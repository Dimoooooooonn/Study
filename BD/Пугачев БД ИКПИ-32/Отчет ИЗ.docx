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7322" w14:textId="77777777" w:rsidR="007D624E" w:rsidRPr="000F758D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F75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Федеральное государственное бюджетное образовательное учреждение высшего образования "Санкт-Петербургский государственный университет телекоммуникаций им. проф. М.А. Бонч-Бруевича"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84D6E0C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83A976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380E91" w14:textId="77777777" w:rsidR="007D624E" w:rsidRPr="006E2FF6" w:rsidRDefault="007D624E" w:rsidP="007D624E">
      <w:pPr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6E2FF6">
        <w:rPr>
          <w:rFonts w:ascii="Times New Roman" w:hAnsi="Times New Roman" w:cs="Times New Roman"/>
          <w:color w:val="000000"/>
          <w:sz w:val="52"/>
          <w:szCs w:val="52"/>
        </w:rPr>
        <w:t xml:space="preserve">Отчёт </w:t>
      </w:r>
    </w:p>
    <w:p w14:paraId="69B441A5" w14:textId="207D0FD9" w:rsidR="007D624E" w:rsidRPr="00F6100F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по </w:t>
      </w:r>
      <w:r w:rsidR="008A6F5E">
        <w:rPr>
          <w:rFonts w:ascii="Times New Roman" w:hAnsi="Times New Roman" w:cs="Times New Roman"/>
          <w:b/>
          <w:bCs/>
          <w:color w:val="000000"/>
          <w:sz w:val="26"/>
          <w:szCs w:val="26"/>
        </w:rPr>
        <w:t>индивидуальному заданию</w:t>
      </w:r>
    </w:p>
    <w:p w14:paraId="071B975F" w14:textId="17CCB5DC" w:rsidR="004401B6" w:rsidRPr="00EF5AC6" w:rsidRDefault="008565E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на тему </w:t>
      </w:r>
      <w:r w:rsidR="004401B6"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del w:id="0" w:author="Ivan Pugachev" w:date="2025-12-19T10:05:00Z" w16du:dateUtc="2025-12-19T07:05:00Z">
        <w:r w:rsidDel="00AB0C02">
          <w:rPr>
            <w:rFonts w:ascii="Times New Roman" w:hAnsi="Times New Roman" w:cs="Times New Roman"/>
            <w:b/>
            <w:bCs/>
            <w:color w:val="000000"/>
            <w:sz w:val="26"/>
            <w:szCs w:val="26"/>
          </w:rPr>
          <w:delText>Платформа для фриланс услуг</w:delText>
        </w:r>
      </w:del>
      <w:ins w:id="1" w:author="Ivan Pugachev" w:date="2025-12-19T10:05:00Z" w16du:dateUtc="2025-12-19T07:05:00Z">
        <w:r w:rsidR="00AB0C02">
          <w:rPr>
            <w:rFonts w:ascii="Times New Roman" w:hAnsi="Times New Roman" w:cs="Times New Roman"/>
            <w:b/>
            <w:bCs/>
            <w:color w:val="000000"/>
            <w:sz w:val="26"/>
            <w:szCs w:val="26"/>
          </w:rPr>
          <w:t>База данных для кофейни</w:t>
        </w:r>
      </w:ins>
      <w:r w:rsidR="004401B6"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2A15AB78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Базы данных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206E9491" w14:textId="77777777" w:rsidR="007D624E" w:rsidRPr="00163FDD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4649FA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6A3BDFF6" w:rsidR="007D624E" w:rsidRDefault="008C7ECA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Пугачев И. Д.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184B1B32" w:rsidR="007D624E" w:rsidRDefault="00F67AE1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Дятлов Д. А.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236AAA73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E19C80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EF5AC6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7850EB6" w14:textId="17FA74AC" w:rsidR="007C10A7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>, 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228787DC" w14:textId="4A0F4BD1" w:rsidR="0044512D" w:rsidRPr="0061780F" w:rsidRDefault="00957880" w:rsidP="007829CC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7880">
        <w:rPr>
          <w:rFonts w:ascii="Times New Roman" w:hAnsi="Times New Roman" w:cs="Times New Roman"/>
          <w:color w:val="000000"/>
          <w:sz w:val="28"/>
          <w:szCs w:val="28"/>
        </w:rPr>
        <w:t xml:space="preserve">Закрепить навыки проектирования и реализации реляционных баз данных в MySQL </w:t>
      </w:r>
      <w:proofErr w:type="spellStart"/>
      <w:r w:rsidRPr="00957880">
        <w:rPr>
          <w:rFonts w:ascii="Times New Roman" w:hAnsi="Times New Roman" w:cs="Times New Roman"/>
          <w:color w:val="000000"/>
          <w:sz w:val="28"/>
          <w:szCs w:val="28"/>
        </w:rPr>
        <w:t>Workbench</w:t>
      </w:r>
      <w:proofErr w:type="spellEnd"/>
      <w:r w:rsidRPr="00957880">
        <w:rPr>
          <w:rFonts w:ascii="Times New Roman" w:hAnsi="Times New Roman" w:cs="Times New Roman"/>
          <w:color w:val="000000"/>
          <w:sz w:val="28"/>
          <w:szCs w:val="28"/>
        </w:rPr>
        <w:t xml:space="preserve"> на примере </w:t>
      </w:r>
      <w:r w:rsidR="008C7EC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кофейни</w:t>
      </w:r>
      <w:r w:rsidRPr="0095788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957880">
        <w:rPr>
          <w:rFonts w:ascii="Times New Roman" w:hAnsi="Times New Roman" w:cs="Times New Roman"/>
          <w:color w:val="000000"/>
          <w:sz w:val="28"/>
          <w:szCs w:val="28"/>
        </w:rPr>
        <w:t>создание схемы, таблиц, связей, индексов; генерация SQL (</w:t>
      </w:r>
      <w:proofErr w:type="spellStart"/>
      <w:r w:rsidRPr="00957880">
        <w:rPr>
          <w:rFonts w:ascii="Times New Roman" w:hAnsi="Times New Roman" w:cs="Times New Roman"/>
          <w:color w:val="000000"/>
          <w:sz w:val="28"/>
          <w:szCs w:val="28"/>
        </w:rPr>
        <w:t>Forward</w:t>
      </w:r>
      <w:proofErr w:type="spellEnd"/>
      <w:r w:rsidRPr="009578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57880">
        <w:rPr>
          <w:rFonts w:ascii="Times New Roman" w:hAnsi="Times New Roman" w:cs="Times New Roman"/>
          <w:color w:val="000000"/>
          <w:sz w:val="28"/>
          <w:szCs w:val="28"/>
        </w:rPr>
        <w:t>Engineer</w:t>
      </w:r>
      <w:proofErr w:type="spellEnd"/>
      <w:r w:rsidRPr="00957880">
        <w:rPr>
          <w:rFonts w:ascii="Times New Roman" w:hAnsi="Times New Roman" w:cs="Times New Roman"/>
          <w:color w:val="000000"/>
          <w:sz w:val="28"/>
          <w:szCs w:val="28"/>
        </w:rPr>
        <w:t>); наполнение тестовыми данными; создание хранимых процедур</w:t>
      </w:r>
      <w:r w:rsidR="008C7EC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B534468" w14:textId="135FC071" w:rsidR="00957880" w:rsidRDefault="00957880" w:rsidP="00957880">
      <w:pPr>
        <w:ind w:firstLine="70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5788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индивидуального задания</w:t>
      </w:r>
    </w:p>
    <w:p w14:paraId="6205F9AB" w14:textId="60DDF49F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>Спроектировать схему БД «</w:t>
      </w:r>
      <w:r w:rsidR="008C7ECA">
        <w:rPr>
          <w:rFonts w:ascii="Times New Roman" w:hAnsi="Times New Roman" w:cs="Times New Roman"/>
          <w:sz w:val="28"/>
          <w:szCs w:val="28"/>
          <w:lang w:val="en-US"/>
        </w:rPr>
        <w:t>coffee</w:t>
      </w:r>
      <w:r w:rsidR="008C7ECA" w:rsidRPr="008C7ECA">
        <w:rPr>
          <w:rFonts w:ascii="Times New Roman" w:hAnsi="Times New Roman" w:cs="Times New Roman"/>
          <w:sz w:val="28"/>
          <w:szCs w:val="28"/>
        </w:rPr>
        <w:t>_</w:t>
      </w:r>
      <w:r w:rsidR="008C7ECA">
        <w:rPr>
          <w:rFonts w:ascii="Times New Roman" w:hAnsi="Times New Roman" w:cs="Times New Roman"/>
          <w:sz w:val="28"/>
          <w:szCs w:val="28"/>
          <w:lang w:val="en-US"/>
        </w:rPr>
        <w:t>shop</w:t>
      </w:r>
      <w:r w:rsidRPr="007C38B9">
        <w:rPr>
          <w:rFonts w:ascii="Times New Roman" w:hAnsi="Times New Roman" w:cs="Times New Roman"/>
          <w:sz w:val="28"/>
          <w:szCs w:val="28"/>
        </w:rPr>
        <w:t xml:space="preserve">» с </w:t>
      </w:r>
      <w:r w:rsidR="008C7ECA" w:rsidRPr="008C7ECA">
        <w:rPr>
          <w:rFonts w:ascii="Times New Roman" w:hAnsi="Times New Roman" w:cs="Times New Roman"/>
          <w:sz w:val="28"/>
          <w:szCs w:val="28"/>
        </w:rPr>
        <w:t>5</w:t>
      </w:r>
      <w:r w:rsidRPr="007C38B9">
        <w:rPr>
          <w:rFonts w:ascii="Times New Roman" w:hAnsi="Times New Roman" w:cs="Times New Roman"/>
          <w:sz w:val="28"/>
          <w:szCs w:val="28"/>
        </w:rPr>
        <w:t xml:space="preserve"> таблицами;</w:t>
      </w:r>
    </w:p>
    <w:p w14:paraId="1A480E5C" w14:textId="543A7A19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>Сгенерировать SQL‑скрипт (</w:t>
      </w:r>
      <w:proofErr w:type="spellStart"/>
      <w:r w:rsidRPr="007C38B9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7C3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8B9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Pr="007C38B9">
        <w:rPr>
          <w:rFonts w:ascii="Times New Roman" w:hAnsi="Times New Roman" w:cs="Times New Roman"/>
          <w:sz w:val="28"/>
          <w:szCs w:val="28"/>
        </w:rPr>
        <w:t>) и развернуть БД на сервере MySQL;</w:t>
      </w:r>
    </w:p>
    <w:p w14:paraId="595B8EDA" w14:textId="3026D7CD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 xml:space="preserve">Заполнить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7C38B9">
        <w:rPr>
          <w:rFonts w:ascii="Times New Roman" w:hAnsi="Times New Roman" w:cs="Times New Roman"/>
          <w:sz w:val="28"/>
          <w:szCs w:val="28"/>
        </w:rPr>
        <w:t xml:space="preserve"> тестовыми данными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28841A36" w14:textId="165A192E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 xml:space="preserve">Реализовать хранимые процедуры: </w:t>
      </w:r>
    </w:p>
    <w:p w14:paraId="6EEE5B5D" w14:textId="22181506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примеров запросов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4933DF25" w14:textId="46360985" w:rsidR="007C38B9" w:rsidRP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графическое представление БД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13470B5B" w14:textId="01856FC6" w:rsidR="007C38B9" w:rsidRDefault="007C38B9" w:rsidP="007C38B9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отчет</w:t>
      </w:r>
      <w:r w:rsidR="00B228EF">
        <w:rPr>
          <w:rFonts w:ascii="Times New Roman" w:hAnsi="Times New Roman" w:cs="Times New Roman"/>
          <w:sz w:val="28"/>
          <w:szCs w:val="28"/>
        </w:rPr>
        <w:t>.</w:t>
      </w:r>
    </w:p>
    <w:p w14:paraId="717C2C2A" w14:textId="77777777" w:rsidR="00A66369" w:rsidRDefault="00A66369" w:rsidP="00A66369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5B16825" w14:textId="47E32438" w:rsidR="00A66369" w:rsidRDefault="00A66369" w:rsidP="00A66369">
      <w:pPr>
        <w:ind w:firstLine="70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Модель базы данных</w:t>
      </w:r>
    </w:p>
    <w:p w14:paraId="195A9632" w14:textId="5F5C483F" w:rsidR="00A66369" w:rsidRDefault="00A66369" w:rsidP="00A66369">
      <w:pPr>
        <w:ind w:firstLine="70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Таблицы</w:t>
      </w:r>
    </w:p>
    <w:p w14:paraId="60AA8766" w14:textId="77777777" w:rsidR="00677232" w:rsidRPr="00677232" w:rsidRDefault="00677232" w:rsidP="00677232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1. </w:t>
      </w:r>
      <w:proofErr w:type="spellStart"/>
      <w:r w:rsidRPr="00677232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677232">
        <w:rPr>
          <w:rFonts w:ascii="Times New Roman" w:hAnsi="Times New Roman" w:cs="Times New Roman"/>
          <w:b/>
          <w:bCs/>
          <w:sz w:val="28"/>
          <w:szCs w:val="28"/>
        </w:rPr>
        <w:t> (Пользователи)</w:t>
      </w:r>
    </w:p>
    <w:p w14:paraId="09192BA7" w14:textId="77777777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>Назначение: Хранение информации о всех пользователях платформы</w:t>
      </w:r>
    </w:p>
    <w:p w14:paraId="25AC4E22" w14:textId="788B7229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данные </w:t>
      </w:r>
      <w:r w:rsidR="008C7ECA">
        <w:rPr>
          <w:rFonts w:ascii="Times New Roman" w:hAnsi="Times New Roman" w:cs="Times New Roman"/>
          <w:sz w:val="28"/>
          <w:szCs w:val="28"/>
        </w:rPr>
        <w:t>работников</w:t>
      </w:r>
      <w:r w:rsidRPr="00677232">
        <w:rPr>
          <w:rFonts w:ascii="Times New Roman" w:hAnsi="Times New Roman" w:cs="Times New Roman"/>
          <w:sz w:val="28"/>
          <w:szCs w:val="28"/>
        </w:rPr>
        <w:t xml:space="preserve"> (имя, </w:t>
      </w:r>
      <w:proofErr w:type="spellStart"/>
      <w:r w:rsidRPr="0067723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7232">
        <w:rPr>
          <w:rFonts w:ascii="Times New Roman" w:hAnsi="Times New Roman" w:cs="Times New Roman"/>
          <w:sz w:val="28"/>
          <w:szCs w:val="28"/>
        </w:rPr>
        <w:t>, роль)</w:t>
      </w:r>
    </w:p>
    <w:p w14:paraId="5E3E251F" w14:textId="197B6D8C" w:rsidR="00677232" w:rsidRPr="00677232" w:rsidRDefault="00677232" w:rsidP="00677232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2. c</w:t>
      </w:r>
      <w:proofErr w:type="spellStart"/>
      <w:r w:rsidR="008C7ECA">
        <w:rPr>
          <w:rFonts w:ascii="Times New Roman" w:hAnsi="Times New Roman" w:cs="Times New Roman"/>
          <w:b/>
          <w:bCs/>
          <w:sz w:val="28"/>
          <w:szCs w:val="28"/>
          <w:lang w:val="en-US"/>
        </w:rPr>
        <w:t>ustomers</w:t>
      </w:r>
      <w:proofErr w:type="spellEnd"/>
      <w:r w:rsidRPr="00677232">
        <w:rPr>
          <w:rFonts w:ascii="Times New Roman" w:hAnsi="Times New Roman" w:cs="Times New Roman"/>
          <w:b/>
          <w:bCs/>
          <w:sz w:val="28"/>
          <w:szCs w:val="28"/>
        </w:rPr>
        <w:t> (</w:t>
      </w:r>
      <w:r w:rsidR="008C7ECA">
        <w:rPr>
          <w:rFonts w:ascii="Times New Roman" w:hAnsi="Times New Roman" w:cs="Times New Roman"/>
          <w:b/>
          <w:bCs/>
          <w:sz w:val="28"/>
          <w:szCs w:val="28"/>
        </w:rPr>
        <w:t>Покупатели</w:t>
      </w:r>
      <w:r w:rsidRPr="0067723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230E00" w14:textId="4D543588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8C7ECA">
        <w:rPr>
          <w:rFonts w:ascii="Times New Roman" w:hAnsi="Times New Roman" w:cs="Times New Roman"/>
          <w:sz w:val="28"/>
          <w:szCs w:val="28"/>
        </w:rPr>
        <w:t>Хранение информации о всех покупателях</w:t>
      </w:r>
    </w:p>
    <w:p w14:paraId="08DCD385" w14:textId="52F78433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</w:t>
      </w:r>
      <w:r w:rsidR="008C7ECA">
        <w:rPr>
          <w:rFonts w:ascii="Times New Roman" w:hAnsi="Times New Roman" w:cs="Times New Roman"/>
          <w:sz w:val="28"/>
          <w:szCs w:val="28"/>
        </w:rPr>
        <w:t>данные клиентов кофейни</w:t>
      </w:r>
      <w:r w:rsidRPr="00677232">
        <w:rPr>
          <w:rFonts w:ascii="Times New Roman" w:hAnsi="Times New Roman" w:cs="Times New Roman"/>
          <w:sz w:val="28"/>
          <w:szCs w:val="28"/>
        </w:rPr>
        <w:t xml:space="preserve"> (</w:t>
      </w:r>
      <w:r w:rsidR="008C7ECA">
        <w:rPr>
          <w:rFonts w:ascii="Times New Roman" w:hAnsi="Times New Roman" w:cs="Times New Roman"/>
          <w:sz w:val="28"/>
          <w:szCs w:val="28"/>
        </w:rPr>
        <w:t>имя, номер телефона, количество бонусных баллов</w:t>
      </w:r>
      <w:r w:rsidRPr="00677232">
        <w:rPr>
          <w:rFonts w:ascii="Times New Roman" w:hAnsi="Times New Roman" w:cs="Times New Roman"/>
          <w:sz w:val="28"/>
          <w:szCs w:val="28"/>
        </w:rPr>
        <w:t>)</w:t>
      </w:r>
    </w:p>
    <w:p w14:paraId="1AAB4DAA" w14:textId="0EC54936" w:rsidR="00677232" w:rsidRPr="008C7ECA" w:rsidRDefault="00677232" w:rsidP="008C7ECA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3. </w:t>
      </w:r>
      <w:r w:rsidR="008C7ECA">
        <w:rPr>
          <w:rFonts w:ascii="Times New Roman" w:hAnsi="Times New Roman" w:cs="Times New Roman"/>
          <w:b/>
          <w:bCs/>
          <w:sz w:val="28"/>
          <w:szCs w:val="28"/>
          <w:lang w:val="en-US"/>
        </w:rPr>
        <w:t>menu</w:t>
      </w:r>
      <w:r w:rsidR="008C7E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7ECA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8C7ECA">
        <w:rPr>
          <w:rFonts w:ascii="Times New Roman" w:hAnsi="Times New Roman" w:cs="Times New Roman"/>
          <w:b/>
          <w:bCs/>
          <w:sz w:val="28"/>
          <w:szCs w:val="28"/>
        </w:rPr>
        <w:t>Меню</w:t>
      </w:r>
      <w:r w:rsidRPr="008C7EC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CF3D03" w14:textId="5B956EB7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Хранение информации о </w:t>
      </w:r>
      <w:r w:rsidR="008C7ECA">
        <w:rPr>
          <w:rFonts w:ascii="Times New Roman" w:hAnsi="Times New Roman" w:cs="Times New Roman"/>
          <w:sz w:val="28"/>
          <w:szCs w:val="28"/>
        </w:rPr>
        <w:t>продукции, которая продаётся в кофейне</w:t>
      </w:r>
    </w:p>
    <w:p w14:paraId="01647628" w14:textId="74331C50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</w:t>
      </w:r>
      <w:r w:rsidR="008C7ECA">
        <w:rPr>
          <w:rFonts w:ascii="Times New Roman" w:hAnsi="Times New Roman" w:cs="Times New Roman"/>
          <w:sz w:val="28"/>
          <w:szCs w:val="28"/>
        </w:rPr>
        <w:t>наименование, категорию товара, цена продажи, цена производства, количество</w:t>
      </w:r>
    </w:p>
    <w:p w14:paraId="06159CC0" w14:textId="3C0CCDB2" w:rsidR="00677232" w:rsidRPr="008C7ECA" w:rsidRDefault="00677232" w:rsidP="00677232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4. </w:t>
      </w:r>
      <w:r w:rsidR="008C7ECA">
        <w:rPr>
          <w:rFonts w:ascii="Times New Roman" w:hAnsi="Times New Roman" w:cs="Times New Roman"/>
          <w:b/>
          <w:bCs/>
          <w:sz w:val="28"/>
          <w:szCs w:val="28"/>
          <w:lang w:val="en-US"/>
        </w:rPr>
        <w:t>suppliers</w:t>
      </w:r>
      <w:r w:rsidRPr="00677232">
        <w:rPr>
          <w:rFonts w:ascii="Times New Roman" w:hAnsi="Times New Roman" w:cs="Times New Roman"/>
          <w:b/>
          <w:bCs/>
          <w:sz w:val="28"/>
          <w:szCs w:val="28"/>
        </w:rPr>
        <w:t> (</w:t>
      </w:r>
      <w:r w:rsidR="008C7ECA">
        <w:rPr>
          <w:rFonts w:ascii="Times New Roman" w:hAnsi="Times New Roman" w:cs="Times New Roman"/>
          <w:b/>
          <w:bCs/>
          <w:sz w:val="28"/>
          <w:szCs w:val="28"/>
        </w:rPr>
        <w:t>Поставщики)</w:t>
      </w:r>
    </w:p>
    <w:p w14:paraId="062B186B" w14:textId="17162576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8C7ECA">
        <w:rPr>
          <w:rFonts w:ascii="Times New Roman" w:hAnsi="Times New Roman" w:cs="Times New Roman"/>
          <w:sz w:val="28"/>
          <w:szCs w:val="28"/>
        </w:rPr>
        <w:t>Хранение информации о поставщиках</w:t>
      </w:r>
    </w:p>
    <w:p w14:paraId="3E54755B" w14:textId="4A93439F" w:rsidR="00677232" w:rsidRPr="008C7ECA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</w:t>
      </w:r>
      <w:r w:rsidR="008C7ECA">
        <w:rPr>
          <w:rFonts w:ascii="Times New Roman" w:hAnsi="Times New Roman" w:cs="Times New Roman"/>
          <w:sz w:val="28"/>
          <w:szCs w:val="28"/>
        </w:rPr>
        <w:t xml:space="preserve">название, контактное лицо, </w:t>
      </w:r>
      <w:r w:rsidR="008C7ECA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8C7ECA" w:rsidRPr="008C7ECA">
        <w:rPr>
          <w:rFonts w:ascii="Times New Roman" w:hAnsi="Times New Roman" w:cs="Times New Roman"/>
          <w:sz w:val="28"/>
          <w:szCs w:val="28"/>
        </w:rPr>
        <w:t xml:space="preserve">, </w:t>
      </w:r>
      <w:r w:rsidR="008C7ECA">
        <w:rPr>
          <w:rFonts w:ascii="Times New Roman" w:hAnsi="Times New Roman" w:cs="Times New Roman"/>
          <w:sz w:val="28"/>
          <w:szCs w:val="28"/>
        </w:rPr>
        <w:t xml:space="preserve">номер телефона </w:t>
      </w:r>
    </w:p>
    <w:p w14:paraId="4926EC44" w14:textId="20834935" w:rsidR="00677232" w:rsidRPr="00677232" w:rsidRDefault="00677232" w:rsidP="00677232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5. </w:t>
      </w:r>
      <w:r w:rsidR="008C7ECA">
        <w:rPr>
          <w:rFonts w:ascii="Times New Roman" w:hAnsi="Times New Roman" w:cs="Times New Roman"/>
          <w:b/>
          <w:bCs/>
          <w:sz w:val="28"/>
          <w:szCs w:val="28"/>
          <w:lang w:val="en-US"/>
        </w:rPr>
        <w:t>inventory</w:t>
      </w:r>
      <w:r w:rsidRPr="00677232">
        <w:rPr>
          <w:rFonts w:ascii="Times New Roman" w:hAnsi="Times New Roman" w:cs="Times New Roman"/>
          <w:b/>
          <w:bCs/>
          <w:sz w:val="28"/>
          <w:szCs w:val="28"/>
        </w:rPr>
        <w:t> (</w:t>
      </w:r>
      <w:r w:rsidR="008C7ECA">
        <w:rPr>
          <w:rFonts w:ascii="Times New Roman" w:hAnsi="Times New Roman" w:cs="Times New Roman"/>
          <w:b/>
          <w:bCs/>
          <w:sz w:val="28"/>
          <w:szCs w:val="28"/>
        </w:rPr>
        <w:t>Склад</w:t>
      </w:r>
      <w:r w:rsidRPr="0067723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542CAA9" w14:textId="0338934B" w:rsidR="00677232" w:rsidRPr="00677232" w:rsidRDefault="00677232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8C7ECA">
        <w:rPr>
          <w:rFonts w:ascii="Times New Roman" w:hAnsi="Times New Roman" w:cs="Times New Roman"/>
          <w:sz w:val="28"/>
          <w:szCs w:val="28"/>
        </w:rPr>
        <w:t xml:space="preserve">Хранение информации о продуктах на складе </w:t>
      </w:r>
    </w:p>
    <w:p w14:paraId="1E65AD0F" w14:textId="2AFB1ABD" w:rsidR="00677232" w:rsidRDefault="00677232" w:rsidP="00677232">
      <w:pPr>
        <w:spacing w:after="0" w:line="240" w:lineRule="auto"/>
        <w:jc w:val="both"/>
        <w:rPr>
          <w:ins w:id="2" w:author="Ivan Pugachev" w:date="2025-12-22T12:33:00Z" w16du:dateUtc="2025-12-22T09:33:00Z"/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>Содержит</w:t>
      </w:r>
      <w:r w:rsidR="008C7ECA" w:rsidRPr="008C7ECA">
        <w:rPr>
          <w:rFonts w:ascii="Times New Roman" w:hAnsi="Times New Roman" w:cs="Times New Roman"/>
          <w:sz w:val="28"/>
          <w:szCs w:val="28"/>
        </w:rPr>
        <w:t xml:space="preserve">: </w:t>
      </w:r>
      <w:r w:rsidR="008C7ECA">
        <w:rPr>
          <w:rFonts w:ascii="Times New Roman" w:hAnsi="Times New Roman" w:cs="Times New Roman"/>
          <w:sz w:val="28"/>
          <w:szCs w:val="28"/>
        </w:rPr>
        <w:t>наименование, количество, минимально-допустимое количество продукта</w:t>
      </w:r>
    </w:p>
    <w:p w14:paraId="020B4AED" w14:textId="2FBCA01A" w:rsidR="00A473FA" w:rsidRDefault="00A473FA" w:rsidP="00677232">
      <w:pPr>
        <w:spacing w:after="0" w:line="240" w:lineRule="auto"/>
        <w:jc w:val="both"/>
        <w:rPr>
          <w:ins w:id="3" w:author="Ivan Pugachev" w:date="2025-12-22T12:35:00Z" w16du:dateUtc="2025-12-22T09:35:00Z"/>
          <w:rFonts w:ascii="Times New Roman" w:hAnsi="Times New Roman" w:cs="Times New Roman"/>
          <w:b/>
          <w:bCs/>
          <w:sz w:val="28"/>
          <w:szCs w:val="28"/>
        </w:rPr>
      </w:pPr>
      <w:ins w:id="4" w:author="Ivan Pugachev" w:date="2025-12-22T12:33:00Z" w16du:dateUtc="2025-12-22T09:33:00Z">
        <w:r>
          <w:rPr>
            <w:rFonts w:ascii="Times New Roman" w:hAnsi="Times New Roman" w:cs="Times New Roman"/>
            <w:sz w:val="28"/>
            <w:szCs w:val="28"/>
          </w:rPr>
          <w:t xml:space="preserve">     </w:t>
        </w:r>
        <w:r w:rsidRPr="00A473FA">
          <w:rPr>
            <w:rFonts w:ascii="Times New Roman" w:hAnsi="Times New Roman" w:cs="Times New Roman"/>
            <w:b/>
            <w:bCs/>
            <w:sz w:val="28"/>
            <w:szCs w:val="28"/>
            <w:rPrChange w:id="5" w:author="Ivan Pugachev" w:date="2025-12-22T12:35:00Z" w16du:dateUtc="2025-12-22T09:35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6.</w:t>
        </w:r>
      </w:ins>
      <w:ins w:id="6" w:author="Ivan Pugachev" w:date="2025-12-22T12:34:00Z" w16du:dateUtc="2025-12-22T09:34:00Z">
        <w:r w:rsidRPr="00A473FA">
          <w:rPr>
            <w:rFonts w:ascii="Times New Roman" w:hAnsi="Times New Roman" w:cs="Times New Roman"/>
            <w:b/>
            <w:bCs/>
            <w:sz w:val="28"/>
            <w:szCs w:val="28"/>
            <w:rPrChange w:id="7" w:author="Ivan Pugachev" w:date="2025-12-22T12:35:00Z" w16du:dateUtc="2025-12-22T09:35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</w:t>
        </w:r>
      </w:ins>
      <w:ins w:id="8" w:author="Ivan Pugachev" w:date="2025-12-22T12:35:00Z" w16du:dateUtc="2025-12-22T09:35:00Z">
        <w:r w:rsidRPr="00A473FA">
          <w:rPr>
            <w:rFonts w:ascii="Times New Roman" w:hAnsi="Times New Roman" w:cs="Times New Roman"/>
            <w:b/>
            <w:bCs/>
            <w:sz w:val="28"/>
            <w:szCs w:val="28"/>
            <w:lang w:val="en-US"/>
            <w:rPrChange w:id="9" w:author="Ivan Pugachev" w:date="2025-12-22T12:35:00Z" w16du:dateUtc="2025-12-22T09:35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supplies</w:t>
        </w:r>
        <w:r w:rsidRPr="00385A3B">
          <w:rPr>
            <w:rFonts w:ascii="Times New Roman" w:hAnsi="Times New Roman" w:cs="Times New Roman"/>
            <w:b/>
            <w:bCs/>
            <w:sz w:val="28"/>
            <w:szCs w:val="28"/>
            <w:rPrChange w:id="10" w:author="Ivan Pugachev" w:date="2026-01-12T11:43:00Z" w16du:dateUtc="2026-01-12T08:43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(</w:t>
        </w:r>
        <w:r w:rsidRPr="00A473FA">
          <w:rPr>
            <w:rFonts w:ascii="Times New Roman" w:hAnsi="Times New Roman" w:cs="Times New Roman"/>
            <w:b/>
            <w:bCs/>
            <w:sz w:val="28"/>
            <w:szCs w:val="28"/>
            <w:rPrChange w:id="11" w:author="Ivan Pugachev" w:date="2025-12-22T12:35:00Z" w16du:dateUtc="2025-12-22T09:35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Поставки)</w:t>
        </w:r>
      </w:ins>
    </w:p>
    <w:p w14:paraId="6FF30EE9" w14:textId="31FAB8B2" w:rsidR="00A473FA" w:rsidRDefault="00A473FA" w:rsidP="00677232">
      <w:pPr>
        <w:spacing w:after="0" w:line="240" w:lineRule="auto"/>
        <w:jc w:val="both"/>
        <w:rPr>
          <w:ins w:id="12" w:author="Ivan Pugachev" w:date="2025-12-22T12:35:00Z" w16du:dateUtc="2025-12-22T09:35:00Z"/>
          <w:rFonts w:ascii="Times New Roman" w:hAnsi="Times New Roman" w:cs="Times New Roman"/>
          <w:sz w:val="28"/>
          <w:szCs w:val="28"/>
        </w:rPr>
      </w:pPr>
      <w:ins w:id="13" w:author="Ivan Pugachev" w:date="2025-12-22T12:35:00Z" w16du:dateUtc="2025-12-22T09:35:00Z">
        <w:r>
          <w:rPr>
            <w:rFonts w:ascii="Times New Roman" w:hAnsi="Times New Roman" w:cs="Times New Roman"/>
            <w:sz w:val="28"/>
            <w:szCs w:val="28"/>
          </w:rPr>
          <w:t>Назначение</w:t>
        </w:r>
        <w:r w:rsidRPr="00A473FA">
          <w:rPr>
            <w:rFonts w:ascii="Times New Roman" w:hAnsi="Times New Roman" w:cs="Times New Roman"/>
            <w:sz w:val="28"/>
            <w:szCs w:val="28"/>
            <w:rPrChange w:id="14" w:author="Ivan Pugachev" w:date="2025-12-22T12:35:00Z" w16du:dateUtc="2025-12-22T09:35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: </w:t>
        </w:r>
        <w:r>
          <w:rPr>
            <w:rFonts w:ascii="Times New Roman" w:hAnsi="Times New Roman" w:cs="Times New Roman"/>
            <w:sz w:val="28"/>
            <w:szCs w:val="28"/>
          </w:rPr>
          <w:t xml:space="preserve">Хранение информации о поставках </w:t>
        </w:r>
      </w:ins>
    </w:p>
    <w:p w14:paraId="6CB41508" w14:textId="75FBB14A" w:rsidR="00A473FA" w:rsidRPr="00A473FA" w:rsidRDefault="00A473FA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ins w:id="15" w:author="Ivan Pugachev" w:date="2025-12-22T12:35:00Z" w16du:dateUtc="2025-12-22T09:35:00Z">
        <w:r>
          <w:rPr>
            <w:rFonts w:ascii="Times New Roman" w:hAnsi="Times New Roman" w:cs="Times New Roman"/>
            <w:sz w:val="28"/>
            <w:szCs w:val="28"/>
          </w:rPr>
          <w:lastRenderedPageBreak/>
          <w:t>Содержит</w:t>
        </w:r>
        <w:r w:rsidRPr="00A473FA">
          <w:rPr>
            <w:rFonts w:ascii="Times New Roman" w:hAnsi="Times New Roman" w:cs="Times New Roman"/>
            <w:sz w:val="28"/>
            <w:szCs w:val="28"/>
            <w:rPrChange w:id="16" w:author="Ivan Pugachev" w:date="2025-12-22T12:36:00Z" w16du:dateUtc="2025-12-22T09:36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: </w:t>
        </w:r>
        <w:r>
          <w:rPr>
            <w:rFonts w:ascii="Times New Roman" w:hAnsi="Times New Roman" w:cs="Times New Roman"/>
            <w:sz w:val="28"/>
            <w:szCs w:val="28"/>
          </w:rPr>
          <w:t>дату, товар</w:t>
        </w:r>
      </w:ins>
      <w:ins w:id="17" w:author="Ivan Pugachev" w:date="2025-12-22T12:36:00Z" w16du:dateUtc="2025-12-22T09:36:00Z">
        <w:r>
          <w:rPr>
            <w:rFonts w:ascii="Times New Roman" w:hAnsi="Times New Roman" w:cs="Times New Roman"/>
            <w:sz w:val="28"/>
            <w:szCs w:val="28"/>
          </w:rPr>
          <w:t>, поставщик, кто принял поставку</w:t>
        </w:r>
      </w:ins>
    </w:p>
    <w:p w14:paraId="0C280821" w14:textId="77777777" w:rsidR="00982218" w:rsidRPr="0061780F" w:rsidRDefault="00982218" w:rsidP="006772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B7D70F" w14:textId="77777777" w:rsidR="008C7ECA" w:rsidRDefault="008C7ECA" w:rsidP="00881D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E843FB" w14:textId="7E3D822C" w:rsidR="00881D58" w:rsidRDefault="00881D58" w:rsidP="00881D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81D58">
        <w:rPr>
          <w:rFonts w:ascii="Times New Roman" w:hAnsi="Times New Roman" w:cs="Times New Roman"/>
          <w:b/>
          <w:bCs/>
          <w:sz w:val="28"/>
          <w:szCs w:val="28"/>
        </w:rPr>
        <w:t>рафическое представление структуры базы данных</w:t>
      </w:r>
    </w:p>
    <w:p w14:paraId="73F1B796" w14:textId="26F61D81" w:rsidR="00E0644C" w:rsidRPr="00881D58" w:rsidRDefault="008C7ECA" w:rsidP="00881D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del w:id="18" w:author="Ivan Pugachev" w:date="2025-12-22T12:32:00Z" w16du:dateUtc="2025-12-22T09:32:00Z">
        <w:r w:rsidDel="00A473FA">
          <w:rPr>
            <w:noProof/>
          </w:rPr>
          <w:drawing>
            <wp:inline distT="0" distB="0" distL="0" distR="0" wp14:anchorId="00972E0F" wp14:editId="6199042B">
              <wp:extent cx="5940425" cy="4495800"/>
              <wp:effectExtent l="0" t="0" r="3175" b="0"/>
              <wp:docPr id="884834778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4834778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49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9" w:author="Ivan Pugachev" w:date="2025-12-22T12:32:00Z" w16du:dateUtc="2025-12-22T09:32:00Z">
        <w:r w:rsidR="00A473FA">
          <w:rPr>
            <w:noProof/>
          </w:rPr>
          <w:drawing>
            <wp:inline distT="0" distB="0" distL="0" distR="0" wp14:anchorId="4AD6A38C" wp14:editId="7D396D42">
              <wp:extent cx="5940425" cy="4491355"/>
              <wp:effectExtent l="0" t="0" r="3175" b="4445"/>
              <wp:docPr id="1792126189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92126189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491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1D5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881D58">
        <w:rPr>
          <w:rFonts w:ascii="Times New Roman" w:hAnsi="Times New Roman" w:cs="Times New Roman"/>
          <w:b/>
          <w:bCs/>
          <w:sz w:val="28"/>
          <w:szCs w:val="28"/>
          <w:lang w:val="en-GB"/>
        </w:rPr>
        <w:t>EER</w:t>
      </w:r>
      <w:r w:rsidR="00881D58" w:rsidRPr="00EE266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881D58">
        <w:rPr>
          <w:rFonts w:ascii="Times New Roman" w:hAnsi="Times New Roman" w:cs="Times New Roman"/>
          <w:b/>
          <w:bCs/>
          <w:sz w:val="28"/>
          <w:szCs w:val="28"/>
        </w:rPr>
        <w:t>диаграмма)</w:t>
      </w:r>
    </w:p>
    <w:p w14:paraId="4E3C9874" w14:textId="6906903C" w:rsidR="00A66369" w:rsidRPr="00E0644C" w:rsidRDefault="00A66369" w:rsidP="00E064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864C9" w14:textId="059267C8" w:rsidR="00E0644C" w:rsidRDefault="00611124" w:rsidP="006111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12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65230C2E" w14:textId="0B019498" w:rsidR="00982218" w:rsidRPr="0061780F" w:rsidRDefault="00982218" w:rsidP="009822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2218">
        <w:rPr>
          <w:rFonts w:ascii="Times New Roman" w:hAnsi="Times New Roman" w:cs="Times New Roman"/>
          <w:sz w:val="28"/>
          <w:szCs w:val="28"/>
        </w:rPr>
        <w:t xml:space="preserve">Были разработаны </w:t>
      </w:r>
      <w:ins w:id="20" w:author="Ivan Pugachev" w:date="2025-12-22T12:32:00Z" w16du:dateUtc="2025-12-22T09:32:00Z">
        <w:r w:rsidR="00A473FA">
          <w:rPr>
            <w:rFonts w:ascii="Times New Roman" w:hAnsi="Times New Roman" w:cs="Times New Roman"/>
            <w:sz w:val="28"/>
            <w:szCs w:val="28"/>
          </w:rPr>
          <w:t>6</w:t>
        </w:r>
      </w:ins>
      <w:del w:id="21" w:author="Ivan Pugachev" w:date="2025-12-22T12:32:00Z" w16du:dateUtc="2025-12-22T09:32:00Z">
        <w:r w:rsidR="003020B5" w:rsidDel="00A473FA">
          <w:rPr>
            <w:rFonts w:ascii="Times New Roman" w:hAnsi="Times New Roman" w:cs="Times New Roman"/>
            <w:sz w:val="28"/>
            <w:szCs w:val="28"/>
          </w:rPr>
          <w:delText>5</w:delText>
        </w:r>
      </w:del>
      <w:r w:rsidRPr="00982218">
        <w:rPr>
          <w:rFonts w:ascii="Times New Roman" w:hAnsi="Times New Roman" w:cs="Times New Roman"/>
          <w:sz w:val="28"/>
          <w:szCs w:val="28"/>
        </w:rPr>
        <w:t xml:space="preserve"> таблиц</w:t>
      </w:r>
      <w:r w:rsidRPr="0061780F">
        <w:rPr>
          <w:rFonts w:ascii="Times New Roman" w:hAnsi="Times New Roman" w:cs="Times New Roman"/>
          <w:sz w:val="28"/>
          <w:szCs w:val="28"/>
        </w:rPr>
        <w:t>:</w:t>
      </w:r>
    </w:p>
    <w:p w14:paraId="1E4DD792" w14:textId="146EA792" w:rsidR="00982218" w:rsidRPr="00982218" w:rsidRDefault="003020B5" w:rsidP="00982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del w:id="22" w:author="Ivan Pugachev" w:date="2025-12-22T12:32:00Z" w16du:dateUtc="2025-12-22T09:32:00Z">
        <w:r w:rsidDel="00A473FA">
          <w:rPr>
            <w:noProof/>
          </w:rPr>
          <w:drawing>
            <wp:inline distT="0" distB="0" distL="0" distR="0" wp14:anchorId="211ED2C0" wp14:editId="042F7463">
              <wp:extent cx="5940425" cy="1802130"/>
              <wp:effectExtent l="0" t="0" r="3175" b="7620"/>
              <wp:docPr id="468030572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68030572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8021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23" w:author="Ivan Pugachev" w:date="2025-12-22T12:32:00Z" w16du:dateUtc="2025-12-22T09:32:00Z">
        <w:r w:rsidR="00A473FA">
          <w:rPr>
            <w:noProof/>
          </w:rPr>
          <w:drawing>
            <wp:inline distT="0" distB="0" distL="0" distR="0" wp14:anchorId="741F3F36" wp14:editId="4DFD5EE2">
              <wp:extent cx="5940425" cy="2309495"/>
              <wp:effectExtent l="0" t="0" r="3175" b="0"/>
              <wp:docPr id="133518200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5182000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23094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000EF0A" w14:textId="2FB2880E" w:rsidR="00611124" w:rsidRPr="00982218" w:rsidRDefault="00EE266E" w:rsidP="00982218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982218">
        <w:rPr>
          <w:rFonts w:ascii="Times New Roman" w:hAnsi="Times New Roman" w:cs="Times New Roman"/>
          <w:color w:val="000000"/>
          <w:sz w:val="28"/>
          <w:szCs w:val="28"/>
        </w:rPr>
        <w:t xml:space="preserve">В ходе работы были реализованы </w:t>
      </w:r>
      <w:r w:rsidR="003020B5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982218">
        <w:rPr>
          <w:rFonts w:ascii="Times New Roman" w:hAnsi="Times New Roman" w:cs="Times New Roman"/>
          <w:color w:val="000000"/>
          <w:sz w:val="28"/>
          <w:szCs w:val="28"/>
        </w:rPr>
        <w:t xml:space="preserve"> процедур:</w:t>
      </w:r>
    </w:p>
    <w:p w14:paraId="1927EB49" w14:textId="22293A55" w:rsidR="00EE266E" w:rsidRPr="00EE266E" w:rsidRDefault="003020B5" w:rsidP="0098221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AddProductToMenu</w:t>
      </w:r>
      <w:proofErr w:type="spellEnd"/>
      <w:r w:rsidR="00EE266E" w:rsidRPr="00EE26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ins w:id="24" w:author="Ivan Pugachev" w:date="2025-12-19T09:11:00Z" w16du:dateUtc="2025-12-19T06:11:00Z">
        <w:r>
          <w:rPr>
            <w:rFonts w:ascii="Times New Roman" w:hAnsi="Times New Roman" w:cs="Times New Roman"/>
            <w:color w:val="000000"/>
            <w:sz w:val="28"/>
            <w:szCs w:val="28"/>
          </w:rPr>
          <w:t>Добавление новых товаров в меню с подсчётом прибыли с каждого проданного продукта.</w:t>
        </w:r>
      </w:ins>
      <w:del w:id="25" w:author="Ivan Pugachev" w:date="2025-12-19T09:11:00Z" w16du:dateUtc="2025-12-19T06:11:00Z">
        <w:r w:rsidR="00EE266E" w:rsidRPr="00EE266E" w:rsidDel="003020B5">
          <w:rPr>
            <w:rFonts w:ascii="Times New Roman" w:hAnsi="Times New Roman" w:cs="Times New Roman"/>
            <w:color w:val="000000"/>
            <w:sz w:val="28"/>
            <w:szCs w:val="28"/>
          </w:rPr>
          <w:delText>Регистрация новых пользователей с проверкой уникальности.</w:delText>
        </w:r>
      </w:del>
    </w:p>
    <w:p w14:paraId="2B7A0D1D" w14:textId="5D41C23A" w:rsidR="00EE266E" w:rsidRPr="00EE266E" w:rsidRDefault="003020B5" w:rsidP="0098221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CheckLowStock</w:t>
      </w:r>
      <w:proofErr w:type="spellEnd"/>
      <w:r w:rsidRPr="003020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del w:id="26" w:author="Ivan Pugachev" w:date="2025-12-19T09:11:00Z" w16du:dateUtc="2025-12-19T06:11:00Z">
        <w:r w:rsidR="00EE266E" w:rsidRPr="00EE266E" w:rsidDel="003020B5">
          <w:rPr>
            <w:rFonts w:ascii="Times New Roman" w:hAnsi="Times New Roman" w:cs="Times New Roman"/>
            <w:color w:val="000000"/>
            <w:sz w:val="28"/>
            <w:szCs w:val="28"/>
          </w:rPr>
          <w:delText>Добавление отзыва и автоматический пересчет рейтинга фрилансера в рамках транзакции, что гарантирует согласованность данных.</w:delText>
        </w:r>
      </w:del>
      <w:ins w:id="27" w:author="Ivan Pugachev" w:date="2025-12-19T09:11:00Z" w16du:dateUtc="2025-12-19T06:11:00Z">
        <w:r>
          <w:rPr>
            <w:rFonts w:ascii="Times New Roman" w:hAnsi="Times New Roman" w:cs="Times New Roman"/>
            <w:color w:val="000000"/>
            <w:sz w:val="28"/>
            <w:szCs w:val="28"/>
          </w:rPr>
          <w:t xml:space="preserve">Проверка количества </w:t>
        </w:r>
      </w:ins>
      <w:ins w:id="28" w:author="Ivan Pugachev" w:date="2025-12-19T09:12:00Z" w16du:dateUtc="2025-12-19T06:12:00Z">
        <w:r>
          <w:rPr>
            <w:rFonts w:ascii="Times New Roman" w:hAnsi="Times New Roman" w:cs="Times New Roman"/>
            <w:color w:val="000000"/>
            <w:sz w:val="28"/>
            <w:szCs w:val="28"/>
          </w:rPr>
          <w:t>продуктов на складе.</w:t>
        </w:r>
      </w:ins>
    </w:p>
    <w:p w14:paraId="0455D0DB" w14:textId="5595FBFF" w:rsidR="00EE266E" w:rsidRPr="00EE266E" w:rsidRDefault="003020B5" w:rsidP="0098221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FindSuplierForProduct</w:t>
      </w:r>
      <w:proofErr w:type="spellEnd"/>
      <w:r w:rsidRPr="003020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="00EE266E" w:rsidRPr="00EE2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ins w:id="29" w:author="Ivan Pugachev" w:date="2025-12-19T09:12:00Z" w16du:dateUtc="2025-12-19T06:12:00Z">
        <w:r>
          <w:rPr>
            <w:rFonts w:ascii="Times New Roman" w:hAnsi="Times New Roman" w:cs="Times New Roman"/>
            <w:color w:val="000000"/>
            <w:sz w:val="28"/>
            <w:szCs w:val="28"/>
          </w:rPr>
          <w:t>Поиск нужного поставщика для определённого продукта.</w:t>
        </w:r>
      </w:ins>
      <w:del w:id="30" w:author="Ivan Pugachev" w:date="2025-12-19T09:12:00Z" w16du:dateUtc="2025-12-19T06:12:00Z">
        <w:r w:rsidR="00EE266E" w:rsidRPr="00EE266E" w:rsidDel="003020B5">
          <w:rPr>
            <w:rFonts w:ascii="Times New Roman" w:hAnsi="Times New Roman" w:cs="Times New Roman"/>
            <w:color w:val="000000"/>
            <w:sz w:val="28"/>
            <w:szCs w:val="28"/>
          </w:rPr>
          <w:delText>Получение полной истории проектов пользователя, демонстрирующая сложные выборки с объединением таблиц (JOIN).</w:delText>
        </w:r>
      </w:del>
    </w:p>
    <w:p w14:paraId="6B3A0153" w14:textId="2BBFC00A" w:rsidR="00EE266E" w:rsidRPr="00EE266E" w:rsidRDefault="003020B5" w:rsidP="0098221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ProcessOrder</w:t>
      </w:r>
      <w:proofErr w:type="spellEnd"/>
      <w:r w:rsidR="00EE266E" w:rsidRPr="00EE26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ins w:id="31" w:author="Ivan Pugachev" w:date="2025-12-19T09:15:00Z" w16du:dateUtc="2025-12-19T06:15:00Z">
        <w:r>
          <w:rPr>
            <w:rFonts w:ascii="Times New Roman" w:hAnsi="Times New Roman" w:cs="Times New Roman"/>
            <w:color w:val="000000"/>
            <w:sz w:val="28"/>
            <w:szCs w:val="28"/>
          </w:rPr>
          <w:t>Покупка с указанием количества товара, стоимости, и начислением бонусных баллов покупателю.</w:t>
        </w:r>
      </w:ins>
      <w:del w:id="32" w:author="Ivan Pugachev" w:date="2025-12-19T09:12:00Z" w16du:dateUtc="2025-12-19T06:12:00Z">
        <w:r w:rsidR="00EE266E" w:rsidRPr="00EE266E" w:rsidDel="003020B5">
          <w:rPr>
            <w:rFonts w:ascii="Times New Roman" w:hAnsi="Times New Roman" w:cs="Times New Roman"/>
            <w:color w:val="000000"/>
            <w:sz w:val="28"/>
            <w:szCs w:val="28"/>
          </w:rPr>
          <w:delText>Корректное завершение контракта и связанного с ним проекта, использующее транзакцию для атомарности операции.</w:delText>
        </w:r>
      </w:del>
    </w:p>
    <w:p w14:paraId="5949B830" w14:textId="18C58F26" w:rsidR="00A473FA" w:rsidRPr="00A473FA" w:rsidRDefault="003020B5" w:rsidP="00A473FA">
      <w:pPr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3020B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RegisterCustomer</w:t>
      </w:r>
      <w:proofErr w:type="spellEnd"/>
      <w:r w:rsidR="00EE266E" w:rsidRPr="003020B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ins w:id="33" w:author="Ivan Pugachev" w:date="2025-12-19T09:10:00Z" w16du:dateUtc="2025-12-19T06:10:00Z">
        <w:r>
          <w:rPr>
            <w:rFonts w:ascii="Times New Roman" w:hAnsi="Times New Roman" w:cs="Times New Roman"/>
            <w:color w:val="000000"/>
            <w:sz w:val="28"/>
            <w:szCs w:val="28"/>
          </w:rPr>
          <w:t>Регистрация нового покупателя с получением бонусных баллов и проверкой уник</w:t>
        </w:r>
      </w:ins>
      <w:ins w:id="34" w:author="Ivan Pugachev" w:date="2025-12-19T09:11:00Z" w16du:dateUtc="2025-12-19T06:11:00Z">
        <w:r>
          <w:rPr>
            <w:rFonts w:ascii="Times New Roman" w:hAnsi="Times New Roman" w:cs="Times New Roman"/>
            <w:color w:val="000000"/>
            <w:sz w:val="28"/>
            <w:szCs w:val="28"/>
          </w:rPr>
          <w:t>альности.</w:t>
        </w:r>
      </w:ins>
    </w:p>
    <w:p w14:paraId="6AFB6475" w14:textId="0A7DD2EB" w:rsidR="00982218" w:rsidRDefault="003020B5" w:rsidP="00982218">
      <w:pPr>
        <w:rPr>
          <w:ins w:id="35" w:author="Ivan Pugachev" w:date="2025-12-19T09:16:00Z" w16du:dateUtc="2025-12-19T06:16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ins w:id="36" w:author="Ivan Pugachev" w:date="2025-12-19T09:15:00Z" w16du:dateUtc="2025-12-19T06:15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AddPro</w:t>
        </w:r>
      </w:ins>
      <w:ins w:id="37" w:author="Ivan Pugachev" w:date="2025-12-19T09:16:00Z" w16du:dateUtc="2025-12-19T06:16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ductToMenu</w:t>
        </w:r>
      </w:ins>
      <w:proofErr w:type="spellEnd"/>
      <w:del w:id="38" w:author="Ivan Pugachev" w:date="2025-12-19T09:15:00Z" w16du:dateUtc="2025-12-19T06:15:00Z">
        <w:r w:rsidR="00982218" w:rsidRPr="008C7ECA" w:rsidDel="003020B5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RegisterUser</w:delText>
        </w:r>
      </w:del>
    </w:p>
    <w:p w14:paraId="6A24D930" w14:textId="5D4CBA8B" w:rsidR="00A62449" w:rsidRPr="00A62449" w:rsidRDefault="00A62449" w:rsidP="00A62449">
      <w:pPr>
        <w:rPr>
          <w:ins w:id="39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0" w:author="Ivan Pugachev" w:date="2025-12-19T09:56:00Z" w16du:dateUtc="2025-12-19T06:56:00Z">
            <w:rPr>
              <w:ins w:id="41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2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CREATE PROCEDURE </w:t>
        </w:r>
        <w:proofErr w:type="spellStart"/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AddProductToMenu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(</w:t>
        </w:r>
        <w:proofErr w:type="gramEnd"/>
      </w:ins>
    </w:p>
    <w:p w14:paraId="22AD031F" w14:textId="77777777" w:rsidR="00A62449" w:rsidRPr="00A62449" w:rsidRDefault="00A62449" w:rsidP="00A62449">
      <w:pPr>
        <w:rPr>
          <w:ins w:id="46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7" w:author="Ivan Pugachev" w:date="2025-12-19T09:56:00Z" w16du:dateUtc="2025-12-19T06:56:00Z">
            <w:rPr>
              <w:ins w:id="4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INT,           </w:t>
        </w:r>
      </w:ins>
    </w:p>
    <w:p w14:paraId="625D7954" w14:textId="77777777" w:rsidR="00A62449" w:rsidRPr="00A62449" w:rsidRDefault="00A62449" w:rsidP="00A62449">
      <w:pPr>
        <w:rPr>
          <w:ins w:id="53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4" w:author="Ivan Pugachev" w:date="2025-12-19T09:56:00Z" w16du:dateUtc="2025-12-19T06:56:00Z">
            <w:rPr>
              <w:ins w:id="5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6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p_pro_name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VARCHAR(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45),</w:t>
        </w:r>
      </w:ins>
    </w:p>
    <w:p w14:paraId="370466C7" w14:textId="77777777" w:rsidR="00A62449" w:rsidRPr="00A62449" w:rsidRDefault="00A62449" w:rsidP="00A62449">
      <w:pPr>
        <w:rPr>
          <w:ins w:id="62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63" w:author="Ivan Pugachev" w:date="2025-12-19T09:56:00Z" w16du:dateUtc="2025-12-19T06:56:00Z">
            <w:rPr>
              <w:ins w:id="64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5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p_pro_category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VARCHAR(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45),</w:t>
        </w:r>
      </w:ins>
    </w:p>
    <w:p w14:paraId="3EE7C346" w14:textId="77777777" w:rsidR="00A62449" w:rsidRPr="00A62449" w:rsidRDefault="00A62449" w:rsidP="00A62449">
      <w:pPr>
        <w:rPr>
          <w:ins w:id="71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72" w:author="Ivan Pugachev" w:date="2025-12-19T09:56:00Z" w16du:dateUtc="2025-12-19T06:56:00Z">
            <w:rPr>
              <w:ins w:id="73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4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INT,</w:t>
        </w:r>
      </w:ins>
    </w:p>
    <w:p w14:paraId="5C3B2C3F" w14:textId="77777777" w:rsidR="00A62449" w:rsidRPr="00A62449" w:rsidRDefault="00A62449" w:rsidP="00A62449">
      <w:pPr>
        <w:rPr>
          <w:ins w:id="78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79" w:author="Ivan Pugachev" w:date="2025-12-19T09:56:00Z" w16du:dateUtc="2025-12-19T06:56:00Z">
            <w:rPr>
              <w:ins w:id="80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1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8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8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p_cost_price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8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INT</w:t>
        </w:r>
      </w:ins>
    </w:p>
    <w:p w14:paraId="651D423A" w14:textId="77777777" w:rsidR="00A62449" w:rsidRPr="00A62449" w:rsidRDefault="00A62449" w:rsidP="00A62449">
      <w:pPr>
        <w:rPr>
          <w:ins w:id="85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86" w:author="Ivan Pugachev" w:date="2025-12-19T09:56:00Z" w16du:dateUtc="2025-12-19T06:56:00Z">
            <w:rPr>
              <w:ins w:id="8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8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)</w:t>
        </w:r>
      </w:ins>
    </w:p>
    <w:p w14:paraId="2E82A701" w14:textId="77777777" w:rsidR="00A62449" w:rsidRPr="00A62449" w:rsidRDefault="00A62449" w:rsidP="00A62449">
      <w:pPr>
        <w:rPr>
          <w:ins w:id="90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91" w:author="Ivan Pugachev" w:date="2025-12-19T09:56:00Z" w16du:dateUtc="2025-12-19T06:56:00Z">
            <w:rPr>
              <w:ins w:id="9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3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9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BEGIN</w:t>
        </w:r>
      </w:ins>
    </w:p>
    <w:p w14:paraId="654D9579" w14:textId="77777777" w:rsidR="00A62449" w:rsidRPr="00A62449" w:rsidRDefault="00A62449" w:rsidP="00A62449">
      <w:pPr>
        <w:rPr>
          <w:ins w:id="95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96" w:author="Ivan Pugachev" w:date="2025-12-19T09:56:00Z" w16du:dateUtc="2025-12-19T06:56:00Z">
            <w:rPr>
              <w:ins w:id="9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9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DECLARE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0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v_name_exists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0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INT;</w:t>
        </w:r>
      </w:ins>
    </w:p>
    <w:p w14:paraId="6C6C2111" w14:textId="77777777" w:rsidR="00A62449" w:rsidRPr="00A62449" w:rsidRDefault="00A62449" w:rsidP="00A62449">
      <w:pPr>
        <w:rPr>
          <w:ins w:id="102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03" w:author="Ivan Pugachev" w:date="2025-12-19T09:56:00Z" w16du:dateUtc="2025-12-19T06:56:00Z">
            <w:rPr>
              <w:ins w:id="104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5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0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DECLARE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0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v_id_exists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0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INT;</w:t>
        </w:r>
      </w:ins>
    </w:p>
    <w:p w14:paraId="0B3D686A" w14:textId="77777777" w:rsidR="00A62449" w:rsidRPr="00A62449" w:rsidRDefault="00A62449" w:rsidP="00A62449">
      <w:pPr>
        <w:rPr>
          <w:ins w:id="109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10" w:author="Ivan Pugachev" w:date="2025-12-19T09:56:00Z" w16du:dateUtc="2025-12-19T06:56:00Z">
            <w:rPr>
              <w:ins w:id="111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12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1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DECLARE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1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v_min_margin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1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1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DECIMAL(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1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5,2) DEFAULT 30.00;</w:t>
        </w:r>
      </w:ins>
    </w:p>
    <w:p w14:paraId="4DDB58E3" w14:textId="77777777" w:rsidR="00A62449" w:rsidRPr="00A62449" w:rsidRDefault="00A62449" w:rsidP="00A62449">
      <w:pPr>
        <w:rPr>
          <w:ins w:id="118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19" w:author="Ivan Pugachev" w:date="2025-12-19T09:56:00Z" w16du:dateUtc="2025-12-19T06:56:00Z">
            <w:rPr>
              <w:ins w:id="120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21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2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DECLARE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2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v_calculated_margin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2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2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DECIMAL(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2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5,2);</w:t>
        </w:r>
      </w:ins>
    </w:p>
    <w:p w14:paraId="72EDE703" w14:textId="77777777" w:rsidR="00A62449" w:rsidRPr="00A62449" w:rsidRDefault="00A62449" w:rsidP="00A62449">
      <w:pPr>
        <w:rPr>
          <w:ins w:id="127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28" w:author="Ivan Pugachev" w:date="2025-12-19T09:56:00Z" w16du:dateUtc="2025-12-19T06:56:00Z">
            <w:rPr>
              <w:ins w:id="129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30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3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DECLARE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3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v_profit_per_unit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3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3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DECIMAL(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3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8,2);</w:t>
        </w:r>
      </w:ins>
    </w:p>
    <w:p w14:paraId="2BC4432B" w14:textId="77777777" w:rsidR="00A62449" w:rsidRPr="00A62449" w:rsidRDefault="00A62449" w:rsidP="00A62449">
      <w:pPr>
        <w:rPr>
          <w:ins w:id="136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37" w:author="Ivan Pugachev" w:date="2025-12-19T09:56:00Z" w16du:dateUtc="2025-12-19T06:56:00Z">
            <w:rPr>
              <w:ins w:id="13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3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4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DECLARE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4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v_actual_pro_id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4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INT;</w:t>
        </w:r>
      </w:ins>
    </w:p>
    <w:p w14:paraId="2351A3D0" w14:textId="77777777" w:rsidR="00A62449" w:rsidRPr="00A62449" w:rsidRDefault="00A62449" w:rsidP="00A62449">
      <w:pPr>
        <w:rPr>
          <w:ins w:id="143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44" w:author="Ivan Pugachev" w:date="2025-12-19T09:56:00Z" w16du:dateUtc="2025-12-19T06:56:00Z">
            <w:rPr>
              <w:ins w:id="14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6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4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</w:t>
        </w:r>
      </w:ins>
    </w:p>
    <w:p w14:paraId="0E061837" w14:textId="77777777" w:rsidR="00A62449" w:rsidRPr="00A62449" w:rsidRDefault="00A62449" w:rsidP="00A62449">
      <w:pPr>
        <w:rPr>
          <w:ins w:id="148" w:author="Ivan Pugachev" w:date="2025-12-19T09:56:00Z" w16du:dateUtc="2025-12-19T06:56:00Z"/>
          <w:rFonts w:ascii="Courier New" w:hAnsi="Courier New" w:cs="Courier New"/>
          <w:color w:val="000000"/>
          <w:szCs w:val="22"/>
          <w:rPrChange w:id="149" w:author="Ivan Pugachev" w:date="2025-12-19T09:56:00Z" w16du:dateUtc="2025-12-19T06:56:00Z">
            <w:rPr>
              <w:ins w:id="150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51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5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</w:t>
        </w:r>
        <w:r w:rsidRPr="00A62449">
          <w:rPr>
            <w:rFonts w:ascii="Courier New" w:hAnsi="Courier New" w:cs="Courier New"/>
            <w:color w:val="000000"/>
            <w:szCs w:val="22"/>
            <w:rPrChange w:id="15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-- Проверяем, не занят ли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5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</w:t>
        </w:r>
        <w:r w:rsidRPr="00A62449">
          <w:rPr>
            <w:rFonts w:ascii="Courier New" w:hAnsi="Courier New" w:cs="Courier New"/>
            <w:color w:val="000000"/>
            <w:szCs w:val="22"/>
            <w:rPrChange w:id="15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5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id</w:t>
        </w:r>
      </w:ins>
    </w:p>
    <w:p w14:paraId="1ADBAB8F" w14:textId="77777777" w:rsidR="00A62449" w:rsidRPr="00A62449" w:rsidRDefault="00A62449" w:rsidP="00A62449">
      <w:pPr>
        <w:rPr>
          <w:ins w:id="157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58" w:author="Ivan Pugachev" w:date="2025-12-19T09:56:00Z" w16du:dateUtc="2025-12-19T06:56:00Z">
            <w:rPr>
              <w:ins w:id="159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60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16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6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IF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6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6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IS NOT NULL THEN</w:t>
        </w:r>
      </w:ins>
    </w:p>
    <w:p w14:paraId="78513B8D" w14:textId="77777777" w:rsidR="00A62449" w:rsidRPr="00A62449" w:rsidRDefault="00A62449" w:rsidP="00A62449">
      <w:pPr>
        <w:rPr>
          <w:ins w:id="165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66" w:author="Ivan Pugachev" w:date="2025-12-19T09:56:00Z" w16du:dateUtc="2025-12-19T06:56:00Z">
            <w:rPr>
              <w:ins w:id="16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6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6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SELECT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7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COUNT(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7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*) INTO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7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v_id_exists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7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</w:ins>
    </w:p>
    <w:p w14:paraId="5F668FAD" w14:textId="77777777" w:rsidR="00A62449" w:rsidRPr="00A62449" w:rsidRDefault="00A62449" w:rsidP="00A62449">
      <w:pPr>
        <w:rPr>
          <w:ins w:id="174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75" w:author="Ivan Pugachev" w:date="2025-12-19T09:56:00Z" w16du:dateUtc="2025-12-19T06:56:00Z">
            <w:rPr>
              <w:ins w:id="176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77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7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FROM products </w:t>
        </w:r>
      </w:ins>
    </w:p>
    <w:p w14:paraId="7CA2B8A2" w14:textId="77777777" w:rsidR="00A62449" w:rsidRPr="00A62449" w:rsidRDefault="00A62449" w:rsidP="00A62449">
      <w:pPr>
        <w:rPr>
          <w:ins w:id="179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80" w:author="Ivan Pugachev" w:date="2025-12-19T09:56:00Z" w16du:dateUtc="2025-12-19T06:56:00Z">
            <w:rPr>
              <w:ins w:id="181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82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8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WHERE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8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8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=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8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8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;</w:t>
        </w:r>
      </w:ins>
    </w:p>
    <w:p w14:paraId="0992286C" w14:textId="77777777" w:rsidR="00A62449" w:rsidRPr="00A62449" w:rsidRDefault="00A62449" w:rsidP="00A62449">
      <w:pPr>
        <w:rPr>
          <w:ins w:id="188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89" w:author="Ivan Pugachev" w:date="2025-12-19T09:56:00Z" w16du:dateUtc="2025-12-19T06:56:00Z">
            <w:rPr>
              <w:ins w:id="190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91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9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</w:t>
        </w:r>
      </w:ins>
    </w:p>
    <w:p w14:paraId="47257D98" w14:textId="77777777" w:rsidR="00A62449" w:rsidRPr="00A62449" w:rsidRDefault="00A62449" w:rsidP="00A62449">
      <w:pPr>
        <w:rPr>
          <w:ins w:id="193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194" w:author="Ivan Pugachev" w:date="2025-12-19T09:56:00Z" w16du:dateUtc="2025-12-19T06:56:00Z">
            <w:rPr>
              <w:ins w:id="19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96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9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IF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9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v_id_exists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19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&gt; 0 THEN</w:t>
        </w:r>
      </w:ins>
    </w:p>
    <w:p w14:paraId="044FF934" w14:textId="77777777" w:rsidR="00A62449" w:rsidRPr="00A62449" w:rsidRDefault="00A62449" w:rsidP="00A62449">
      <w:pPr>
        <w:rPr>
          <w:ins w:id="200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201" w:author="Ivan Pugachev" w:date="2025-12-19T09:56:00Z" w16du:dateUtc="2025-12-19T06:56:00Z">
            <w:rPr>
              <w:ins w:id="20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03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0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SELECT '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0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Ошибка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0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: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0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Товар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0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с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0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таким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1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ID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1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уже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1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1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существует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1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' as result;</w:t>
        </w:r>
      </w:ins>
    </w:p>
    <w:p w14:paraId="0B17F039" w14:textId="77777777" w:rsidR="00A62449" w:rsidRPr="00A473FA" w:rsidRDefault="00A62449" w:rsidP="00A62449">
      <w:pPr>
        <w:rPr>
          <w:ins w:id="215" w:author="Ivan Pugachev" w:date="2025-12-19T09:56:00Z" w16du:dateUtc="2025-12-19T06:56:00Z"/>
          <w:rFonts w:ascii="Courier New" w:hAnsi="Courier New" w:cs="Courier New"/>
          <w:color w:val="000000"/>
          <w:szCs w:val="22"/>
          <w:rPrChange w:id="216" w:author="Ivan Pugachev" w:date="2025-12-22T12:32:00Z" w16du:dateUtc="2025-12-22T09:32:00Z">
            <w:rPr>
              <w:ins w:id="21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1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1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END</w:t>
        </w:r>
        <w:r w:rsidRPr="00A473FA">
          <w:rPr>
            <w:rFonts w:ascii="Courier New" w:hAnsi="Courier New" w:cs="Courier New"/>
            <w:color w:val="000000"/>
            <w:szCs w:val="22"/>
            <w:rPrChange w:id="220" w:author="Ivan Pugachev" w:date="2025-12-22T12:32:00Z" w16du:dateUtc="2025-12-22T09:32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2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IF</w:t>
        </w:r>
        <w:r w:rsidRPr="00A473FA">
          <w:rPr>
            <w:rFonts w:ascii="Courier New" w:hAnsi="Courier New" w:cs="Courier New"/>
            <w:color w:val="000000"/>
            <w:szCs w:val="22"/>
            <w:rPrChange w:id="222" w:author="Ivan Pugachev" w:date="2025-12-22T12:32:00Z" w16du:dateUtc="2025-12-22T09:32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;</w:t>
        </w:r>
      </w:ins>
    </w:p>
    <w:p w14:paraId="30677441" w14:textId="77777777" w:rsidR="00A62449" w:rsidRPr="00A62449" w:rsidRDefault="00A62449" w:rsidP="00A62449">
      <w:pPr>
        <w:rPr>
          <w:ins w:id="223" w:author="Ivan Pugachev" w:date="2025-12-19T09:56:00Z" w16du:dateUtc="2025-12-19T06:56:00Z"/>
          <w:rFonts w:ascii="Courier New" w:hAnsi="Courier New" w:cs="Courier New"/>
          <w:color w:val="000000"/>
          <w:szCs w:val="22"/>
          <w:rPrChange w:id="224" w:author="Ivan Pugachev" w:date="2025-12-19T09:56:00Z" w16du:dateUtc="2025-12-19T06:56:00Z">
            <w:rPr>
              <w:ins w:id="22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26" w:author="Ivan Pugachev" w:date="2025-12-19T09:56:00Z" w16du:dateUtc="2025-12-19T06:56:00Z">
        <w:r w:rsidRPr="00A473FA">
          <w:rPr>
            <w:rFonts w:ascii="Courier New" w:hAnsi="Courier New" w:cs="Courier New"/>
            <w:color w:val="000000"/>
            <w:szCs w:val="22"/>
            <w:rPrChange w:id="227" w:author="Ivan Pugachev" w:date="2025-12-22T12:32:00Z" w16du:dateUtc="2025-12-22T09:32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2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END</w:t>
        </w:r>
        <w:r w:rsidRPr="00A62449">
          <w:rPr>
            <w:rFonts w:ascii="Courier New" w:hAnsi="Courier New" w:cs="Courier New"/>
            <w:color w:val="000000"/>
            <w:szCs w:val="22"/>
            <w:rPrChange w:id="22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3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IF</w:t>
        </w:r>
        <w:r w:rsidRPr="00A62449">
          <w:rPr>
            <w:rFonts w:ascii="Courier New" w:hAnsi="Courier New" w:cs="Courier New"/>
            <w:color w:val="000000"/>
            <w:szCs w:val="22"/>
            <w:rPrChange w:id="23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;</w:t>
        </w:r>
      </w:ins>
    </w:p>
    <w:p w14:paraId="0BE3A846" w14:textId="77777777" w:rsidR="00A62449" w:rsidRPr="00A62449" w:rsidRDefault="00A62449" w:rsidP="00A62449">
      <w:pPr>
        <w:rPr>
          <w:ins w:id="232" w:author="Ivan Pugachev" w:date="2025-12-19T09:56:00Z" w16du:dateUtc="2025-12-19T06:56:00Z"/>
          <w:rFonts w:ascii="Courier New" w:hAnsi="Courier New" w:cs="Courier New"/>
          <w:color w:val="000000"/>
          <w:szCs w:val="22"/>
          <w:rPrChange w:id="233" w:author="Ivan Pugachev" w:date="2025-12-19T09:56:00Z" w16du:dateUtc="2025-12-19T06:56:00Z">
            <w:rPr>
              <w:ins w:id="234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35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23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lastRenderedPageBreak/>
          <w:t xml:space="preserve">    </w:t>
        </w:r>
      </w:ins>
    </w:p>
    <w:p w14:paraId="37BB43EC" w14:textId="77777777" w:rsidR="00A62449" w:rsidRPr="00A62449" w:rsidRDefault="00A62449" w:rsidP="00A62449">
      <w:pPr>
        <w:rPr>
          <w:ins w:id="237" w:author="Ivan Pugachev" w:date="2025-12-19T09:56:00Z" w16du:dateUtc="2025-12-19T06:56:00Z"/>
          <w:rFonts w:ascii="Courier New" w:hAnsi="Courier New" w:cs="Courier New"/>
          <w:color w:val="000000"/>
          <w:szCs w:val="22"/>
          <w:rPrChange w:id="238" w:author="Ivan Pugachev" w:date="2025-12-19T09:56:00Z" w16du:dateUtc="2025-12-19T06:56:00Z">
            <w:rPr>
              <w:ins w:id="239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40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24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-- Если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4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</w:t>
        </w:r>
        <w:r w:rsidRPr="00A62449">
          <w:rPr>
            <w:rFonts w:ascii="Courier New" w:hAnsi="Courier New" w:cs="Courier New"/>
            <w:color w:val="000000"/>
            <w:szCs w:val="22"/>
            <w:rPrChange w:id="24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4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id</w:t>
        </w:r>
        <w:r w:rsidRPr="00A62449">
          <w:rPr>
            <w:rFonts w:ascii="Courier New" w:hAnsi="Courier New" w:cs="Courier New"/>
            <w:color w:val="000000"/>
            <w:szCs w:val="22"/>
            <w:rPrChange w:id="24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не занят или не указан, продолжаем</w:t>
        </w:r>
      </w:ins>
    </w:p>
    <w:p w14:paraId="26297AF2" w14:textId="77777777" w:rsidR="00A62449" w:rsidRPr="00A62449" w:rsidRDefault="00A62449" w:rsidP="00A62449">
      <w:pPr>
        <w:rPr>
          <w:ins w:id="246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247" w:author="Ivan Pugachev" w:date="2025-12-19T09:56:00Z" w16du:dateUtc="2025-12-19T06:56:00Z">
            <w:rPr>
              <w:ins w:id="24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4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25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5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IF (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5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5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IS NULL OR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5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v_id_exists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5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= 0) THEN</w:t>
        </w:r>
      </w:ins>
    </w:p>
    <w:p w14:paraId="205E50F6" w14:textId="77777777" w:rsidR="00A62449" w:rsidRPr="00A62449" w:rsidRDefault="00A62449" w:rsidP="00A62449">
      <w:pPr>
        <w:rPr>
          <w:ins w:id="256" w:author="Ivan Pugachev" w:date="2025-12-19T09:56:00Z" w16du:dateUtc="2025-12-19T06:56:00Z"/>
          <w:rFonts w:ascii="Courier New" w:hAnsi="Courier New" w:cs="Courier New"/>
          <w:color w:val="000000"/>
          <w:szCs w:val="22"/>
          <w:rPrChange w:id="257" w:author="Ivan Pugachev" w:date="2025-12-19T09:56:00Z" w16du:dateUtc="2025-12-19T06:56:00Z">
            <w:rPr>
              <w:ins w:id="25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5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6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</w:t>
        </w:r>
        <w:r w:rsidRPr="00A62449">
          <w:rPr>
            <w:rFonts w:ascii="Courier New" w:hAnsi="Courier New" w:cs="Courier New"/>
            <w:color w:val="000000"/>
            <w:szCs w:val="22"/>
            <w:rPrChange w:id="26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-- Проверяем уникальность названия товара</w:t>
        </w:r>
      </w:ins>
    </w:p>
    <w:p w14:paraId="5D54A5F0" w14:textId="77777777" w:rsidR="00A62449" w:rsidRPr="00385A3B" w:rsidRDefault="00A62449" w:rsidP="00A62449">
      <w:pPr>
        <w:rPr>
          <w:ins w:id="262" w:author="Ivan Pugachev" w:date="2025-12-19T09:56:00Z" w16du:dateUtc="2025-12-19T06:56:00Z"/>
          <w:rFonts w:ascii="Courier New" w:hAnsi="Courier New" w:cs="Courier New"/>
          <w:color w:val="000000"/>
          <w:szCs w:val="22"/>
          <w:rPrChange w:id="263" w:author="Ivan Pugachev" w:date="2026-01-12T11:38:00Z" w16du:dateUtc="2026-01-12T08:38:00Z">
            <w:rPr>
              <w:ins w:id="264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65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26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6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SELECT</w:t>
        </w:r>
        <w:r w:rsidRPr="00385A3B">
          <w:rPr>
            <w:rFonts w:ascii="Courier New" w:hAnsi="Courier New" w:cs="Courier New"/>
            <w:color w:val="000000"/>
            <w:szCs w:val="22"/>
            <w:rPrChange w:id="268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6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COUNT</w:t>
        </w:r>
        <w:r w:rsidRPr="00385A3B">
          <w:rPr>
            <w:rFonts w:ascii="Courier New" w:hAnsi="Courier New" w:cs="Courier New"/>
            <w:color w:val="000000"/>
            <w:szCs w:val="22"/>
            <w:rPrChange w:id="270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(</w:t>
        </w:r>
        <w:proofErr w:type="gramEnd"/>
        <w:r w:rsidRPr="00385A3B">
          <w:rPr>
            <w:rFonts w:ascii="Courier New" w:hAnsi="Courier New" w:cs="Courier New"/>
            <w:color w:val="000000"/>
            <w:szCs w:val="22"/>
            <w:rPrChange w:id="271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*)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7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INTO</w:t>
        </w:r>
        <w:r w:rsidRPr="00385A3B">
          <w:rPr>
            <w:rFonts w:ascii="Courier New" w:hAnsi="Courier New" w:cs="Courier New"/>
            <w:color w:val="000000"/>
            <w:szCs w:val="22"/>
            <w:rPrChange w:id="273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7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</w:t>
        </w:r>
        <w:r w:rsidRPr="00385A3B">
          <w:rPr>
            <w:rFonts w:ascii="Courier New" w:hAnsi="Courier New" w:cs="Courier New"/>
            <w:color w:val="000000"/>
            <w:szCs w:val="22"/>
            <w:rPrChange w:id="275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7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name</w:t>
        </w:r>
        <w:r w:rsidRPr="00385A3B">
          <w:rPr>
            <w:rFonts w:ascii="Courier New" w:hAnsi="Courier New" w:cs="Courier New"/>
            <w:color w:val="000000"/>
            <w:szCs w:val="22"/>
            <w:rPrChange w:id="277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7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exists</w:t>
        </w:r>
        <w:r w:rsidRPr="00385A3B">
          <w:rPr>
            <w:rFonts w:ascii="Courier New" w:hAnsi="Courier New" w:cs="Courier New"/>
            <w:color w:val="000000"/>
            <w:szCs w:val="22"/>
            <w:rPrChange w:id="279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</w:ins>
    </w:p>
    <w:p w14:paraId="136EC759" w14:textId="77777777" w:rsidR="00A62449" w:rsidRPr="00A62449" w:rsidRDefault="00A62449" w:rsidP="00A62449">
      <w:pPr>
        <w:rPr>
          <w:ins w:id="280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281" w:author="Ivan Pugachev" w:date="2025-12-19T09:56:00Z" w16du:dateUtc="2025-12-19T06:56:00Z">
            <w:rPr>
              <w:ins w:id="28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83" w:author="Ivan Pugachev" w:date="2025-12-19T09:56:00Z" w16du:dateUtc="2025-12-19T06:56:00Z">
        <w:r w:rsidRPr="00385A3B">
          <w:rPr>
            <w:rFonts w:ascii="Courier New" w:hAnsi="Courier New" w:cs="Courier New"/>
            <w:color w:val="000000"/>
            <w:szCs w:val="22"/>
            <w:rPrChange w:id="284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8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FROM products </w:t>
        </w:r>
      </w:ins>
    </w:p>
    <w:p w14:paraId="1BE26F09" w14:textId="77777777" w:rsidR="00A62449" w:rsidRPr="00A62449" w:rsidRDefault="00A62449" w:rsidP="00A62449">
      <w:pPr>
        <w:rPr>
          <w:ins w:id="286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287" w:author="Ivan Pugachev" w:date="2025-12-19T09:56:00Z" w16du:dateUtc="2025-12-19T06:56:00Z">
            <w:rPr>
              <w:ins w:id="28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8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9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WHERE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9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pro_name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9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=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9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p_pro_name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9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;</w:t>
        </w:r>
      </w:ins>
    </w:p>
    <w:p w14:paraId="58CA6D9B" w14:textId="77777777" w:rsidR="00A62449" w:rsidRPr="00A62449" w:rsidRDefault="00A62449" w:rsidP="00A62449">
      <w:pPr>
        <w:rPr>
          <w:ins w:id="295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296" w:author="Ivan Pugachev" w:date="2025-12-19T09:56:00Z" w16du:dateUtc="2025-12-19T06:56:00Z">
            <w:rPr>
              <w:ins w:id="29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9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29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</w:t>
        </w:r>
      </w:ins>
    </w:p>
    <w:p w14:paraId="68DBBC22" w14:textId="77777777" w:rsidR="00A62449" w:rsidRPr="00A62449" w:rsidRDefault="00A62449" w:rsidP="00A62449">
      <w:pPr>
        <w:rPr>
          <w:ins w:id="300" w:author="Ivan Pugachev" w:date="2025-12-19T09:56:00Z" w16du:dateUtc="2025-12-19T06:56:00Z"/>
          <w:rFonts w:ascii="Courier New" w:hAnsi="Courier New" w:cs="Courier New"/>
          <w:color w:val="000000"/>
          <w:szCs w:val="22"/>
          <w:rPrChange w:id="301" w:author="Ivan Pugachev" w:date="2025-12-19T09:56:00Z" w16du:dateUtc="2025-12-19T06:56:00Z">
            <w:rPr>
              <w:ins w:id="30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03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0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IF</w:t>
        </w:r>
        <w:r w:rsidRPr="00A62449">
          <w:rPr>
            <w:rFonts w:ascii="Courier New" w:hAnsi="Courier New" w:cs="Courier New"/>
            <w:color w:val="000000"/>
            <w:szCs w:val="22"/>
            <w:rPrChange w:id="30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0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</w:t>
        </w:r>
        <w:r w:rsidRPr="00A62449">
          <w:rPr>
            <w:rFonts w:ascii="Courier New" w:hAnsi="Courier New" w:cs="Courier New"/>
            <w:color w:val="000000"/>
            <w:szCs w:val="22"/>
            <w:rPrChange w:id="30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0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name</w:t>
        </w:r>
        <w:r w:rsidRPr="00A62449">
          <w:rPr>
            <w:rFonts w:ascii="Courier New" w:hAnsi="Courier New" w:cs="Courier New"/>
            <w:color w:val="000000"/>
            <w:szCs w:val="22"/>
            <w:rPrChange w:id="30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1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exists</w:t>
        </w:r>
        <w:r w:rsidRPr="00A62449">
          <w:rPr>
            <w:rFonts w:ascii="Courier New" w:hAnsi="Courier New" w:cs="Courier New"/>
            <w:color w:val="000000"/>
            <w:szCs w:val="22"/>
            <w:rPrChange w:id="31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&gt; 0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1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THEN</w:t>
        </w:r>
      </w:ins>
    </w:p>
    <w:p w14:paraId="50CD429C" w14:textId="77777777" w:rsidR="00A62449" w:rsidRPr="00A62449" w:rsidRDefault="00A62449" w:rsidP="00A62449">
      <w:pPr>
        <w:rPr>
          <w:ins w:id="313" w:author="Ivan Pugachev" w:date="2025-12-19T09:56:00Z" w16du:dateUtc="2025-12-19T06:56:00Z"/>
          <w:rFonts w:ascii="Courier New" w:hAnsi="Courier New" w:cs="Courier New"/>
          <w:color w:val="000000"/>
          <w:szCs w:val="22"/>
          <w:rPrChange w:id="314" w:author="Ivan Pugachev" w:date="2025-12-19T09:56:00Z" w16du:dateUtc="2025-12-19T06:56:00Z">
            <w:rPr>
              <w:ins w:id="31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16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31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1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SELECT</w:t>
        </w:r>
        <w:r w:rsidRPr="00A62449">
          <w:rPr>
            <w:rFonts w:ascii="Courier New" w:hAnsi="Courier New" w:cs="Courier New"/>
            <w:color w:val="000000"/>
            <w:szCs w:val="22"/>
            <w:rPrChange w:id="31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'Ошибка: Товар с таким названием уже существует'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2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AS</w:t>
        </w:r>
        <w:r w:rsidRPr="00A62449">
          <w:rPr>
            <w:rFonts w:ascii="Courier New" w:hAnsi="Courier New" w:cs="Courier New"/>
            <w:color w:val="000000"/>
            <w:szCs w:val="22"/>
            <w:rPrChange w:id="32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2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result</w:t>
        </w:r>
        <w:r w:rsidRPr="00A62449">
          <w:rPr>
            <w:rFonts w:ascii="Courier New" w:hAnsi="Courier New" w:cs="Courier New"/>
            <w:color w:val="000000"/>
            <w:szCs w:val="22"/>
            <w:rPrChange w:id="32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;</w:t>
        </w:r>
      </w:ins>
    </w:p>
    <w:p w14:paraId="6D8147D7" w14:textId="77777777" w:rsidR="00A62449" w:rsidRPr="00A62449" w:rsidRDefault="00A62449" w:rsidP="00A62449">
      <w:pPr>
        <w:rPr>
          <w:ins w:id="324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325" w:author="Ivan Pugachev" w:date="2025-12-19T09:56:00Z" w16du:dateUtc="2025-12-19T06:56:00Z">
            <w:rPr>
              <w:ins w:id="326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27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32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2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ELSEIF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3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p_cost_price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3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IS NULL OR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3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p_cost_price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3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= 0 THEN</w:t>
        </w:r>
      </w:ins>
    </w:p>
    <w:p w14:paraId="13ADF5E6" w14:textId="77777777" w:rsidR="00A62449" w:rsidRPr="00A62449" w:rsidRDefault="00A62449" w:rsidP="00A62449">
      <w:pPr>
        <w:rPr>
          <w:ins w:id="334" w:author="Ivan Pugachev" w:date="2025-12-19T09:56:00Z" w16du:dateUtc="2025-12-19T06:56:00Z"/>
          <w:rFonts w:ascii="Courier New" w:hAnsi="Courier New" w:cs="Courier New"/>
          <w:color w:val="000000"/>
          <w:szCs w:val="22"/>
          <w:rPrChange w:id="335" w:author="Ivan Pugachev" w:date="2025-12-19T09:56:00Z" w16du:dateUtc="2025-12-19T06:56:00Z">
            <w:rPr>
              <w:ins w:id="336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37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3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SELECT</w:t>
        </w:r>
        <w:r w:rsidRPr="00A62449">
          <w:rPr>
            <w:rFonts w:ascii="Courier New" w:hAnsi="Courier New" w:cs="Courier New"/>
            <w:color w:val="000000"/>
            <w:szCs w:val="22"/>
            <w:rPrChange w:id="33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'Ошибка: Необходимо указать себестоимость товара'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4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AS</w:t>
        </w:r>
        <w:r w:rsidRPr="00A62449">
          <w:rPr>
            <w:rFonts w:ascii="Courier New" w:hAnsi="Courier New" w:cs="Courier New"/>
            <w:color w:val="000000"/>
            <w:szCs w:val="22"/>
            <w:rPrChange w:id="34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4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result</w:t>
        </w:r>
        <w:r w:rsidRPr="00A62449">
          <w:rPr>
            <w:rFonts w:ascii="Courier New" w:hAnsi="Courier New" w:cs="Courier New"/>
            <w:color w:val="000000"/>
            <w:szCs w:val="22"/>
            <w:rPrChange w:id="34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;</w:t>
        </w:r>
      </w:ins>
    </w:p>
    <w:p w14:paraId="13BF3686" w14:textId="77777777" w:rsidR="00A62449" w:rsidRPr="00A62449" w:rsidRDefault="00A62449" w:rsidP="00A62449">
      <w:pPr>
        <w:rPr>
          <w:ins w:id="344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345" w:author="Ivan Pugachev" w:date="2025-12-19T09:56:00Z" w16du:dateUtc="2025-12-19T06:56:00Z">
            <w:rPr>
              <w:ins w:id="346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47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34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4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ELSE</w:t>
        </w:r>
      </w:ins>
    </w:p>
    <w:p w14:paraId="299B6E79" w14:textId="77777777" w:rsidR="00A62449" w:rsidRPr="00A62449" w:rsidRDefault="00A62449" w:rsidP="00A62449">
      <w:pPr>
        <w:rPr>
          <w:ins w:id="350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351" w:author="Ivan Pugachev" w:date="2025-12-19T09:56:00Z" w16du:dateUtc="2025-12-19T06:56:00Z">
            <w:rPr>
              <w:ins w:id="35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53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5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--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5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Рассчитываем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5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5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наценку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5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в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5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процентах</w:t>
        </w:r>
        <w:proofErr w:type="spellEnd"/>
      </w:ins>
    </w:p>
    <w:p w14:paraId="4AE9EFD9" w14:textId="77777777" w:rsidR="00A62449" w:rsidRPr="00A62449" w:rsidRDefault="00A62449" w:rsidP="00A62449">
      <w:pPr>
        <w:rPr>
          <w:ins w:id="360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361" w:author="Ivan Pugachev" w:date="2025-12-19T09:56:00Z" w16du:dateUtc="2025-12-19T06:56:00Z">
            <w:rPr>
              <w:ins w:id="36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63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6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SET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6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v_calculated_margin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6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= ((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6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6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-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6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p_cost_price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7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) /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7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p_cost_price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7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) * 100;</w:t>
        </w:r>
      </w:ins>
    </w:p>
    <w:p w14:paraId="0BA33426" w14:textId="77777777" w:rsidR="00A62449" w:rsidRPr="00A62449" w:rsidRDefault="00A62449" w:rsidP="00A62449">
      <w:pPr>
        <w:rPr>
          <w:ins w:id="373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374" w:author="Ivan Pugachev" w:date="2025-12-19T09:56:00Z" w16du:dateUtc="2025-12-19T06:56:00Z">
            <w:rPr>
              <w:ins w:id="37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76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7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SET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7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v_profit_per_unit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7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=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8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8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-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8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p_cost_price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8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;</w:t>
        </w:r>
      </w:ins>
    </w:p>
    <w:p w14:paraId="0F1440E4" w14:textId="77777777" w:rsidR="00A62449" w:rsidRPr="00A62449" w:rsidRDefault="00A62449" w:rsidP="00A62449">
      <w:pPr>
        <w:rPr>
          <w:ins w:id="384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385" w:author="Ivan Pugachev" w:date="2025-12-19T09:56:00Z" w16du:dateUtc="2025-12-19T06:56:00Z">
            <w:rPr>
              <w:ins w:id="386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87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8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</w:t>
        </w:r>
      </w:ins>
    </w:p>
    <w:p w14:paraId="170A2F51" w14:textId="77777777" w:rsidR="00A62449" w:rsidRPr="00A62449" w:rsidRDefault="00A62449" w:rsidP="00A62449">
      <w:pPr>
        <w:rPr>
          <w:ins w:id="389" w:author="Ivan Pugachev" w:date="2025-12-19T09:56:00Z" w16du:dateUtc="2025-12-19T06:56:00Z"/>
          <w:rFonts w:ascii="Courier New" w:hAnsi="Courier New" w:cs="Courier New"/>
          <w:color w:val="000000"/>
          <w:szCs w:val="22"/>
          <w:rPrChange w:id="390" w:author="Ivan Pugachev" w:date="2025-12-19T09:56:00Z" w16du:dateUtc="2025-12-19T06:56:00Z">
            <w:rPr>
              <w:ins w:id="391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92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9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</w:t>
        </w:r>
        <w:r w:rsidRPr="00A62449">
          <w:rPr>
            <w:rFonts w:ascii="Courier New" w:hAnsi="Courier New" w:cs="Courier New"/>
            <w:color w:val="000000"/>
            <w:szCs w:val="22"/>
            <w:rPrChange w:id="39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-- Добавляем товар с указанным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9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</w:t>
        </w:r>
        <w:r w:rsidRPr="00A62449">
          <w:rPr>
            <w:rFonts w:ascii="Courier New" w:hAnsi="Courier New" w:cs="Courier New"/>
            <w:color w:val="000000"/>
            <w:szCs w:val="22"/>
            <w:rPrChange w:id="39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39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id</w:t>
        </w:r>
        <w:r w:rsidRPr="00A62449">
          <w:rPr>
            <w:rFonts w:ascii="Courier New" w:hAnsi="Courier New" w:cs="Courier New"/>
            <w:color w:val="000000"/>
            <w:szCs w:val="22"/>
            <w:rPrChange w:id="39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или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rPrChange w:id="39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автоинкрементом</w:t>
        </w:r>
        <w:proofErr w:type="spellEnd"/>
      </w:ins>
    </w:p>
    <w:p w14:paraId="7CC5EAA6" w14:textId="77777777" w:rsidR="00A62449" w:rsidRPr="00A62449" w:rsidRDefault="00A62449" w:rsidP="00A62449">
      <w:pPr>
        <w:rPr>
          <w:ins w:id="400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01" w:author="Ivan Pugachev" w:date="2025-12-19T09:56:00Z" w16du:dateUtc="2025-12-19T06:56:00Z">
            <w:rPr>
              <w:ins w:id="40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03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40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0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IF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0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0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IS NOT NULL THEN</w:t>
        </w:r>
      </w:ins>
    </w:p>
    <w:p w14:paraId="4FC7D34C" w14:textId="77777777" w:rsidR="00A62449" w:rsidRPr="00A62449" w:rsidRDefault="00A62449" w:rsidP="00A62449">
      <w:pPr>
        <w:rPr>
          <w:ins w:id="408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09" w:author="Ivan Pugachev" w:date="2025-12-19T09:56:00Z" w16du:dateUtc="2025-12-19T06:56:00Z">
            <w:rPr>
              <w:ins w:id="410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11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1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INSERT INTO products (</w:t>
        </w:r>
      </w:ins>
    </w:p>
    <w:p w14:paraId="4001E127" w14:textId="77777777" w:rsidR="00A62449" w:rsidRPr="00A62449" w:rsidRDefault="00A62449" w:rsidP="00A62449">
      <w:pPr>
        <w:rPr>
          <w:ins w:id="413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14" w:author="Ivan Pugachev" w:date="2025-12-19T09:56:00Z" w16du:dateUtc="2025-12-19T06:56:00Z">
            <w:rPr>
              <w:ins w:id="41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16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1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1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1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,</w:t>
        </w:r>
      </w:ins>
    </w:p>
    <w:p w14:paraId="23276724" w14:textId="77777777" w:rsidR="00A62449" w:rsidRPr="00A62449" w:rsidRDefault="00A62449" w:rsidP="00A62449">
      <w:pPr>
        <w:rPr>
          <w:ins w:id="420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21" w:author="Ivan Pugachev" w:date="2025-12-19T09:56:00Z" w16du:dateUtc="2025-12-19T06:56:00Z">
            <w:rPr>
              <w:ins w:id="42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23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2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2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pro_name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2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39AC9EFA" w14:textId="77777777" w:rsidR="00A62449" w:rsidRPr="00A62449" w:rsidRDefault="00A62449" w:rsidP="00A62449">
      <w:pPr>
        <w:rPr>
          <w:ins w:id="427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28" w:author="Ivan Pugachev" w:date="2025-12-19T09:56:00Z" w16du:dateUtc="2025-12-19T06:56:00Z">
            <w:rPr>
              <w:ins w:id="429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30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3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3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pro_category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3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2E5BC0ED" w14:textId="77777777" w:rsidR="00A62449" w:rsidRPr="00A62449" w:rsidRDefault="00A62449" w:rsidP="00A62449">
      <w:pPr>
        <w:rPr>
          <w:ins w:id="434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35" w:author="Ivan Pugachev" w:date="2025-12-19T09:56:00Z" w16du:dateUtc="2025-12-19T06:56:00Z">
            <w:rPr>
              <w:ins w:id="436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37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3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3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4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1105115A" w14:textId="77777777" w:rsidR="00A62449" w:rsidRPr="00A62449" w:rsidRDefault="00A62449" w:rsidP="00A62449">
      <w:pPr>
        <w:rPr>
          <w:ins w:id="441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42" w:author="Ivan Pugachev" w:date="2025-12-19T09:56:00Z" w16du:dateUtc="2025-12-19T06:56:00Z">
            <w:rPr>
              <w:ins w:id="443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44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4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4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cost_price</w:t>
        </w:r>
        <w:proofErr w:type="spellEnd"/>
      </w:ins>
    </w:p>
    <w:p w14:paraId="0A776797" w14:textId="77777777" w:rsidR="00A62449" w:rsidRPr="00A62449" w:rsidRDefault="00A62449" w:rsidP="00A62449">
      <w:pPr>
        <w:rPr>
          <w:ins w:id="447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48" w:author="Ivan Pugachev" w:date="2025-12-19T09:56:00Z" w16du:dateUtc="2025-12-19T06:56:00Z">
            <w:rPr>
              <w:ins w:id="449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50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5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)</w:t>
        </w:r>
      </w:ins>
    </w:p>
    <w:p w14:paraId="21CDC0AF" w14:textId="77777777" w:rsidR="00A62449" w:rsidRPr="00A62449" w:rsidRDefault="00A62449" w:rsidP="00A62449">
      <w:pPr>
        <w:rPr>
          <w:ins w:id="452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53" w:author="Ivan Pugachev" w:date="2025-12-19T09:56:00Z" w16du:dateUtc="2025-12-19T06:56:00Z">
            <w:rPr>
              <w:ins w:id="454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55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5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VALUES (</w:t>
        </w:r>
      </w:ins>
    </w:p>
    <w:p w14:paraId="6D65AF38" w14:textId="77777777" w:rsidR="00A62449" w:rsidRPr="00A62449" w:rsidRDefault="00A62449" w:rsidP="00A62449">
      <w:pPr>
        <w:rPr>
          <w:ins w:id="457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58" w:author="Ivan Pugachev" w:date="2025-12-19T09:56:00Z" w16du:dateUtc="2025-12-19T06:56:00Z">
            <w:rPr>
              <w:ins w:id="459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60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6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6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6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,</w:t>
        </w:r>
      </w:ins>
    </w:p>
    <w:p w14:paraId="70FFF9A4" w14:textId="77777777" w:rsidR="00A62449" w:rsidRPr="00A62449" w:rsidRDefault="00A62449" w:rsidP="00A62449">
      <w:pPr>
        <w:rPr>
          <w:ins w:id="464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65" w:author="Ivan Pugachev" w:date="2025-12-19T09:56:00Z" w16du:dateUtc="2025-12-19T06:56:00Z">
            <w:rPr>
              <w:ins w:id="466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67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6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6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p_pro_name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7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271903FD" w14:textId="77777777" w:rsidR="00A62449" w:rsidRPr="00A62449" w:rsidRDefault="00A62449" w:rsidP="00A62449">
      <w:pPr>
        <w:rPr>
          <w:ins w:id="471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72" w:author="Ivan Pugachev" w:date="2025-12-19T09:56:00Z" w16du:dateUtc="2025-12-19T06:56:00Z">
            <w:rPr>
              <w:ins w:id="473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74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7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7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p_pro_category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7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05BABAAF" w14:textId="77777777" w:rsidR="00A62449" w:rsidRPr="00A62449" w:rsidRDefault="00A62449" w:rsidP="00A62449">
      <w:pPr>
        <w:rPr>
          <w:ins w:id="478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79" w:author="Ivan Pugachev" w:date="2025-12-19T09:56:00Z" w16du:dateUtc="2025-12-19T06:56:00Z">
            <w:rPr>
              <w:ins w:id="480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81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8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8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8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679880C5" w14:textId="77777777" w:rsidR="00A62449" w:rsidRPr="00A62449" w:rsidRDefault="00A62449" w:rsidP="00A62449">
      <w:pPr>
        <w:rPr>
          <w:ins w:id="485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86" w:author="Ivan Pugachev" w:date="2025-12-19T09:56:00Z" w16du:dateUtc="2025-12-19T06:56:00Z">
            <w:rPr>
              <w:ins w:id="48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8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8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9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p_cost_price</w:t>
        </w:r>
        <w:proofErr w:type="spellEnd"/>
      </w:ins>
    </w:p>
    <w:p w14:paraId="6091046B" w14:textId="77777777" w:rsidR="00A62449" w:rsidRPr="00A62449" w:rsidRDefault="00A62449" w:rsidP="00A62449">
      <w:pPr>
        <w:rPr>
          <w:ins w:id="491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92" w:author="Ivan Pugachev" w:date="2025-12-19T09:56:00Z" w16du:dateUtc="2025-12-19T06:56:00Z">
            <w:rPr>
              <w:ins w:id="493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94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49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lastRenderedPageBreak/>
          <w:t xml:space="preserve">                );</w:t>
        </w:r>
      </w:ins>
    </w:p>
    <w:p w14:paraId="36636A91" w14:textId="77777777" w:rsidR="00A62449" w:rsidRPr="00A62449" w:rsidRDefault="00A62449" w:rsidP="00A62449">
      <w:pPr>
        <w:rPr>
          <w:ins w:id="496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497" w:author="Ivan Pugachev" w:date="2025-12-19T09:56:00Z" w16du:dateUtc="2025-12-19T06:56:00Z">
            <w:rPr>
              <w:ins w:id="49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9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0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SET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0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v_actual_pro_id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0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=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0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0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;</w:t>
        </w:r>
      </w:ins>
    </w:p>
    <w:p w14:paraId="1EFC1385" w14:textId="77777777" w:rsidR="00A62449" w:rsidRPr="00A62449" w:rsidRDefault="00A62449" w:rsidP="00A62449">
      <w:pPr>
        <w:rPr>
          <w:ins w:id="505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06" w:author="Ivan Pugachev" w:date="2025-12-19T09:56:00Z" w16du:dateUtc="2025-12-19T06:56:00Z">
            <w:rPr>
              <w:ins w:id="50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0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0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ELSE</w:t>
        </w:r>
      </w:ins>
    </w:p>
    <w:p w14:paraId="47859CCC" w14:textId="77777777" w:rsidR="00A62449" w:rsidRPr="00A62449" w:rsidRDefault="00A62449" w:rsidP="00A62449">
      <w:pPr>
        <w:rPr>
          <w:ins w:id="510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11" w:author="Ivan Pugachev" w:date="2025-12-19T09:56:00Z" w16du:dateUtc="2025-12-19T06:56:00Z">
            <w:rPr>
              <w:ins w:id="51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13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1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INSERT INTO products (</w:t>
        </w:r>
      </w:ins>
    </w:p>
    <w:p w14:paraId="6BDD22E3" w14:textId="77777777" w:rsidR="00A62449" w:rsidRPr="00A62449" w:rsidRDefault="00A62449" w:rsidP="00A62449">
      <w:pPr>
        <w:rPr>
          <w:ins w:id="515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16" w:author="Ivan Pugachev" w:date="2025-12-19T09:56:00Z" w16du:dateUtc="2025-12-19T06:56:00Z">
            <w:rPr>
              <w:ins w:id="51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1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1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2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pro_name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2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1D904412" w14:textId="77777777" w:rsidR="00A62449" w:rsidRPr="00A62449" w:rsidRDefault="00A62449" w:rsidP="00A62449">
      <w:pPr>
        <w:rPr>
          <w:ins w:id="522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23" w:author="Ivan Pugachev" w:date="2025-12-19T09:56:00Z" w16du:dateUtc="2025-12-19T06:56:00Z">
            <w:rPr>
              <w:ins w:id="524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25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2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2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pro_category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2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429025B4" w14:textId="77777777" w:rsidR="00A62449" w:rsidRPr="00A62449" w:rsidRDefault="00A62449" w:rsidP="00A62449">
      <w:pPr>
        <w:rPr>
          <w:ins w:id="529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30" w:author="Ivan Pugachev" w:date="2025-12-19T09:56:00Z" w16du:dateUtc="2025-12-19T06:56:00Z">
            <w:rPr>
              <w:ins w:id="531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32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3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3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3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2F0348F4" w14:textId="77777777" w:rsidR="00A62449" w:rsidRPr="00A62449" w:rsidRDefault="00A62449" w:rsidP="00A62449">
      <w:pPr>
        <w:rPr>
          <w:ins w:id="536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37" w:author="Ivan Pugachev" w:date="2025-12-19T09:56:00Z" w16du:dateUtc="2025-12-19T06:56:00Z">
            <w:rPr>
              <w:ins w:id="53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3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4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4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cost_price</w:t>
        </w:r>
        <w:proofErr w:type="spellEnd"/>
      </w:ins>
    </w:p>
    <w:p w14:paraId="2C1274F6" w14:textId="77777777" w:rsidR="00A62449" w:rsidRPr="00A62449" w:rsidRDefault="00A62449" w:rsidP="00A62449">
      <w:pPr>
        <w:rPr>
          <w:ins w:id="542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43" w:author="Ivan Pugachev" w:date="2025-12-19T09:56:00Z" w16du:dateUtc="2025-12-19T06:56:00Z">
            <w:rPr>
              <w:ins w:id="544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45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4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)</w:t>
        </w:r>
      </w:ins>
    </w:p>
    <w:p w14:paraId="5B1DBD4F" w14:textId="77777777" w:rsidR="00A62449" w:rsidRPr="00A62449" w:rsidRDefault="00A62449" w:rsidP="00A62449">
      <w:pPr>
        <w:rPr>
          <w:ins w:id="547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48" w:author="Ivan Pugachev" w:date="2025-12-19T09:56:00Z" w16du:dateUtc="2025-12-19T06:56:00Z">
            <w:rPr>
              <w:ins w:id="549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50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5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VALUES (</w:t>
        </w:r>
      </w:ins>
    </w:p>
    <w:p w14:paraId="1EF46587" w14:textId="77777777" w:rsidR="00A62449" w:rsidRPr="00A62449" w:rsidRDefault="00A62449" w:rsidP="00A62449">
      <w:pPr>
        <w:rPr>
          <w:ins w:id="552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53" w:author="Ivan Pugachev" w:date="2025-12-19T09:56:00Z" w16du:dateUtc="2025-12-19T06:56:00Z">
            <w:rPr>
              <w:ins w:id="554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55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5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5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p_pro_name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5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20E7C01D" w14:textId="77777777" w:rsidR="00A62449" w:rsidRPr="00A62449" w:rsidRDefault="00A62449" w:rsidP="00A62449">
      <w:pPr>
        <w:rPr>
          <w:ins w:id="559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60" w:author="Ivan Pugachev" w:date="2025-12-19T09:56:00Z" w16du:dateUtc="2025-12-19T06:56:00Z">
            <w:rPr>
              <w:ins w:id="561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62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6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6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p_pro_category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6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75C1EABB" w14:textId="77777777" w:rsidR="00A62449" w:rsidRPr="00A62449" w:rsidRDefault="00A62449" w:rsidP="00A62449">
      <w:pPr>
        <w:rPr>
          <w:ins w:id="566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67" w:author="Ivan Pugachev" w:date="2025-12-19T09:56:00Z" w16du:dateUtc="2025-12-19T06:56:00Z">
            <w:rPr>
              <w:ins w:id="56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6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7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7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p_pro_price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7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</w:ins>
    </w:p>
    <w:p w14:paraId="2B56EBBD" w14:textId="77777777" w:rsidR="00A62449" w:rsidRPr="00A62449" w:rsidRDefault="00A62449" w:rsidP="00A62449">
      <w:pPr>
        <w:rPr>
          <w:ins w:id="573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74" w:author="Ivan Pugachev" w:date="2025-12-19T09:56:00Z" w16du:dateUtc="2025-12-19T06:56:00Z">
            <w:rPr>
              <w:ins w:id="57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76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7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7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p_cost_price</w:t>
        </w:r>
        <w:proofErr w:type="spellEnd"/>
      </w:ins>
    </w:p>
    <w:p w14:paraId="409E8967" w14:textId="77777777" w:rsidR="00A62449" w:rsidRPr="00A62449" w:rsidRDefault="00A62449" w:rsidP="00A62449">
      <w:pPr>
        <w:rPr>
          <w:ins w:id="579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80" w:author="Ivan Pugachev" w:date="2025-12-19T09:56:00Z" w16du:dateUtc="2025-12-19T06:56:00Z">
            <w:rPr>
              <w:ins w:id="581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82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8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);</w:t>
        </w:r>
      </w:ins>
    </w:p>
    <w:p w14:paraId="1D0A02CC" w14:textId="77777777" w:rsidR="00A62449" w:rsidRPr="00A62449" w:rsidRDefault="00A62449" w:rsidP="00A62449">
      <w:pPr>
        <w:rPr>
          <w:ins w:id="584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85" w:author="Ivan Pugachev" w:date="2025-12-19T09:56:00Z" w16du:dateUtc="2025-12-19T06:56:00Z">
            <w:rPr>
              <w:ins w:id="586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87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8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SET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8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v_actual_pro_id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9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= LAST_INSERT_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9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ID(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9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);</w:t>
        </w:r>
      </w:ins>
    </w:p>
    <w:p w14:paraId="2419FF70" w14:textId="77777777" w:rsidR="00A62449" w:rsidRPr="00A62449" w:rsidRDefault="00A62449" w:rsidP="00A62449">
      <w:pPr>
        <w:rPr>
          <w:ins w:id="593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94" w:author="Ivan Pugachev" w:date="2025-12-19T09:56:00Z" w16du:dateUtc="2025-12-19T06:56:00Z">
            <w:rPr>
              <w:ins w:id="59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96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59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END IF;</w:t>
        </w:r>
      </w:ins>
    </w:p>
    <w:p w14:paraId="14692F6D" w14:textId="77777777" w:rsidR="00A62449" w:rsidRPr="00A62449" w:rsidRDefault="00A62449" w:rsidP="00A62449">
      <w:pPr>
        <w:rPr>
          <w:ins w:id="598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599" w:author="Ivan Pugachev" w:date="2025-12-19T09:56:00Z" w16du:dateUtc="2025-12-19T06:56:00Z">
            <w:rPr>
              <w:ins w:id="600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01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0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</w:t>
        </w:r>
      </w:ins>
    </w:p>
    <w:p w14:paraId="224D23DE" w14:textId="77777777" w:rsidR="00A62449" w:rsidRPr="00A62449" w:rsidRDefault="00A62449" w:rsidP="00A62449">
      <w:pPr>
        <w:rPr>
          <w:ins w:id="603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604" w:author="Ivan Pugachev" w:date="2025-12-19T09:56:00Z" w16du:dateUtc="2025-12-19T06:56:00Z">
            <w:rPr>
              <w:ins w:id="60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06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0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--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0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Возвращаем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0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1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результат</w:t>
        </w:r>
        <w:proofErr w:type="spellEnd"/>
      </w:ins>
    </w:p>
    <w:p w14:paraId="0465C921" w14:textId="77777777" w:rsidR="00A62449" w:rsidRPr="00A62449" w:rsidRDefault="00A62449" w:rsidP="00A62449">
      <w:pPr>
        <w:rPr>
          <w:ins w:id="611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612" w:author="Ivan Pugachev" w:date="2025-12-19T09:56:00Z" w16du:dateUtc="2025-12-19T06:56:00Z">
            <w:rPr>
              <w:ins w:id="613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14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1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IF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1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v_calculated_margin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1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&lt;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1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v_min_margin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1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THEN</w:t>
        </w:r>
      </w:ins>
    </w:p>
    <w:p w14:paraId="4FE1A36C" w14:textId="77777777" w:rsidR="00A62449" w:rsidRPr="00A62449" w:rsidRDefault="00A62449" w:rsidP="00A62449">
      <w:pPr>
        <w:rPr>
          <w:ins w:id="620" w:author="Ivan Pugachev" w:date="2025-12-19T09:56:00Z" w16du:dateUtc="2025-12-19T06:56:00Z"/>
          <w:rFonts w:ascii="Courier New" w:hAnsi="Courier New" w:cs="Courier New"/>
          <w:color w:val="000000"/>
          <w:szCs w:val="22"/>
          <w:rPrChange w:id="621" w:author="Ivan Pugachev" w:date="2025-12-19T09:56:00Z" w16du:dateUtc="2025-12-19T06:56:00Z">
            <w:rPr>
              <w:ins w:id="62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23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2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SELECT</w:t>
        </w:r>
        <w:r w:rsidRPr="00A62449">
          <w:rPr>
            <w:rFonts w:ascii="Courier New" w:hAnsi="Courier New" w:cs="Courier New"/>
            <w:color w:val="000000"/>
            <w:szCs w:val="22"/>
            <w:rPrChange w:id="62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</w:ins>
    </w:p>
    <w:p w14:paraId="1E473510" w14:textId="77777777" w:rsidR="00A62449" w:rsidRPr="00A62449" w:rsidRDefault="00A62449" w:rsidP="00A62449">
      <w:pPr>
        <w:rPr>
          <w:ins w:id="626" w:author="Ivan Pugachev" w:date="2025-12-19T09:56:00Z" w16du:dateUtc="2025-12-19T06:56:00Z"/>
          <w:rFonts w:ascii="Courier New" w:hAnsi="Courier New" w:cs="Courier New"/>
          <w:color w:val="000000"/>
          <w:szCs w:val="22"/>
          <w:rPrChange w:id="627" w:author="Ivan Pugachev" w:date="2025-12-19T09:56:00Z" w16du:dateUtc="2025-12-19T06:56:00Z">
            <w:rPr>
              <w:ins w:id="62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2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63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'Товар добавлен (Внимание: низкая наценка)'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3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AS</w:t>
        </w:r>
        <w:r w:rsidRPr="00A62449">
          <w:rPr>
            <w:rFonts w:ascii="Courier New" w:hAnsi="Courier New" w:cs="Courier New"/>
            <w:color w:val="000000"/>
            <w:szCs w:val="22"/>
            <w:rPrChange w:id="63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3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result</w:t>
        </w:r>
        <w:r w:rsidRPr="00A62449">
          <w:rPr>
            <w:rFonts w:ascii="Courier New" w:hAnsi="Courier New" w:cs="Courier New"/>
            <w:color w:val="000000"/>
            <w:szCs w:val="22"/>
            <w:rPrChange w:id="63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,</w:t>
        </w:r>
      </w:ins>
    </w:p>
    <w:p w14:paraId="2CCB5D96" w14:textId="77777777" w:rsidR="00A62449" w:rsidRPr="00A62449" w:rsidRDefault="00A62449" w:rsidP="00A62449">
      <w:pPr>
        <w:rPr>
          <w:ins w:id="635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636" w:author="Ivan Pugachev" w:date="2025-12-19T09:56:00Z" w16du:dateUtc="2025-12-19T06:56:00Z">
            <w:rPr>
              <w:ins w:id="63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3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63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4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CONCAT(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4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'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4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Наценка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4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: ',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4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ROUND(</w:t>
        </w:r>
        <w:proofErr w:type="spellStart"/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4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v_calculated_margin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4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, 2), '%') AS margin,</w:t>
        </w:r>
      </w:ins>
    </w:p>
    <w:p w14:paraId="10D214DE" w14:textId="77777777" w:rsidR="00A62449" w:rsidRPr="00A62449" w:rsidRDefault="00A62449" w:rsidP="00A62449">
      <w:pPr>
        <w:rPr>
          <w:ins w:id="647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648" w:author="Ivan Pugachev" w:date="2025-12-19T09:56:00Z" w16du:dateUtc="2025-12-19T06:56:00Z">
            <w:rPr>
              <w:ins w:id="649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50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5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5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CONCAT(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5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'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5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Прибыль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5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с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5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единицы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5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: ',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5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v_profit_per_unit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5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'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6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руб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6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') AS profit,</w:t>
        </w:r>
      </w:ins>
    </w:p>
    <w:p w14:paraId="6677462A" w14:textId="77777777" w:rsidR="00A62449" w:rsidRPr="00A62449" w:rsidRDefault="00A62449" w:rsidP="00A62449">
      <w:pPr>
        <w:rPr>
          <w:ins w:id="662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663" w:author="Ivan Pugachev" w:date="2025-12-19T09:56:00Z" w16du:dateUtc="2025-12-19T06:56:00Z">
            <w:rPr>
              <w:ins w:id="664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65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6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6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v_actual_pro_id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6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AS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6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7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;</w:t>
        </w:r>
      </w:ins>
    </w:p>
    <w:p w14:paraId="08CB97F9" w14:textId="77777777" w:rsidR="00A62449" w:rsidRPr="00A62449" w:rsidRDefault="00A62449" w:rsidP="00A62449">
      <w:pPr>
        <w:rPr>
          <w:ins w:id="671" w:author="Ivan Pugachev" w:date="2025-12-19T09:56:00Z" w16du:dateUtc="2025-12-19T06:56:00Z"/>
          <w:rFonts w:ascii="Courier New" w:hAnsi="Courier New" w:cs="Courier New"/>
          <w:color w:val="000000"/>
          <w:szCs w:val="22"/>
          <w:rPrChange w:id="672" w:author="Ivan Pugachev" w:date="2025-12-19T09:56:00Z" w16du:dateUtc="2025-12-19T06:56:00Z">
            <w:rPr>
              <w:ins w:id="673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74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7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ELSE</w:t>
        </w:r>
      </w:ins>
    </w:p>
    <w:p w14:paraId="0591CF5A" w14:textId="77777777" w:rsidR="00A62449" w:rsidRPr="00A62449" w:rsidRDefault="00A62449" w:rsidP="00A62449">
      <w:pPr>
        <w:rPr>
          <w:ins w:id="676" w:author="Ivan Pugachev" w:date="2025-12-19T09:56:00Z" w16du:dateUtc="2025-12-19T06:56:00Z"/>
          <w:rFonts w:ascii="Courier New" w:hAnsi="Courier New" w:cs="Courier New"/>
          <w:color w:val="000000"/>
          <w:szCs w:val="22"/>
          <w:rPrChange w:id="677" w:author="Ivan Pugachev" w:date="2025-12-19T09:56:00Z" w16du:dateUtc="2025-12-19T06:56:00Z">
            <w:rPr>
              <w:ins w:id="67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7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68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8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SELECT</w:t>
        </w:r>
        <w:r w:rsidRPr="00A62449">
          <w:rPr>
            <w:rFonts w:ascii="Courier New" w:hAnsi="Courier New" w:cs="Courier New"/>
            <w:color w:val="000000"/>
            <w:szCs w:val="22"/>
            <w:rPrChange w:id="68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</w:ins>
    </w:p>
    <w:p w14:paraId="45CC6365" w14:textId="77777777" w:rsidR="00A62449" w:rsidRPr="00A62449" w:rsidRDefault="00A62449" w:rsidP="00A62449">
      <w:pPr>
        <w:rPr>
          <w:ins w:id="683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684" w:author="Ivan Pugachev" w:date="2025-12-19T09:56:00Z" w16du:dateUtc="2025-12-19T06:56:00Z">
            <w:rPr>
              <w:ins w:id="685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86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rPrChange w:id="68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'Товар успешно добавлен в меню' </w:t>
        </w:r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8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AS result,</w:t>
        </w:r>
      </w:ins>
    </w:p>
    <w:p w14:paraId="4D0E0045" w14:textId="77777777" w:rsidR="00A62449" w:rsidRPr="00A62449" w:rsidRDefault="00A62449" w:rsidP="00A62449">
      <w:pPr>
        <w:rPr>
          <w:ins w:id="689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690" w:author="Ivan Pugachev" w:date="2025-12-19T09:56:00Z" w16du:dateUtc="2025-12-19T06:56:00Z">
            <w:rPr>
              <w:ins w:id="691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92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9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9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CONCAT(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9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'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9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Наценка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9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: ',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9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ROUND(</w:t>
        </w:r>
        <w:proofErr w:type="spellStart"/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69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v_calculated_margin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0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, 2), '%') AS margin,</w:t>
        </w:r>
      </w:ins>
    </w:p>
    <w:p w14:paraId="2D2D2418" w14:textId="77777777" w:rsidR="00A62449" w:rsidRPr="00A62449" w:rsidRDefault="00A62449" w:rsidP="00A62449">
      <w:pPr>
        <w:rPr>
          <w:ins w:id="701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702" w:author="Ivan Pugachev" w:date="2025-12-19T09:56:00Z" w16du:dateUtc="2025-12-19T06:56:00Z">
            <w:rPr>
              <w:ins w:id="703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04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0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gram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06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CONCAT(</w:t>
        </w:r>
        <w:proofErr w:type="gram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07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'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08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Прибыль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0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с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1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единицы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1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: ',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1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v_profit_per_unit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1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'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1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руб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15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') AS profit,</w:t>
        </w:r>
      </w:ins>
    </w:p>
    <w:p w14:paraId="37CE7C12" w14:textId="77777777" w:rsidR="00A62449" w:rsidRPr="00A62449" w:rsidRDefault="00A62449" w:rsidP="00A62449">
      <w:pPr>
        <w:rPr>
          <w:ins w:id="716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717" w:author="Ivan Pugachev" w:date="2025-12-19T09:56:00Z" w16du:dateUtc="2025-12-19T06:56:00Z">
            <w:rPr>
              <w:ins w:id="718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19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20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           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21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v_actual_pro_id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2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AS </w:t>
        </w:r>
        <w:proofErr w:type="spellStart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23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pro_id</w:t>
        </w:r>
        <w:proofErr w:type="spellEnd"/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2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;</w:t>
        </w:r>
      </w:ins>
    </w:p>
    <w:p w14:paraId="077A7FBB" w14:textId="77777777" w:rsidR="00A62449" w:rsidRPr="00A62449" w:rsidRDefault="00A62449" w:rsidP="00A62449">
      <w:pPr>
        <w:rPr>
          <w:ins w:id="725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726" w:author="Ivan Pugachev" w:date="2025-12-19T09:56:00Z" w16du:dateUtc="2025-12-19T06:56:00Z">
            <w:rPr>
              <w:ins w:id="72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2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2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lastRenderedPageBreak/>
          <w:t xml:space="preserve">            END IF;</w:t>
        </w:r>
      </w:ins>
    </w:p>
    <w:p w14:paraId="0182DD76" w14:textId="77777777" w:rsidR="00A62449" w:rsidRPr="00A62449" w:rsidRDefault="00A62449" w:rsidP="00A62449">
      <w:pPr>
        <w:rPr>
          <w:ins w:id="730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731" w:author="Ivan Pugachev" w:date="2025-12-19T09:56:00Z" w16du:dateUtc="2025-12-19T06:56:00Z">
            <w:rPr>
              <w:ins w:id="732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33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34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    END IF;</w:t>
        </w:r>
      </w:ins>
    </w:p>
    <w:p w14:paraId="1476B802" w14:textId="77777777" w:rsidR="00A62449" w:rsidRPr="00A62449" w:rsidRDefault="00A62449" w:rsidP="00A62449">
      <w:pPr>
        <w:rPr>
          <w:ins w:id="735" w:author="Ivan Pugachev" w:date="2025-12-19T09:56:00Z" w16du:dateUtc="2025-12-19T06:56:00Z"/>
          <w:rFonts w:ascii="Courier New" w:hAnsi="Courier New" w:cs="Courier New"/>
          <w:color w:val="000000"/>
          <w:szCs w:val="22"/>
          <w:lang w:val="en-US"/>
          <w:rPrChange w:id="736" w:author="Ivan Pugachev" w:date="2025-12-19T09:56:00Z" w16du:dateUtc="2025-12-19T06:56:00Z">
            <w:rPr>
              <w:ins w:id="737" w:author="Ivan Pugachev" w:date="2025-12-19T09:56:00Z" w16du:dateUtc="2025-12-19T06:56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38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39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END IF;</w:t>
        </w:r>
      </w:ins>
    </w:p>
    <w:p w14:paraId="296DD5DB" w14:textId="297DEACA" w:rsidR="003020B5" w:rsidRPr="00A62449" w:rsidRDefault="00A62449" w:rsidP="00A62449">
      <w:pPr>
        <w:rPr>
          <w:rFonts w:ascii="Courier New" w:hAnsi="Courier New" w:cs="Courier New"/>
          <w:color w:val="000000"/>
          <w:szCs w:val="22"/>
          <w:lang w:val="en-US"/>
          <w:rPrChange w:id="740" w:author="Ivan Pugachev" w:date="2025-12-19T09:56:00Z" w16du:dateUtc="2025-12-19T06:56:00Z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41" w:author="Ivan Pugachev" w:date="2025-12-19T09:56:00Z" w16du:dateUtc="2025-12-19T06:56:00Z">
        <w:r w:rsidRPr="00A62449">
          <w:rPr>
            <w:rFonts w:ascii="Courier New" w:hAnsi="Courier New" w:cs="Courier New"/>
            <w:color w:val="000000"/>
            <w:szCs w:val="22"/>
            <w:lang w:val="en-US"/>
            <w:rPrChange w:id="742" w:author="Ivan Pugachev" w:date="2025-12-19T09:56:00Z" w16du:dateUtc="2025-12-19T06:5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END</w:t>
        </w:r>
      </w:ins>
    </w:p>
    <w:p w14:paraId="67DCA825" w14:textId="56A41831" w:rsidR="00982218" w:rsidRPr="00982218" w:rsidDel="003020B5" w:rsidRDefault="00982218" w:rsidP="00982218">
      <w:pPr>
        <w:spacing w:after="0"/>
        <w:rPr>
          <w:del w:id="743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44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CREATE PROCEDURE RegisterUser(</w:delText>
        </w:r>
      </w:del>
    </w:p>
    <w:p w14:paraId="172B8A5B" w14:textId="05390B4A" w:rsidR="00982218" w:rsidRPr="00982218" w:rsidDel="003020B5" w:rsidRDefault="00982218" w:rsidP="00982218">
      <w:pPr>
        <w:spacing w:after="0"/>
        <w:rPr>
          <w:del w:id="745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46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user_name VARCHAR(16),</w:delText>
        </w:r>
      </w:del>
    </w:p>
    <w:p w14:paraId="7C6782A5" w14:textId="65C929EC" w:rsidR="00982218" w:rsidRPr="00982218" w:rsidDel="003020B5" w:rsidRDefault="00982218" w:rsidP="00982218">
      <w:pPr>
        <w:spacing w:after="0"/>
        <w:rPr>
          <w:del w:id="747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48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user_email VARCHAR(20),</w:delText>
        </w:r>
      </w:del>
    </w:p>
    <w:p w14:paraId="2A0BFFFC" w14:textId="29ECFABB" w:rsidR="00982218" w:rsidRPr="00982218" w:rsidDel="003020B5" w:rsidRDefault="00982218" w:rsidP="00982218">
      <w:pPr>
        <w:spacing w:after="0"/>
        <w:rPr>
          <w:del w:id="749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50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user_password VARCHAR(255),</w:delText>
        </w:r>
      </w:del>
    </w:p>
    <w:p w14:paraId="29682CC2" w14:textId="6C4A726E" w:rsidR="00982218" w:rsidRPr="00982218" w:rsidDel="003020B5" w:rsidRDefault="00982218" w:rsidP="00982218">
      <w:pPr>
        <w:spacing w:after="0"/>
        <w:rPr>
          <w:del w:id="751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52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user_role ENUM('client', 'freelancer'),</w:delText>
        </w:r>
      </w:del>
    </w:p>
    <w:p w14:paraId="1C89C986" w14:textId="603BE617" w:rsidR="00982218" w:rsidRPr="00982218" w:rsidDel="003020B5" w:rsidRDefault="00982218" w:rsidP="00982218">
      <w:pPr>
        <w:spacing w:after="0"/>
        <w:rPr>
          <w:del w:id="753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54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user_bio TEXT</w:delText>
        </w:r>
      </w:del>
    </w:p>
    <w:p w14:paraId="6D04D240" w14:textId="3DA1BBE3" w:rsidR="00982218" w:rsidRPr="00982218" w:rsidDel="003020B5" w:rsidRDefault="00982218" w:rsidP="00982218">
      <w:pPr>
        <w:spacing w:after="0"/>
        <w:rPr>
          <w:del w:id="755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56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)</w:delText>
        </w:r>
      </w:del>
    </w:p>
    <w:p w14:paraId="6D02C068" w14:textId="4062F7E7" w:rsidR="00982218" w:rsidRPr="00982218" w:rsidDel="003020B5" w:rsidRDefault="00982218" w:rsidP="00982218">
      <w:pPr>
        <w:spacing w:after="0"/>
        <w:rPr>
          <w:del w:id="757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58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0FCF8AFD" w14:textId="707CBE74" w:rsidR="00982218" w:rsidRPr="00982218" w:rsidDel="003020B5" w:rsidRDefault="00982218" w:rsidP="00982218">
      <w:pPr>
        <w:spacing w:after="0"/>
        <w:rPr>
          <w:del w:id="759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60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user_count INT;</w:delText>
        </w:r>
      </w:del>
    </w:p>
    <w:p w14:paraId="2813CD19" w14:textId="1F6BDD3E" w:rsidR="00982218" w:rsidRPr="00982218" w:rsidDel="003020B5" w:rsidRDefault="00982218" w:rsidP="00982218">
      <w:pPr>
        <w:spacing w:after="0"/>
        <w:rPr>
          <w:del w:id="761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62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SELECT COUNT(*) INTO user_count FROM users WHERE email = user_email;</w:delText>
        </w:r>
      </w:del>
    </w:p>
    <w:p w14:paraId="1AB012F9" w14:textId="6B7CE449" w:rsidR="00982218" w:rsidRPr="00982218" w:rsidDel="003020B5" w:rsidRDefault="00982218" w:rsidP="00982218">
      <w:pPr>
        <w:spacing w:after="0"/>
        <w:rPr>
          <w:del w:id="763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64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6FD49A98" w14:textId="30FE3715" w:rsidR="00982218" w:rsidRPr="00982218" w:rsidDel="003020B5" w:rsidRDefault="00982218" w:rsidP="00982218">
      <w:pPr>
        <w:spacing w:after="0"/>
        <w:rPr>
          <w:del w:id="765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66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IF user_count &gt; 0 THEN</w:delText>
        </w:r>
      </w:del>
    </w:p>
    <w:p w14:paraId="4A3BA5A4" w14:textId="7DC90D1A" w:rsidR="00982218" w:rsidRPr="00982218" w:rsidDel="003020B5" w:rsidRDefault="00982218" w:rsidP="00982218">
      <w:pPr>
        <w:spacing w:after="0"/>
        <w:rPr>
          <w:del w:id="767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68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'Ошибка: Пользователь с таким email уже существует' AS result;</w:delText>
        </w:r>
      </w:del>
    </w:p>
    <w:p w14:paraId="6D4E581F" w14:textId="53C15A66" w:rsidR="00982218" w:rsidRPr="00982218" w:rsidDel="003020B5" w:rsidRDefault="00982218" w:rsidP="00982218">
      <w:pPr>
        <w:spacing w:after="0"/>
        <w:rPr>
          <w:del w:id="769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70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ELSE</w:delText>
        </w:r>
      </w:del>
    </w:p>
    <w:p w14:paraId="71978B67" w14:textId="48A9D2E4" w:rsidR="00982218" w:rsidRPr="00982218" w:rsidDel="003020B5" w:rsidRDefault="00982218" w:rsidP="00982218">
      <w:pPr>
        <w:spacing w:after="0"/>
        <w:rPr>
          <w:del w:id="771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72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INSERT INTO users (name, email, password_hash, role, bio)</w:delText>
        </w:r>
      </w:del>
    </w:p>
    <w:p w14:paraId="5DCBEF38" w14:textId="11132938" w:rsidR="00982218" w:rsidRPr="00982218" w:rsidDel="003020B5" w:rsidRDefault="00982218" w:rsidP="00982218">
      <w:pPr>
        <w:spacing w:after="0"/>
        <w:rPr>
          <w:del w:id="773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74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VALUES (user_name, user_email, user_password, user_role, user_bio);</w:delText>
        </w:r>
      </w:del>
    </w:p>
    <w:p w14:paraId="73A51A79" w14:textId="3889EAB6" w:rsidR="00982218" w:rsidRPr="00982218" w:rsidDel="003020B5" w:rsidRDefault="00982218" w:rsidP="00982218">
      <w:pPr>
        <w:spacing w:after="0"/>
        <w:rPr>
          <w:del w:id="775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76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1FF579B6" w14:textId="79AF0CE7" w:rsidR="00982218" w:rsidRPr="00982218" w:rsidDel="003020B5" w:rsidRDefault="00982218" w:rsidP="00982218">
      <w:pPr>
        <w:spacing w:after="0"/>
        <w:rPr>
          <w:del w:id="777" w:author="Ivan Pugachev" w:date="2025-12-19T09:16:00Z" w16du:dateUtc="2025-12-19T06:16:00Z"/>
          <w:rFonts w:ascii="Courier New" w:hAnsi="Courier New" w:cs="Courier New"/>
          <w:color w:val="000000"/>
          <w:szCs w:val="22"/>
        </w:rPr>
      </w:pPr>
      <w:del w:id="778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</w:delText>
        </w:r>
        <w:r w:rsidRPr="00982218" w:rsidDel="003020B5">
          <w:rPr>
            <w:rFonts w:ascii="Courier New" w:hAnsi="Courier New" w:cs="Courier New"/>
            <w:color w:val="000000"/>
            <w:szCs w:val="22"/>
          </w:rPr>
          <w:delText xml:space="preserve"> 'Пользователь успешно зарегистрирован' </w:delText>
        </w:r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AS</w:delText>
        </w:r>
        <w:r w:rsidRPr="00982218" w:rsidDel="003020B5">
          <w:rPr>
            <w:rFonts w:ascii="Courier New" w:hAnsi="Courier New" w:cs="Courier New"/>
            <w:color w:val="000000"/>
            <w:szCs w:val="22"/>
          </w:rPr>
          <w:delText xml:space="preserve"> </w:delText>
        </w:r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result</w:delText>
        </w:r>
        <w:r w:rsidRPr="00982218" w:rsidDel="003020B5">
          <w:rPr>
            <w:rFonts w:ascii="Courier New" w:hAnsi="Courier New" w:cs="Courier New"/>
            <w:color w:val="000000"/>
            <w:szCs w:val="22"/>
          </w:rPr>
          <w:delText>;</w:delText>
        </w:r>
      </w:del>
    </w:p>
    <w:p w14:paraId="274B085F" w14:textId="0F89162E" w:rsidR="00982218" w:rsidRPr="00982218" w:rsidDel="003020B5" w:rsidRDefault="00982218" w:rsidP="00982218">
      <w:pPr>
        <w:spacing w:after="0"/>
        <w:rPr>
          <w:del w:id="779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80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END IF;</w:delText>
        </w:r>
      </w:del>
    </w:p>
    <w:p w14:paraId="58D7EDF7" w14:textId="2ADF09E8" w:rsidR="00982218" w:rsidDel="003020B5" w:rsidRDefault="00982218" w:rsidP="00982218">
      <w:pPr>
        <w:spacing w:after="0"/>
        <w:rPr>
          <w:del w:id="781" w:author="Ivan Pugachev" w:date="2025-12-19T09:16:00Z" w16du:dateUtc="2025-12-19T06:16:00Z"/>
          <w:rFonts w:ascii="Courier New" w:hAnsi="Courier New" w:cs="Courier New"/>
          <w:color w:val="000000"/>
          <w:szCs w:val="22"/>
          <w:lang w:val="en-US"/>
        </w:rPr>
      </w:pPr>
      <w:del w:id="782" w:author="Ivan Pugachev" w:date="2025-12-19T09:16:00Z" w16du:dateUtc="2025-12-19T06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END</w:delText>
        </w:r>
      </w:del>
    </w:p>
    <w:p w14:paraId="6E30DD8C" w14:textId="38D5A4D9" w:rsidR="00BC0DAF" w:rsidRPr="00982218" w:rsidRDefault="00BC0DAF" w:rsidP="00982218">
      <w:pPr>
        <w:spacing w:after="0"/>
        <w:rPr>
          <w:rFonts w:ascii="Courier New" w:hAnsi="Courier New" w:cs="Courier New"/>
          <w:color w:val="000000"/>
          <w:szCs w:val="22"/>
          <w:lang w:val="en-US"/>
        </w:rPr>
      </w:pPr>
      <w:del w:id="783" w:author="Ivan Pugachev" w:date="2025-12-19T09:54:00Z" w16du:dateUtc="2025-12-19T06:54:00Z">
        <w:r w:rsidRPr="00BC0DAF" w:rsidDel="00C371AC">
          <w:rPr>
            <w:rFonts w:ascii="Courier New" w:hAnsi="Courier New" w:cs="Courier New"/>
            <w:noProof/>
            <w:color w:val="000000"/>
            <w:szCs w:val="22"/>
            <w:lang w:val="en-US"/>
          </w:rPr>
          <w:drawing>
            <wp:inline distT="0" distB="0" distL="0" distR="0" wp14:anchorId="64BF4490" wp14:editId="0F081E98">
              <wp:extent cx="5940425" cy="863600"/>
              <wp:effectExtent l="0" t="0" r="3175" b="0"/>
              <wp:docPr id="91720628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17206280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863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784" w:author="Ivan Pugachev" w:date="2025-12-19T09:54:00Z" w16du:dateUtc="2025-12-19T06:54:00Z">
        <w:r w:rsidR="00C371AC" w:rsidRPr="00C371AC">
          <w:rPr>
            <w:noProof/>
          </w:rPr>
          <w:t xml:space="preserve"> </w:t>
        </w:r>
        <w:r w:rsidR="00C371AC">
          <w:rPr>
            <w:noProof/>
          </w:rPr>
          <w:drawing>
            <wp:inline distT="0" distB="0" distL="0" distR="0" wp14:anchorId="7312D309" wp14:editId="24C1354F">
              <wp:extent cx="5940425" cy="1149985"/>
              <wp:effectExtent l="0" t="0" r="3175" b="0"/>
              <wp:docPr id="1690869347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0869347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149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1E5992D" w14:textId="5F5A977B" w:rsidR="00611124" w:rsidDel="003020B5" w:rsidRDefault="003020B5" w:rsidP="00740A05">
      <w:pPr>
        <w:spacing w:after="0"/>
        <w:ind w:firstLine="708"/>
        <w:rPr>
          <w:del w:id="785" w:author="Ivan Pugachev" w:date="2025-12-19T09:17:00Z" w16du:dateUtc="2025-12-19T06:17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ins w:id="786" w:author="Ivan Pugachev" w:date="2025-12-19T09:17:00Z" w16du:dateUtc="2025-12-19T06:17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CheckLowStock</w:t>
        </w:r>
        <w:proofErr w:type="spellEnd"/>
        <w:r w:rsidRPr="00EE266E" w:rsidDel="003020B5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 xml:space="preserve"> </w:t>
        </w:r>
      </w:ins>
      <w:del w:id="787" w:author="Ivan Pugachev" w:date="2025-12-19T09:17:00Z" w16du:dateUtc="2025-12-19T06:17:00Z">
        <w:r w:rsidR="00FA4E4D" w:rsidRPr="00EE266E" w:rsidDel="003020B5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AddReviewAndUpdateRating</w:delText>
        </w:r>
      </w:del>
    </w:p>
    <w:p w14:paraId="0AD8664F" w14:textId="77777777" w:rsidR="003020B5" w:rsidRDefault="003020B5" w:rsidP="00740A05">
      <w:pPr>
        <w:rPr>
          <w:ins w:id="788" w:author="Ivan Pugachev" w:date="2025-12-19T09:17:00Z" w16du:dateUtc="2025-12-19T06:17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ADE8DCD" w14:textId="77777777" w:rsidR="003020B5" w:rsidRPr="003020B5" w:rsidRDefault="003020B5" w:rsidP="003020B5">
      <w:pPr>
        <w:rPr>
          <w:ins w:id="789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790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CREATE PROCEDURE </w:t>
        </w:r>
        <w:proofErr w:type="spellStart"/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CheckLowStock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(</w:t>
        </w:r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)</w:t>
        </w:r>
      </w:ins>
    </w:p>
    <w:p w14:paraId="16F2B37D" w14:textId="77777777" w:rsidR="003020B5" w:rsidRPr="003020B5" w:rsidRDefault="003020B5" w:rsidP="003020B5">
      <w:pPr>
        <w:rPr>
          <w:ins w:id="791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792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BEGIN</w:t>
        </w:r>
      </w:ins>
    </w:p>
    <w:p w14:paraId="77DC76DB" w14:textId="77777777" w:rsidR="003020B5" w:rsidRPr="003020B5" w:rsidRDefault="003020B5" w:rsidP="003020B5">
      <w:pPr>
        <w:rPr>
          <w:ins w:id="793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794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--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Товары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с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низким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запасом</w:t>
        </w:r>
        <w:proofErr w:type="spellEnd"/>
      </w:ins>
    </w:p>
    <w:p w14:paraId="5FC8B574" w14:textId="77777777" w:rsidR="003020B5" w:rsidRPr="003020B5" w:rsidRDefault="003020B5" w:rsidP="003020B5">
      <w:pPr>
        <w:rPr>
          <w:ins w:id="795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796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SELECT </w:t>
        </w:r>
      </w:ins>
    </w:p>
    <w:p w14:paraId="31E613C2" w14:textId="77777777" w:rsidR="003020B5" w:rsidRPr="003020B5" w:rsidRDefault="003020B5" w:rsidP="003020B5">
      <w:pPr>
        <w:rPr>
          <w:ins w:id="797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798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i.int_id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6290D38A" w14:textId="77777777" w:rsidR="003020B5" w:rsidRPr="003020B5" w:rsidRDefault="003020B5" w:rsidP="003020B5">
      <w:pPr>
        <w:rPr>
          <w:ins w:id="799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00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i.int_name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69103BB5" w14:textId="77777777" w:rsidR="003020B5" w:rsidRPr="003020B5" w:rsidRDefault="003020B5" w:rsidP="003020B5">
      <w:pPr>
        <w:rPr>
          <w:ins w:id="801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02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2ECF8225" w14:textId="77777777" w:rsidR="003020B5" w:rsidRPr="003020B5" w:rsidRDefault="003020B5" w:rsidP="003020B5">
      <w:pPr>
        <w:rPr>
          <w:ins w:id="803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04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i.int_min_quantity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69C094CA" w14:textId="77777777" w:rsidR="003020B5" w:rsidRPr="003020B5" w:rsidRDefault="003020B5" w:rsidP="003020B5">
      <w:pPr>
        <w:rPr>
          <w:ins w:id="805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06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i.supplier_</w:t>
        </w:r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id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,   </w:t>
        </w:r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--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новое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поле</w:t>
        </w:r>
        <w:proofErr w:type="spellEnd"/>
      </w:ins>
    </w:p>
    <w:p w14:paraId="1C18F0F0" w14:textId="77777777" w:rsidR="003020B5" w:rsidRPr="003020B5" w:rsidRDefault="003020B5" w:rsidP="003020B5">
      <w:pPr>
        <w:rPr>
          <w:ins w:id="807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08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s.sup_name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03DFDBB7" w14:textId="77777777" w:rsidR="003020B5" w:rsidRPr="003020B5" w:rsidRDefault="003020B5" w:rsidP="003020B5">
      <w:pPr>
        <w:rPr>
          <w:ins w:id="809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10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s.sup_contact_person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3DFCBB9F" w14:textId="77777777" w:rsidR="003020B5" w:rsidRPr="003020B5" w:rsidRDefault="003020B5" w:rsidP="003020B5">
      <w:pPr>
        <w:rPr>
          <w:ins w:id="811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12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s.sup_phone_number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23B688D2" w14:textId="77777777" w:rsidR="003020B5" w:rsidRPr="003020B5" w:rsidRDefault="003020B5" w:rsidP="003020B5">
      <w:pPr>
        <w:rPr>
          <w:ins w:id="813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14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s.sup_email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2CABB3C3" w14:textId="77777777" w:rsidR="003020B5" w:rsidRPr="003020B5" w:rsidRDefault="003020B5" w:rsidP="003020B5">
      <w:pPr>
        <w:rPr>
          <w:ins w:id="815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16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ROUND(</w:t>
        </w:r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(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/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i.int_min_quantity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) * 100, 1) AS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stock_percent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521C00A7" w14:textId="77777777" w:rsidR="003020B5" w:rsidRPr="003020B5" w:rsidRDefault="003020B5" w:rsidP="003020B5">
      <w:pPr>
        <w:rPr>
          <w:ins w:id="817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18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CASE </w:t>
        </w:r>
      </w:ins>
    </w:p>
    <w:p w14:paraId="1751E515" w14:textId="77777777" w:rsidR="003020B5" w:rsidRPr="003020B5" w:rsidRDefault="003020B5" w:rsidP="003020B5">
      <w:pPr>
        <w:rPr>
          <w:ins w:id="819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20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WHEN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&lt;= 0 THEN 'НЕТ В НАЛИЧИИ'</w:t>
        </w:r>
      </w:ins>
    </w:p>
    <w:p w14:paraId="3BCE0503" w14:textId="77777777" w:rsidR="003020B5" w:rsidRPr="003020B5" w:rsidRDefault="003020B5" w:rsidP="003020B5">
      <w:pPr>
        <w:rPr>
          <w:ins w:id="821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22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WHEN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&lt;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i.int_min_quantity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THEN 'НИЗКИЙ ЗАПАС'</w:t>
        </w:r>
      </w:ins>
    </w:p>
    <w:p w14:paraId="69A30846" w14:textId="77777777" w:rsidR="003020B5" w:rsidRPr="003020B5" w:rsidRDefault="003020B5" w:rsidP="003020B5">
      <w:pPr>
        <w:rPr>
          <w:ins w:id="823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24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ELSE 'НОРМА'</w:t>
        </w:r>
      </w:ins>
    </w:p>
    <w:p w14:paraId="2E814A82" w14:textId="77777777" w:rsidR="003020B5" w:rsidRPr="003020B5" w:rsidRDefault="003020B5" w:rsidP="003020B5">
      <w:pPr>
        <w:rPr>
          <w:ins w:id="825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26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END AS status,</w:t>
        </w:r>
      </w:ins>
    </w:p>
    <w:p w14:paraId="31143857" w14:textId="77777777" w:rsidR="003020B5" w:rsidRPr="003020B5" w:rsidRDefault="003020B5" w:rsidP="003020B5">
      <w:pPr>
        <w:rPr>
          <w:ins w:id="827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28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CONCAT(</w:t>
        </w:r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'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Заказать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: ', </w:t>
        </w:r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ROUND(</w:t>
        </w:r>
        <w:proofErr w:type="spellStart"/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i.int_min_quantity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-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, 2)) AS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order_suggestion</w:t>
        </w:r>
        <w:proofErr w:type="spellEnd"/>
      </w:ins>
    </w:p>
    <w:p w14:paraId="6FC236A6" w14:textId="77777777" w:rsidR="003020B5" w:rsidRPr="003020B5" w:rsidRDefault="003020B5" w:rsidP="003020B5">
      <w:pPr>
        <w:rPr>
          <w:ins w:id="829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30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FROM inventory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</w:t>
        </w:r>
        <w:proofErr w:type="spellEnd"/>
      </w:ins>
    </w:p>
    <w:p w14:paraId="08B75E5E" w14:textId="77777777" w:rsidR="003020B5" w:rsidRPr="003020B5" w:rsidRDefault="003020B5" w:rsidP="003020B5">
      <w:pPr>
        <w:rPr>
          <w:ins w:id="831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32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lastRenderedPageBreak/>
          <w:t xml:space="preserve">    LEFT JOIN suppliers s ON </w:t>
        </w:r>
        <w:proofErr w:type="spellStart"/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i.supplier</w:t>
        </w:r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_id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s.sup_</w:t>
        </w:r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id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--</w:t>
        </w:r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связь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через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supplier_id</w:t>
        </w:r>
        <w:proofErr w:type="spellEnd"/>
      </w:ins>
    </w:p>
    <w:p w14:paraId="7DABEA87" w14:textId="77777777" w:rsidR="003020B5" w:rsidRPr="003020B5" w:rsidRDefault="003020B5" w:rsidP="003020B5">
      <w:pPr>
        <w:rPr>
          <w:ins w:id="833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34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WHERE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&lt;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i.int_min_quantity</w:t>
        </w:r>
        <w:proofErr w:type="spellEnd"/>
      </w:ins>
    </w:p>
    <w:p w14:paraId="47512797" w14:textId="77777777" w:rsidR="003020B5" w:rsidRPr="003020B5" w:rsidRDefault="003020B5" w:rsidP="003020B5">
      <w:pPr>
        <w:rPr>
          <w:ins w:id="835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36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ORDER BY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stock_percent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ASC;</w:t>
        </w:r>
      </w:ins>
    </w:p>
    <w:p w14:paraId="0F68B116" w14:textId="77777777" w:rsidR="003020B5" w:rsidRPr="003020B5" w:rsidRDefault="003020B5" w:rsidP="003020B5">
      <w:pPr>
        <w:rPr>
          <w:ins w:id="837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38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</w:t>
        </w:r>
      </w:ins>
    </w:p>
    <w:p w14:paraId="3E5E5BAE" w14:textId="77777777" w:rsidR="003020B5" w:rsidRPr="003020B5" w:rsidRDefault="003020B5" w:rsidP="003020B5">
      <w:pPr>
        <w:rPr>
          <w:ins w:id="839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40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--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Общая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статистика</w:t>
        </w:r>
        <w:proofErr w:type="spellEnd"/>
      </w:ins>
    </w:p>
    <w:p w14:paraId="44EFEF03" w14:textId="77777777" w:rsidR="003020B5" w:rsidRPr="003020B5" w:rsidRDefault="003020B5" w:rsidP="003020B5">
      <w:pPr>
        <w:rPr>
          <w:ins w:id="841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42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SELECT </w:t>
        </w:r>
      </w:ins>
    </w:p>
    <w:p w14:paraId="43B126E6" w14:textId="77777777" w:rsidR="003020B5" w:rsidRPr="003020B5" w:rsidRDefault="003020B5" w:rsidP="003020B5">
      <w:pPr>
        <w:rPr>
          <w:ins w:id="843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44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COUNT(</w:t>
        </w:r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*) AS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total_items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7E2E131A" w14:textId="77777777" w:rsidR="003020B5" w:rsidRPr="003020B5" w:rsidRDefault="003020B5" w:rsidP="003020B5">
      <w:pPr>
        <w:rPr>
          <w:ins w:id="845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46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SUM(</w:t>
        </w:r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CASE WHEN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int_quantity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&lt;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int_min_quantity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THEN 1 ELSE 0 END) AS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low_stock_items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489FCC93" w14:textId="77777777" w:rsidR="003020B5" w:rsidRPr="003020B5" w:rsidRDefault="003020B5" w:rsidP="003020B5">
      <w:pPr>
        <w:rPr>
          <w:ins w:id="847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48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SUM(</w:t>
        </w:r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CASE WHEN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int_quantity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&lt;= 0 THEN 1 ELSE 0 END) AS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out_of_stock_items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3577EE42" w14:textId="77777777" w:rsidR="003020B5" w:rsidRPr="003020B5" w:rsidRDefault="003020B5" w:rsidP="003020B5">
      <w:pPr>
        <w:rPr>
          <w:ins w:id="849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50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gram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COUNT(</w:t>
        </w:r>
        <w:proofErr w:type="gram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DISTINCT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supplier_id</w:t>
        </w:r>
        <w:proofErr w:type="spellEnd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) AS </w:t>
        </w:r>
        <w:proofErr w:type="spellStart"/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suppliers_with_low_stock</w:t>
        </w:r>
        <w:proofErr w:type="spellEnd"/>
      </w:ins>
    </w:p>
    <w:p w14:paraId="54FC1F0F" w14:textId="77777777" w:rsidR="003020B5" w:rsidRPr="003020B5" w:rsidRDefault="003020B5" w:rsidP="003020B5">
      <w:pPr>
        <w:rPr>
          <w:ins w:id="851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52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   FROM inventory;</w:t>
        </w:r>
      </w:ins>
    </w:p>
    <w:p w14:paraId="7FFD2F5E" w14:textId="2DD8F542" w:rsidR="00740A05" w:rsidRPr="00740A05" w:rsidDel="003020B5" w:rsidRDefault="003020B5" w:rsidP="003020B5">
      <w:pPr>
        <w:spacing w:after="0"/>
        <w:ind w:firstLine="708"/>
        <w:rPr>
          <w:del w:id="853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ins w:id="854" w:author="Ivan Pugachev" w:date="2025-12-19T09:17:00Z" w16du:dateUtc="2025-12-19T06:17:00Z">
        <w:r w:rsidRPr="003020B5">
          <w:rPr>
            <w:rFonts w:ascii="Courier New" w:hAnsi="Courier New" w:cs="Courier New"/>
            <w:color w:val="000000"/>
            <w:szCs w:val="22"/>
            <w:lang w:val="en-US"/>
          </w:rPr>
          <w:t>END</w:t>
        </w:r>
        <w:r w:rsidRPr="003020B5" w:rsidDel="003020B5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</w:ins>
      <w:del w:id="855" w:author="Ivan Pugachev" w:date="2025-12-19T09:17:00Z" w16du:dateUtc="2025-12-19T06:17:00Z">
        <w:r w:rsidR="00740A05"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>CREATE PROCEDURE AddReviewAndUpdateRating(</w:delText>
        </w:r>
      </w:del>
    </w:p>
    <w:p w14:paraId="2F0F26BB" w14:textId="6987405B" w:rsidR="00740A05" w:rsidRPr="00740A05" w:rsidDel="003020B5" w:rsidRDefault="00740A05" w:rsidP="00740A05">
      <w:pPr>
        <w:spacing w:after="0"/>
        <w:ind w:firstLine="708"/>
        <w:rPr>
          <w:del w:id="856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5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review_contract_id INT,</w:delText>
        </w:r>
      </w:del>
    </w:p>
    <w:p w14:paraId="734DAEF8" w14:textId="5A81B460" w:rsidR="00740A05" w:rsidRPr="00740A05" w:rsidDel="003020B5" w:rsidRDefault="00740A05" w:rsidP="00740A05">
      <w:pPr>
        <w:spacing w:after="0"/>
        <w:ind w:firstLine="708"/>
        <w:rPr>
          <w:del w:id="858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5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review_reviewer_id INT,</w:delText>
        </w:r>
      </w:del>
    </w:p>
    <w:p w14:paraId="063E5489" w14:textId="20BA2F99" w:rsidR="00740A05" w:rsidRPr="00740A05" w:rsidDel="003020B5" w:rsidRDefault="00740A05" w:rsidP="00740A05">
      <w:pPr>
        <w:spacing w:after="0"/>
        <w:ind w:firstLine="708"/>
        <w:rPr>
          <w:del w:id="860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6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review_target_id INT,</w:delText>
        </w:r>
      </w:del>
    </w:p>
    <w:p w14:paraId="203DC9BD" w14:textId="7A9A202B" w:rsidR="00740A05" w:rsidRPr="00740A05" w:rsidDel="003020B5" w:rsidRDefault="00740A05" w:rsidP="00740A05">
      <w:pPr>
        <w:spacing w:after="0"/>
        <w:ind w:firstLine="708"/>
        <w:rPr>
          <w:del w:id="86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63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review_rating TINYINT,</w:delText>
        </w:r>
      </w:del>
    </w:p>
    <w:p w14:paraId="7D711373" w14:textId="3E4438D1" w:rsidR="00740A05" w:rsidRPr="00740A05" w:rsidDel="003020B5" w:rsidRDefault="00740A05" w:rsidP="00740A05">
      <w:pPr>
        <w:spacing w:after="0"/>
        <w:ind w:firstLine="708"/>
        <w:rPr>
          <w:del w:id="86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65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review_comment TEXT</w:delText>
        </w:r>
      </w:del>
    </w:p>
    <w:p w14:paraId="76042107" w14:textId="112C6BA1" w:rsidR="00740A05" w:rsidRPr="00740A05" w:rsidDel="003020B5" w:rsidRDefault="00740A05" w:rsidP="00740A05">
      <w:pPr>
        <w:spacing w:after="0"/>
        <w:ind w:firstLine="708"/>
        <w:rPr>
          <w:del w:id="866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6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>)</w:delText>
        </w:r>
      </w:del>
    </w:p>
    <w:p w14:paraId="17740C4C" w14:textId="0B5BD88D" w:rsidR="00740A05" w:rsidRPr="00740A05" w:rsidDel="003020B5" w:rsidRDefault="00740A05" w:rsidP="00740A05">
      <w:pPr>
        <w:spacing w:after="0"/>
        <w:ind w:firstLine="708"/>
        <w:rPr>
          <w:del w:id="868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6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5A0871BC" w14:textId="5F332D0A" w:rsidR="00740A05" w:rsidRPr="00740A05" w:rsidDel="003020B5" w:rsidRDefault="00740A05" w:rsidP="00740A05">
      <w:pPr>
        <w:spacing w:after="0"/>
        <w:ind w:firstLine="708"/>
        <w:rPr>
          <w:del w:id="870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7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contract_exists INT;</w:delText>
        </w:r>
      </w:del>
    </w:p>
    <w:p w14:paraId="110026FF" w14:textId="2EBE31EB" w:rsidR="00740A05" w:rsidRPr="00740A05" w:rsidDel="003020B5" w:rsidRDefault="00740A05" w:rsidP="00740A05">
      <w:pPr>
        <w:spacing w:after="0"/>
        <w:ind w:firstLine="708"/>
        <w:rPr>
          <w:del w:id="87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73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already_reviewed INT;</w:delText>
        </w:r>
      </w:del>
    </w:p>
    <w:p w14:paraId="4DE4B51D" w14:textId="48BB2480" w:rsidR="00740A05" w:rsidRPr="00740A05" w:rsidDel="003020B5" w:rsidRDefault="00740A05" w:rsidP="00740A05">
      <w:pPr>
        <w:spacing w:after="0"/>
        <w:ind w:firstLine="708"/>
        <w:rPr>
          <w:del w:id="87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75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new_avg_rating DECIMAL(3,2);</w:delText>
        </w:r>
      </w:del>
    </w:p>
    <w:p w14:paraId="5A050761" w14:textId="552B6166" w:rsidR="00740A05" w:rsidRPr="00740A05" w:rsidDel="003020B5" w:rsidRDefault="00740A05" w:rsidP="00740A05">
      <w:pPr>
        <w:spacing w:after="0"/>
        <w:ind w:firstLine="708"/>
        <w:rPr>
          <w:del w:id="876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7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0DF8F905" w14:textId="74303AA9" w:rsidR="00740A05" w:rsidRPr="00740A05" w:rsidDel="003020B5" w:rsidRDefault="00740A05" w:rsidP="00740A05">
      <w:pPr>
        <w:spacing w:after="0"/>
        <w:ind w:firstLine="708"/>
        <w:rPr>
          <w:del w:id="878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7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--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Проверяем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существование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контракта</w:delText>
        </w:r>
      </w:del>
    </w:p>
    <w:p w14:paraId="2375F40F" w14:textId="3F097EAF" w:rsidR="00740A05" w:rsidRPr="00740A05" w:rsidDel="003020B5" w:rsidRDefault="00740A05" w:rsidP="00740A05">
      <w:pPr>
        <w:spacing w:after="0"/>
        <w:ind w:firstLine="708"/>
        <w:rPr>
          <w:del w:id="880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8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SELECT COUNT(*) INTO contract_exists </w:delText>
        </w:r>
      </w:del>
    </w:p>
    <w:p w14:paraId="7F20A29C" w14:textId="450B26AA" w:rsidR="00740A05" w:rsidRPr="00740A05" w:rsidDel="003020B5" w:rsidRDefault="00740A05" w:rsidP="00740A05">
      <w:pPr>
        <w:spacing w:after="0"/>
        <w:ind w:firstLine="708"/>
        <w:rPr>
          <w:del w:id="88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83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FROM contracts WHERE id = review_contract_id;</w:delText>
        </w:r>
      </w:del>
    </w:p>
    <w:p w14:paraId="220B3F99" w14:textId="75F3DC70" w:rsidR="00740A05" w:rsidRPr="00740A05" w:rsidDel="003020B5" w:rsidRDefault="00740A05" w:rsidP="00740A05">
      <w:pPr>
        <w:spacing w:after="0"/>
        <w:ind w:firstLine="708"/>
        <w:rPr>
          <w:del w:id="88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85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24938D0D" w14:textId="1BAD2041" w:rsidR="00740A05" w:rsidRPr="00740A05" w:rsidDel="003020B5" w:rsidRDefault="00740A05" w:rsidP="00740A05">
      <w:pPr>
        <w:spacing w:after="0"/>
        <w:ind w:firstLine="708"/>
        <w:rPr>
          <w:del w:id="886" w:author="Ivan Pugachev" w:date="2025-12-19T09:17:00Z" w16du:dateUtc="2025-12-19T06:17:00Z"/>
          <w:rFonts w:ascii="Courier New" w:hAnsi="Courier New" w:cs="Courier New"/>
          <w:color w:val="000000"/>
          <w:szCs w:val="22"/>
        </w:rPr>
      </w:pPr>
      <w:del w:id="88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-- Проверяем, не оставлял ли уже пользователь отзыв этому target в рамках контракта</w:delText>
        </w:r>
      </w:del>
    </w:p>
    <w:p w14:paraId="4B96F59A" w14:textId="67252868" w:rsidR="00740A05" w:rsidRPr="00740A05" w:rsidDel="003020B5" w:rsidRDefault="00740A05" w:rsidP="00740A05">
      <w:pPr>
        <w:spacing w:after="0"/>
        <w:ind w:firstLine="708"/>
        <w:rPr>
          <w:del w:id="888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8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COUNT(*) INTO already_reviewed </w:delText>
        </w:r>
      </w:del>
    </w:p>
    <w:p w14:paraId="7958F287" w14:textId="73BAD17C" w:rsidR="00740A05" w:rsidRPr="00740A05" w:rsidDel="003020B5" w:rsidRDefault="00740A05" w:rsidP="00740A05">
      <w:pPr>
        <w:spacing w:after="0"/>
        <w:ind w:firstLine="708"/>
        <w:rPr>
          <w:del w:id="890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9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FROM reviews </w:delText>
        </w:r>
      </w:del>
    </w:p>
    <w:p w14:paraId="645D2039" w14:textId="5EA0034F" w:rsidR="00740A05" w:rsidRPr="00740A05" w:rsidDel="003020B5" w:rsidRDefault="00740A05" w:rsidP="00740A05">
      <w:pPr>
        <w:spacing w:after="0"/>
        <w:ind w:firstLine="708"/>
        <w:rPr>
          <w:del w:id="89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93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WHERE contract_id = review_contract_id </w:delText>
        </w:r>
      </w:del>
    </w:p>
    <w:p w14:paraId="63AA1C39" w14:textId="49DBD63E" w:rsidR="00740A05" w:rsidRPr="00740A05" w:rsidDel="003020B5" w:rsidRDefault="00740A05" w:rsidP="00740A05">
      <w:pPr>
        <w:spacing w:after="0"/>
        <w:ind w:firstLine="708"/>
        <w:rPr>
          <w:del w:id="89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95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AND reviewer_id = review_reviewer_id </w:delText>
        </w:r>
      </w:del>
    </w:p>
    <w:p w14:paraId="100997AB" w14:textId="2F8FC189" w:rsidR="00740A05" w:rsidRPr="00740A05" w:rsidDel="003020B5" w:rsidRDefault="00740A05" w:rsidP="00740A05">
      <w:pPr>
        <w:spacing w:after="0"/>
        <w:ind w:firstLine="708"/>
        <w:rPr>
          <w:del w:id="896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9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AND target_id = review_target_id;</w:delText>
        </w:r>
      </w:del>
    </w:p>
    <w:p w14:paraId="5B0C303E" w14:textId="633C95E2" w:rsidR="00740A05" w:rsidRPr="00740A05" w:rsidDel="003020B5" w:rsidRDefault="00740A05" w:rsidP="00740A05">
      <w:pPr>
        <w:spacing w:after="0"/>
        <w:ind w:firstLine="708"/>
        <w:rPr>
          <w:del w:id="898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89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7DA3B268" w14:textId="3F578880" w:rsidR="00740A05" w:rsidRPr="00740A05" w:rsidDel="003020B5" w:rsidRDefault="00740A05" w:rsidP="00740A05">
      <w:pPr>
        <w:spacing w:after="0"/>
        <w:ind w:firstLine="708"/>
        <w:rPr>
          <w:del w:id="900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0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IF contract_exists = 0 THEN</w:delText>
        </w:r>
      </w:del>
    </w:p>
    <w:p w14:paraId="0C00319A" w14:textId="42C1500F" w:rsidR="00740A05" w:rsidRPr="00740A05" w:rsidDel="003020B5" w:rsidRDefault="00740A05" w:rsidP="00740A05">
      <w:pPr>
        <w:spacing w:after="0"/>
        <w:ind w:firstLine="708"/>
        <w:rPr>
          <w:del w:id="90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03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'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Ошибка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: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Контракт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не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найден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>' AS result;</w:delText>
        </w:r>
      </w:del>
    </w:p>
    <w:p w14:paraId="7E7B911F" w14:textId="7E10B9D6" w:rsidR="00740A05" w:rsidRPr="00740A05" w:rsidDel="003020B5" w:rsidRDefault="00740A05" w:rsidP="00740A05">
      <w:pPr>
        <w:spacing w:after="0"/>
        <w:ind w:firstLine="708"/>
        <w:rPr>
          <w:del w:id="90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05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ELSEIF already_reviewed &gt; 0 THEN</w:delText>
        </w:r>
      </w:del>
    </w:p>
    <w:p w14:paraId="657B4A98" w14:textId="4923DED6" w:rsidR="00740A05" w:rsidRPr="00740A05" w:rsidDel="003020B5" w:rsidRDefault="00740A05" w:rsidP="00740A05">
      <w:pPr>
        <w:spacing w:after="0"/>
        <w:ind w:firstLine="708"/>
        <w:rPr>
          <w:del w:id="906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0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'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Ошибка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: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Отзыв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уже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был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оставлен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на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этот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контракт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>' AS result;</w:delText>
        </w:r>
      </w:del>
    </w:p>
    <w:p w14:paraId="45E99EA2" w14:textId="31D2B6DE" w:rsidR="00740A05" w:rsidRPr="00740A05" w:rsidDel="003020B5" w:rsidRDefault="00740A05" w:rsidP="00740A05">
      <w:pPr>
        <w:spacing w:after="0"/>
        <w:ind w:firstLine="708"/>
        <w:rPr>
          <w:del w:id="908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0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ELSEIF review_rating &lt; 1 OR review_rating &gt; 5 THEN</w:delText>
        </w:r>
      </w:del>
    </w:p>
    <w:p w14:paraId="2E777888" w14:textId="2303BB38" w:rsidR="00740A05" w:rsidRPr="00740A05" w:rsidDel="003020B5" w:rsidRDefault="00740A05" w:rsidP="00740A05">
      <w:pPr>
        <w:spacing w:after="0"/>
        <w:ind w:firstLine="708"/>
        <w:rPr>
          <w:del w:id="910" w:author="Ivan Pugachev" w:date="2025-12-19T09:17:00Z" w16du:dateUtc="2025-12-19T06:17:00Z"/>
          <w:rFonts w:ascii="Courier New" w:hAnsi="Courier New" w:cs="Courier New"/>
          <w:color w:val="000000"/>
          <w:szCs w:val="22"/>
        </w:rPr>
      </w:pPr>
      <w:del w:id="91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SELECT 'Ошибка: Рейтинг должен быть от 1 до 5' AS result;</w:delText>
        </w:r>
      </w:del>
    </w:p>
    <w:p w14:paraId="3857BE6A" w14:textId="578C87DD" w:rsidR="00740A05" w:rsidRPr="00740A05" w:rsidDel="003020B5" w:rsidRDefault="00740A05" w:rsidP="00740A05">
      <w:pPr>
        <w:spacing w:after="0"/>
        <w:ind w:firstLine="708"/>
        <w:rPr>
          <w:del w:id="91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13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>ELSE</w:delText>
        </w:r>
      </w:del>
    </w:p>
    <w:p w14:paraId="1930CD84" w14:textId="0315DDB7" w:rsidR="00740A05" w:rsidRPr="00740A05" w:rsidDel="003020B5" w:rsidRDefault="00740A05" w:rsidP="00740A05">
      <w:pPr>
        <w:spacing w:after="0"/>
        <w:ind w:firstLine="708"/>
        <w:rPr>
          <w:del w:id="91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15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Начинаем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транзакцию</w:delText>
        </w:r>
      </w:del>
    </w:p>
    <w:p w14:paraId="0048EEBD" w14:textId="5E428CBE" w:rsidR="00740A05" w:rsidRPr="00740A05" w:rsidDel="003020B5" w:rsidRDefault="00740A05" w:rsidP="00740A05">
      <w:pPr>
        <w:spacing w:after="0"/>
        <w:ind w:firstLine="708"/>
        <w:rPr>
          <w:del w:id="916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1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START TRANSACTION;</w:delText>
        </w:r>
      </w:del>
    </w:p>
    <w:p w14:paraId="08FB7B77" w14:textId="32632CAF" w:rsidR="00740A05" w:rsidRPr="00740A05" w:rsidDel="003020B5" w:rsidRDefault="00740A05" w:rsidP="00740A05">
      <w:pPr>
        <w:spacing w:after="0"/>
        <w:ind w:firstLine="708"/>
        <w:rPr>
          <w:del w:id="918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1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32BC3D8E" w14:textId="537323CC" w:rsidR="00740A05" w:rsidRPr="00740A05" w:rsidDel="003020B5" w:rsidRDefault="00740A05" w:rsidP="00740A05">
      <w:pPr>
        <w:spacing w:after="0"/>
        <w:ind w:firstLine="708"/>
        <w:rPr>
          <w:del w:id="920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2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Добавляем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отзыв</w:delText>
        </w:r>
      </w:del>
    </w:p>
    <w:p w14:paraId="7A9230B6" w14:textId="0D8707EE" w:rsidR="00740A05" w:rsidRPr="00740A05" w:rsidDel="003020B5" w:rsidRDefault="00740A05" w:rsidP="00740A05">
      <w:pPr>
        <w:spacing w:after="0"/>
        <w:ind w:firstLine="708"/>
        <w:rPr>
          <w:del w:id="92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23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INSERT INTO reviews (contract_id, reviewer_id, target_id, rating, comment)</w:delText>
        </w:r>
      </w:del>
    </w:p>
    <w:p w14:paraId="5563B9A7" w14:textId="314A4D2A" w:rsidR="00740A05" w:rsidRPr="00740A05" w:rsidDel="003020B5" w:rsidRDefault="00740A05" w:rsidP="00740A05">
      <w:pPr>
        <w:spacing w:after="0"/>
        <w:ind w:firstLine="708"/>
        <w:rPr>
          <w:del w:id="92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25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VALUES (review_contract_id, review_reviewer_id, review_target_id, review_rating, review_comment);</w:delText>
        </w:r>
      </w:del>
    </w:p>
    <w:p w14:paraId="6DD623BE" w14:textId="4A986C68" w:rsidR="00740A05" w:rsidRPr="00740A05" w:rsidDel="003020B5" w:rsidRDefault="00740A05" w:rsidP="00740A05">
      <w:pPr>
        <w:spacing w:after="0"/>
        <w:ind w:firstLine="708"/>
        <w:rPr>
          <w:del w:id="926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2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4B261553" w14:textId="111B3DA1" w:rsidR="00740A05" w:rsidRPr="00740A05" w:rsidDel="003020B5" w:rsidRDefault="00740A05" w:rsidP="00740A05">
      <w:pPr>
        <w:spacing w:after="0"/>
        <w:ind w:firstLine="708"/>
        <w:rPr>
          <w:del w:id="928" w:author="Ivan Pugachev" w:date="2025-12-19T09:17:00Z" w16du:dateUtc="2025-12-19T06:17:00Z"/>
          <w:rFonts w:ascii="Courier New" w:hAnsi="Courier New" w:cs="Courier New"/>
          <w:color w:val="000000"/>
          <w:szCs w:val="22"/>
        </w:rPr>
      </w:pPr>
      <w:del w:id="92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-- Вычисляем новый средний рейтинг для target пользователя</w:delText>
        </w:r>
      </w:del>
    </w:p>
    <w:p w14:paraId="0F0D012C" w14:textId="730D664D" w:rsidR="00740A05" w:rsidRPr="00740A05" w:rsidDel="003020B5" w:rsidRDefault="00740A05" w:rsidP="00740A05">
      <w:pPr>
        <w:spacing w:after="0"/>
        <w:ind w:firstLine="708"/>
        <w:rPr>
          <w:del w:id="930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3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AVG(rating) INTO new_avg_rating </w:delText>
        </w:r>
      </w:del>
    </w:p>
    <w:p w14:paraId="00F2BDAB" w14:textId="6B91D360" w:rsidR="00740A05" w:rsidRPr="00740A05" w:rsidDel="003020B5" w:rsidRDefault="00740A05" w:rsidP="00740A05">
      <w:pPr>
        <w:spacing w:after="0"/>
        <w:ind w:firstLine="708"/>
        <w:rPr>
          <w:del w:id="93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33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FROM reviews </w:delText>
        </w:r>
      </w:del>
    </w:p>
    <w:p w14:paraId="7B6303F0" w14:textId="0CE9B666" w:rsidR="00740A05" w:rsidRPr="00740A05" w:rsidDel="003020B5" w:rsidRDefault="00740A05" w:rsidP="00740A05">
      <w:pPr>
        <w:spacing w:after="0"/>
        <w:ind w:firstLine="708"/>
        <w:rPr>
          <w:del w:id="93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35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target_id = review_target_id;</w:delText>
        </w:r>
      </w:del>
    </w:p>
    <w:p w14:paraId="209AFE95" w14:textId="12B75A6C" w:rsidR="00740A05" w:rsidRPr="00740A05" w:rsidDel="003020B5" w:rsidRDefault="00740A05" w:rsidP="00740A05">
      <w:pPr>
        <w:spacing w:after="0"/>
        <w:ind w:firstLine="708"/>
        <w:rPr>
          <w:del w:id="936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3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75256AD3" w14:textId="09AE27AD" w:rsidR="00740A05" w:rsidRPr="00740A05" w:rsidDel="003020B5" w:rsidRDefault="00740A05" w:rsidP="00740A05">
      <w:pPr>
        <w:spacing w:after="0"/>
        <w:ind w:firstLine="708"/>
        <w:rPr>
          <w:del w:id="938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3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Обновляем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рейтинг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пользователя</w:delText>
        </w:r>
      </w:del>
    </w:p>
    <w:p w14:paraId="3780128B" w14:textId="7B99879A" w:rsidR="00740A05" w:rsidRPr="00740A05" w:rsidDel="003020B5" w:rsidRDefault="00740A05" w:rsidP="00740A05">
      <w:pPr>
        <w:spacing w:after="0"/>
        <w:ind w:firstLine="708"/>
        <w:rPr>
          <w:del w:id="940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4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UPDATE users </w:delText>
        </w:r>
      </w:del>
    </w:p>
    <w:p w14:paraId="47543BEE" w14:textId="6F9B03B4" w:rsidR="00740A05" w:rsidRPr="00740A05" w:rsidDel="003020B5" w:rsidRDefault="00740A05" w:rsidP="00740A05">
      <w:pPr>
        <w:spacing w:after="0"/>
        <w:ind w:firstLine="708"/>
        <w:rPr>
          <w:del w:id="94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43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SET rating = ROUND(new_avg_rating, 2),</w:delText>
        </w:r>
      </w:del>
    </w:p>
    <w:p w14:paraId="058C06B6" w14:textId="356ED5B2" w:rsidR="00740A05" w:rsidRPr="00740A05" w:rsidDel="003020B5" w:rsidRDefault="00740A05" w:rsidP="00740A05">
      <w:pPr>
        <w:spacing w:after="0"/>
        <w:ind w:firstLine="708"/>
        <w:rPr>
          <w:del w:id="94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45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updated_at = CURRENT_TIMESTAMP</w:delText>
        </w:r>
      </w:del>
    </w:p>
    <w:p w14:paraId="67EA2126" w14:textId="067B4A80" w:rsidR="00740A05" w:rsidRPr="00740A05" w:rsidDel="003020B5" w:rsidRDefault="00740A05" w:rsidP="00740A05">
      <w:pPr>
        <w:spacing w:after="0"/>
        <w:ind w:firstLine="708"/>
        <w:rPr>
          <w:del w:id="946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4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id = review_target_id;</w:delText>
        </w:r>
      </w:del>
    </w:p>
    <w:p w14:paraId="1C068F04" w14:textId="0203F1DC" w:rsidR="00740A05" w:rsidRPr="00740A05" w:rsidDel="003020B5" w:rsidRDefault="00740A05" w:rsidP="00740A05">
      <w:pPr>
        <w:spacing w:after="0"/>
        <w:ind w:firstLine="708"/>
        <w:rPr>
          <w:del w:id="948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4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42A9489F" w14:textId="107EE2B2" w:rsidR="00740A05" w:rsidRPr="00740A05" w:rsidDel="003020B5" w:rsidRDefault="00740A05" w:rsidP="00740A05">
      <w:pPr>
        <w:spacing w:after="0"/>
        <w:ind w:firstLine="708"/>
        <w:rPr>
          <w:del w:id="950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5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COMMIT;</w:delText>
        </w:r>
      </w:del>
    </w:p>
    <w:p w14:paraId="7353D021" w14:textId="10A636E8" w:rsidR="00740A05" w:rsidRPr="00740A05" w:rsidDel="003020B5" w:rsidRDefault="00740A05" w:rsidP="00740A05">
      <w:pPr>
        <w:spacing w:after="0"/>
        <w:ind w:firstLine="708"/>
        <w:rPr>
          <w:del w:id="95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53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7164700E" w14:textId="1A61FA4A" w:rsidR="00740A05" w:rsidRPr="00740A05" w:rsidDel="003020B5" w:rsidRDefault="00740A05" w:rsidP="00740A05">
      <w:pPr>
        <w:spacing w:after="0"/>
        <w:ind w:firstLine="708"/>
        <w:rPr>
          <w:del w:id="95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55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</w:delText>
        </w:r>
      </w:del>
    </w:p>
    <w:p w14:paraId="352BC2D8" w14:textId="39CA3C56" w:rsidR="00740A05" w:rsidRPr="00740A05" w:rsidDel="003020B5" w:rsidRDefault="00740A05" w:rsidP="00740A05">
      <w:pPr>
        <w:spacing w:after="0"/>
        <w:ind w:firstLine="708"/>
        <w:rPr>
          <w:del w:id="956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57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'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Отзыв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успешно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3020B5">
          <w:rPr>
            <w:rFonts w:ascii="Courier New" w:hAnsi="Courier New" w:cs="Courier New"/>
            <w:color w:val="000000"/>
            <w:szCs w:val="22"/>
          </w:rPr>
          <w:delText>добавлен</w:delText>
        </w:r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>' AS result,</w:delText>
        </w:r>
      </w:del>
    </w:p>
    <w:p w14:paraId="6ADEB8C0" w14:textId="38DFED0B" w:rsidR="00740A05" w:rsidRPr="00740A05" w:rsidDel="003020B5" w:rsidRDefault="00740A05" w:rsidP="00740A05">
      <w:pPr>
        <w:spacing w:after="0"/>
        <w:ind w:firstLine="708"/>
        <w:rPr>
          <w:del w:id="958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59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new_avg_rating AS new_rating,</w:delText>
        </w:r>
      </w:del>
    </w:p>
    <w:p w14:paraId="7D62873F" w14:textId="5F2148EF" w:rsidR="00740A05" w:rsidRPr="00740A05" w:rsidDel="003020B5" w:rsidRDefault="00740A05" w:rsidP="00740A05">
      <w:pPr>
        <w:spacing w:after="0"/>
        <w:ind w:firstLine="708"/>
        <w:rPr>
          <w:del w:id="960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61" w:author="Ivan Pugachev" w:date="2025-12-19T09:17:00Z" w16du:dateUtc="2025-12-19T06:17:00Z">
        <w:r w:rsidRPr="00740A05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(SELECT name FROM users WHERE id = review_target_id) AS target_user;</w:delText>
        </w:r>
      </w:del>
    </w:p>
    <w:p w14:paraId="47EB7280" w14:textId="34F42BDF" w:rsidR="00740A05" w:rsidRPr="00A3308C" w:rsidDel="003020B5" w:rsidRDefault="00740A05" w:rsidP="00740A05">
      <w:pPr>
        <w:spacing w:after="0"/>
        <w:ind w:firstLine="708"/>
        <w:rPr>
          <w:del w:id="962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63" w:author="Ivan Pugachev" w:date="2025-12-19T09:17:00Z" w16du:dateUtc="2025-12-19T06:17:00Z">
        <w:r w:rsidRPr="00A3308C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END IF;</w:delText>
        </w:r>
      </w:del>
    </w:p>
    <w:p w14:paraId="2E9460A8" w14:textId="4404E554" w:rsidR="00740A05" w:rsidRPr="00A3308C" w:rsidDel="003020B5" w:rsidRDefault="00740A05" w:rsidP="00740A05">
      <w:pPr>
        <w:spacing w:after="0"/>
        <w:ind w:firstLine="708"/>
        <w:rPr>
          <w:del w:id="964" w:author="Ivan Pugachev" w:date="2025-12-19T09:17:00Z" w16du:dateUtc="2025-12-19T06:17:00Z"/>
          <w:rFonts w:ascii="Courier New" w:hAnsi="Courier New" w:cs="Courier New"/>
          <w:color w:val="000000"/>
          <w:szCs w:val="22"/>
          <w:lang w:val="en-US"/>
        </w:rPr>
      </w:pPr>
      <w:del w:id="965" w:author="Ivan Pugachev" w:date="2025-12-19T09:17:00Z" w16du:dateUtc="2025-12-19T06:17:00Z">
        <w:r w:rsidRPr="00A3308C" w:rsidDel="003020B5">
          <w:rPr>
            <w:rFonts w:ascii="Courier New" w:hAnsi="Courier New" w:cs="Courier New"/>
            <w:color w:val="000000"/>
            <w:szCs w:val="22"/>
            <w:lang w:val="en-US"/>
          </w:rPr>
          <w:delText>END</w:delText>
        </w:r>
      </w:del>
    </w:p>
    <w:p w14:paraId="027FE83D" w14:textId="0BAE1F3C" w:rsidR="00740A05" w:rsidRPr="00A3308C" w:rsidRDefault="00BC0DAF" w:rsidP="00740A05">
      <w:pPr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del w:id="966" w:author="Ivan Pugachev" w:date="2025-12-19T09:54:00Z" w16du:dateUtc="2025-12-19T06:54:00Z">
        <w:r w:rsidRPr="00BC0DAF" w:rsidDel="00C371AC">
          <w:rPr>
            <w:rFonts w:ascii="Times New Roman" w:hAnsi="Times New Roman" w:cs="Times New Roman"/>
            <w:b/>
            <w:bCs/>
            <w:noProof/>
            <w:color w:val="000000"/>
            <w:sz w:val="30"/>
            <w:szCs w:val="30"/>
            <w:lang w:val="en-US"/>
          </w:rPr>
          <w:drawing>
            <wp:inline distT="0" distB="0" distL="0" distR="0" wp14:anchorId="67E3F9C3" wp14:editId="221B45C9">
              <wp:extent cx="5940425" cy="1051560"/>
              <wp:effectExtent l="0" t="0" r="3175" b="0"/>
              <wp:docPr id="1331027029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1027029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0515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967" w:author="Ivan Pugachev" w:date="2025-12-19T09:54:00Z" w16du:dateUtc="2025-12-19T06:54:00Z">
        <w:r w:rsidR="00C371AC" w:rsidRPr="00C371AC">
          <w:rPr>
            <w:noProof/>
          </w:rPr>
          <w:t xml:space="preserve"> </w:t>
        </w:r>
        <w:r w:rsidR="00C371AC">
          <w:rPr>
            <w:noProof/>
          </w:rPr>
          <w:drawing>
            <wp:inline distT="0" distB="0" distL="0" distR="0" wp14:anchorId="41C650F3" wp14:editId="1FDFAC15">
              <wp:extent cx="5940425" cy="1574800"/>
              <wp:effectExtent l="0" t="0" r="3175" b="6350"/>
              <wp:docPr id="1317800047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7800047" name="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57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269DCE9" w14:textId="77777777" w:rsidR="003D4517" w:rsidRDefault="003D4517" w:rsidP="003D4517">
      <w:pPr>
        <w:spacing w:after="0"/>
        <w:rPr>
          <w:ins w:id="968" w:author="Ivan Pugachev" w:date="2025-12-19T09:19:00Z" w16du:dateUtc="2025-12-19T06:19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ins w:id="969" w:author="Ivan Pugachev" w:date="2025-12-19T09:19:00Z" w16du:dateUtc="2025-12-19T06:19:00Z">
        <w:r w:rsidRPr="000641E9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FindSupplierForProduct</w:t>
        </w:r>
        <w:proofErr w:type="spellEnd"/>
      </w:ins>
    </w:p>
    <w:p w14:paraId="0DD61963" w14:textId="77777777" w:rsidR="003D4517" w:rsidRPr="003D4517" w:rsidRDefault="003D4517" w:rsidP="003D4517">
      <w:pPr>
        <w:spacing w:after="0"/>
        <w:rPr>
          <w:ins w:id="970" w:author="Ivan Pugachev" w:date="2025-12-19T09:19:00Z" w16du:dateUtc="2025-12-19T06:19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A875AF7" w14:textId="4448A835" w:rsidR="00611124" w:rsidRPr="008C7ECA" w:rsidDel="003D4517" w:rsidRDefault="00A3308C" w:rsidP="00A3308C">
      <w:pPr>
        <w:rPr>
          <w:del w:id="971" w:author="Ivan Pugachev" w:date="2025-12-19T09:19:00Z" w16du:dateUtc="2025-12-19T06:19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del w:id="972" w:author="Ivan Pugachev" w:date="2025-12-19T09:19:00Z" w16du:dateUtc="2025-12-19T06:19:00Z">
        <w:r w:rsidRPr="00EE266E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GetUserProjectsHistory</w:delText>
        </w:r>
      </w:del>
    </w:p>
    <w:p w14:paraId="1D30BEAD" w14:textId="77777777" w:rsidR="003D4517" w:rsidRPr="003D4517" w:rsidRDefault="003D4517" w:rsidP="003D4517">
      <w:pPr>
        <w:rPr>
          <w:ins w:id="973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974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CREATE PROCEDURE </w:t>
        </w:r>
        <w:proofErr w:type="spellStart"/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FindSupplierForProduct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(</w:t>
        </w:r>
        <w:proofErr w:type="gramEnd"/>
      </w:ins>
    </w:p>
    <w:p w14:paraId="720FBF32" w14:textId="77777777" w:rsidR="003D4517" w:rsidRPr="003D4517" w:rsidRDefault="003D4517" w:rsidP="003D4517">
      <w:pPr>
        <w:rPr>
          <w:ins w:id="975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976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product_name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VARCHAR(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100)</w:t>
        </w:r>
      </w:ins>
    </w:p>
    <w:p w14:paraId="6126E4E3" w14:textId="77777777" w:rsidR="003D4517" w:rsidRPr="003D4517" w:rsidRDefault="003D4517" w:rsidP="003D4517">
      <w:pPr>
        <w:rPr>
          <w:ins w:id="977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978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)</w:t>
        </w:r>
      </w:ins>
    </w:p>
    <w:p w14:paraId="2C27BEE5" w14:textId="77777777" w:rsidR="003D4517" w:rsidRPr="003D4517" w:rsidRDefault="003D4517" w:rsidP="003D4517">
      <w:pPr>
        <w:rPr>
          <w:ins w:id="979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980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BEGIN</w:t>
        </w:r>
      </w:ins>
    </w:p>
    <w:p w14:paraId="0BD31649" w14:textId="77777777" w:rsidR="003D4517" w:rsidRPr="003D4517" w:rsidRDefault="003D4517" w:rsidP="003D4517">
      <w:pPr>
        <w:rPr>
          <w:ins w:id="981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982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SELECT </w:t>
        </w:r>
      </w:ins>
    </w:p>
    <w:p w14:paraId="3C0A9FBF" w14:textId="77777777" w:rsidR="003D4517" w:rsidRPr="003D4517" w:rsidRDefault="003D4517" w:rsidP="003D4517">
      <w:pPr>
        <w:rPr>
          <w:ins w:id="983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984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i.int_name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товар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7E9F492F" w14:textId="77777777" w:rsidR="003D4517" w:rsidRPr="003D4517" w:rsidRDefault="003D4517" w:rsidP="003D4517">
      <w:pPr>
        <w:rPr>
          <w:ins w:id="985" w:author="Ivan Pugachev" w:date="2025-12-19T09:18:00Z" w16du:dateUtc="2025-12-19T06:18:00Z"/>
          <w:rFonts w:ascii="Courier New" w:hAnsi="Courier New" w:cs="Courier New"/>
          <w:color w:val="000000"/>
          <w:szCs w:val="22"/>
          <w:rPrChange w:id="986" w:author="Ivan Pugachev" w:date="2025-12-19T09:18:00Z" w16du:dateUtc="2025-12-19T06:18:00Z">
            <w:rPr>
              <w:ins w:id="987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988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rPrChange w:id="989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>.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int</w:t>
        </w:r>
        <w:r w:rsidRPr="003D4517">
          <w:rPr>
            <w:rFonts w:ascii="Courier New" w:hAnsi="Courier New" w:cs="Courier New"/>
            <w:color w:val="000000"/>
            <w:szCs w:val="22"/>
            <w:rPrChange w:id="990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>_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quantity</w:t>
        </w:r>
        <w:r w:rsidRPr="003D4517">
          <w:rPr>
            <w:rFonts w:ascii="Courier New" w:hAnsi="Courier New" w:cs="Courier New"/>
            <w:color w:val="000000"/>
            <w:szCs w:val="22"/>
            <w:rPrChange w:id="991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AS</w:t>
        </w:r>
        <w:r w:rsidRPr="003D4517">
          <w:rPr>
            <w:rFonts w:ascii="Courier New" w:hAnsi="Courier New" w:cs="Courier New"/>
            <w:color w:val="000000"/>
            <w:szCs w:val="22"/>
            <w:rPrChange w:id="992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rPrChange w:id="993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>текущее_количество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rPrChange w:id="994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>,</w:t>
        </w:r>
      </w:ins>
    </w:p>
    <w:p w14:paraId="3FC7985E" w14:textId="77777777" w:rsidR="003D4517" w:rsidRPr="003D4517" w:rsidRDefault="003D4517" w:rsidP="003D4517">
      <w:pPr>
        <w:rPr>
          <w:ins w:id="995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996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rPrChange w:id="997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i.int_min_quantity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минимальный_запас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672D3792" w14:textId="77777777" w:rsidR="003D4517" w:rsidRPr="003D4517" w:rsidRDefault="003D4517" w:rsidP="003D4517">
      <w:pPr>
        <w:rPr>
          <w:ins w:id="998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999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s.sup_name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поставщик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4CB9CBAF" w14:textId="77777777" w:rsidR="003D4517" w:rsidRPr="003D4517" w:rsidRDefault="003D4517" w:rsidP="003D4517">
      <w:pPr>
        <w:rPr>
          <w:ins w:id="1000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01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s.sup_contact_person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контактное_лицо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0EC7C4C8" w14:textId="77777777" w:rsidR="003D4517" w:rsidRPr="003D4517" w:rsidRDefault="003D4517" w:rsidP="003D4517">
      <w:pPr>
        <w:rPr>
          <w:ins w:id="1002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03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s.sup_phone_number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телефон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20D4D5B8" w14:textId="77777777" w:rsidR="003D4517" w:rsidRPr="003D4517" w:rsidRDefault="003D4517" w:rsidP="003D4517">
      <w:pPr>
        <w:rPr>
          <w:ins w:id="1004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05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s.sup_email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email,</w:t>
        </w:r>
      </w:ins>
    </w:p>
    <w:p w14:paraId="2017BC01" w14:textId="77777777" w:rsidR="003D4517" w:rsidRPr="003D4517" w:rsidRDefault="003D4517" w:rsidP="003D4517">
      <w:pPr>
        <w:rPr>
          <w:ins w:id="1006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07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CASE </w:t>
        </w:r>
      </w:ins>
    </w:p>
    <w:p w14:paraId="499422C4" w14:textId="77777777" w:rsidR="003D4517" w:rsidRPr="003D4517" w:rsidRDefault="003D4517" w:rsidP="003D4517">
      <w:pPr>
        <w:rPr>
          <w:ins w:id="1008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09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lastRenderedPageBreak/>
          <w:t xml:space="preserve">            WHEN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i.int_quantity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&gt;=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i.int_min_quantity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THEN '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Достаточно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</w:t>
        </w:r>
      </w:ins>
    </w:p>
    <w:p w14:paraId="5306A014" w14:textId="77777777" w:rsidR="003D4517" w:rsidRPr="003D4517" w:rsidRDefault="003D4517" w:rsidP="003D4517">
      <w:pPr>
        <w:rPr>
          <w:ins w:id="1010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11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WHEN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i.int_quantity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&gt; 0 THEN '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Мало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</w:t>
        </w:r>
      </w:ins>
    </w:p>
    <w:p w14:paraId="4038082A" w14:textId="77777777" w:rsidR="003D4517" w:rsidRPr="003D4517" w:rsidRDefault="003D4517" w:rsidP="003D4517">
      <w:pPr>
        <w:rPr>
          <w:ins w:id="1012" w:author="Ivan Pugachev" w:date="2025-12-19T09:18:00Z" w16du:dateUtc="2025-12-19T06:18:00Z"/>
          <w:rFonts w:ascii="Courier New" w:hAnsi="Courier New" w:cs="Courier New"/>
          <w:color w:val="000000"/>
          <w:szCs w:val="22"/>
          <w:rPrChange w:id="1013" w:author="Ivan Pugachev" w:date="2025-12-19T09:18:00Z" w16du:dateUtc="2025-12-19T06:18:00Z">
            <w:rPr>
              <w:ins w:id="1014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1015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ELSE</w:t>
        </w:r>
        <w:r w:rsidRPr="003D4517">
          <w:rPr>
            <w:rFonts w:ascii="Courier New" w:hAnsi="Courier New" w:cs="Courier New"/>
            <w:color w:val="000000"/>
            <w:szCs w:val="22"/>
            <w:rPrChange w:id="1016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'Нет в наличии'</w:t>
        </w:r>
      </w:ins>
    </w:p>
    <w:p w14:paraId="409E187C" w14:textId="77777777" w:rsidR="003D4517" w:rsidRPr="003D4517" w:rsidRDefault="003D4517" w:rsidP="003D4517">
      <w:pPr>
        <w:rPr>
          <w:ins w:id="1017" w:author="Ivan Pugachev" w:date="2025-12-19T09:18:00Z" w16du:dateUtc="2025-12-19T06:18:00Z"/>
          <w:rFonts w:ascii="Courier New" w:hAnsi="Courier New" w:cs="Courier New"/>
          <w:color w:val="000000"/>
          <w:szCs w:val="22"/>
          <w:rPrChange w:id="1018" w:author="Ivan Pugachev" w:date="2025-12-19T09:18:00Z" w16du:dateUtc="2025-12-19T06:18:00Z">
            <w:rPr>
              <w:ins w:id="1019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1020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rPrChange w:id="1021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       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END</w:t>
        </w:r>
        <w:r w:rsidRPr="003D4517">
          <w:rPr>
            <w:rFonts w:ascii="Courier New" w:hAnsi="Courier New" w:cs="Courier New"/>
            <w:color w:val="000000"/>
            <w:szCs w:val="22"/>
            <w:rPrChange w:id="1022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AS</w:t>
        </w:r>
        <w:r w:rsidRPr="003D4517">
          <w:rPr>
            <w:rFonts w:ascii="Courier New" w:hAnsi="Courier New" w:cs="Courier New"/>
            <w:color w:val="000000"/>
            <w:szCs w:val="22"/>
            <w:rPrChange w:id="1023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статус</w:t>
        </w:r>
      </w:ins>
    </w:p>
    <w:p w14:paraId="0C1E361A" w14:textId="77777777" w:rsidR="003D4517" w:rsidRPr="003D4517" w:rsidRDefault="003D4517" w:rsidP="003D4517">
      <w:pPr>
        <w:rPr>
          <w:ins w:id="1024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25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rPrChange w:id="1026" w:author="Ivan Pugachev" w:date="2025-12-19T09:18:00Z" w16du:dateUtc="2025-12-19T06:18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   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FROM inventory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</w:t>
        </w:r>
        <w:proofErr w:type="spellEnd"/>
      </w:ins>
    </w:p>
    <w:p w14:paraId="7E0E29E1" w14:textId="77777777" w:rsidR="003D4517" w:rsidRPr="003D4517" w:rsidRDefault="003D4517" w:rsidP="003D4517">
      <w:pPr>
        <w:rPr>
          <w:ins w:id="1027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28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JOIN suppliers s ON </w:t>
        </w:r>
        <w:proofErr w:type="spellStart"/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i.supplier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s.sup_id</w:t>
        </w:r>
        <w:proofErr w:type="spellEnd"/>
      </w:ins>
    </w:p>
    <w:p w14:paraId="0069A3EA" w14:textId="77777777" w:rsidR="003D4517" w:rsidRPr="003D4517" w:rsidRDefault="003D4517" w:rsidP="003D4517">
      <w:pPr>
        <w:rPr>
          <w:ins w:id="1029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30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WHERE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i.int_name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LIKE </w:t>
        </w:r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CONCAT(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'%',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product_name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, '%')</w:t>
        </w:r>
      </w:ins>
    </w:p>
    <w:p w14:paraId="6FC1EF31" w14:textId="77777777" w:rsidR="003D4517" w:rsidRPr="003D4517" w:rsidRDefault="003D4517" w:rsidP="003D4517">
      <w:pPr>
        <w:rPr>
          <w:ins w:id="1031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32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ORDER BY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i.int_name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;</w:t>
        </w:r>
      </w:ins>
    </w:p>
    <w:p w14:paraId="259AC78A" w14:textId="3435C58D" w:rsidR="000F258F" w:rsidDel="00C371AC" w:rsidRDefault="003D4517" w:rsidP="003D4517">
      <w:pPr>
        <w:spacing w:after="0"/>
        <w:rPr>
          <w:del w:id="1033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  <w:ins w:id="1034" w:author="Ivan Pugachev" w:date="2025-12-19T09:18:00Z" w16du:dateUtc="2025-12-19T06:18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END</w:t>
        </w:r>
        <w:r w:rsidRPr="003D4517" w:rsidDel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</w:ins>
      <w:del w:id="1035" w:author="Ivan Pugachev" w:date="2025-12-19T09:18:00Z" w16du:dateUtc="2025-12-19T06:18:00Z">
        <w:r w:rsidR="000F258F"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CREATE PROCEDURE GetUserProjectsHistory(IN user_id INT)</w:delText>
        </w:r>
      </w:del>
    </w:p>
    <w:p w14:paraId="097A5122" w14:textId="46939A2F" w:rsidR="00C371AC" w:rsidRDefault="00C371AC" w:rsidP="0082490D">
      <w:pPr>
        <w:spacing w:after="0"/>
        <w:rPr>
          <w:ins w:id="1036" w:author="Ivan Pugachev" w:date="2025-12-19T09:53:00Z" w16du:dateUtc="2025-12-19T06:53:00Z"/>
          <w:rFonts w:ascii="Courier New" w:hAnsi="Courier New" w:cs="Courier New"/>
          <w:color w:val="000000"/>
          <w:szCs w:val="22"/>
          <w:lang w:val="en-US"/>
        </w:rPr>
      </w:pPr>
    </w:p>
    <w:p w14:paraId="4EED7969" w14:textId="2E288034" w:rsidR="00C371AC" w:rsidRDefault="00C371AC" w:rsidP="0082490D">
      <w:pPr>
        <w:spacing w:after="0"/>
        <w:rPr>
          <w:ins w:id="1037" w:author="Ivan Pugachev" w:date="2025-12-19T09:53:00Z" w16du:dateUtc="2025-12-19T06:53:00Z"/>
          <w:rFonts w:ascii="Courier New" w:hAnsi="Courier New" w:cs="Courier New"/>
          <w:color w:val="000000"/>
          <w:szCs w:val="22"/>
          <w:lang w:val="en-US"/>
        </w:rPr>
      </w:pPr>
      <w:ins w:id="1038" w:author="Ivan Pugachev" w:date="2025-12-19T09:53:00Z" w16du:dateUtc="2025-12-19T06:53:00Z">
        <w:r>
          <w:rPr>
            <w:noProof/>
          </w:rPr>
          <w:drawing>
            <wp:inline distT="0" distB="0" distL="0" distR="0" wp14:anchorId="62CB148B" wp14:editId="4C5F58C8">
              <wp:extent cx="5940425" cy="1317625"/>
              <wp:effectExtent l="0" t="0" r="3175" b="0"/>
              <wp:docPr id="633130515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33130515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317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A6786E4" w14:textId="77777777" w:rsidR="003D4517" w:rsidRPr="000F258F" w:rsidRDefault="003D4517" w:rsidP="003D4517">
      <w:pPr>
        <w:spacing w:after="0"/>
        <w:rPr>
          <w:ins w:id="1039" w:author="Ivan Pugachev" w:date="2025-12-19T09:18:00Z" w16du:dateUtc="2025-12-19T06:18:00Z"/>
          <w:rFonts w:ascii="Courier New" w:hAnsi="Courier New" w:cs="Courier New"/>
          <w:color w:val="000000"/>
          <w:szCs w:val="22"/>
          <w:lang w:val="en-US"/>
        </w:rPr>
      </w:pPr>
    </w:p>
    <w:p w14:paraId="3DE5CBEE" w14:textId="7C7266A8" w:rsidR="000F258F" w:rsidRPr="003D4517" w:rsidDel="003D4517" w:rsidRDefault="000F258F" w:rsidP="000F258F">
      <w:pPr>
        <w:spacing w:after="0"/>
        <w:rPr>
          <w:del w:id="1040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041" w:author="Ivan Pugachev" w:date="2025-12-19T09:19:00Z" w16du:dateUtc="2025-12-19T06:19:00Z">
            <w:rPr>
              <w:del w:id="1042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043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4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BEGIN</w:delText>
        </w:r>
      </w:del>
    </w:p>
    <w:p w14:paraId="33CD3849" w14:textId="644A0694" w:rsidR="000F258F" w:rsidRPr="003D4517" w:rsidDel="003D4517" w:rsidRDefault="000F258F" w:rsidP="000F258F">
      <w:pPr>
        <w:spacing w:after="0"/>
        <w:rPr>
          <w:del w:id="1045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046" w:author="Ivan Pugachev" w:date="2025-12-19T09:19:00Z" w16du:dateUtc="2025-12-19T06:19:00Z">
            <w:rPr>
              <w:del w:id="1047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048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4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DECLARE user_exists INT;</w:delText>
        </w:r>
      </w:del>
    </w:p>
    <w:p w14:paraId="62F525A7" w14:textId="0B9648E7" w:rsidR="000F258F" w:rsidRPr="003D4517" w:rsidDel="003D4517" w:rsidRDefault="000F258F" w:rsidP="000F258F">
      <w:pPr>
        <w:spacing w:after="0"/>
        <w:rPr>
          <w:del w:id="1050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051" w:author="Ivan Pugachev" w:date="2025-12-19T09:19:00Z" w16du:dateUtc="2025-12-19T06:19:00Z">
            <w:rPr>
              <w:del w:id="1052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053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5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</w:delText>
        </w:r>
      </w:del>
    </w:p>
    <w:p w14:paraId="71B26F67" w14:textId="3253B493" w:rsidR="000F258F" w:rsidRPr="003D4517" w:rsidDel="003D4517" w:rsidRDefault="000F258F" w:rsidP="000F258F">
      <w:pPr>
        <w:spacing w:after="0"/>
        <w:rPr>
          <w:del w:id="1055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056" w:author="Ivan Pugachev" w:date="2025-12-19T09:19:00Z" w16du:dateUtc="2025-12-19T06:19:00Z">
            <w:rPr>
              <w:del w:id="1057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058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5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--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060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Проверяем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61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062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существование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6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06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пользователя</w:delText>
        </w:r>
      </w:del>
    </w:p>
    <w:p w14:paraId="6568A64C" w14:textId="3F45B2E3" w:rsidR="000F258F" w:rsidRPr="003D4517" w:rsidDel="003D4517" w:rsidRDefault="000F258F" w:rsidP="000F258F">
      <w:pPr>
        <w:spacing w:after="0"/>
        <w:rPr>
          <w:del w:id="1065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066" w:author="Ivan Pugachev" w:date="2025-12-19T09:19:00Z" w16du:dateUtc="2025-12-19T06:19:00Z">
            <w:rPr>
              <w:del w:id="1067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068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6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SELECT COUNT(*) INTO user_exists FROM users WHERE id = user_id;</w:delText>
        </w:r>
      </w:del>
    </w:p>
    <w:p w14:paraId="7AC09064" w14:textId="5E923CE3" w:rsidR="000F258F" w:rsidRPr="003D4517" w:rsidDel="003D4517" w:rsidRDefault="000F258F" w:rsidP="000F258F">
      <w:pPr>
        <w:spacing w:after="0"/>
        <w:rPr>
          <w:del w:id="1070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071" w:author="Ivan Pugachev" w:date="2025-12-19T09:19:00Z" w16du:dateUtc="2025-12-19T06:19:00Z">
            <w:rPr>
              <w:del w:id="1072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073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7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</w:delText>
        </w:r>
      </w:del>
    </w:p>
    <w:p w14:paraId="487043EA" w14:textId="6F0D1784" w:rsidR="000F258F" w:rsidRPr="003D4517" w:rsidDel="003D4517" w:rsidRDefault="000F258F" w:rsidP="000F258F">
      <w:pPr>
        <w:spacing w:after="0"/>
        <w:rPr>
          <w:del w:id="1075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076" w:author="Ivan Pugachev" w:date="2025-12-19T09:19:00Z" w16du:dateUtc="2025-12-19T06:19:00Z">
            <w:rPr>
              <w:del w:id="1077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078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7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IF user_exists = 0 THEN</w:delText>
        </w:r>
      </w:del>
    </w:p>
    <w:p w14:paraId="15EA3DF4" w14:textId="42B48590" w:rsidR="000F258F" w:rsidRPr="003D4517" w:rsidDel="003D4517" w:rsidRDefault="000F258F" w:rsidP="000F258F">
      <w:pPr>
        <w:spacing w:after="0"/>
        <w:rPr>
          <w:del w:id="1080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081" w:author="Ivan Pugachev" w:date="2025-12-19T09:19:00Z" w16du:dateUtc="2025-12-19T06:19:00Z">
            <w:rPr>
              <w:del w:id="1082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083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8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SELECT '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085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Ошибка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86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: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087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Пользователь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8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08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не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90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091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найден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92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' AS result;</w:delText>
        </w:r>
      </w:del>
    </w:p>
    <w:p w14:paraId="56577A3A" w14:textId="1B309AE3" w:rsidR="000F258F" w:rsidRPr="003D4517" w:rsidDel="003D4517" w:rsidRDefault="000F258F" w:rsidP="000F258F">
      <w:pPr>
        <w:spacing w:after="0"/>
        <w:rPr>
          <w:del w:id="1093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rPrChange w:id="1094" w:author="Ivan Pugachev" w:date="2025-12-19T09:19:00Z" w16du:dateUtc="2025-12-19T06:19:00Z">
            <w:rPr>
              <w:del w:id="1095" w:author="Ivan Pugachev" w:date="2025-12-19T09:18:00Z" w16du:dateUtc="2025-12-19T06:18:00Z"/>
              <w:rFonts w:ascii="Courier New" w:hAnsi="Courier New" w:cs="Courier New"/>
              <w:color w:val="000000"/>
              <w:szCs w:val="22"/>
            </w:rPr>
          </w:rPrChange>
        </w:rPr>
      </w:pPr>
      <w:del w:id="1096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097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09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ELSE</w:delText>
        </w:r>
      </w:del>
    </w:p>
    <w:p w14:paraId="74F8F2EF" w14:textId="0D78B9D8" w:rsidR="000F258F" w:rsidRPr="003D4517" w:rsidDel="003D4517" w:rsidRDefault="000F258F" w:rsidP="000F258F">
      <w:pPr>
        <w:spacing w:after="0"/>
        <w:rPr>
          <w:del w:id="109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rPrChange w:id="1100" w:author="Ivan Pugachev" w:date="2025-12-19T09:19:00Z" w16du:dateUtc="2025-12-19T06:19:00Z">
            <w:rPr>
              <w:del w:id="1101" w:author="Ivan Pugachev" w:date="2025-12-19T09:18:00Z" w16du:dateUtc="2025-12-19T06:18:00Z"/>
              <w:rFonts w:ascii="Courier New" w:hAnsi="Courier New" w:cs="Courier New"/>
              <w:color w:val="000000"/>
              <w:szCs w:val="22"/>
            </w:rPr>
          </w:rPrChange>
        </w:rPr>
      </w:pPr>
      <w:del w:id="110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10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-- 1. Основная информация о пользователе</w:delText>
        </w:r>
      </w:del>
    </w:p>
    <w:p w14:paraId="0D8CC24C" w14:textId="66E1BEAB" w:rsidR="000F258F" w:rsidRPr="003D4517" w:rsidDel="003D4517" w:rsidRDefault="000F258F" w:rsidP="000F258F">
      <w:pPr>
        <w:spacing w:after="0"/>
        <w:rPr>
          <w:del w:id="110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rPrChange w:id="1105" w:author="Ivan Pugachev" w:date="2025-12-19T09:19:00Z" w16du:dateUtc="2025-12-19T06:19:00Z">
            <w:rPr>
              <w:del w:id="1106" w:author="Ivan Pugachev" w:date="2025-12-19T09:18:00Z" w16du:dateUtc="2025-12-19T06:18:00Z"/>
              <w:rFonts w:ascii="Courier New" w:hAnsi="Courier New" w:cs="Courier New"/>
              <w:color w:val="000000"/>
              <w:szCs w:val="22"/>
            </w:rPr>
          </w:rPrChange>
        </w:rPr>
      </w:pPr>
      <w:del w:id="110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10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SELECT </w:delText>
        </w:r>
      </w:del>
    </w:p>
    <w:p w14:paraId="6C06A0AB" w14:textId="34179071" w:rsidR="000F258F" w:rsidRPr="003D4517" w:rsidDel="003D4517" w:rsidRDefault="000F258F" w:rsidP="000F258F">
      <w:pPr>
        <w:spacing w:after="0"/>
        <w:rPr>
          <w:del w:id="110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10" w:author="Ivan Pugachev" w:date="2025-12-19T09:19:00Z" w16du:dateUtc="2025-12-19T06:19:00Z">
            <w:rPr>
              <w:del w:id="111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1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11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1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u.id,</w:delText>
        </w:r>
      </w:del>
    </w:p>
    <w:p w14:paraId="554EAFC3" w14:textId="1A27EF88" w:rsidR="000F258F" w:rsidRPr="003D4517" w:rsidDel="003D4517" w:rsidRDefault="000F258F" w:rsidP="000F258F">
      <w:pPr>
        <w:spacing w:after="0"/>
        <w:rPr>
          <w:del w:id="1115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16" w:author="Ivan Pugachev" w:date="2025-12-19T09:19:00Z" w16du:dateUtc="2025-12-19T06:19:00Z">
            <w:rPr>
              <w:del w:id="1117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18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1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u.name,</w:delText>
        </w:r>
      </w:del>
    </w:p>
    <w:p w14:paraId="46B9BE8E" w14:textId="377F5DAD" w:rsidR="000F258F" w:rsidRPr="003D4517" w:rsidDel="003D4517" w:rsidRDefault="000F258F" w:rsidP="000F258F">
      <w:pPr>
        <w:spacing w:after="0"/>
        <w:rPr>
          <w:del w:id="1120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21" w:author="Ivan Pugachev" w:date="2025-12-19T09:19:00Z" w16du:dateUtc="2025-12-19T06:19:00Z">
            <w:rPr>
              <w:del w:id="1122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23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2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u.email, </w:delText>
        </w:r>
      </w:del>
    </w:p>
    <w:p w14:paraId="5ED02AF2" w14:textId="363ED0A3" w:rsidR="000F258F" w:rsidRPr="003D4517" w:rsidDel="003D4517" w:rsidRDefault="000F258F" w:rsidP="000F258F">
      <w:pPr>
        <w:spacing w:after="0"/>
        <w:rPr>
          <w:del w:id="1125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26" w:author="Ivan Pugachev" w:date="2025-12-19T09:19:00Z" w16du:dateUtc="2025-12-19T06:19:00Z">
            <w:rPr>
              <w:del w:id="1127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28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2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u.role,</w:delText>
        </w:r>
      </w:del>
    </w:p>
    <w:p w14:paraId="730C6C30" w14:textId="26E5672F" w:rsidR="000F258F" w:rsidRPr="003D4517" w:rsidDel="003D4517" w:rsidRDefault="000F258F" w:rsidP="000F258F">
      <w:pPr>
        <w:spacing w:after="0"/>
        <w:rPr>
          <w:del w:id="1130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31" w:author="Ivan Pugachev" w:date="2025-12-19T09:19:00Z" w16du:dateUtc="2025-12-19T06:19:00Z">
            <w:rPr>
              <w:del w:id="1132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33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3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u.bio,</w:delText>
        </w:r>
      </w:del>
    </w:p>
    <w:p w14:paraId="3E9F6B51" w14:textId="20A4ECA5" w:rsidR="000F258F" w:rsidRPr="003D4517" w:rsidDel="003D4517" w:rsidRDefault="000F258F" w:rsidP="000F258F">
      <w:pPr>
        <w:spacing w:after="0"/>
        <w:rPr>
          <w:del w:id="1135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36" w:author="Ivan Pugachev" w:date="2025-12-19T09:19:00Z" w16du:dateUtc="2025-12-19T06:19:00Z">
            <w:rPr>
              <w:del w:id="1137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38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3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u.rating,</w:delText>
        </w:r>
      </w:del>
    </w:p>
    <w:p w14:paraId="04E4E243" w14:textId="014E7500" w:rsidR="000F258F" w:rsidRPr="003D4517" w:rsidDel="003D4517" w:rsidRDefault="000F258F" w:rsidP="000F258F">
      <w:pPr>
        <w:spacing w:after="0"/>
        <w:rPr>
          <w:del w:id="1140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41" w:author="Ivan Pugachev" w:date="2025-12-19T09:19:00Z" w16du:dateUtc="2025-12-19T06:19:00Z">
            <w:rPr>
              <w:del w:id="1142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43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4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u.created_at as registration_date</w:delText>
        </w:r>
      </w:del>
    </w:p>
    <w:p w14:paraId="5BC8E407" w14:textId="0D439547" w:rsidR="000F258F" w:rsidRPr="003D4517" w:rsidDel="003D4517" w:rsidRDefault="000F258F" w:rsidP="000F258F">
      <w:pPr>
        <w:spacing w:after="0"/>
        <w:rPr>
          <w:del w:id="1145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46" w:author="Ivan Pugachev" w:date="2025-12-19T09:19:00Z" w16du:dateUtc="2025-12-19T06:19:00Z">
            <w:rPr>
              <w:del w:id="1147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48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4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FROM users u</w:delText>
        </w:r>
      </w:del>
    </w:p>
    <w:p w14:paraId="44E0C984" w14:textId="6161F9B2" w:rsidR="000F258F" w:rsidRPr="003D4517" w:rsidDel="003D4517" w:rsidRDefault="000F258F" w:rsidP="000F258F">
      <w:pPr>
        <w:spacing w:after="0"/>
        <w:rPr>
          <w:del w:id="1150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51" w:author="Ivan Pugachev" w:date="2025-12-19T09:19:00Z" w16du:dateUtc="2025-12-19T06:19:00Z">
            <w:rPr>
              <w:del w:id="1152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53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5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WHERE u.id = user_id;</w:delText>
        </w:r>
      </w:del>
    </w:p>
    <w:p w14:paraId="7E9FB925" w14:textId="6C48E5AF" w:rsidR="000F258F" w:rsidRPr="003D4517" w:rsidDel="003D4517" w:rsidRDefault="000F258F" w:rsidP="000F258F">
      <w:pPr>
        <w:spacing w:after="0"/>
        <w:rPr>
          <w:del w:id="1155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56" w:author="Ivan Pugachev" w:date="2025-12-19T09:19:00Z" w16du:dateUtc="2025-12-19T06:19:00Z">
            <w:rPr>
              <w:del w:id="1157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58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5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</w:del>
    </w:p>
    <w:p w14:paraId="508ECBBB" w14:textId="4860B06A" w:rsidR="000F258F" w:rsidRPr="003D4517" w:rsidDel="003D4517" w:rsidRDefault="000F258F" w:rsidP="000F258F">
      <w:pPr>
        <w:spacing w:after="0"/>
        <w:rPr>
          <w:del w:id="1160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rPrChange w:id="1161" w:author="Ivan Pugachev" w:date="2025-12-19T09:19:00Z" w16du:dateUtc="2025-12-19T06:19:00Z">
            <w:rPr>
              <w:del w:id="1162" w:author="Ivan Pugachev" w:date="2025-12-19T09:18:00Z" w16du:dateUtc="2025-12-19T06:18:00Z"/>
              <w:rFonts w:ascii="Courier New" w:hAnsi="Courier New" w:cs="Courier New"/>
              <w:color w:val="000000"/>
              <w:szCs w:val="22"/>
            </w:rPr>
          </w:rPrChange>
        </w:rPr>
      </w:pPr>
      <w:del w:id="1163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64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165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-- 2. Проекты, где пользователь является КЛИЕНТОМ (создал проект)</w:delText>
        </w:r>
      </w:del>
    </w:p>
    <w:p w14:paraId="112AB88D" w14:textId="09BB36B1" w:rsidR="000F258F" w:rsidRPr="003D4517" w:rsidDel="003D4517" w:rsidRDefault="000F258F" w:rsidP="000F258F">
      <w:pPr>
        <w:spacing w:after="0"/>
        <w:rPr>
          <w:del w:id="1166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67" w:author="Ivan Pugachev" w:date="2025-12-19T09:19:00Z" w16du:dateUtc="2025-12-19T06:19:00Z">
            <w:rPr>
              <w:del w:id="1168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69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170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71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SELECT </w:delText>
        </w:r>
      </w:del>
    </w:p>
    <w:p w14:paraId="2EF6B71D" w14:textId="6E20B175" w:rsidR="000F258F" w:rsidRPr="003D4517" w:rsidDel="003D4517" w:rsidRDefault="000F258F" w:rsidP="000F258F">
      <w:pPr>
        <w:spacing w:after="0"/>
        <w:rPr>
          <w:del w:id="1172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73" w:author="Ivan Pugachev" w:date="2025-12-19T09:19:00Z" w16du:dateUtc="2025-12-19T06:19:00Z">
            <w:rPr>
              <w:del w:id="1174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75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76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p.id as project_id,</w:delText>
        </w:r>
      </w:del>
    </w:p>
    <w:p w14:paraId="49DBAEB9" w14:textId="230CFD70" w:rsidR="000F258F" w:rsidRPr="003D4517" w:rsidDel="003D4517" w:rsidRDefault="000F258F" w:rsidP="000F258F">
      <w:pPr>
        <w:spacing w:after="0"/>
        <w:rPr>
          <w:del w:id="1177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78" w:author="Ivan Pugachev" w:date="2025-12-19T09:19:00Z" w16du:dateUtc="2025-12-19T06:19:00Z">
            <w:rPr>
              <w:del w:id="1179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80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81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p.title,</w:delText>
        </w:r>
      </w:del>
    </w:p>
    <w:p w14:paraId="0BCACB39" w14:textId="38FB1694" w:rsidR="000F258F" w:rsidRPr="003D4517" w:rsidDel="003D4517" w:rsidRDefault="000F258F" w:rsidP="000F258F">
      <w:pPr>
        <w:spacing w:after="0"/>
        <w:rPr>
          <w:del w:id="1182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83" w:author="Ivan Pugachev" w:date="2025-12-19T09:19:00Z" w16du:dateUtc="2025-12-19T06:19:00Z">
            <w:rPr>
              <w:del w:id="1184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85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86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p.description,</w:delText>
        </w:r>
      </w:del>
    </w:p>
    <w:p w14:paraId="7DE2FF47" w14:textId="305B1C35" w:rsidR="000F258F" w:rsidRPr="003D4517" w:rsidDel="003D4517" w:rsidRDefault="000F258F" w:rsidP="000F258F">
      <w:pPr>
        <w:spacing w:after="0"/>
        <w:rPr>
          <w:del w:id="1187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88" w:author="Ivan Pugachev" w:date="2025-12-19T09:19:00Z" w16du:dateUtc="2025-12-19T06:19:00Z">
            <w:rPr>
              <w:del w:id="1189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90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91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p.deadline,</w:delText>
        </w:r>
      </w:del>
    </w:p>
    <w:p w14:paraId="08684221" w14:textId="232F50D9" w:rsidR="000F258F" w:rsidRPr="003D4517" w:rsidDel="003D4517" w:rsidRDefault="000F258F" w:rsidP="000F258F">
      <w:pPr>
        <w:spacing w:after="0"/>
        <w:rPr>
          <w:del w:id="1192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93" w:author="Ivan Pugachev" w:date="2025-12-19T09:19:00Z" w16du:dateUtc="2025-12-19T06:19:00Z">
            <w:rPr>
              <w:del w:id="1194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195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196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p.status as project_status,</w:delText>
        </w:r>
      </w:del>
    </w:p>
    <w:p w14:paraId="22BD9EDE" w14:textId="6F848AF0" w:rsidR="000F258F" w:rsidRPr="003D4517" w:rsidDel="003D4517" w:rsidRDefault="000F258F" w:rsidP="000F258F">
      <w:pPr>
        <w:spacing w:after="0"/>
        <w:rPr>
          <w:del w:id="1197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198" w:author="Ivan Pugachev" w:date="2025-12-19T09:19:00Z" w16du:dateUtc="2025-12-19T06:19:00Z">
            <w:rPr>
              <w:del w:id="1199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00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01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p.created_at as project_created,</w:delText>
        </w:r>
      </w:del>
    </w:p>
    <w:p w14:paraId="5F846AEF" w14:textId="1C7F85BD" w:rsidR="000F258F" w:rsidRPr="003D4517" w:rsidDel="003D4517" w:rsidRDefault="000F258F" w:rsidP="000F258F">
      <w:pPr>
        <w:spacing w:after="0"/>
        <w:rPr>
          <w:del w:id="1202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03" w:author="Ivan Pugachev" w:date="2025-12-19T09:19:00Z" w16du:dateUtc="2025-12-19T06:19:00Z">
            <w:rPr>
              <w:del w:id="1204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05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06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c.name as category_name,</w:delText>
        </w:r>
      </w:del>
    </w:p>
    <w:p w14:paraId="76074D2E" w14:textId="4FF14E1A" w:rsidR="000F258F" w:rsidRPr="003D4517" w:rsidDel="003D4517" w:rsidRDefault="000F258F" w:rsidP="000F258F">
      <w:pPr>
        <w:spacing w:after="0"/>
        <w:rPr>
          <w:del w:id="1207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08" w:author="Ivan Pugachev" w:date="2025-12-19T09:19:00Z" w16du:dateUtc="2025-12-19T06:19:00Z">
            <w:rPr>
              <w:del w:id="1209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10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11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'creator' as user_role_in_project</w:delText>
        </w:r>
      </w:del>
    </w:p>
    <w:p w14:paraId="1128CF4E" w14:textId="0AFAB307" w:rsidR="000F258F" w:rsidRPr="003D4517" w:rsidDel="003D4517" w:rsidRDefault="000F258F" w:rsidP="000F258F">
      <w:pPr>
        <w:spacing w:after="0"/>
        <w:rPr>
          <w:del w:id="1212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13" w:author="Ivan Pugachev" w:date="2025-12-19T09:19:00Z" w16du:dateUtc="2025-12-19T06:19:00Z">
            <w:rPr>
              <w:del w:id="1214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15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16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FROM projects p</w:delText>
        </w:r>
      </w:del>
    </w:p>
    <w:p w14:paraId="65A5A4E5" w14:textId="3EC5B73E" w:rsidR="000F258F" w:rsidRPr="003D4517" w:rsidDel="003D4517" w:rsidRDefault="000F258F" w:rsidP="000F258F">
      <w:pPr>
        <w:spacing w:after="0"/>
        <w:rPr>
          <w:del w:id="1217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18" w:author="Ivan Pugachev" w:date="2025-12-19T09:19:00Z" w16du:dateUtc="2025-12-19T06:19:00Z">
            <w:rPr>
              <w:del w:id="1219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20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21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categories c ON p.category_id = c.id</w:delText>
        </w:r>
      </w:del>
    </w:p>
    <w:p w14:paraId="1EB3E2EC" w14:textId="06204119" w:rsidR="000F258F" w:rsidRPr="003D4517" w:rsidDel="003D4517" w:rsidRDefault="000F258F" w:rsidP="000F258F">
      <w:pPr>
        <w:spacing w:after="0"/>
        <w:rPr>
          <w:del w:id="1222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23" w:author="Ivan Pugachev" w:date="2025-12-19T09:19:00Z" w16du:dateUtc="2025-12-19T06:19:00Z">
            <w:rPr>
              <w:del w:id="1224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25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26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WHERE p.client_id = user_id</w:delText>
        </w:r>
      </w:del>
    </w:p>
    <w:p w14:paraId="761549A1" w14:textId="007725B1" w:rsidR="000F258F" w:rsidRPr="003D4517" w:rsidDel="003D4517" w:rsidRDefault="000F258F" w:rsidP="000F258F">
      <w:pPr>
        <w:spacing w:after="0"/>
        <w:rPr>
          <w:del w:id="1227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28" w:author="Ivan Pugachev" w:date="2025-12-19T09:19:00Z" w16du:dateUtc="2025-12-19T06:19:00Z">
            <w:rPr>
              <w:del w:id="1229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30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31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ORDER BY p.created_at DESC;</w:delText>
        </w:r>
      </w:del>
    </w:p>
    <w:p w14:paraId="29B693C9" w14:textId="3B2795AC" w:rsidR="000F258F" w:rsidRPr="003D4517" w:rsidDel="003D4517" w:rsidRDefault="000F258F" w:rsidP="000F258F">
      <w:pPr>
        <w:spacing w:after="0"/>
        <w:rPr>
          <w:del w:id="1232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33" w:author="Ivan Pugachev" w:date="2025-12-19T09:19:00Z" w16du:dateUtc="2025-12-19T06:19:00Z">
            <w:rPr>
              <w:del w:id="1234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35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36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</w:del>
    </w:p>
    <w:p w14:paraId="5C5047E1" w14:textId="04F87FD2" w:rsidR="000F258F" w:rsidRPr="003D4517" w:rsidDel="003D4517" w:rsidRDefault="000F258F" w:rsidP="000F258F">
      <w:pPr>
        <w:spacing w:after="0"/>
        <w:rPr>
          <w:del w:id="1237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rPrChange w:id="1238" w:author="Ivan Pugachev" w:date="2025-12-19T09:19:00Z" w16du:dateUtc="2025-12-19T06:19:00Z">
            <w:rPr>
              <w:del w:id="1239" w:author="Ivan Pugachev" w:date="2025-12-19T09:18:00Z" w16du:dateUtc="2025-12-19T06:18:00Z"/>
              <w:rFonts w:ascii="Courier New" w:hAnsi="Courier New" w:cs="Courier New"/>
              <w:color w:val="000000"/>
              <w:szCs w:val="22"/>
            </w:rPr>
          </w:rPrChange>
        </w:rPr>
      </w:pPr>
      <w:del w:id="1240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41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242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-- 3. Проекты, где пользователь является ФРИЛАНСЕРОМ (участвует через ставки/контракты)</w:delText>
        </w:r>
      </w:del>
    </w:p>
    <w:p w14:paraId="0EE275FB" w14:textId="1FDDF4A3" w:rsidR="000F258F" w:rsidRPr="003D4517" w:rsidDel="003D4517" w:rsidRDefault="000F258F" w:rsidP="000F258F">
      <w:pPr>
        <w:spacing w:after="0"/>
        <w:rPr>
          <w:del w:id="1243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44" w:author="Ivan Pugachev" w:date="2025-12-19T09:19:00Z" w16du:dateUtc="2025-12-19T06:19:00Z">
            <w:rPr>
              <w:del w:id="1245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46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247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4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SELECT DISTINCT</w:delText>
        </w:r>
      </w:del>
    </w:p>
    <w:p w14:paraId="20D4DF99" w14:textId="68FA89E7" w:rsidR="000F258F" w:rsidRPr="003D4517" w:rsidDel="003D4517" w:rsidRDefault="000F258F" w:rsidP="000F258F">
      <w:pPr>
        <w:spacing w:after="0"/>
        <w:rPr>
          <w:del w:id="124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50" w:author="Ivan Pugachev" w:date="2025-12-19T09:19:00Z" w16du:dateUtc="2025-12-19T06:19:00Z">
            <w:rPr>
              <w:del w:id="125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5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5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p.id as project_id,</w:delText>
        </w:r>
      </w:del>
    </w:p>
    <w:p w14:paraId="2192BA04" w14:textId="23795E4E" w:rsidR="000F258F" w:rsidRPr="003D4517" w:rsidDel="003D4517" w:rsidRDefault="000F258F" w:rsidP="000F258F">
      <w:pPr>
        <w:spacing w:after="0"/>
        <w:rPr>
          <w:del w:id="125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55" w:author="Ivan Pugachev" w:date="2025-12-19T09:19:00Z" w16du:dateUtc="2025-12-19T06:19:00Z">
            <w:rPr>
              <w:del w:id="125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5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5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p.title, </w:delText>
        </w:r>
      </w:del>
    </w:p>
    <w:p w14:paraId="14F6DF3B" w14:textId="295C375F" w:rsidR="000F258F" w:rsidRPr="003D4517" w:rsidDel="003D4517" w:rsidRDefault="000F258F" w:rsidP="000F258F">
      <w:pPr>
        <w:spacing w:after="0"/>
        <w:rPr>
          <w:del w:id="125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60" w:author="Ivan Pugachev" w:date="2025-12-19T09:19:00Z" w16du:dateUtc="2025-12-19T06:19:00Z">
            <w:rPr>
              <w:del w:id="126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6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6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p.description,</w:delText>
        </w:r>
      </w:del>
    </w:p>
    <w:p w14:paraId="5DDEA19D" w14:textId="1003D4B4" w:rsidR="000F258F" w:rsidRPr="003D4517" w:rsidDel="003D4517" w:rsidRDefault="000F258F" w:rsidP="000F258F">
      <w:pPr>
        <w:spacing w:after="0"/>
        <w:rPr>
          <w:del w:id="126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65" w:author="Ivan Pugachev" w:date="2025-12-19T09:19:00Z" w16du:dateUtc="2025-12-19T06:19:00Z">
            <w:rPr>
              <w:del w:id="126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6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6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p.deadline,</w:delText>
        </w:r>
      </w:del>
    </w:p>
    <w:p w14:paraId="40EAF34E" w14:textId="6CD63B24" w:rsidR="000F258F" w:rsidRPr="003D4517" w:rsidDel="003D4517" w:rsidRDefault="000F258F" w:rsidP="000F258F">
      <w:pPr>
        <w:spacing w:after="0"/>
        <w:rPr>
          <w:del w:id="126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70" w:author="Ivan Pugachev" w:date="2025-12-19T09:19:00Z" w16du:dateUtc="2025-12-19T06:19:00Z">
            <w:rPr>
              <w:del w:id="127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7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7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p.status as project_status,</w:delText>
        </w:r>
      </w:del>
    </w:p>
    <w:p w14:paraId="1084C710" w14:textId="4A6B8F3C" w:rsidR="000F258F" w:rsidRPr="003D4517" w:rsidDel="003D4517" w:rsidRDefault="000F258F" w:rsidP="000F258F">
      <w:pPr>
        <w:spacing w:after="0"/>
        <w:rPr>
          <w:del w:id="127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75" w:author="Ivan Pugachev" w:date="2025-12-19T09:19:00Z" w16du:dateUtc="2025-12-19T06:19:00Z">
            <w:rPr>
              <w:del w:id="127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7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7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p.created_at as project_created,</w:delText>
        </w:r>
      </w:del>
    </w:p>
    <w:p w14:paraId="50D56E7A" w14:textId="3AD3408E" w:rsidR="000F258F" w:rsidRPr="003D4517" w:rsidDel="003D4517" w:rsidRDefault="000F258F" w:rsidP="000F258F">
      <w:pPr>
        <w:spacing w:after="0"/>
        <w:rPr>
          <w:del w:id="127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80" w:author="Ivan Pugachev" w:date="2025-12-19T09:19:00Z" w16du:dateUtc="2025-12-19T06:19:00Z">
            <w:rPr>
              <w:del w:id="128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8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8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c.name as category_name,</w:delText>
        </w:r>
      </w:del>
    </w:p>
    <w:p w14:paraId="26FC2AF8" w14:textId="6E49DB79" w:rsidR="000F258F" w:rsidRPr="003D4517" w:rsidDel="003D4517" w:rsidRDefault="000F258F" w:rsidP="000F258F">
      <w:pPr>
        <w:spacing w:after="0"/>
        <w:rPr>
          <w:del w:id="128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85" w:author="Ivan Pugachev" w:date="2025-12-19T09:19:00Z" w16du:dateUtc="2025-12-19T06:19:00Z">
            <w:rPr>
              <w:del w:id="128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8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8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b.status as bid_status,</w:delText>
        </w:r>
      </w:del>
    </w:p>
    <w:p w14:paraId="33092E1B" w14:textId="16489898" w:rsidR="000F258F" w:rsidRPr="003D4517" w:rsidDel="003D4517" w:rsidRDefault="000F258F" w:rsidP="000F258F">
      <w:pPr>
        <w:spacing w:after="0"/>
        <w:rPr>
          <w:del w:id="128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90" w:author="Ivan Pugachev" w:date="2025-12-19T09:19:00Z" w16du:dateUtc="2025-12-19T06:19:00Z">
            <w:rPr>
              <w:del w:id="129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9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9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contr.status as contract_status,</w:delText>
        </w:r>
      </w:del>
    </w:p>
    <w:p w14:paraId="023A9CA0" w14:textId="3DA86272" w:rsidR="000F258F" w:rsidRPr="003D4517" w:rsidDel="003D4517" w:rsidRDefault="000F258F" w:rsidP="000F258F">
      <w:pPr>
        <w:spacing w:after="0"/>
        <w:rPr>
          <w:del w:id="129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295" w:author="Ivan Pugachev" w:date="2025-12-19T09:19:00Z" w16du:dateUtc="2025-12-19T06:19:00Z">
            <w:rPr>
              <w:del w:id="129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29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29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CASE </w:delText>
        </w:r>
      </w:del>
    </w:p>
    <w:p w14:paraId="1D975F4C" w14:textId="3B36745C" w:rsidR="000F258F" w:rsidRPr="003D4517" w:rsidDel="003D4517" w:rsidRDefault="000F258F" w:rsidP="000F258F">
      <w:pPr>
        <w:spacing w:after="0"/>
        <w:rPr>
          <w:del w:id="129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00" w:author="Ivan Pugachev" w:date="2025-12-19T09:19:00Z" w16du:dateUtc="2025-12-19T06:19:00Z">
            <w:rPr>
              <w:del w:id="130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0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0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    WHEN contr.id IS NOT NULL THEN 'contract_freelancer'</w:delText>
        </w:r>
      </w:del>
    </w:p>
    <w:p w14:paraId="532FB0CA" w14:textId="233EBF54" w:rsidR="000F258F" w:rsidRPr="003D4517" w:rsidDel="003D4517" w:rsidRDefault="000F258F" w:rsidP="000F258F">
      <w:pPr>
        <w:spacing w:after="0"/>
        <w:rPr>
          <w:del w:id="130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05" w:author="Ivan Pugachev" w:date="2025-12-19T09:19:00Z" w16du:dateUtc="2025-12-19T06:19:00Z">
            <w:rPr>
              <w:del w:id="130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0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0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    WHEN b.status = 'accepted' THEN 'accepted_freelancer' </w:delText>
        </w:r>
      </w:del>
    </w:p>
    <w:p w14:paraId="679E1F7B" w14:textId="358D91CA" w:rsidR="000F258F" w:rsidRPr="003D4517" w:rsidDel="003D4517" w:rsidRDefault="000F258F" w:rsidP="000F258F">
      <w:pPr>
        <w:spacing w:after="0"/>
        <w:rPr>
          <w:del w:id="130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10" w:author="Ivan Pugachev" w:date="2025-12-19T09:19:00Z" w16du:dateUtc="2025-12-19T06:19:00Z">
            <w:rPr>
              <w:del w:id="131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1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1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    ELSE 'bidder'</w:delText>
        </w:r>
      </w:del>
    </w:p>
    <w:p w14:paraId="382A9351" w14:textId="1EEC7FA0" w:rsidR="000F258F" w:rsidRPr="003D4517" w:rsidDel="003D4517" w:rsidRDefault="000F258F" w:rsidP="000F258F">
      <w:pPr>
        <w:spacing w:after="0"/>
        <w:rPr>
          <w:del w:id="131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15" w:author="Ivan Pugachev" w:date="2025-12-19T09:19:00Z" w16du:dateUtc="2025-12-19T06:19:00Z">
            <w:rPr>
              <w:del w:id="131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1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1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END as user_role_in_project</w:delText>
        </w:r>
      </w:del>
    </w:p>
    <w:p w14:paraId="546257E7" w14:textId="0B9D355D" w:rsidR="000F258F" w:rsidRPr="003D4517" w:rsidDel="003D4517" w:rsidRDefault="000F258F" w:rsidP="000F258F">
      <w:pPr>
        <w:spacing w:after="0"/>
        <w:rPr>
          <w:del w:id="131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20" w:author="Ivan Pugachev" w:date="2025-12-19T09:19:00Z" w16du:dateUtc="2025-12-19T06:19:00Z">
            <w:rPr>
              <w:del w:id="132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2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2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FROM projects p</w:delText>
        </w:r>
      </w:del>
    </w:p>
    <w:p w14:paraId="5BD30BB6" w14:textId="20383F04" w:rsidR="000F258F" w:rsidRPr="003D4517" w:rsidDel="003D4517" w:rsidRDefault="000F258F" w:rsidP="000F258F">
      <w:pPr>
        <w:spacing w:after="0"/>
        <w:rPr>
          <w:del w:id="132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25" w:author="Ivan Pugachev" w:date="2025-12-19T09:19:00Z" w16du:dateUtc="2025-12-19T06:19:00Z">
            <w:rPr>
              <w:del w:id="132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2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2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categories c ON p.category_id = c.id</w:delText>
        </w:r>
      </w:del>
    </w:p>
    <w:p w14:paraId="4A753A4E" w14:textId="3E8EB163" w:rsidR="000F258F" w:rsidRPr="003D4517" w:rsidDel="003D4517" w:rsidRDefault="000F258F" w:rsidP="000F258F">
      <w:pPr>
        <w:spacing w:after="0"/>
        <w:rPr>
          <w:del w:id="132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30" w:author="Ivan Pugachev" w:date="2025-12-19T09:19:00Z" w16du:dateUtc="2025-12-19T06:19:00Z">
            <w:rPr>
              <w:del w:id="133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3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3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bids b ON p.id = b.project_id AND b.freelancer_id = user_id</w:delText>
        </w:r>
      </w:del>
    </w:p>
    <w:p w14:paraId="0E4A9F7A" w14:textId="178829E3" w:rsidR="000F258F" w:rsidRPr="003D4517" w:rsidDel="003D4517" w:rsidRDefault="000F258F" w:rsidP="000F258F">
      <w:pPr>
        <w:spacing w:after="0"/>
        <w:rPr>
          <w:del w:id="133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35" w:author="Ivan Pugachev" w:date="2025-12-19T09:19:00Z" w16du:dateUtc="2025-12-19T06:19:00Z">
            <w:rPr>
              <w:del w:id="133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3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3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contracts contr ON p.id = contr.project_id AND contr.freelancer_id = user_id</w:delText>
        </w:r>
      </w:del>
    </w:p>
    <w:p w14:paraId="5FD4B654" w14:textId="047D4FD4" w:rsidR="000F258F" w:rsidRPr="003D4517" w:rsidDel="003D4517" w:rsidRDefault="000F258F" w:rsidP="000F258F">
      <w:pPr>
        <w:spacing w:after="0"/>
        <w:rPr>
          <w:del w:id="133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40" w:author="Ivan Pugachev" w:date="2025-12-19T09:19:00Z" w16du:dateUtc="2025-12-19T06:19:00Z">
            <w:rPr>
              <w:del w:id="134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4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4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WHERE b.freelancer_id = user_id OR contr.freelancer_id = user_id</w:delText>
        </w:r>
      </w:del>
    </w:p>
    <w:p w14:paraId="4DDA3966" w14:textId="0FD2E6AE" w:rsidR="000F258F" w:rsidRPr="003D4517" w:rsidDel="003D4517" w:rsidRDefault="000F258F" w:rsidP="000F258F">
      <w:pPr>
        <w:spacing w:after="0"/>
        <w:rPr>
          <w:del w:id="134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45" w:author="Ivan Pugachev" w:date="2025-12-19T09:19:00Z" w16du:dateUtc="2025-12-19T06:19:00Z">
            <w:rPr>
              <w:del w:id="134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4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48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ORDER BY p.created_at DESC;</w:delText>
        </w:r>
      </w:del>
    </w:p>
    <w:p w14:paraId="47D8EEAC" w14:textId="0E101126" w:rsidR="000F258F" w:rsidRPr="003D4517" w:rsidDel="003D4517" w:rsidRDefault="000F258F" w:rsidP="000F258F">
      <w:pPr>
        <w:spacing w:after="0"/>
        <w:rPr>
          <w:del w:id="1349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350" w:author="Ivan Pugachev" w:date="2025-12-19T09:19:00Z" w16du:dateUtc="2025-12-19T06:19:00Z">
            <w:rPr>
              <w:del w:id="1351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352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53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END IF;</w:delText>
        </w:r>
      </w:del>
    </w:p>
    <w:p w14:paraId="32192D48" w14:textId="4A5AEC86" w:rsidR="00BC0DAF" w:rsidRPr="003D4517" w:rsidDel="003D4517" w:rsidRDefault="00AC0A16" w:rsidP="000F258F">
      <w:pPr>
        <w:spacing w:after="0"/>
        <w:rPr>
          <w:del w:id="1354" w:author="Ivan Pugachev" w:date="2025-12-19T09:18:00Z" w16du:dateUtc="2025-12-19T06:18:00Z"/>
          <w:rFonts w:ascii="Times New Roman" w:hAnsi="Times New Roman" w:cs="Times New Roman"/>
          <w:b/>
          <w:bCs/>
          <w:color w:val="000000"/>
          <w:sz w:val="28"/>
          <w:szCs w:val="28"/>
          <w:lang w:val="en-GB"/>
          <w:rPrChange w:id="1355" w:author="Ivan Pugachev" w:date="2025-12-19T09:19:00Z" w16du:dateUtc="2025-12-19T06:19:00Z">
            <w:rPr>
              <w:del w:id="1356" w:author="Ivan Pugachev" w:date="2025-12-19T09:18:00Z" w16du:dateUtc="2025-12-19T06:18:00Z"/>
              <w:rFonts w:ascii="Courier New" w:hAnsi="Courier New" w:cs="Courier New"/>
              <w:color w:val="000000"/>
              <w:szCs w:val="22"/>
              <w:lang w:val="en-GB"/>
            </w:rPr>
          </w:rPrChange>
        </w:rPr>
      </w:pPr>
      <w:del w:id="1357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noProof/>
            <w:color w:val="000000"/>
            <w:sz w:val="28"/>
            <w:szCs w:val="28"/>
            <w:lang w:val="en-GB"/>
            <w:rPrChange w:id="1358" w:author="Ivan Pugachev" w:date="2025-12-19T09:19:00Z" w16du:dateUtc="2025-12-19T06:19:00Z">
              <w:rPr>
                <w:rFonts w:ascii="Courier New" w:hAnsi="Courier New" w:cs="Courier New"/>
                <w:noProof/>
                <w:color w:val="000000"/>
                <w:szCs w:val="22"/>
                <w:lang w:val="en-GB"/>
              </w:rPr>
            </w:rPrChange>
          </w:rPr>
          <w:drawing>
            <wp:anchor distT="0" distB="0" distL="114300" distR="114300" simplePos="0" relativeHeight="251659264" behindDoc="1" locked="0" layoutInCell="1" allowOverlap="1" wp14:anchorId="4D31C228" wp14:editId="19A81EA0">
              <wp:simplePos x="0" y="0"/>
              <wp:positionH relativeFrom="column">
                <wp:posOffset>-728980</wp:posOffset>
              </wp:positionH>
              <wp:positionV relativeFrom="paragraph">
                <wp:posOffset>318859</wp:posOffset>
              </wp:positionV>
              <wp:extent cx="6858978" cy="2945218"/>
              <wp:effectExtent l="0" t="0" r="0" b="7620"/>
              <wp:wrapTight wrapText="bothSides">
                <wp:wrapPolygon edited="0">
                  <wp:start x="0" y="0"/>
                  <wp:lineTo x="0" y="21516"/>
                  <wp:lineTo x="21538" y="21516"/>
                  <wp:lineTo x="21538" y="0"/>
                  <wp:lineTo x="0" y="0"/>
                </wp:wrapPolygon>
              </wp:wrapTight>
              <wp:docPr id="1416484873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16484873" name="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978" cy="29452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F258F"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359" w:author="Ivan Pugachev" w:date="2025-12-19T09:19:00Z" w16du:dateUtc="2025-12-19T06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END</w:delText>
        </w:r>
      </w:del>
    </w:p>
    <w:p w14:paraId="76A0D08D" w14:textId="1F0E7265" w:rsidR="0082490D" w:rsidRDefault="00A3308C" w:rsidP="0082490D">
      <w:pPr>
        <w:spacing w:after="0"/>
        <w:rPr>
          <w:ins w:id="1360" w:author="Ivan Pugachev" w:date="2025-12-19T09:20:00Z" w16du:dateUtc="2025-12-19T06:20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del w:id="1361" w:author="Ivan Pugachev" w:date="2025-12-19T09:18:00Z" w16du:dateUtc="2025-12-19T06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CloseContract</w:delText>
        </w:r>
      </w:del>
      <w:proofErr w:type="spellStart"/>
      <w:ins w:id="1362" w:author="Ivan Pugachev" w:date="2025-12-19T09:20:00Z" w16du:dateUtc="2025-12-19T06:20:00Z">
        <w:r w:rsidR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ProcessOrder</w:t>
        </w:r>
        <w:proofErr w:type="spellEnd"/>
      </w:ins>
    </w:p>
    <w:p w14:paraId="0E62AAFA" w14:textId="77777777" w:rsidR="003D4517" w:rsidRPr="003D4517" w:rsidRDefault="003D4517" w:rsidP="0082490D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F642751" w14:textId="77777777" w:rsidR="003D4517" w:rsidRPr="003D4517" w:rsidRDefault="003D4517" w:rsidP="003D4517">
      <w:pPr>
        <w:spacing w:after="0"/>
        <w:rPr>
          <w:ins w:id="136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64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CREATE PROCEDURE </w:t>
        </w:r>
        <w:proofErr w:type="spellStart"/>
        <w:proofErr w:type="gramStart"/>
        <w:r w:rsidRPr="003D4517">
          <w:rPr>
            <w:rFonts w:ascii="Courier New" w:hAnsi="Courier New" w:cs="Courier New"/>
            <w:szCs w:val="22"/>
            <w:lang w:val="en-US"/>
          </w:rPr>
          <w:t>ProcessOrder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(</w:t>
        </w:r>
        <w:proofErr w:type="gramEnd"/>
      </w:ins>
    </w:p>
    <w:p w14:paraId="50453B25" w14:textId="77777777" w:rsidR="003D4517" w:rsidRPr="003D4517" w:rsidRDefault="003D4517" w:rsidP="003D4517">
      <w:pPr>
        <w:spacing w:after="0"/>
        <w:rPr>
          <w:ins w:id="136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66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IN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customer_id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INT,</w:t>
        </w:r>
      </w:ins>
    </w:p>
    <w:p w14:paraId="0AFAE9CA" w14:textId="77777777" w:rsidR="003D4517" w:rsidRPr="003D4517" w:rsidRDefault="003D4517" w:rsidP="003D4517">
      <w:pPr>
        <w:spacing w:after="0"/>
        <w:rPr>
          <w:ins w:id="136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68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IN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product_id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INT,</w:t>
        </w:r>
      </w:ins>
    </w:p>
    <w:p w14:paraId="56E79AB6" w14:textId="77777777" w:rsidR="003D4517" w:rsidRPr="003D4517" w:rsidRDefault="003D4517" w:rsidP="003D4517">
      <w:pPr>
        <w:spacing w:after="0"/>
        <w:rPr>
          <w:ins w:id="136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70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IN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quantity_ordered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INT</w:t>
        </w:r>
      </w:ins>
    </w:p>
    <w:p w14:paraId="0E271807" w14:textId="77777777" w:rsidR="003D4517" w:rsidRPr="003D4517" w:rsidRDefault="003D4517" w:rsidP="003D4517">
      <w:pPr>
        <w:spacing w:after="0"/>
        <w:rPr>
          <w:ins w:id="137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72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>)</w:t>
        </w:r>
      </w:ins>
    </w:p>
    <w:p w14:paraId="0CD18B34" w14:textId="77777777" w:rsidR="003D4517" w:rsidRPr="003D4517" w:rsidRDefault="003D4517" w:rsidP="003D4517">
      <w:pPr>
        <w:spacing w:after="0"/>
        <w:rPr>
          <w:ins w:id="137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74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>BEGIN</w:t>
        </w:r>
      </w:ins>
    </w:p>
    <w:p w14:paraId="5DD60861" w14:textId="77777777" w:rsidR="003D4517" w:rsidRPr="003D4517" w:rsidRDefault="003D4517" w:rsidP="003D4517">
      <w:pPr>
        <w:spacing w:after="0"/>
        <w:rPr>
          <w:ins w:id="137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76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DECLARE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product_quantity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INT;</w:t>
        </w:r>
      </w:ins>
    </w:p>
    <w:p w14:paraId="770C5DCE" w14:textId="77777777" w:rsidR="003D4517" w:rsidRPr="003D4517" w:rsidRDefault="003D4517" w:rsidP="003D4517">
      <w:pPr>
        <w:spacing w:after="0"/>
        <w:rPr>
          <w:ins w:id="137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78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DECLARE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product_price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gramStart"/>
        <w:r w:rsidRPr="003D4517">
          <w:rPr>
            <w:rFonts w:ascii="Courier New" w:hAnsi="Courier New" w:cs="Courier New"/>
            <w:szCs w:val="22"/>
            <w:lang w:val="en-US"/>
          </w:rPr>
          <w:t>DECIMAL(</w:t>
        </w:r>
        <w:proofErr w:type="gramEnd"/>
        <w:r w:rsidRPr="003D4517">
          <w:rPr>
            <w:rFonts w:ascii="Courier New" w:hAnsi="Courier New" w:cs="Courier New"/>
            <w:szCs w:val="22"/>
            <w:lang w:val="en-US"/>
          </w:rPr>
          <w:t>10,2);</w:t>
        </w:r>
      </w:ins>
    </w:p>
    <w:p w14:paraId="3077AF9B" w14:textId="77777777" w:rsidR="003D4517" w:rsidRPr="003D4517" w:rsidRDefault="003D4517" w:rsidP="003D4517">
      <w:pPr>
        <w:spacing w:after="0"/>
        <w:rPr>
          <w:ins w:id="137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80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DECLARE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total_amount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gramStart"/>
        <w:r w:rsidRPr="003D4517">
          <w:rPr>
            <w:rFonts w:ascii="Courier New" w:hAnsi="Courier New" w:cs="Courier New"/>
            <w:szCs w:val="22"/>
            <w:lang w:val="en-US"/>
          </w:rPr>
          <w:t>DECIMAL(</w:t>
        </w:r>
        <w:proofErr w:type="gramEnd"/>
        <w:r w:rsidRPr="003D4517">
          <w:rPr>
            <w:rFonts w:ascii="Courier New" w:hAnsi="Courier New" w:cs="Courier New"/>
            <w:szCs w:val="22"/>
            <w:lang w:val="en-US"/>
          </w:rPr>
          <w:t>10,2);</w:t>
        </w:r>
      </w:ins>
    </w:p>
    <w:p w14:paraId="7A98AC3D" w14:textId="77777777" w:rsidR="003D4517" w:rsidRPr="003D4517" w:rsidRDefault="003D4517" w:rsidP="003D4517">
      <w:pPr>
        <w:spacing w:after="0"/>
        <w:rPr>
          <w:ins w:id="138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82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DECLARE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points_to_add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gramStart"/>
        <w:r w:rsidRPr="003D4517">
          <w:rPr>
            <w:rFonts w:ascii="Courier New" w:hAnsi="Courier New" w:cs="Courier New"/>
            <w:szCs w:val="22"/>
            <w:lang w:val="en-US"/>
          </w:rPr>
          <w:t>DECIMAL(</w:t>
        </w:r>
        <w:proofErr w:type="gramEnd"/>
        <w:r w:rsidRPr="003D4517">
          <w:rPr>
            <w:rFonts w:ascii="Courier New" w:hAnsi="Courier New" w:cs="Courier New"/>
            <w:szCs w:val="22"/>
            <w:lang w:val="en-US"/>
          </w:rPr>
          <w:t>10,2);</w:t>
        </w:r>
      </w:ins>
    </w:p>
    <w:p w14:paraId="4E14A5AF" w14:textId="77777777" w:rsidR="003D4517" w:rsidRPr="003D4517" w:rsidRDefault="003D4517" w:rsidP="003D4517">
      <w:pPr>
        <w:spacing w:after="0"/>
        <w:rPr>
          <w:ins w:id="138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84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</w:t>
        </w:r>
      </w:ins>
    </w:p>
    <w:p w14:paraId="0924F86E" w14:textId="77777777" w:rsidR="003D4517" w:rsidRPr="003D4517" w:rsidRDefault="003D4517" w:rsidP="003D4517">
      <w:pPr>
        <w:spacing w:after="0"/>
        <w:rPr>
          <w:ins w:id="1385" w:author="Ivan Pugachev" w:date="2025-12-19T09:19:00Z" w16du:dateUtc="2025-12-19T06:19:00Z"/>
          <w:rFonts w:ascii="Courier New" w:hAnsi="Courier New" w:cs="Courier New"/>
          <w:szCs w:val="22"/>
          <w:rPrChange w:id="1386" w:author="Ivan Pugachev" w:date="2025-12-19T09:19:00Z" w16du:dateUtc="2025-12-19T06:19:00Z">
            <w:rPr>
              <w:ins w:id="1387" w:author="Ivan Pugachev" w:date="2025-12-19T09:19:00Z" w16du:dateUtc="2025-12-19T06:19:00Z"/>
              <w:rFonts w:ascii="Courier New" w:hAnsi="Courier New" w:cs="Courier New"/>
              <w:szCs w:val="22"/>
              <w:lang w:val="en-US"/>
            </w:rPr>
          </w:rPrChange>
        </w:rPr>
      </w:pPr>
      <w:ins w:id="1388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</w:t>
        </w:r>
        <w:r w:rsidRPr="003D4517">
          <w:rPr>
            <w:rFonts w:ascii="Courier New" w:hAnsi="Courier New" w:cs="Courier New"/>
            <w:szCs w:val="22"/>
            <w:rPrChange w:id="1389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>-- Получаем текущее количество и цену товара</w:t>
        </w:r>
      </w:ins>
    </w:p>
    <w:p w14:paraId="6A5B3CDF" w14:textId="77777777" w:rsidR="003D4517" w:rsidRPr="003D4517" w:rsidRDefault="003D4517" w:rsidP="003D4517">
      <w:pPr>
        <w:spacing w:after="0"/>
        <w:rPr>
          <w:ins w:id="1390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91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rPrChange w:id="1392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   </w:t>
        </w:r>
        <w:r w:rsidRPr="003D4517">
          <w:rPr>
            <w:rFonts w:ascii="Courier New" w:hAnsi="Courier New" w:cs="Courier New"/>
            <w:szCs w:val="22"/>
            <w:lang w:val="en-US"/>
          </w:rPr>
          <w:t xml:space="preserve">SELECT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pro_quantity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,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pro_price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</w:ins>
    </w:p>
    <w:p w14:paraId="493B1798" w14:textId="77777777" w:rsidR="003D4517" w:rsidRPr="003D4517" w:rsidRDefault="003D4517" w:rsidP="003D4517">
      <w:pPr>
        <w:spacing w:after="0"/>
        <w:rPr>
          <w:ins w:id="139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94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INTO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product_quantity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,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product_price</w:t>
        </w:r>
        <w:proofErr w:type="spellEnd"/>
      </w:ins>
    </w:p>
    <w:p w14:paraId="7B050139" w14:textId="77777777" w:rsidR="003D4517" w:rsidRPr="003D4517" w:rsidRDefault="003D4517" w:rsidP="003D4517">
      <w:pPr>
        <w:spacing w:after="0"/>
        <w:rPr>
          <w:ins w:id="139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96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FROM menu </w:t>
        </w:r>
      </w:ins>
    </w:p>
    <w:p w14:paraId="0A0CF434" w14:textId="77777777" w:rsidR="003D4517" w:rsidRPr="003D4517" w:rsidRDefault="003D4517" w:rsidP="003D4517">
      <w:pPr>
        <w:spacing w:after="0"/>
        <w:rPr>
          <w:ins w:id="139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398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WHERE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pro_id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product_id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;</w:t>
        </w:r>
      </w:ins>
    </w:p>
    <w:p w14:paraId="2E01122F" w14:textId="77777777" w:rsidR="003D4517" w:rsidRPr="003D4517" w:rsidRDefault="003D4517" w:rsidP="003D4517">
      <w:pPr>
        <w:spacing w:after="0"/>
        <w:rPr>
          <w:ins w:id="139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00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</w:t>
        </w:r>
      </w:ins>
    </w:p>
    <w:p w14:paraId="7A235DC0" w14:textId="77777777" w:rsidR="003D4517" w:rsidRPr="003D4517" w:rsidRDefault="003D4517" w:rsidP="003D4517">
      <w:pPr>
        <w:spacing w:after="0"/>
        <w:rPr>
          <w:ins w:id="140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02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--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Проверяем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существование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товара</w:t>
        </w:r>
        <w:proofErr w:type="spellEnd"/>
      </w:ins>
    </w:p>
    <w:p w14:paraId="39D0964C" w14:textId="77777777" w:rsidR="003D4517" w:rsidRPr="003D4517" w:rsidRDefault="003D4517" w:rsidP="003D4517">
      <w:pPr>
        <w:spacing w:after="0"/>
        <w:rPr>
          <w:ins w:id="140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04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IF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product_quantity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IS NULL THEN</w:t>
        </w:r>
      </w:ins>
    </w:p>
    <w:p w14:paraId="1222ABB7" w14:textId="77777777" w:rsidR="003D4517" w:rsidRPr="003D4517" w:rsidRDefault="003D4517" w:rsidP="003D4517">
      <w:pPr>
        <w:spacing w:after="0"/>
        <w:rPr>
          <w:ins w:id="140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06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SELECT '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Ошибка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: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Товар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не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найден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' AS '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Результат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';</w:t>
        </w:r>
      </w:ins>
    </w:p>
    <w:p w14:paraId="5722579B" w14:textId="77777777" w:rsidR="003D4517" w:rsidRPr="003D4517" w:rsidRDefault="003D4517" w:rsidP="003D4517">
      <w:pPr>
        <w:spacing w:after="0"/>
        <w:rPr>
          <w:ins w:id="140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08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--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Проверяем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достаточно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ли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товара</w:t>
        </w:r>
        <w:proofErr w:type="spellEnd"/>
      </w:ins>
    </w:p>
    <w:p w14:paraId="5B87C420" w14:textId="77777777" w:rsidR="003D4517" w:rsidRPr="003D4517" w:rsidRDefault="003D4517" w:rsidP="003D4517">
      <w:pPr>
        <w:spacing w:after="0"/>
        <w:rPr>
          <w:ins w:id="140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10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ELSEIF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product_quantity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&lt;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quantity_ordered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THEN</w:t>
        </w:r>
      </w:ins>
    </w:p>
    <w:p w14:paraId="027BF245" w14:textId="77777777" w:rsidR="003D4517" w:rsidRPr="003D4517" w:rsidRDefault="003D4517" w:rsidP="003D4517">
      <w:pPr>
        <w:spacing w:after="0"/>
        <w:rPr>
          <w:ins w:id="141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12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SELECT</w:t>
        </w:r>
        <w:r w:rsidRPr="003D4517">
          <w:rPr>
            <w:rFonts w:ascii="Courier New" w:hAnsi="Courier New" w:cs="Courier New"/>
            <w:szCs w:val="22"/>
            <w:rPrChange w:id="1413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</w:t>
        </w:r>
        <w:proofErr w:type="gramStart"/>
        <w:r w:rsidRPr="003D4517">
          <w:rPr>
            <w:rFonts w:ascii="Courier New" w:hAnsi="Courier New" w:cs="Courier New"/>
            <w:szCs w:val="22"/>
            <w:lang w:val="en-US"/>
          </w:rPr>
          <w:t>CONCAT</w:t>
        </w:r>
        <w:r w:rsidRPr="003D4517">
          <w:rPr>
            <w:rFonts w:ascii="Courier New" w:hAnsi="Courier New" w:cs="Courier New"/>
            <w:szCs w:val="22"/>
            <w:rPrChange w:id="1414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>(</w:t>
        </w:r>
        <w:proofErr w:type="gramEnd"/>
        <w:r w:rsidRPr="003D4517">
          <w:rPr>
            <w:rFonts w:ascii="Courier New" w:hAnsi="Courier New" w:cs="Courier New"/>
            <w:szCs w:val="22"/>
            <w:rPrChange w:id="1415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'Ошибка: Недостаточно товара. </w:t>
        </w:r>
        <w:r w:rsidRPr="003D4517">
          <w:rPr>
            <w:rFonts w:ascii="Courier New" w:hAnsi="Courier New" w:cs="Courier New"/>
            <w:szCs w:val="22"/>
            <w:lang w:val="en-US"/>
          </w:rPr>
          <w:t xml:space="preserve">В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наличии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: ',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product_quantity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) AS '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Результат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';</w:t>
        </w:r>
      </w:ins>
    </w:p>
    <w:p w14:paraId="6809F118" w14:textId="77777777" w:rsidR="003D4517" w:rsidRPr="003D4517" w:rsidRDefault="003D4517" w:rsidP="003D4517">
      <w:pPr>
        <w:spacing w:after="0"/>
        <w:rPr>
          <w:ins w:id="1416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17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ELSE</w:t>
        </w:r>
      </w:ins>
    </w:p>
    <w:p w14:paraId="6073101E" w14:textId="77777777" w:rsidR="003D4517" w:rsidRPr="003D4517" w:rsidRDefault="003D4517" w:rsidP="003D4517">
      <w:pPr>
        <w:spacing w:after="0"/>
        <w:rPr>
          <w:ins w:id="1418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19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--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Вычисляем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общую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сумму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заказа</w:t>
        </w:r>
        <w:proofErr w:type="spellEnd"/>
      </w:ins>
    </w:p>
    <w:p w14:paraId="393E3D0B" w14:textId="77777777" w:rsidR="003D4517" w:rsidRPr="003D4517" w:rsidRDefault="003D4517" w:rsidP="003D4517">
      <w:pPr>
        <w:spacing w:after="0"/>
        <w:rPr>
          <w:ins w:id="1420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21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SET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total_amount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product_price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*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quantity_ordered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;</w:t>
        </w:r>
      </w:ins>
    </w:p>
    <w:p w14:paraId="23B8A949" w14:textId="77777777" w:rsidR="003D4517" w:rsidRPr="003D4517" w:rsidRDefault="003D4517" w:rsidP="003D4517">
      <w:pPr>
        <w:spacing w:after="0"/>
        <w:rPr>
          <w:ins w:id="1422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23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</w:t>
        </w:r>
      </w:ins>
    </w:p>
    <w:p w14:paraId="7E432AA2" w14:textId="77777777" w:rsidR="003D4517" w:rsidRPr="003D4517" w:rsidRDefault="003D4517" w:rsidP="003D4517">
      <w:pPr>
        <w:spacing w:after="0"/>
        <w:rPr>
          <w:ins w:id="1424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25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lastRenderedPageBreak/>
          <w:t xml:space="preserve">        --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Вычисляем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баллы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(10%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от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суммы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)</w:t>
        </w:r>
      </w:ins>
    </w:p>
    <w:p w14:paraId="71C7963D" w14:textId="77777777" w:rsidR="003D4517" w:rsidRPr="003D4517" w:rsidRDefault="003D4517" w:rsidP="003D4517">
      <w:pPr>
        <w:spacing w:after="0"/>
        <w:rPr>
          <w:ins w:id="1426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27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SET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points_to_add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total_amount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* 0.10;</w:t>
        </w:r>
      </w:ins>
    </w:p>
    <w:p w14:paraId="10DB9913" w14:textId="77777777" w:rsidR="003D4517" w:rsidRPr="003D4517" w:rsidRDefault="003D4517" w:rsidP="003D4517">
      <w:pPr>
        <w:spacing w:after="0"/>
        <w:rPr>
          <w:ins w:id="1428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29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</w:t>
        </w:r>
      </w:ins>
    </w:p>
    <w:p w14:paraId="538C2B91" w14:textId="77777777" w:rsidR="003D4517" w:rsidRPr="003D4517" w:rsidRDefault="003D4517" w:rsidP="003D4517">
      <w:pPr>
        <w:spacing w:after="0"/>
        <w:rPr>
          <w:ins w:id="1430" w:author="Ivan Pugachev" w:date="2025-12-19T09:19:00Z" w16du:dateUtc="2025-12-19T06:19:00Z"/>
          <w:rFonts w:ascii="Courier New" w:hAnsi="Courier New" w:cs="Courier New"/>
          <w:szCs w:val="22"/>
          <w:rPrChange w:id="1431" w:author="Ivan Pugachev" w:date="2025-12-19T09:19:00Z" w16du:dateUtc="2025-12-19T06:19:00Z">
            <w:rPr>
              <w:ins w:id="1432" w:author="Ivan Pugachev" w:date="2025-12-19T09:19:00Z" w16du:dateUtc="2025-12-19T06:19:00Z"/>
              <w:rFonts w:ascii="Courier New" w:hAnsi="Courier New" w:cs="Courier New"/>
              <w:szCs w:val="22"/>
              <w:lang w:val="en-US"/>
            </w:rPr>
          </w:rPrChange>
        </w:rPr>
      </w:pPr>
      <w:ins w:id="1433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</w:t>
        </w:r>
        <w:r w:rsidRPr="003D4517">
          <w:rPr>
            <w:rFonts w:ascii="Courier New" w:hAnsi="Courier New" w:cs="Courier New"/>
            <w:szCs w:val="22"/>
            <w:rPrChange w:id="1434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>-- Обновляем количество товара в меню</w:t>
        </w:r>
      </w:ins>
    </w:p>
    <w:p w14:paraId="43704652" w14:textId="77777777" w:rsidR="003D4517" w:rsidRPr="003D4517" w:rsidRDefault="003D4517" w:rsidP="003D4517">
      <w:pPr>
        <w:spacing w:after="0"/>
        <w:rPr>
          <w:ins w:id="1435" w:author="Ivan Pugachev" w:date="2025-12-19T09:19:00Z" w16du:dateUtc="2025-12-19T06:19:00Z"/>
          <w:rFonts w:ascii="Courier New" w:hAnsi="Courier New" w:cs="Courier New"/>
          <w:szCs w:val="22"/>
          <w:rPrChange w:id="1436" w:author="Ivan Pugachev" w:date="2025-12-19T09:19:00Z" w16du:dateUtc="2025-12-19T06:19:00Z">
            <w:rPr>
              <w:ins w:id="1437" w:author="Ivan Pugachev" w:date="2025-12-19T09:19:00Z" w16du:dateUtc="2025-12-19T06:19:00Z"/>
              <w:rFonts w:ascii="Courier New" w:hAnsi="Courier New" w:cs="Courier New"/>
              <w:szCs w:val="22"/>
              <w:lang w:val="en-US"/>
            </w:rPr>
          </w:rPrChange>
        </w:rPr>
      </w:pPr>
      <w:ins w:id="1438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rPrChange w:id="1439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       </w:t>
        </w:r>
        <w:r w:rsidRPr="003D4517">
          <w:rPr>
            <w:rFonts w:ascii="Courier New" w:hAnsi="Courier New" w:cs="Courier New"/>
            <w:szCs w:val="22"/>
            <w:lang w:val="en-US"/>
          </w:rPr>
          <w:t>UPDATE</w:t>
        </w:r>
        <w:r w:rsidRPr="003D4517">
          <w:rPr>
            <w:rFonts w:ascii="Courier New" w:hAnsi="Courier New" w:cs="Courier New"/>
            <w:szCs w:val="22"/>
            <w:rPrChange w:id="1440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</w:t>
        </w:r>
        <w:r w:rsidRPr="003D4517">
          <w:rPr>
            <w:rFonts w:ascii="Courier New" w:hAnsi="Courier New" w:cs="Courier New"/>
            <w:szCs w:val="22"/>
            <w:lang w:val="en-US"/>
          </w:rPr>
          <w:t>menu</w:t>
        </w:r>
        <w:r w:rsidRPr="003D4517">
          <w:rPr>
            <w:rFonts w:ascii="Courier New" w:hAnsi="Courier New" w:cs="Courier New"/>
            <w:szCs w:val="22"/>
            <w:rPrChange w:id="1441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</w:t>
        </w:r>
      </w:ins>
    </w:p>
    <w:p w14:paraId="4546A02A" w14:textId="77777777" w:rsidR="003D4517" w:rsidRPr="003D4517" w:rsidRDefault="003D4517" w:rsidP="003D4517">
      <w:pPr>
        <w:spacing w:after="0"/>
        <w:rPr>
          <w:ins w:id="1442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43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rPrChange w:id="1444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       </w:t>
        </w:r>
        <w:r w:rsidRPr="003D4517">
          <w:rPr>
            <w:rFonts w:ascii="Courier New" w:hAnsi="Courier New" w:cs="Courier New"/>
            <w:szCs w:val="22"/>
            <w:lang w:val="en-US"/>
          </w:rPr>
          <w:t xml:space="preserve">SET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pro_quantity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pro_quantity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-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quantity_ordered</w:t>
        </w:r>
        <w:proofErr w:type="spellEnd"/>
      </w:ins>
    </w:p>
    <w:p w14:paraId="417B4612" w14:textId="77777777" w:rsidR="003D4517" w:rsidRPr="003D4517" w:rsidRDefault="003D4517" w:rsidP="003D4517">
      <w:pPr>
        <w:spacing w:after="0"/>
        <w:rPr>
          <w:ins w:id="144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46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WHERE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pro_id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product_id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;</w:t>
        </w:r>
      </w:ins>
    </w:p>
    <w:p w14:paraId="313C0013" w14:textId="77777777" w:rsidR="003D4517" w:rsidRPr="003D4517" w:rsidRDefault="003D4517" w:rsidP="003D4517">
      <w:pPr>
        <w:spacing w:after="0"/>
        <w:rPr>
          <w:ins w:id="144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48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</w:t>
        </w:r>
      </w:ins>
    </w:p>
    <w:p w14:paraId="65DBA314" w14:textId="77777777" w:rsidR="003D4517" w:rsidRPr="003D4517" w:rsidRDefault="003D4517" w:rsidP="003D4517">
      <w:pPr>
        <w:spacing w:after="0"/>
        <w:rPr>
          <w:ins w:id="144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50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--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Начисляем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баллы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покупателю</w:t>
        </w:r>
        <w:proofErr w:type="spellEnd"/>
      </w:ins>
    </w:p>
    <w:p w14:paraId="360C2FBA" w14:textId="77777777" w:rsidR="003D4517" w:rsidRPr="003D4517" w:rsidRDefault="003D4517" w:rsidP="003D4517">
      <w:pPr>
        <w:spacing w:after="0"/>
        <w:rPr>
          <w:ins w:id="145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52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UPDATE customers </w:t>
        </w:r>
      </w:ins>
    </w:p>
    <w:p w14:paraId="0C8FB6E9" w14:textId="77777777" w:rsidR="003D4517" w:rsidRPr="003D4517" w:rsidRDefault="003D4517" w:rsidP="003D4517">
      <w:pPr>
        <w:spacing w:after="0"/>
        <w:rPr>
          <w:ins w:id="145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54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SET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cust_points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cust_points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+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points_to_add</w:t>
        </w:r>
        <w:proofErr w:type="spellEnd"/>
      </w:ins>
    </w:p>
    <w:p w14:paraId="0068AEF0" w14:textId="77777777" w:rsidR="003D4517" w:rsidRPr="003D4517" w:rsidRDefault="003D4517" w:rsidP="003D4517">
      <w:pPr>
        <w:spacing w:after="0"/>
        <w:rPr>
          <w:ins w:id="145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56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WHERE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cust_id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customer_id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;</w:t>
        </w:r>
      </w:ins>
    </w:p>
    <w:p w14:paraId="4B0BD9B2" w14:textId="77777777" w:rsidR="003D4517" w:rsidRPr="003D4517" w:rsidRDefault="003D4517" w:rsidP="003D4517">
      <w:pPr>
        <w:spacing w:after="0"/>
        <w:rPr>
          <w:ins w:id="145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58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</w:t>
        </w:r>
      </w:ins>
    </w:p>
    <w:p w14:paraId="20AB5776" w14:textId="77777777" w:rsidR="003D4517" w:rsidRPr="003D4517" w:rsidRDefault="003D4517" w:rsidP="003D4517">
      <w:pPr>
        <w:spacing w:after="0"/>
        <w:rPr>
          <w:ins w:id="1459" w:author="Ivan Pugachev" w:date="2025-12-19T09:19:00Z" w16du:dateUtc="2025-12-19T06:19:00Z"/>
          <w:rFonts w:ascii="Courier New" w:hAnsi="Courier New" w:cs="Courier New"/>
          <w:szCs w:val="22"/>
          <w:rPrChange w:id="1460" w:author="Ivan Pugachev" w:date="2025-12-19T09:19:00Z" w16du:dateUtc="2025-12-19T06:19:00Z">
            <w:rPr>
              <w:ins w:id="1461" w:author="Ivan Pugachev" w:date="2025-12-19T09:19:00Z" w16du:dateUtc="2025-12-19T06:19:00Z"/>
              <w:rFonts w:ascii="Courier New" w:hAnsi="Courier New" w:cs="Courier New"/>
              <w:szCs w:val="22"/>
              <w:lang w:val="en-US"/>
            </w:rPr>
          </w:rPrChange>
        </w:rPr>
      </w:pPr>
      <w:ins w:id="1462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</w:t>
        </w:r>
        <w:r w:rsidRPr="003D4517">
          <w:rPr>
            <w:rFonts w:ascii="Courier New" w:hAnsi="Courier New" w:cs="Courier New"/>
            <w:szCs w:val="22"/>
            <w:rPrChange w:id="1463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>-- Выводим результат операции с русскими названиями полей</w:t>
        </w:r>
      </w:ins>
    </w:p>
    <w:p w14:paraId="68470AE7" w14:textId="77777777" w:rsidR="003D4517" w:rsidRPr="003D4517" w:rsidRDefault="003D4517" w:rsidP="003D4517">
      <w:pPr>
        <w:spacing w:after="0"/>
        <w:rPr>
          <w:ins w:id="1464" w:author="Ivan Pugachev" w:date="2025-12-19T09:19:00Z" w16du:dateUtc="2025-12-19T06:19:00Z"/>
          <w:rFonts w:ascii="Courier New" w:hAnsi="Courier New" w:cs="Courier New"/>
          <w:szCs w:val="22"/>
          <w:rPrChange w:id="1465" w:author="Ivan Pugachev" w:date="2025-12-19T09:19:00Z" w16du:dateUtc="2025-12-19T06:19:00Z">
            <w:rPr>
              <w:ins w:id="1466" w:author="Ivan Pugachev" w:date="2025-12-19T09:19:00Z" w16du:dateUtc="2025-12-19T06:19:00Z"/>
              <w:rFonts w:ascii="Courier New" w:hAnsi="Courier New" w:cs="Courier New"/>
              <w:szCs w:val="22"/>
              <w:lang w:val="en-US"/>
            </w:rPr>
          </w:rPrChange>
        </w:rPr>
      </w:pPr>
      <w:ins w:id="1467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rPrChange w:id="1468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       </w:t>
        </w:r>
        <w:r w:rsidRPr="003D4517">
          <w:rPr>
            <w:rFonts w:ascii="Courier New" w:hAnsi="Courier New" w:cs="Courier New"/>
            <w:szCs w:val="22"/>
            <w:lang w:val="en-US"/>
          </w:rPr>
          <w:t>SELECT</w:t>
        </w:r>
        <w:r w:rsidRPr="003D4517">
          <w:rPr>
            <w:rFonts w:ascii="Courier New" w:hAnsi="Courier New" w:cs="Courier New"/>
            <w:szCs w:val="22"/>
            <w:rPrChange w:id="1469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</w:t>
        </w:r>
      </w:ins>
    </w:p>
    <w:p w14:paraId="087A333C" w14:textId="77777777" w:rsidR="003D4517" w:rsidRPr="003D4517" w:rsidRDefault="003D4517" w:rsidP="003D4517">
      <w:pPr>
        <w:spacing w:after="0"/>
        <w:rPr>
          <w:ins w:id="1470" w:author="Ivan Pugachev" w:date="2025-12-19T09:19:00Z" w16du:dateUtc="2025-12-19T06:19:00Z"/>
          <w:rFonts w:ascii="Courier New" w:hAnsi="Courier New" w:cs="Courier New"/>
          <w:szCs w:val="22"/>
          <w:rPrChange w:id="1471" w:author="Ivan Pugachev" w:date="2025-12-19T09:19:00Z" w16du:dateUtc="2025-12-19T06:19:00Z">
            <w:rPr>
              <w:ins w:id="1472" w:author="Ivan Pugachev" w:date="2025-12-19T09:19:00Z" w16du:dateUtc="2025-12-19T06:19:00Z"/>
              <w:rFonts w:ascii="Courier New" w:hAnsi="Courier New" w:cs="Courier New"/>
              <w:szCs w:val="22"/>
              <w:lang w:val="en-US"/>
            </w:rPr>
          </w:rPrChange>
        </w:rPr>
      </w:pPr>
      <w:ins w:id="1473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rPrChange w:id="1474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           'Заказ успешно обработан' </w:t>
        </w:r>
        <w:r w:rsidRPr="003D4517">
          <w:rPr>
            <w:rFonts w:ascii="Courier New" w:hAnsi="Courier New" w:cs="Courier New"/>
            <w:szCs w:val="22"/>
            <w:lang w:val="en-US"/>
          </w:rPr>
          <w:t>AS</w:t>
        </w:r>
        <w:r w:rsidRPr="003D4517">
          <w:rPr>
            <w:rFonts w:ascii="Courier New" w:hAnsi="Courier New" w:cs="Courier New"/>
            <w:szCs w:val="22"/>
            <w:rPrChange w:id="1475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'Результат',</w:t>
        </w:r>
      </w:ins>
    </w:p>
    <w:p w14:paraId="530C4D2D" w14:textId="77777777" w:rsidR="003D4517" w:rsidRPr="003D4517" w:rsidRDefault="003D4517" w:rsidP="003D4517">
      <w:pPr>
        <w:spacing w:after="0"/>
        <w:rPr>
          <w:ins w:id="1476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77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rPrChange w:id="1478" w:author="Ivan Pugachev" w:date="2025-12-19T09:19:00Z" w16du:dateUtc="2025-12-19T06:19:00Z">
              <w:rPr>
                <w:rFonts w:ascii="Courier New" w:hAnsi="Courier New" w:cs="Courier New"/>
                <w:szCs w:val="22"/>
                <w:lang w:val="en-US"/>
              </w:rPr>
            </w:rPrChange>
          </w:rPr>
          <w:t xml:space="preserve">            </w:t>
        </w:r>
        <w:r w:rsidRPr="003D4517">
          <w:rPr>
            <w:rFonts w:ascii="Courier New" w:hAnsi="Courier New" w:cs="Courier New"/>
            <w:szCs w:val="22"/>
            <w:lang w:val="en-US"/>
          </w:rPr>
          <w:t xml:space="preserve">(SELECT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pro_name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FROM menu WHERE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pro_id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product_id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) AS '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Название_Товара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',</w:t>
        </w:r>
      </w:ins>
    </w:p>
    <w:p w14:paraId="19F9A306" w14:textId="77777777" w:rsidR="003D4517" w:rsidRPr="003D4517" w:rsidRDefault="003D4517" w:rsidP="003D4517">
      <w:pPr>
        <w:spacing w:after="0"/>
        <w:rPr>
          <w:ins w:id="147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80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   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quantity_ordered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AS '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Количество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',</w:t>
        </w:r>
      </w:ins>
    </w:p>
    <w:p w14:paraId="18EFD155" w14:textId="77777777" w:rsidR="003D4517" w:rsidRPr="003D4517" w:rsidRDefault="003D4517" w:rsidP="003D4517">
      <w:pPr>
        <w:spacing w:after="0"/>
        <w:rPr>
          <w:ins w:id="148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82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   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product_price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AS '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Цена_за_Единицу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',</w:t>
        </w:r>
      </w:ins>
    </w:p>
    <w:p w14:paraId="433E6D8A" w14:textId="77777777" w:rsidR="003D4517" w:rsidRPr="003D4517" w:rsidRDefault="003D4517" w:rsidP="003D4517">
      <w:pPr>
        <w:spacing w:after="0"/>
        <w:rPr>
          <w:ins w:id="148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84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    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total_amount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 xml:space="preserve"> AS '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Общая_Сумма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',</w:t>
        </w:r>
      </w:ins>
    </w:p>
    <w:p w14:paraId="4CFD21CC" w14:textId="77777777" w:rsidR="003D4517" w:rsidRPr="003D4517" w:rsidRDefault="003D4517" w:rsidP="003D4517">
      <w:pPr>
        <w:spacing w:after="0"/>
        <w:rPr>
          <w:ins w:id="148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86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        </w:t>
        </w:r>
        <w:proofErr w:type="gramStart"/>
        <w:r w:rsidRPr="003D4517">
          <w:rPr>
            <w:rFonts w:ascii="Courier New" w:hAnsi="Courier New" w:cs="Courier New"/>
            <w:szCs w:val="22"/>
            <w:lang w:val="en-US"/>
          </w:rPr>
          <w:t>ROUND(</w:t>
        </w:r>
        <w:proofErr w:type="spellStart"/>
        <w:proofErr w:type="gramEnd"/>
        <w:r w:rsidRPr="003D4517">
          <w:rPr>
            <w:rFonts w:ascii="Courier New" w:hAnsi="Courier New" w:cs="Courier New"/>
            <w:szCs w:val="22"/>
            <w:lang w:val="en-US"/>
          </w:rPr>
          <w:t>points_to_add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, 2) AS '</w:t>
        </w:r>
        <w:proofErr w:type="spellStart"/>
        <w:r w:rsidRPr="003D4517">
          <w:rPr>
            <w:rFonts w:ascii="Courier New" w:hAnsi="Courier New" w:cs="Courier New"/>
            <w:szCs w:val="22"/>
            <w:lang w:val="en-US"/>
          </w:rPr>
          <w:t>Начислено_Баллов</w:t>
        </w:r>
        <w:proofErr w:type="spellEnd"/>
        <w:r w:rsidRPr="003D4517">
          <w:rPr>
            <w:rFonts w:ascii="Courier New" w:hAnsi="Courier New" w:cs="Courier New"/>
            <w:szCs w:val="22"/>
            <w:lang w:val="en-US"/>
          </w:rPr>
          <w:t>';</w:t>
        </w:r>
      </w:ins>
    </w:p>
    <w:p w14:paraId="260660B5" w14:textId="77777777" w:rsidR="003D4517" w:rsidRPr="003D4517" w:rsidRDefault="003D4517" w:rsidP="003D4517">
      <w:pPr>
        <w:spacing w:after="0"/>
        <w:rPr>
          <w:ins w:id="148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88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 xml:space="preserve">    END IF;</w:t>
        </w:r>
      </w:ins>
    </w:p>
    <w:p w14:paraId="36ECD7CE" w14:textId="5DB8D22C" w:rsidR="000F258F" w:rsidDel="00C371AC" w:rsidRDefault="003D4517" w:rsidP="000F258F">
      <w:pPr>
        <w:spacing w:after="0"/>
        <w:rPr>
          <w:del w:id="148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ins w:id="1490" w:author="Ivan Pugachev" w:date="2025-12-19T09:19:00Z" w16du:dateUtc="2025-12-19T06:19:00Z">
        <w:r w:rsidRPr="003D4517">
          <w:rPr>
            <w:rFonts w:ascii="Courier New" w:hAnsi="Courier New" w:cs="Courier New"/>
            <w:szCs w:val="22"/>
            <w:lang w:val="en-US"/>
          </w:rPr>
          <w:t>END</w:t>
        </w:r>
      </w:ins>
      <w:del w:id="1491" w:author="Ivan Pugachev" w:date="2025-12-19T09:19:00Z" w16du:dateUtc="2025-12-19T06:19:00Z">
        <w:r w:rsidR="000F258F" w:rsidRPr="000F258F" w:rsidDel="003D4517">
          <w:rPr>
            <w:rFonts w:ascii="Courier New" w:hAnsi="Courier New" w:cs="Courier New"/>
            <w:szCs w:val="22"/>
            <w:lang w:val="en-US"/>
          </w:rPr>
          <w:delText>CREATE PROCEDURE CloseContract(IN contract_id INT)</w:delText>
        </w:r>
      </w:del>
    </w:p>
    <w:p w14:paraId="2DE63FBE" w14:textId="77777777" w:rsidR="00C371AC" w:rsidRDefault="00C371AC" w:rsidP="003D4517">
      <w:pPr>
        <w:spacing w:after="0"/>
        <w:rPr>
          <w:ins w:id="1492" w:author="Ivan Pugachev" w:date="2025-12-19T09:53:00Z" w16du:dateUtc="2025-12-19T06:53:00Z"/>
          <w:rFonts w:ascii="Courier New" w:hAnsi="Courier New" w:cs="Courier New"/>
          <w:szCs w:val="22"/>
          <w:lang w:val="en-US"/>
        </w:rPr>
      </w:pPr>
    </w:p>
    <w:p w14:paraId="5C21A007" w14:textId="286DCE17" w:rsidR="00C371AC" w:rsidRPr="000F258F" w:rsidRDefault="00C371AC" w:rsidP="003D4517">
      <w:pPr>
        <w:spacing w:after="0"/>
        <w:rPr>
          <w:ins w:id="1493" w:author="Ivan Pugachev" w:date="2025-12-19T09:52:00Z" w16du:dateUtc="2025-12-19T06:52:00Z"/>
          <w:rFonts w:ascii="Courier New" w:hAnsi="Courier New" w:cs="Courier New"/>
          <w:szCs w:val="22"/>
          <w:lang w:val="en-US"/>
        </w:rPr>
      </w:pPr>
      <w:ins w:id="1494" w:author="Ivan Pugachev" w:date="2025-12-19T09:53:00Z" w16du:dateUtc="2025-12-19T06:53:00Z">
        <w:r>
          <w:rPr>
            <w:noProof/>
          </w:rPr>
          <w:drawing>
            <wp:inline distT="0" distB="0" distL="0" distR="0" wp14:anchorId="17881E14" wp14:editId="402709BD">
              <wp:extent cx="5940425" cy="941705"/>
              <wp:effectExtent l="0" t="0" r="3175" b="0"/>
              <wp:docPr id="2124855185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24855185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9417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71FDB3E" w14:textId="24EE70C0" w:rsidR="000F258F" w:rsidRPr="000F258F" w:rsidDel="003D4517" w:rsidRDefault="000F258F" w:rsidP="000F258F">
      <w:pPr>
        <w:spacing w:after="0"/>
        <w:rPr>
          <w:del w:id="149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496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>BEGIN</w:delText>
        </w:r>
      </w:del>
    </w:p>
    <w:p w14:paraId="5C2AB875" w14:textId="3CA2DDF8" w:rsidR="000F258F" w:rsidRPr="000F258F" w:rsidDel="003D4517" w:rsidRDefault="000F258F" w:rsidP="000F258F">
      <w:pPr>
        <w:spacing w:after="0"/>
        <w:rPr>
          <w:del w:id="149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498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DECLARE contract_exists INT;</w:delText>
        </w:r>
      </w:del>
    </w:p>
    <w:p w14:paraId="6DF33FA9" w14:textId="26828B3A" w:rsidR="000F258F" w:rsidRPr="000F258F" w:rsidDel="003D4517" w:rsidRDefault="000F258F" w:rsidP="000F258F">
      <w:pPr>
        <w:spacing w:after="0"/>
        <w:rPr>
          <w:del w:id="149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00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DECLARE current_status VARCHAR(20);</w:delText>
        </w:r>
      </w:del>
    </w:p>
    <w:p w14:paraId="27DE2A76" w14:textId="7683227A" w:rsidR="000F258F" w:rsidRPr="000F258F" w:rsidDel="003D4517" w:rsidRDefault="000F258F" w:rsidP="000F258F">
      <w:pPr>
        <w:spacing w:after="0"/>
        <w:rPr>
          <w:del w:id="150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02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DECLARE project_id_val INT;</w:delText>
        </w:r>
      </w:del>
    </w:p>
    <w:p w14:paraId="110FB248" w14:textId="54FE8345" w:rsidR="000F258F" w:rsidRPr="000F258F" w:rsidDel="003D4517" w:rsidRDefault="000F258F" w:rsidP="000F258F">
      <w:pPr>
        <w:spacing w:after="0"/>
        <w:rPr>
          <w:del w:id="150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04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</w:del>
    </w:p>
    <w:p w14:paraId="22373D97" w14:textId="50A4B62E" w:rsidR="000F258F" w:rsidRPr="000F258F" w:rsidDel="003D4517" w:rsidRDefault="000F258F" w:rsidP="000F258F">
      <w:pPr>
        <w:spacing w:after="0"/>
        <w:rPr>
          <w:del w:id="1505" w:author="Ivan Pugachev" w:date="2025-12-19T09:19:00Z" w16du:dateUtc="2025-12-19T06:19:00Z"/>
          <w:rFonts w:ascii="Courier New" w:hAnsi="Courier New" w:cs="Courier New"/>
          <w:szCs w:val="22"/>
        </w:rPr>
      </w:pPr>
      <w:del w:id="1506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</w:rPr>
          <w:delText>-- Проверяем существование контракта и получаем данные отдельными запросами</w:delText>
        </w:r>
      </w:del>
    </w:p>
    <w:p w14:paraId="3C427DA2" w14:textId="7AC6C03E" w:rsidR="000F258F" w:rsidRPr="000F258F" w:rsidDel="003D4517" w:rsidRDefault="000F258F" w:rsidP="000F258F">
      <w:pPr>
        <w:spacing w:after="0"/>
        <w:rPr>
          <w:del w:id="150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08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SELECT COUNT(*) INTO contract_exists FROM contracts WHERE id = contract_id;</w:delText>
        </w:r>
      </w:del>
    </w:p>
    <w:p w14:paraId="5DDA7708" w14:textId="203E9399" w:rsidR="000F258F" w:rsidRPr="000F258F" w:rsidDel="003D4517" w:rsidRDefault="000F258F" w:rsidP="000F258F">
      <w:pPr>
        <w:spacing w:after="0"/>
        <w:rPr>
          <w:del w:id="150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10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</w:del>
    </w:p>
    <w:p w14:paraId="21155D2D" w14:textId="72219286" w:rsidR="000F258F" w:rsidRPr="000F258F" w:rsidDel="003D4517" w:rsidRDefault="000F258F" w:rsidP="000F258F">
      <w:pPr>
        <w:spacing w:after="0"/>
        <w:rPr>
          <w:del w:id="151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12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IF contract_exists = 0 THEN</w:delText>
        </w:r>
      </w:del>
    </w:p>
    <w:p w14:paraId="4BA45712" w14:textId="27BB1DB3" w:rsidR="000F258F" w:rsidRPr="000F258F" w:rsidDel="003D4517" w:rsidRDefault="000F258F" w:rsidP="000F258F">
      <w:pPr>
        <w:spacing w:after="0"/>
        <w:rPr>
          <w:del w:id="151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14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SELECT '</w:delText>
        </w:r>
        <w:r w:rsidRPr="000F258F" w:rsidDel="003D4517">
          <w:rPr>
            <w:rFonts w:ascii="Courier New" w:hAnsi="Courier New" w:cs="Courier New"/>
            <w:szCs w:val="22"/>
          </w:rPr>
          <w:delText>Ошибка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: 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не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найден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' AS result;</w:delText>
        </w:r>
      </w:del>
    </w:p>
    <w:p w14:paraId="7AAD3191" w14:textId="14ACF28B" w:rsidR="000F258F" w:rsidRPr="000F258F" w:rsidDel="003D4517" w:rsidRDefault="000F258F" w:rsidP="000F258F">
      <w:pPr>
        <w:spacing w:after="0"/>
        <w:rPr>
          <w:del w:id="1515" w:author="Ivan Pugachev" w:date="2025-12-19T09:19:00Z" w16du:dateUtc="2025-12-19T06:19:00Z"/>
          <w:rFonts w:ascii="Courier New" w:hAnsi="Courier New" w:cs="Courier New"/>
          <w:szCs w:val="22"/>
        </w:rPr>
      </w:pPr>
      <w:del w:id="1516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</w:rPr>
          <w:delText>ELSE</w:delText>
        </w:r>
      </w:del>
    </w:p>
    <w:p w14:paraId="61537452" w14:textId="67F83979" w:rsidR="000F258F" w:rsidRPr="000F258F" w:rsidDel="003D4517" w:rsidRDefault="000F258F" w:rsidP="000F258F">
      <w:pPr>
        <w:spacing w:after="0"/>
        <w:rPr>
          <w:del w:id="1517" w:author="Ivan Pugachev" w:date="2025-12-19T09:19:00Z" w16du:dateUtc="2025-12-19T06:19:00Z"/>
          <w:rFonts w:ascii="Courier New" w:hAnsi="Courier New" w:cs="Courier New"/>
          <w:szCs w:val="22"/>
        </w:rPr>
      </w:pPr>
      <w:del w:id="1518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</w:rPr>
          <w:delText xml:space="preserve">        -- Получаем текущий статус и project_id отдельным запросом</w:delText>
        </w:r>
      </w:del>
    </w:p>
    <w:p w14:paraId="59A25650" w14:textId="279A3C77" w:rsidR="000F258F" w:rsidRPr="000F258F" w:rsidDel="003D4517" w:rsidRDefault="000F258F" w:rsidP="000F258F">
      <w:pPr>
        <w:spacing w:after="0"/>
        <w:rPr>
          <w:del w:id="151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20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</w:rPr>
          <w:delText xml:space="preserve">    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SELECT status, project_id INTO current_status, project_id_val </w:delText>
        </w:r>
      </w:del>
    </w:p>
    <w:p w14:paraId="43D623D0" w14:textId="3B554D14" w:rsidR="000F258F" w:rsidRPr="000F258F" w:rsidDel="003D4517" w:rsidRDefault="000F258F" w:rsidP="000F258F">
      <w:pPr>
        <w:spacing w:after="0"/>
        <w:rPr>
          <w:del w:id="152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22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FROM contracts WHERE id = contract_id;</w:delText>
        </w:r>
      </w:del>
    </w:p>
    <w:p w14:paraId="0928B9DC" w14:textId="49D30A66" w:rsidR="000F258F" w:rsidRPr="000F258F" w:rsidDel="003D4517" w:rsidRDefault="000F258F" w:rsidP="000F258F">
      <w:pPr>
        <w:spacing w:after="0"/>
        <w:rPr>
          <w:del w:id="152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24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</w:delText>
        </w:r>
      </w:del>
    </w:p>
    <w:p w14:paraId="7A6ED17C" w14:textId="5C7CD761" w:rsidR="000F258F" w:rsidRPr="000F258F" w:rsidDel="003D4517" w:rsidRDefault="000F258F" w:rsidP="000F258F">
      <w:pPr>
        <w:spacing w:after="0"/>
        <w:rPr>
          <w:del w:id="152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26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IF current_status != 'active' THEN</w:delText>
        </w:r>
      </w:del>
    </w:p>
    <w:p w14:paraId="08677477" w14:textId="433971EC" w:rsidR="000F258F" w:rsidRPr="000F258F" w:rsidDel="003D4517" w:rsidRDefault="000F258F" w:rsidP="000F258F">
      <w:pPr>
        <w:spacing w:after="0"/>
        <w:rPr>
          <w:del w:id="152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28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SELECT CONCAT('</w:delText>
        </w:r>
        <w:r w:rsidRPr="000F258F" w:rsidDel="003D4517">
          <w:rPr>
            <w:rFonts w:ascii="Courier New" w:hAnsi="Courier New" w:cs="Courier New"/>
            <w:szCs w:val="22"/>
          </w:rPr>
          <w:delText>Ошибка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: 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уже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завершен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', current_status) AS result;</w:delText>
        </w:r>
      </w:del>
    </w:p>
    <w:p w14:paraId="03EBBACC" w14:textId="217A628B" w:rsidR="000F258F" w:rsidRPr="000F258F" w:rsidDel="003D4517" w:rsidRDefault="000F258F" w:rsidP="000F258F">
      <w:pPr>
        <w:spacing w:after="0"/>
        <w:rPr>
          <w:del w:id="152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30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ELSE</w:delText>
        </w:r>
      </w:del>
    </w:p>
    <w:p w14:paraId="0569D51E" w14:textId="4EBC64BE" w:rsidR="000F258F" w:rsidRPr="000F258F" w:rsidDel="003D4517" w:rsidRDefault="000F258F" w:rsidP="000F258F">
      <w:pPr>
        <w:spacing w:after="0"/>
        <w:rPr>
          <w:del w:id="153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32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-- </w:delText>
        </w:r>
        <w:r w:rsidRPr="000F258F" w:rsidDel="003D4517">
          <w:rPr>
            <w:rFonts w:ascii="Courier New" w:hAnsi="Courier New" w:cs="Courier New"/>
            <w:szCs w:val="22"/>
          </w:rPr>
          <w:delText>Начинаем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транзакцию</w:delText>
        </w:r>
      </w:del>
    </w:p>
    <w:p w14:paraId="48218B6E" w14:textId="1F85992D" w:rsidR="000F258F" w:rsidRPr="000F258F" w:rsidDel="003D4517" w:rsidRDefault="000F258F" w:rsidP="000F258F">
      <w:pPr>
        <w:spacing w:after="0"/>
        <w:rPr>
          <w:del w:id="153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34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START TRANSACTION;</w:delText>
        </w:r>
      </w:del>
    </w:p>
    <w:p w14:paraId="49EEE941" w14:textId="5CF0BD6B" w:rsidR="000F258F" w:rsidRPr="000F258F" w:rsidDel="003D4517" w:rsidRDefault="000F258F" w:rsidP="000F258F">
      <w:pPr>
        <w:spacing w:after="0"/>
        <w:rPr>
          <w:del w:id="153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36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6D774AD6" w14:textId="119723C0" w:rsidR="000F258F" w:rsidRPr="000F258F" w:rsidDel="003D4517" w:rsidRDefault="000F258F" w:rsidP="000F258F">
      <w:pPr>
        <w:spacing w:after="0"/>
        <w:rPr>
          <w:del w:id="153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38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-- </w:delText>
        </w:r>
        <w:r w:rsidRPr="000F258F" w:rsidDel="003D4517">
          <w:rPr>
            <w:rFonts w:ascii="Courier New" w:hAnsi="Courier New" w:cs="Courier New"/>
            <w:szCs w:val="22"/>
          </w:rPr>
          <w:delText>Закрываем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</w:del>
    </w:p>
    <w:p w14:paraId="147EE6FC" w14:textId="26276A02" w:rsidR="000F258F" w:rsidRPr="000F258F" w:rsidDel="003D4517" w:rsidRDefault="000F258F" w:rsidP="000F258F">
      <w:pPr>
        <w:spacing w:after="0"/>
        <w:rPr>
          <w:del w:id="153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40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UPDATE contracts </w:delText>
        </w:r>
      </w:del>
    </w:p>
    <w:p w14:paraId="6370131B" w14:textId="01E20C7B" w:rsidR="000F258F" w:rsidRPr="000F258F" w:rsidDel="003D4517" w:rsidRDefault="000F258F" w:rsidP="000F258F">
      <w:pPr>
        <w:spacing w:after="0"/>
        <w:rPr>
          <w:del w:id="154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42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SET status = 'completed', </w:delText>
        </w:r>
      </w:del>
    </w:p>
    <w:p w14:paraId="5D99F089" w14:textId="6386D66F" w:rsidR="000F258F" w:rsidRPr="000F258F" w:rsidDel="003D4517" w:rsidRDefault="000F258F" w:rsidP="000F258F">
      <w:pPr>
        <w:spacing w:after="0"/>
        <w:rPr>
          <w:del w:id="154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44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    completed_at = CURRENT_TIMESTAMP,</w:delText>
        </w:r>
      </w:del>
    </w:p>
    <w:p w14:paraId="75ADB007" w14:textId="30778A25" w:rsidR="000F258F" w:rsidRPr="000F258F" w:rsidDel="003D4517" w:rsidRDefault="000F258F" w:rsidP="000F258F">
      <w:pPr>
        <w:spacing w:after="0"/>
        <w:rPr>
          <w:del w:id="154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46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    updated_at = CURRENT_TIMESTAMP</w:delText>
        </w:r>
      </w:del>
    </w:p>
    <w:p w14:paraId="2346EAD7" w14:textId="7095C5EC" w:rsidR="000F258F" w:rsidRPr="000F258F" w:rsidDel="003D4517" w:rsidRDefault="000F258F" w:rsidP="000F258F">
      <w:pPr>
        <w:spacing w:after="0"/>
        <w:rPr>
          <w:del w:id="154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48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WHERE id = contract_id;</w:delText>
        </w:r>
      </w:del>
    </w:p>
    <w:p w14:paraId="72ABFBF7" w14:textId="18383160" w:rsidR="000F258F" w:rsidRPr="000F258F" w:rsidDel="003D4517" w:rsidRDefault="000F258F" w:rsidP="000F258F">
      <w:pPr>
        <w:spacing w:after="0"/>
        <w:rPr>
          <w:del w:id="154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50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4AEE25F8" w14:textId="59CB2121" w:rsidR="000F258F" w:rsidRPr="000F258F" w:rsidDel="003D4517" w:rsidRDefault="000F258F" w:rsidP="000F258F">
      <w:pPr>
        <w:spacing w:after="0"/>
        <w:rPr>
          <w:del w:id="155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52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-- </w:delText>
        </w:r>
        <w:r w:rsidRPr="000F258F" w:rsidDel="003D4517">
          <w:rPr>
            <w:rFonts w:ascii="Courier New" w:hAnsi="Courier New" w:cs="Courier New"/>
            <w:szCs w:val="22"/>
          </w:rPr>
          <w:delText>Обновляем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статус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проекта</w:delText>
        </w:r>
      </w:del>
    </w:p>
    <w:p w14:paraId="2D338305" w14:textId="2FBB4F5B" w:rsidR="000F258F" w:rsidRPr="000F258F" w:rsidDel="003D4517" w:rsidRDefault="000F258F" w:rsidP="000F258F">
      <w:pPr>
        <w:spacing w:after="0"/>
        <w:rPr>
          <w:del w:id="155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54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UPDATE projects </w:delText>
        </w:r>
      </w:del>
    </w:p>
    <w:p w14:paraId="2C362E2F" w14:textId="14B771F5" w:rsidR="000F258F" w:rsidRPr="000F258F" w:rsidDel="003D4517" w:rsidRDefault="000F258F" w:rsidP="000F258F">
      <w:pPr>
        <w:spacing w:after="0"/>
        <w:rPr>
          <w:del w:id="155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56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SET status = 'completed',</w:delText>
        </w:r>
      </w:del>
    </w:p>
    <w:p w14:paraId="359692F9" w14:textId="53773907" w:rsidR="000F258F" w:rsidRPr="000F258F" w:rsidDel="003D4517" w:rsidRDefault="000F258F" w:rsidP="000F258F">
      <w:pPr>
        <w:spacing w:after="0"/>
        <w:rPr>
          <w:del w:id="155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58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    updated_at = CURRENT_TIMESTAMP</w:delText>
        </w:r>
      </w:del>
    </w:p>
    <w:p w14:paraId="6C912263" w14:textId="144D4CA8" w:rsidR="000F258F" w:rsidRPr="000F258F" w:rsidDel="003D4517" w:rsidRDefault="000F258F" w:rsidP="000F258F">
      <w:pPr>
        <w:spacing w:after="0"/>
        <w:rPr>
          <w:del w:id="155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60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WHERE id = project_id_val;</w:delText>
        </w:r>
      </w:del>
    </w:p>
    <w:p w14:paraId="16E11831" w14:textId="4CD29A31" w:rsidR="000F258F" w:rsidRPr="000F258F" w:rsidDel="003D4517" w:rsidRDefault="000F258F" w:rsidP="000F258F">
      <w:pPr>
        <w:spacing w:after="0"/>
        <w:rPr>
          <w:del w:id="1561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62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5469DCC0" w14:textId="242A181D" w:rsidR="000F258F" w:rsidRPr="000F258F" w:rsidDel="003D4517" w:rsidRDefault="000F258F" w:rsidP="000F258F">
      <w:pPr>
        <w:spacing w:after="0"/>
        <w:rPr>
          <w:del w:id="1563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64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COMMIT;</w:delText>
        </w:r>
      </w:del>
    </w:p>
    <w:p w14:paraId="7C46A07E" w14:textId="5BF6144A" w:rsidR="000F258F" w:rsidRPr="000F258F" w:rsidDel="003D4517" w:rsidRDefault="000F258F" w:rsidP="000F258F">
      <w:pPr>
        <w:spacing w:after="0"/>
        <w:rPr>
          <w:del w:id="1565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66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3C87ED72" w14:textId="401F1035" w:rsidR="000F258F" w:rsidRPr="000F258F" w:rsidDel="003D4517" w:rsidRDefault="000F258F" w:rsidP="000F258F">
      <w:pPr>
        <w:spacing w:after="0"/>
        <w:rPr>
          <w:del w:id="1567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68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SELECT '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успешно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завершен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' AS result;</w:delText>
        </w:r>
      </w:del>
    </w:p>
    <w:p w14:paraId="45AD0901" w14:textId="3E024441" w:rsidR="000F258F" w:rsidRPr="000F258F" w:rsidDel="003D4517" w:rsidRDefault="000F258F" w:rsidP="000F258F">
      <w:pPr>
        <w:spacing w:after="0"/>
        <w:rPr>
          <w:del w:id="1569" w:author="Ivan Pugachev" w:date="2025-12-19T09:19:00Z" w16du:dateUtc="2025-12-19T06:19:00Z"/>
          <w:rFonts w:ascii="Courier New" w:hAnsi="Courier New" w:cs="Courier New"/>
          <w:szCs w:val="22"/>
          <w:lang w:val="en-US"/>
        </w:rPr>
      </w:pPr>
      <w:del w:id="1570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END IF;</w:delText>
        </w:r>
      </w:del>
    </w:p>
    <w:p w14:paraId="1A3F35FF" w14:textId="2C3262AB" w:rsidR="000F258F" w:rsidRPr="000F258F" w:rsidDel="003D4517" w:rsidRDefault="000F258F" w:rsidP="000F258F">
      <w:pPr>
        <w:spacing w:after="0"/>
        <w:rPr>
          <w:del w:id="1571" w:author="Ivan Pugachev" w:date="2025-12-19T09:19:00Z" w16du:dateUtc="2025-12-19T06:19:00Z"/>
          <w:rFonts w:ascii="Courier New" w:hAnsi="Courier New" w:cs="Courier New"/>
          <w:szCs w:val="22"/>
        </w:rPr>
      </w:pPr>
      <w:del w:id="1572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</w:rPr>
          <w:delText>END IF;</w:delText>
        </w:r>
      </w:del>
    </w:p>
    <w:p w14:paraId="34822214" w14:textId="31CE38C2" w:rsidR="00A3308C" w:rsidDel="003D4517" w:rsidRDefault="000F258F" w:rsidP="000F258F">
      <w:pPr>
        <w:spacing w:after="0"/>
        <w:rPr>
          <w:del w:id="1573" w:author="Ivan Pugachev" w:date="2025-12-19T09:19:00Z" w16du:dateUtc="2025-12-19T06:19:00Z"/>
          <w:rFonts w:ascii="Courier New" w:hAnsi="Courier New" w:cs="Courier New"/>
          <w:szCs w:val="22"/>
          <w:lang w:val="en-GB"/>
        </w:rPr>
      </w:pPr>
      <w:del w:id="1574" w:author="Ivan Pugachev" w:date="2025-12-19T09:19:00Z" w16du:dateUtc="2025-12-19T06:19:00Z">
        <w:r w:rsidRPr="000F258F" w:rsidDel="003D4517">
          <w:rPr>
            <w:rFonts w:ascii="Courier New" w:hAnsi="Courier New" w:cs="Courier New"/>
            <w:szCs w:val="22"/>
          </w:rPr>
          <w:delText>END</w:delText>
        </w:r>
      </w:del>
    </w:p>
    <w:p w14:paraId="0DBBE2BA" w14:textId="2F6BE9B8" w:rsidR="005B0DDE" w:rsidRPr="005B0DDE" w:rsidRDefault="005B0DDE" w:rsidP="000F258F">
      <w:pPr>
        <w:spacing w:after="0"/>
        <w:rPr>
          <w:rFonts w:ascii="Courier New" w:hAnsi="Courier New" w:cs="Courier New"/>
          <w:szCs w:val="22"/>
          <w:lang w:val="en-GB"/>
        </w:rPr>
      </w:pPr>
      <w:del w:id="1575" w:author="Ivan Pugachev" w:date="2025-12-19T09:19:00Z" w16du:dateUtc="2025-12-19T06:19:00Z">
        <w:r w:rsidRPr="005B0DDE" w:rsidDel="003D4517">
          <w:rPr>
            <w:rFonts w:ascii="Courier New" w:hAnsi="Courier New" w:cs="Courier New"/>
            <w:noProof/>
            <w:szCs w:val="22"/>
            <w:lang w:val="en-GB"/>
          </w:rPr>
          <w:drawing>
            <wp:inline distT="0" distB="0" distL="0" distR="0" wp14:anchorId="7953E07F" wp14:editId="59F2102F">
              <wp:extent cx="5209953" cy="1352750"/>
              <wp:effectExtent l="0" t="0" r="0" b="0"/>
              <wp:docPr id="94957164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9571640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22915" cy="1356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0425700" w14:textId="59D690B4" w:rsidR="00A3308C" w:rsidRPr="0061780F" w:rsidRDefault="00A3308C" w:rsidP="00813C41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del w:id="1576" w:author="Ivan Pugachev" w:date="2025-12-19T09:20:00Z" w16du:dateUtc="2025-12-19T06:20:00Z">
        <w:r w:rsidRPr="0061780F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GetFreelancerClientRelationships</w:delText>
        </w:r>
      </w:del>
      <w:proofErr w:type="spellStart"/>
      <w:ins w:id="1577" w:author="Ivan Pugachev" w:date="2025-12-19T09:20:00Z" w16du:dateUtc="2025-12-19T06:20:00Z">
        <w:r w:rsidR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RegisterCustomer</w:t>
        </w:r>
      </w:ins>
      <w:proofErr w:type="spellEnd"/>
    </w:p>
    <w:p w14:paraId="55A8C7AD" w14:textId="77777777" w:rsidR="003D4517" w:rsidRPr="003D4517" w:rsidRDefault="003D4517" w:rsidP="003D4517">
      <w:pPr>
        <w:rPr>
          <w:ins w:id="157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79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CREATE PROCEDURE </w:t>
        </w:r>
        <w:proofErr w:type="spellStart"/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RegisterCustomer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(</w:t>
        </w:r>
        <w:proofErr w:type="gramEnd"/>
      </w:ins>
    </w:p>
    <w:p w14:paraId="47012159" w14:textId="77777777" w:rsidR="003D4517" w:rsidRPr="003D4517" w:rsidRDefault="003D4517" w:rsidP="003D4517">
      <w:pPr>
        <w:rPr>
          <w:ins w:id="158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81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VARCHAR(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45),</w:t>
        </w:r>
      </w:ins>
    </w:p>
    <w:p w14:paraId="11692395" w14:textId="77777777" w:rsidR="003D4517" w:rsidRPr="003D4517" w:rsidRDefault="003D4517" w:rsidP="003D4517">
      <w:pPr>
        <w:rPr>
          <w:ins w:id="158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83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p_cust_phone_number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VARCHAR(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20),</w:t>
        </w:r>
      </w:ins>
    </w:p>
    <w:p w14:paraId="0986D337" w14:textId="77777777" w:rsidR="003D4517" w:rsidRPr="003D4517" w:rsidRDefault="003D4517" w:rsidP="003D4517">
      <w:pPr>
        <w:rPr>
          <w:ins w:id="158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85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INT,</w:t>
        </w:r>
      </w:ins>
    </w:p>
    <w:p w14:paraId="14618E6B" w14:textId="77777777" w:rsidR="003D4517" w:rsidRPr="003D4517" w:rsidRDefault="003D4517" w:rsidP="003D4517">
      <w:pPr>
        <w:rPr>
          <w:ins w:id="158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87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p_referrer_id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INT</w:t>
        </w:r>
      </w:ins>
    </w:p>
    <w:p w14:paraId="7DA16381" w14:textId="77777777" w:rsidR="003D4517" w:rsidRPr="003D4517" w:rsidRDefault="003D4517" w:rsidP="003D4517">
      <w:pPr>
        <w:rPr>
          <w:ins w:id="158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89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)</w:t>
        </w:r>
      </w:ins>
    </w:p>
    <w:p w14:paraId="33733464" w14:textId="77777777" w:rsidR="003D4517" w:rsidRPr="003D4517" w:rsidRDefault="003D4517" w:rsidP="003D4517">
      <w:pPr>
        <w:rPr>
          <w:ins w:id="159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91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BEGIN</w:t>
        </w:r>
      </w:ins>
    </w:p>
    <w:p w14:paraId="65ADA2CA" w14:textId="77777777" w:rsidR="003D4517" w:rsidRPr="003D4517" w:rsidRDefault="003D4517" w:rsidP="003D4517">
      <w:pPr>
        <w:rPr>
          <w:ins w:id="159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93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DECLARE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v_phone_exists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INT;</w:t>
        </w:r>
      </w:ins>
    </w:p>
    <w:p w14:paraId="514AFDA4" w14:textId="77777777" w:rsidR="003D4517" w:rsidRPr="003D4517" w:rsidRDefault="003D4517" w:rsidP="003D4517">
      <w:pPr>
        <w:rPr>
          <w:ins w:id="159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95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DECLARE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v_welcome_bonus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INT DEFAULT 100;</w:t>
        </w:r>
      </w:ins>
    </w:p>
    <w:p w14:paraId="44F169C0" w14:textId="77777777" w:rsidR="003D4517" w:rsidRPr="003D4517" w:rsidRDefault="003D4517" w:rsidP="003D4517">
      <w:pPr>
        <w:rPr>
          <w:ins w:id="159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97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DECLARE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v_new_cust_id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INT;</w:t>
        </w:r>
      </w:ins>
    </w:p>
    <w:p w14:paraId="7C72B72C" w14:textId="77777777" w:rsidR="003D4517" w:rsidRPr="003D4517" w:rsidRDefault="003D4517" w:rsidP="003D4517">
      <w:pPr>
        <w:rPr>
          <w:ins w:id="159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599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DECLARE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v_referrer_name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VARCHAR(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100);</w:t>
        </w:r>
      </w:ins>
    </w:p>
    <w:p w14:paraId="57EA1DAD" w14:textId="77777777" w:rsidR="003D4517" w:rsidRPr="003D4517" w:rsidRDefault="003D4517" w:rsidP="003D4517">
      <w:pPr>
        <w:rPr>
          <w:ins w:id="160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01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</w:t>
        </w:r>
      </w:ins>
    </w:p>
    <w:p w14:paraId="4B815814" w14:textId="77777777" w:rsidR="003D4517" w:rsidRPr="003D4517" w:rsidRDefault="003D4517" w:rsidP="003D4517">
      <w:pPr>
        <w:rPr>
          <w:ins w:id="160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03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--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Проверяем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уникальность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телефона</w:t>
        </w:r>
        <w:proofErr w:type="spellEnd"/>
      </w:ins>
    </w:p>
    <w:p w14:paraId="3C1CD620" w14:textId="77777777" w:rsidR="003D4517" w:rsidRPr="003D4517" w:rsidRDefault="003D4517" w:rsidP="003D4517">
      <w:pPr>
        <w:rPr>
          <w:ins w:id="160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05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SELECT </w:t>
        </w:r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COUNT(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*) INTO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v_phone_exists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</w:ins>
    </w:p>
    <w:p w14:paraId="394F61D1" w14:textId="77777777" w:rsidR="003D4517" w:rsidRPr="003D4517" w:rsidRDefault="003D4517" w:rsidP="003D4517">
      <w:pPr>
        <w:rPr>
          <w:ins w:id="160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07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lastRenderedPageBreak/>
          <w:t xml:space="preserve">    FROM customers </w:t>
        </w:r>
      </w:ins>
    </w:p>
    <w:p w14:paraId="356860C0" w14:textId="77777777" w:rsidR="003D4517" w:rsidRPr="003D4517" w:rsidRDefault="003D4517" w:rsidP="003D4517">
      <w:pPr>
        <w:rPr>
          <w:ins w:id="160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09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WHERE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cust_phone_number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p_cust_phone_number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;</w:t>
        </w:r>
      </w:ins>
    </w:p>
    <w:p w14:paraId="005466B8" w14:textId="77777777" w:rsidR="003D4517" w:rsidRPr="003D4517" w:rsidRDefault="003D4517" w:rsidP="003D4517">
      <w:pPr>
        <w:rPr>
          <w:ins w:id="161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11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</w:t>
        </w:r>
      </w:ins>
    </w:p>
    <w:p w14:paraId="40F54077" w14:textId="77777777" w:rsidR="003D4517" w:rsidRPr="003D4517" w:rsidRDefault="003D4517" w:rsidP="003D4517">
      <w:pPr>
        <w:rPr>
          <w:ins w:id="1612" w:author="Ivan Pugachev" w:date="2025-12-19T09:20:00Z" w16du:dateUtc="2025-12-19T06:20:00Z"/>
          <w:rFonts w:ascii="Courier New" w:hAnsi="Courier New" w:cs="Courier New"/>
          <w:color w:val="000000"/>
          <w:szCs w:val="22"/>
          <w:rPrChange w:id="1613" w:author="Ivan Pugachev" w:date="2025-12-19T09:20:00Z" w16du:dateUtc="2025-12-19T06:20:00Z">
            <w:rPr>
              <w:ins w:id="1614" w:author="Ivan Pugachev" w:date="2025-12-19T09:20:00Z" w16du:dateUtc="2025-12-19T06:20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1615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IF</w:t>
        </w:r>
        <w:r w:rsidRPr="003D4517">
          <w:rPr>
            <w:rFonts w:ascii="Courier New" w:hAnsi="Courier New" w:cs="Courier New"/>
            <w:color w:val="000000"/>
            <w:szCs w:val="22"/>
            <w:rPrChange w:id="1616" w:author="Ivan Pugachev" w:date="2025-12-19T09:20:00Z" w16du:dateUtc="2025-12-19T06:20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</w:t>
        </w:r>
        <w:r w:rsidRPr="003D4517">
          <w:rPr>
            <w:rFonts w:ascii="Courier New" w:hAnsi="Courier New" w:cs="Courier New"/>
            <w:color w:val="000000"/>
            <w:szCs w:val="22"/>
            <w:rPrChange w:id="1617" w:author="Ivan Pugachev" w:date="2025-12-19T09:20:00Z" w16du:dateUtc="2025-12-19T06:20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>_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phone</w:t>
        </w:r>
        <w:r w:rsidRPr="003D4517">
          <w:rPr>
            <w:rFonts w:ascii="Courier New" w:hAnsi="Courier New" w:cs="Courier New"/>
            <w:color w:val="000000"/>
            <w:szCs w:val="22"/>
            <w:rPrChange w:id="1618" w:author="Ivan Pugachev" w:date="2025-12-19T09:20:00Z" w16du:dateUtc="2025-12-19T06:20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>_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exists</w:t>
        </w:r>
        <w:r w:rsidRPr="003D4517">
          <w:rPr>
            <w:rFonts w:ascii="Courier New" w:hAnsi="Courier New" w:cs="Courier New"/>
            <w:color w:val="000000"/>
            <w:szCs w:val="22"/>
            <w:rPrChange w:id="1619" w:author="Ivan Pugachev" w:date="2025-12-19T09:20:00Z" w16du:dateUtc="2025-12-19T06:20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&gt; 0 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THEN</w:t>
        </w:r>
      </w:ins>
    </w:p>
    <w:p w14:paraId="1BB6E1BC" w14:textId="77777777" w:rsidR="003D4517" w:rsidRPr="003D4517" w:rsidRDefault="003D4517" w:rsidP="003D4517">
      <w:pPr>
        <w:rPr>
          <w:ins w:id="1620" w:author="Ivan Pugachev" w:date="2025-12-19T09:20:00Z" w16du:dateUtc="2025-12-19T06:20:00Z"/>
          <w:rFonts w:ascii="Courier New" w:hAnsi="Courier New" w:cs="Courier New"/>
          <w:color w:val="000000"/>
          <w:szCs w:val="22"/>
          <w:rPrChange w:id="1621" w:author="Ivan Pugachev" w:date="2025-12-19T09:20:00Z" w16du:dateUtc="2025-12-19T06:20:00Z">
            <w:rPr>
              <w:ins w:id="1622" w:author="Ivan Pugachev" w:date="2025-12-19T09:20:00Z" w16du:dateUtc="2025-12-19T06:20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1623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rPrChange w:id="1624" w:author="Ivan Pugachev" w:date="2025-12-19T09:20:00Z" w16du:dateUtc="2025-12-19T06:20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       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SELECT</w:t>
        </w:r>
        <w:r w:rsidRPr="003D4517">
          <w:rPr>
            <w:rFonts w:ascii="Courier New" w:hAnsi="Courier New" w:cs="Courier New"/>
            <w:color w:val="000000"/>
            <w:szCs w:val="22"/>
            <w:rPrChange w:id="1625" w:author="Ivan Pugachev" w:date="2025-12-19T09:20:00Z" w16du:dateUtc="2025-12-19T06:20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'Ошибка: Клиент с таким телефоном уже зарегистрирован' 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AS</w:t>
        </w:r>
        <w:r w:rsidRPr="003D4517">
          <w:rPr>
            <w:rFonts w:ascii="Courier New" w:hAnsi="Courier New" w:cs="Courier New"/>
            <w:color w:val="000000"/>
            <w:szCs w:val="22"/>
            <w:rPrChange w:id="1626" w:author="Ivan Pugachev" w:date="2025-12-19T09:20:00Z" w16du:dateUtc="2025-12-19T06:20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result</w:t>
        </w:r>
        <w:r w:rsidRPr="003D4517">
          <w:rPr>
            <w:rFonts w:ascii="Courier New" w:hAnsi="Courier New" w:cs="Courier New"/>
            <w:color w:val="000000"/>
            <w:szCs w:val="22"/>
            <w:rPrChange w:id="1627" w:author="Ivan Pugachev" w:date="2025-12-19T09:20:00Z" w16du:dateUtc="2025-12-19T06:20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>;</w:t>
        </w:r>
      </w:ins>
    </w:p>
    <w:p w14:paraId="51FEBC9E" w14:textId="77777777" w:rsidR="003D4517" w:rsidRPr="003D4517" w:rsidRDefault="003D4517" w:rsidP="003D4517">
      <w:pPr>
        <w:rPr>
          <w:ins w:id="162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29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rPrChange w:id="1630" w:author="Ivan Pugachev" w:date="2025-12-19T09:20:00Z" w16du:dateUtc="2025-12-19T06:20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t xml:space="preserve">    </w:t>
        </w:r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ELSE</w:t>
        </w:r>
      </w:ins>
    </w:p>
    <w:p w14:paraId="3496D2A4" w14:textId="77777777" w:rsidR="003D4517" w:rsidRPr="003D4517" w:rsidRDefault="003D4517" w:rsidP="003D4517">
      <w:pPr>
        <w:rPr>
          <w:ins w:id="163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3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--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Устанавливаем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начальные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баллы</w:t>
        </w:r>
        <w:proofErr w:type="spellEnd"/>
      </w:ins>
    </w:p>
    <w:p w14:paraId="191B9DDF" w14:textId="77777777" w:rsidR="003D4517" w:rsidRPr="003D4517" w:rsidRDefault="003D4517" w:rsidP="003D4517">
      <w:pPr>
        <w:rPr>
          <w:ins w:id="163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3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IF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IS NULL OR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&lt; 0 THEN</w:t>
        </w:r>
      </w:ins>
    </w:p>
    <w:p w14:paraId="538421A4" w14:textId="77777777" w:rsidR="003D4517" w:rsidRPr="003D4517" w:rsidRDefault="003D4517" w:rsidP="003D4517">
      <w:pPr>
        <w:rPr>
          <w:ins w:id="1635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36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SET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v_welcome_bonus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;</w:t>
        </w:r>
      </w:ins>
    </w:p>
    <w:p w14:paraId="0F0B822C" w14:textId="77777777" w:rsidR="003D4517" w:rsidRPr="003D4517" w:rsidRDefault="003D4517" w:rsidP="003D4517">
      <w:pPr>
        <w:rPr>
          <w:ins w:id="1637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38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END IF;</w:t>
        </w:r>
      </w:ins>
    </w:p>
    <w:p w14:paraId="478D938C" w14:textId="77777777" w:rsidR="003D4517" w:rsidRPr="003D4517" w:rsidRDefault="003D4517" w:rsidP="003D4517">
      <w:pPr>
        <w:rPr>
          <w:ins w:id="1639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40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</w:ins>
    </w:p>
    <w:p w14:paraId="1D62393A" w14:textId="77777777" w:rsidR="003D4517" w:rsidRPr="003D4517" w:rsidRDefault="003D4517" w:rsidP="003D4517">
      <w:pPr>
        <w:rPr>
          <w:ins w:id="164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4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--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Регистрируем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нового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клиента</w:t>
        </w:r>
        <w:proofErr w:type="spellEnd"/>
      </w:ins>
    </w:p>
    <w:p w14:paraId="5C3A37F7" w14:textId="77777777" w:rsidR="003D4517" w:rsidRPr="003D4517" w:rsidRDefault="003D4517" w:rsidP="003D4517">
      <w:pPr>
        <w:rPr>
          <w:ins w:id="164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4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INSERT INTO customers (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,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cust_phone_number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,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)</w:t>
        </w:r>
      </w:ins>
    </w:p>
    <w:p w14:paraId="4081ED06" w14:textId="77777777" w:rsidR="003D4517" w:rsidRPr="003D4517" w:rsidRDefault="003D4517" w:rsidP="003D4517">
      <w:pPr>
        <w:rPr>
          <w:ins w:id="1645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46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VALUES (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,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p_cust_phone_number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,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);</w:t>
        </w:r>
      </w:ins>
    </w:p>
    <w:p w14:paraId="536EE767" w14:textId="77777777" w:rsidR="003D4517" w:rsidRPr="003D4517" w:rsidRDefault="003D4517" w:rsidP="003D4517">
      <w:pPr>
        <w:rPr>
          <w:ins w:id="1647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48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</w:ins>
    </w:p>
    <w:p w14:paraId="60B04DA8" w14:textId="77777777" w:rsidR="003D4517" w:rsidRPr="003D4517" w:rsidRDefault="003D4517" w:rsidP="003D4517">
      <w:pPr>
        <w:rPr>
          <w:ins w:id="1649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50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SET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v_new_cust_id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= LAST_INSERT_</w:t>
        </w:r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ID(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);</w:t>
        </w:r>
      </w:ins>
    </w:p>
    <w:p w14:paraId="66A00DCE" w14:textId="77777777" w:rsidR="003D4517" w:rsidRPr="003D4517" w:rsidRDefault="003D4517" w:rsidP="003D4517">
      <w:pPr>
        <w:rPr>
          <w:ins w:id="165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5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</w:t>
        </w:r>
      </w:ins>
    </w:p>
    <w:p w14:paraId="253E87A2" w14:textId="77777777" w:rsidR="003D4517" w:rsidRPr="003D4517" w:rsidRDefault="003D4517" w:rsidP="003D4517">
      <w:pPr>
        <w:rPr>
          <w:ins w:id="165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5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--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Обработка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рекомендателя</w:t>
        </w:r>
        <w:proofErr w:type="spellEnd"/>
      </w:ins>
    </w:p>
    <w:p w14:paraId="6AE605A0" w14:textId="77777777" w:rsidR="003D4517" w:rsidRPr="003D4517" w:rsidRDefault="003D4517" w:rsidP="003D4517">
      <w:pPr>
        <w:rPr>
          <w:ins w:id="1655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56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IF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p_referrer_id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IS NOT NULL AND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p_referrer_id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&gt; 0 THEN</w:t>
        </w:r>
      </w:ins>
    </w:p>
    <w:p w14:paraId="1572B8AC" w14:textId="77777777" w:rsidR="003D4517" w:rsidRPr="003D4517" w:rsidRDefault="003D4517" w:rsidP="003D4517">
      <w:pPr>
        <w:rPr>
          <w:ins w:id="1657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58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--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Проверяем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существование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рекомендателя</w:t>
        </w:r>
        <w:proofErr w:type="spellEnd"/>
      </w:ins>
    </w:p>
    <w:p w14:paraId="6D236789" w14:textId="77777777" w:rsidR="003D4517" w:rsidRPr="003D4517" w:rsidRDefault="003D4517" w:rsidP="003D4517">
      <w:pPr>
        <w:rPr>
          <w:ins w:id="1659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60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SELECT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INTO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v_referrer_name</w:t>
        </w:r>
        <w:proofErr w:type="spellEnd"/>
      </w:ins>
    </w:p>
    <w:p w14:paraId="0247F6CC" w14:textId="77777777" w:rsidR="003D4517" w:rsidRPr="003D4517" w:rsidRDefault="003D4517" w:rsidP="003D4517">
      <w:pPr>
        <w:rPr>
          <w:ins w:id="166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6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FROM customers </w:t>
        </w:r>
      </w:ins>
    </w:p>
    <w:p w14:paraId="1DD3A5AF" w14:textId="77777777" w:rsidR="003D4517" w:rsidRPr="003D4517" w:rsidRDefault="003D4517" w:rsidP="003D4517">
      <w:pPr>
        <w:rPr>
          <w:ins w:id="166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6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WHERE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p_referrer_id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;</w:t>
        </w:r>
      </w:ins>
    </w:p>
    <w:p w14:paraId="5B87FF8B" w14:textId="77777777" w:rsidR="003D4517" w:rsidRPr="003D4517" w:rsidRDefault="003D4517" w:rsidP="003D4517">
      <w:pPr>
        <w:rPr>
          <w:ins w:id="1665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66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</w:t>
        </w:r>
      </w:ins>
    </w:p>
    <w:p w14:paraId="0B636798" w14:textId="77777777" w:rsidR="003D4517" w:rsidRPr="003D4517" w:rsidRDefault="003D4517" w:rsidP="003D4517">
      <w:pPr>
        <w:rPr>
          <w:ins w:id="1667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68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IF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v_referrer_name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IS NOT NULL THEN</w:t>
        </w:r>
      </w:ins>
    </w:p>
    <w:p w14:paraId="7F89DB80" w14:textId="77777777" w:rsidR="003D4517" w:rsidRPr="003D4517" w:rsidRDefault="003D4517" w:rsidP="003D4517">
      <w:pPr>
        <w:rPr>
          <w:ins w:id="1669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70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--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Начисляем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баллы</w:t>
        </w:r>
        <w:proofErr w:type="spellEnd"/>
      </w:ins>
    </w:p>
    <w:p w14:paraId="66B6C0EC" w14:textId="77777777" w:rsidR="003D4517" w:rsidRPr="003D4517" w:rsidRDefault="003D4517" w:rsidP="003D4517">
      <w:pPr>
        <w:rPr>
          <w:ins w:id="167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7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UPDATE customers </w:t>
        </w:r>
      </w:ins>
    </w:p>
    <w:p w14:paraId="0C140EA8" w14:textId="77777777" w:rsidR="003D4517" w:rsidRPr="003D4517" w:rsidRDefault="003D4517" w:rsidP="003D4517">
      <w:pPr>
        <w:rPr>
          <w:ins w:id="167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7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SET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+ 50</w:t>
        </w:r>
      </w:ins>
    </w:p>
    <w:p w14:paraId="7882EC3D" w14:textId="77777777" w:rsidR="003D4517" w:rsidRPr="003D4517" w:rsidRDefault="003D4517" w:rsidP="003D4517">
      <w:pPr>
        <w:rPr>
          <w:ins w:id="1675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76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WHERE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p_referrer_id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;</w:t>
        </w:r>
      </w:ins>
    </w:p>
    <w:p w14:paraId="51ADDC9E" w14:textId="77777777" w:rsidR="003D4517" w:rsidRPr="003D4517" w:rsidRDefault="003D4517" w:rsidP="003D4517">
      <w:pPr>
        <w:rPr>
          <w:ins w:id="1677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78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</w:t>
        </w:r>
      </w:ins>
    </w:p>
    <w:p w14:paraId="15F56800" w14:textId="77777777" w:rsidR="003D4517" w:rsidRPr="003D4517" w:rsidRDefault="003D4517" w:rsidP="003D4517">
      <w:pPr>
        <w:rPr>
          <w:ins w:id="1679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80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UPDATE customers </w:t>
        </w:r>
      </w:ins>
    </w:p>
    <w:p w14:paraId="02A3903C" w14:textId="77777777" w:rsidR="003D4517" w:rsidRPr="003D4517" w:rsidRDefault="003D4517" w:rsidP="003D4517">
      <w:pPr>
        <w:rPr>
          <w:ins w:id="168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8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SET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+ 20</w:t>
        </w:r>
      </w:ins>
    </w:p>
    <w:p w14:paraId="57E1052B" w14:textId="77777777" w:rsidR="003D4517" w:rsidRPr="003D4517" w:rsidRDefault="003D4517" w:rsidP="003D4517">
      <w:pPr>
        <w:rPr>
          <w:ins w:id="168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8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WHERE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cust_id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v_new_cust_id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;</w:t>
        </w:r>
      </w:ins>
    </w:p>
    <w:p w14:paraId="6E902560" w14:textId="77777777" w:rsidR="003D4517" w:rsidRPr="003D4517" w:rsidRDefault="003D4517" w:rsidP="003D4517">
      <w:pPr>
        <w:rPr>
          <w:ins w:id="1685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86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lastRenderedPageBreak/>
          <w:t xml:space="preserve">                </w:t>
        </w:r>
      </w:ins>
    </w:p>
    <w:p w14:paraId="2AF6D427" w14:textId="77777777" w:rsidR="003D4517" w:rsidRPr="003D4517" w:rsidRDefault="003D4517" w:rsidP="003D4517">
      <w:pPr>
        <w:rPr>
          <w:ins w:id="1687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88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SET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+ 20;</w:t>
        </w:r>
      </w:ins>
    </w:p>
    <w:p w14:paraId="5A35B4CF" w14:textId="77777777" w:rsidR="003D4517" w:rsidRPr="003D4517" w:rsidRDefault="003D4517" w:rsidP="003D4517">
      <w:pPr>
        <w:rPr>
          <w:ins w:id="1689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90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</w:t>
        </w:r>
      </w:ins>
    </w:p>
    <w:p w14:paraId="59663E77" w14:textId="77777777" w:rsidR="003D4517" w:rsidRPr="003D4517" w:rsidRDefault="003D4517" w:rsidP="003D4517">
      <w:pPr>
        <w:rPr>
          <w:ins w:id="169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9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SELECT </w:t>
        </w:r>
      </w:ins>
    </w:p>
    <w:p w14:paraId="42775032" w14:textId="77777777" w:rsidR="003D4517" w:rsidRPr="003D4517" w:rsidRDefault="003D4517" w:rsidP="003D4517">
      <w:pPr>
        <w:rPr>
          <w:ins w:id="169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9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    '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Успешно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 AS status,</w:t>
        </w:r>
      </w:ins>
    </w:p>
    <w:p w14:paraId="764C5664" w14:textId="77777777" w:rsidR="003D4517" w:rsidRPr="003D4517" w:rsidRDefault="003D4517" w:rsidP="003D4517">
      <w:pPr>
        <w:rPr>
          <w:ins w:id="1695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96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    </w:t>
        </w:r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CONCAT(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Клиент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',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, '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зарегистрирован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') AS message,</w:t>
        </w:r>
      </w:ins>
    </w:p>
    <w:p w14:paraId="699B3E6D" w14:textId="77777777" w:rsidR="003D4517" w:rsidRPr="003D4517" w:rsidRDefault="003D4517" w:rsidP="003D4517">
      <w:pPr>
        <w:rPr>
          <w:ins w:id="1697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698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ваши_баллы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03B6BE6F" w14:textId="77777777" w:rsidR="003D4517" w:rsidRPr="003D4517" w:rsidRDefault="003D4517" w:rsidP="003D4517">
      <w:pPr>
        <w:rPr>
          <w:ins w:id="1699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00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v_new_cust_id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ваш_id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14B44BD8" w14:textId="77777777" w:rsidR="003D4517" w:rsidRPr="003D4517" w:rsidRDefault="003D4517" w:rsidP="003D4517">
      <w:pPr>
        <w:rPr>
          <w:ins w:id="170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0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v_referrer_name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рекомендатель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;</w:t>
        </w:r>
      </w:ins>
    </w:p>
    <w:p w14:paraId="63CE54B0" w14:textId="77777777" w:rsidR="003D4517" w:rsidRPr="003D4517" w:rsidRDefault="003D4517" w:rsidP="003D4517">
      <w:pPr>
        <w:rPr>
          <w:ins w:id="170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0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ELSE</w:t>
        </w:r>
      </w:ins>
    </w:p>
    <w:p w14:paraId="7D93DF1E" w14:textId="77777777" w:rsidR="003D4517" w:rsidRPr="003D4517" w:rsidRDefault="003D4517" w:rsidP="003D4517">
      <w:pPr>
        <w:rPr>
          <w:ins w:id="1705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06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SELECT </w:t>
        </w:r>
      </w:ins>
    </w:p>
    <w:p w14:paraId="2CE3736B" w14:textId="77777777" w:rsidR="003D4517" w:rsidRPr="003D4517" w:rsidRDefault="003D4517" w:rsidP="003D4517">
      <w:pPr>
        <w:rPr>
          <w:ins w:id="1707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08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    '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Успешно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 AS status,</w:t>
        </w:r>
      </w:ins>
    </w:p>
    <w:p w14:paraId="2CCF8A8B" w14:textId="77777777" w:rsidR="003D4517" w:rsidRPr="003D4517" w:rsidRDefault="003D4517" w:rsidP="003D4517">
      <w:pPr>
        <w:rPr>
          <w:ins w:id="1709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10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    </w:t>
        </w:r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CONCAT(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Клиент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',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, '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зарегистрирован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') AS message,</w:t>
        </w:r>
      </w:ins>
    </w:p>
    <w:p w14:paraId="3102B297" w14:textId="77777777" w:rsidR="003D4517" w:rsidRPr="003D4517" w:rsidRDefault="003D4517" w:rsidP="003D4517">
      <w:pPr>
        <w:rPr>
          <w:ins w:id="171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1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ваши_баллы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4F8A1841" w14:textId="77777777" w:rsidR="003D4517" w:rsidRPr="003D4517" w:rsidRDefault="003D4517" w:rsidP="003D4517">
      <w:pPr>
        <w:rPr>
          <w:ins w:id="171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1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v_new_cust_id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ваш_id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;</w:t>
        </w:r>
      </w:ins>
    </w:p>
    <w:p w14:paraId="7FD167CD" w14:textId="77777777" w:rsidR="003D4517" w:rsidRPr="003D4517" w:rsidRDefault="003D4517" w:rsidP="003D4517">
      <w:pPr>
        <w:rPr>
          <w:ins w:id="1715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16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END IF;</w:t>
        </w:r>
      </w:ins>
    </w:p>
    <w:p w14:paraId="1F881CC9" w14:textId="77777777" w:rsidR="003D4517" w:rsidRPr="003D4517" w:rsidRDefault="003D4517" w:rsidP="003D4517">
      <w:pPr>
        <w:rPr>
          <w:ins w:id="1717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18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ELSE</w:t>
        </w:r>
      </w:ins>
    </w:p>
    <w:p w14:paraId="43C5017E" w14:textId="77777777" w:rsidR="003D4517" w:rsidRPr="003D4517" w:rsidRDefault="003D4517" w:rsidP="003D4517">
      <w:pPr>
        <w:rPr>
          <w:ins w:id="1719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20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SELECT </w:t>
        </w:r>
      </w:ins>
    </w:p>
    <w:p w14:paraId="77D71AA2" w14:textId="77777777" w:rsidR="003D4517" w:rsidRPr="003D4517" w:rsidRDefault="003D4517" w:rsidP="003D4517">
      <w:pPr>
        <w:rPr>
          <w:ins w:id="172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2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'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Успешно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 AS status,</w:t>
        </w:r>
      </w:ins>
    </w:p>
    <w:p w14:paraId="1225AD38" w14:textId="77777777" w:rsidR="003D4517" w:rsidRPr="003D4517" w:rsidRDefault="003D4517" w:rsidP="003D4517">
      <w:pPr>
        <w:rPr>
          <w:ins w:id="172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2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</w:t>
        </w:r>
        <w:proofErr w:type="gram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CONCAT(</w:t>
        </w:r>
        <w:proofErr w:type="gram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Клиент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',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p_cust_name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, '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зарегистрирован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') AS message,</w:t>
        </w:r>
      </w:ins>
    </w:p>
    <w:p w14:paraId="4A72F444" w14:textId="77777777" w:rsidR="003D4517" w:rsidRPr="003D4517" w:rsidRDefault="003D4517" w:rsidP="003D4517">
      <w:pPr>
        <w:rPr>
          <w:ins w:id="1725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26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p_cust_points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ваши_баллы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,</w:t>
        </w:r>
      </w:ins>
    </w:p>
    <w:p w14:paraId="3711B403" w14:textId="77777777" w:rsidR="003D4517" w:rsidRPr="003D4517" w:rsidRDefault="003D4517" w:rsidP="003D4517">
      <w:pPr>
        <w:rPr>
          <w:ins w:id="1727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28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       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v_new_cust_id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AS </w:t>
        </w:r>
        <w:proofErr w:type="spellStart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ваш_id</w:t>
        </w:r>
        <w:proofErr w:type="spellEnd"/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;</w:t>
        </w:r>
      </w:ins>
    </w:p>
    <w:p w14:paraId="3D33B2BA" w14:textId="77777777" w:rsidR="003D4517" w:rsidRPr="003D4517" w:rsidRDefault="003D4517" w:rsidP="003D4517">
      <w:pPr>
        <w:rPr>
          <w:ins w:id="1729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30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    END IF;</w:t>
        </w:r>
      </w:ins>
    </w:p>
    <w:p w14:paraId="035C6908" w14:textId="77777777" w:rsidR="003D4517" w:rsidRPr="003D4517" w:rsidRDefault="003D4517" w:rsidP="003D4517">
      <w:pPr>
        <w:rPr>
          <w:ins w:id="1731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32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 xml:space="preserve">    END IF;</w:t>
        </w:r>
      </w:ins>
    </w:p>
    <w:p w14:paraId="34C46AAD" w14:textId="0B361B1F" w:rsidR="000F258F" w:rsidRPr="000F258F" w:rsidDel="003D4517" w:rsidRDefault="003D4517" w:rsidP="003D4517">
      <w:pPr>
        <w:spacing w:after="0"/>
        <w:rPr>
          <w:del w:id="1733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ins w:id="1734" w:author="Ivan Pugachev" w:date="2025-12-19T09:20:00Z" w16du:dateUtc="2025-12-19T06:20:00Z">
        <w:r w:rsidRPr="003D4517">
          <w:rPr>
            <w:rFonts w:ascii="Courier New" w:hAnsi="Courier New" w:cs="Courier New"/>
            <w:color w:val="000000"/>
            <w:szCs w:val="22"/>
            <w:lang w:val="en-US"/>
          </w:rPr>
          <w:t>END</w:t>
        </w:r>
      </w:ins>
      <w:del w:id="1735" w:author="Ivan Pugachev" w:date="2025-12-19T09:20:00Z" w16du:dateUtc="2025-12-19T06:20:00Z">
        <w:r w:rsidR="000F258F"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CREATE PROCEDURE GetFreelancerClientRelationships()</w:delText>
        </w:r>
      </w:del>
    </w:p>
    <w:p w14:paraId="6E3D4D68" w14:textId="1E1B89A1" w:rsidR="000F258F" w:rsidRPr="000F258F" w:rsidDel="003D4517" w:rsidRDefault="000F258F" w:rsidP="000F258F">
      <w:pPr>
        <w:spacing w:after="0"/>
        <w:rPr>
          <w:del w:id="173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3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40CF7176" w14:textId="1F967729" w:rsidR="000F258F" w:rsidRPr="000F258F" w:rsidDel="003D4517" w:rsidRDefault="000F258F" w:rsidP="000F258F">
      <w:pPr>
        <w:spacing w:after="0"/>
        <w:rPr>
          <w:del w:id="173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3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done INT DEFAULT FALSE;</w:delText>
        </w:r>
      </w:del>
    </w:p>
    <w:p w14:paraId="71409E3F" w14:textId="6BF3134C" w:rsidR="000F258F" w:rsidRPr="000F258F" w:rsidDel="003D4517" w:rsidRDefault="000F258F" w:rsidP="000F258F">
      <w:pPr>
        <w:spacing w:after="0"/>
        <w:rPr>
          <w:del w:id="174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4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freelancer_id_val INT;</w:delText>
        </w:r>
      </w:del>
    </w:p>
    <w:p w14:paraId="5703C3AE" w14:textId="74B4E9A7" w:rsidR="000F258F" w:rsidRPr="000F258F" w:rsidDel="003D4517" w:rsidRDefault="000F258F" w:rsidP="000F258F">
      <w:pPr>
        <w:spacing w:after="0"/>
        <w:rPr>
          <w:del w:id="174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4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freelancer_name_val VARCHAR(16);</w:delText>
        </w:r>
      </w:del>
    </w:p>
    <w:p w14:paraId="4676E086" w14:textId="24968B7C" w:rsidR="000F258F" w:rsidRPr="000F258F" w:rsidDel="003D4517" w:rsidRDefault="000F258F" w:rsidP="000F258F">
      <w:pPr>
        <w:spacing w:after="0"/>
        <w:rPr>
          <w:del w:id="174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4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client_list TEXT;</w:delText>
        </w:r>
      </w:del>
    </w:p>
    <w:p w14:paraId="59904740" w14:textId="3002BA34" w:rsidR="000F258F" w:rsidRPr="000F258F" w:rsidDel="003D4517" w:rsidRDefault="000F258F" w:rsidP="000F258F">
      <w:pPr>
        <w:spacing w:after="0"/>
        <w:rPr>
          <w:del w:id="174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4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project_count_val INT;</w:delText>
        </w:r>
      </w:del>
    </w:p>
    <w:p w14:paraId="0F0A4289" w14:textId="7C14E582" w:rsidR="000F258F" w:rsidRPr="000F258F" w:rsidDel="003D4517" w:rsidRDefault="000F258F" w:rsidP="000F258F">
      <w:pPr>
        <w:spacing w:after="0"/>
        <w:rPr>
          <w:del w:id="174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4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17A744E8" w14:textId="77A09363" w:rsidR="000F258F" w:rsidRPr="000F258F" w:rsidDel="003D4517" w:rsidRDefault="000F258F" w:rsidP="000F258F">
      <w:pPr>
        <w:spacing w:after="0"/>
        <w:rPr>
          <w:del w:id="175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5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--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Объявляем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курсор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ПЕРЕД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обработчиком</w:delText>
        </w:r>
      </w:del>
    </w:p>
    <w:p w14:paraId="070B4889" w14:textId="3A4126F5" w:rsidR="000F258F" w:rsidRPr="000F258F" w:rsidDel="003D4517" w:rsidRDefault="000F258F" w:rsidP="000F258F">
      <w:pPr>
        <w:spacing w:after="0"/>
        <w:rPr>
          <w:del w:id="175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5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freelancer_cursor CURSOR FOR </w:delText>
        </w:r>
      </w:del>
    </w:p>
    <w:p w14:paraId="56EA517C" w14:textId="04289FA8" w:rsidR="000F258F" w:rsidRPr="000F258F" w:rsidDel="003D4517" w:rsidRDefault="000F258F" w:rsidP="000F258F">
      <w:pPr>
        <w:spacing w:after="0"/>
        <w:rPr>
          <w:del w:id="175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5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DISTINCT u.id, u.name</w:delText>
        </w:r>
      </w:del>
    </w:p>
    <w:p w14:paraId="7644F835" w14:textId="7C222499" w:rsidR="000F258F" w:rsidRPr="000F258F" w:rsidDel="003D4517" w:rsidRDefault="000F258F" w:rsidP="000F258F">
      <w:pPr>
        <w:spacing w:after="0"/>
        <w:rPr>
          <w:del w:id="175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5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FROM users u</w:delText>
        </w:r>
      </w:del>
    </w:p>
    <w:p w14:paraId="4EF2F440" w14:textId="53BCCE48" w:rsidR="000F258F" w:rsidRPr="000F258F" w:rsidDel="003D4517" w:rsidRDefault="000F258F" w:rsidP="000F258F">
      <w:pPr>
        <w:spacing w:after="0"/>
        <w:rPr>
          <w:del w:id="175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5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u.role = 'freelancer';</w:delText>
        </w:r>
      </w:del>
    </w:p>
    <w:p w14:paraId="599123C6" w14:textId="4DC1759B" w:rsidR="000F258F" w:rsidRPr="000F258F" w:rsidDel="003D4517" w:rsidRDefault="000F258F" w:rsidP="000F258F">
      <w:pPr>
        <w:spacing w:after="0"/>
        <w:rPr>
          <w:del w:id="176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6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30164BAE" w14:textId="7D7A03D4" w:rsidR="000F258F" w:rsidRPr="000F258F" w:rsidDel="003D4517" w:rsidRDefault="000F258F" w:rsidP="000F258F">
      <w:pPr>
        <w:spacing w:after="0"/>
        <w:rPr>
          <w:del w:id="176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6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CONTINUE HANDLER FOR NOT FOUND SET done = TRUE;</w:delText>
        </w:r>
      </w:del>
    </w:p>
    <w:p w14:paraId="62622980" w14:textId="72726681" w:rsidR="000F258F" w:rsidRPr="000F258F" w:rsidDel="003D4517" w:rsidRDefault="000F258F" w:rsidP="000F258F">
      <w:pPr>
        <w:spacing w:after="0"/>
        <w:rPr>
          <w:del w:id="176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6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6ADF04CA" w14:textId="647599E0" w:rsidR="000F258F" w:rsidRPr="000F258F" w:rsidDel="003D4517" w:rsidRDefault="000F258F" w:rsidP="000F258F">
      <w:pPr>
        <w:spacing w:after="0"/>
        <w:rPr>
          <w:del w:id="1766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76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-- Таблица 1: Фрилансеры -&gt; Клиенты</w:delText>
        </w:r>
      </w:del>
    </w:p>
    <w:p w14:paraId="08C7ABCD" w14:textId="39154488" w:rsidR="000F258F" w:rsidRPr="000F258F" w:rsidDel="003D4517" w:rsidRDefault="000F258F" w:rsidP="000F258F">
      <w:pPr>
        <w:spacing w:after="0"/>
        <w:rPr>
          <w:del w:id="1768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76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SELECT '=== ФРИЛАНСЕРЫ И ИХ КЛИЕНТЫ ===' AS ' ';</w:delText>
        </w:r>
      </w:del>
    </w:p>
    <w:p w14:paraId="6F169908" w14:textId="2461261D" w:rsidR="000F258F" w:rsidRPr="000F258F" w:rsidDel="003D4517" w:rsidRDefault="000F258F" w:rsidP="000F258F">
      <w:pPr>
        <w:spacing w:after="0"/>
        <w:rPr>
          <w:del w:id="1770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77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50F9C5A3" w14:textId="4F6D1EAE" w:rsidR="000F258F" w:rsidRPr="000F258F" w:rsidDel="003D4517" w:rsidRDefault="000F258F" w:rsidP="000F258F">
      <w:pPr>
        <w:spacing w:after="0"/>
        <w:rPr>
          <w:del w:id="177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7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OPEN freelancer_cursor;</w:delText>
        </w:r>
      </w:del>
    </w:p>
    <w:p w14:paraId="191FD044" w14:textId="0F8C305E" w:rsidR="000F258F" w:rsidRPr="000F258F" w:rsidDel="003D4517" w:rsidRDefault="000F258F" w:rsidP="000F258F">
      <w:pPr>
        <w:spacing w:after="0"/>
        <w:rPr>
          <w:del w:id="177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7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74857034" w14:textId="754DFD3B" w:rsidR="000F258F" w:rsidRPr="000F258F" w:rsidDel="003D4517" w:rsidRDefault="000F258F" w:rsidP="000F258F">
      <w:pPr>
        <w:spacing w:after="0"/>
        <w:rPr>
          <w:del w:id="177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7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freelancer_loop: LOOP</w:delText>
        </w:r>
      </w:del>
    </w:p>
    <w:p w14:paraId="3E2E813D" w14:textId="1DD5837D" w:rsidR="000F258F" w:rsidRPr="000F258F" w:rsidDel="003D4517" w:rsidRDefault="000F258F" w:rsidP="000F258F">
      <w:pPr>
        <w:spacing w:after="0"/>
        <w:rPr>
          <w:del w:id="177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7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FETCH freelancer_cursor INTO freelancer_id_val, freelancer_name_val;</w:delText>
        </w:r>
      </w:del>
    </w:p>
    <w:p w14:paraId="1920CEDD" w14:textId="6D84AD66" w:rsidR="000F258F" w:rsidRPr="000F258F" w:rsidDel="003D4517" w:rsidRDefault="000F258F" w:rsidP="000F258F">
      <w:pPr>
        <w:spacing w:after="0"/>
        <w:rPr>
          <w:del w:id="178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8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IF done THEN</w:delText>
        </w:r>
      </w:del>
    </w:p>
    <w:p w14:paraId="1AACB5A0" w14:textId="28DC0963" w:rsidR="000F258F" w:rsidRPr="000F258F" w:rsidDel="003D4517" w:rsidRDefault="000F258F" w:rsidP="000F258F">
      <w:pPr>
        <w:spacing w:after="0"/>
        <w:rPr>
          <w:del w:id="178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8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LEAVE freelancer_loop;</w:delText>
        </w:r>
      </w:del>
    </w:p>
    <w:p w14:paraId="6EC07D95" w14:textId="5EFE6A26" w:rsidR="000F258F" w:rsidRPr="000F258F" w:rsidDel="003D4517" w:rsidRDefault="000F258F" w:rsidP="000F258F">
      <w:pPr>
        <w:spacing w:after="0"/>
        <w:rPr>
          <w:del w:id="1784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78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END IF;</w:delText>
        </w:r>
      </w:del>
    </w:p>
    <w:p w14:paraId="699EC1C0" w14:textId="3489A1F4" w:rsidR="000F258F" w:rsidRPr="000F258F" w:rsidDel="003D4517" w:rsidRDefault="000F258F" w:rsidP="000F258F">
      <w:pPr>
        <w:spacing w:after="0"/>
        <w:rPr>
          <w:del w:id="1786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78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</w:del>
    </w:p>
    <w:p w14:paraId="0A7BD013" w14:textId="4DE05E2A" w:rsidR="000F258F" w:rsidRPr="000F258F" w:rsidDel="003D4517" w:rsidRDefault="000F258F" w:rsidP="000F258F">
      <w:pPr>
        <w:spacing w:after="0"/>
        <w:rPr>
          <w:del w:id="1788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78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    -- Для каждого фрилансера получаем список клиентов</w:delText>
        </w:r>
      </w:del>
    </w:p>
    <w:p w14:paraId="4AEA1CE7" w14:textId="121F96C2" w:rsidR="000F258F" w:rsidRPr="000F258F" w:rsidDel="003D4517" w:rsidRDefault="000F258F" w:rsidP="000F258F">
      <w:pPr>
        <w:spacing w:after="0"/>
        <w:rPr>
          <w:del w:id="179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9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</w:delText>
        </w:r>
      </w:del>
    </w:p>
    <w:p w14:paraId="1263A602" w14:textId="224F2304" w:rsidR="000F258F" w:rsidRPr="000F258F" w:rsidDel="003D4517" w:rsidRDefault="000F258F" w:rsidP="000F258F">
      <w:pPr>
        <w:spacing w:after="0"/>
        <w:rPr>
          <w:del w:id="179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9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GROUP_CONCAT(DISTINCT cl.name ORDER BY cl.name SEPARATOR ', ') AS clients,</w:delText>
        </w:r>
      </w:del>
    </w:p>
    <w:p w14:paraId="13E45746" w14:textId="6288B028" w:rsidR="000F258F" w:rsidRPr="000F258F" w:rsidDel="003D4517" w:rsidRDefault="000F258F" w:rsidP="000F258F">
      <w:pPr>
        <w:spacing w:after="0"/>
        <w:rPr>
          <w:del w:id="179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9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COUNT(DISTINCT c.id) AS total_contracts</w:delText>
        </w:r>
      </w:del>
    </w:p>
    <w:p w14:paraId="39F4C2EA" w14:textId="573F73E9" w:rsidR="000F258F" w:rsidRPr="000F258F" w:rsidDel="003D4517" w:rsidRDefault="000F258F" w:rsidP="000F258F">
      <w:pPr>
        <w:spacing w:after="0"/>
        <w:rPr>
          <w:del w:id="179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9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INTO client_list, project_count_val</w:delText>
        </w:r>
      </w:del>
    </w:p>
    <w:p w14:paraId="7DE66478" w14:textId="3B496330" w:rsidR="000F258F" w:rsidRPr="000F258F" w:rsidDel="003D4517" w:rsidRDefault="000F258F" w:rsidP="000F258F">
      <w:pPr>
        <w:spacing w:after="0"/>
        <w:rPr>
          <w:del w:id="179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79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FROM contracts c</w:delText>
        </w:r>
      </w:del>
    </w:p>
    <w:p w14:paraId="0AA94B27" w14:textId="047A7B2A" w:rsidR="000F258F" w:rsidRPr="000F258F" w:rsidDel="003D4517" w:rsidRDefault="000F258F" w:rsidP="000F258F">
      <w:pPr>
        <w:spacing w:after="0"/>
        <w:rPr>
          <w:del w:id="180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0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JOIN users cl ON c.client_id = cl.id</w:delText>
        </w:r>
      </w:del>
    </w:p>
    <w:p w14:paraId="1BB4DEE0" w14:textId="7971EED1" w:rsidR="000F258F" w:rsidRPr="000F258F" w:rsidDel="003D4517" w:rsidRDefault="000F258F" w:rsidP="000F258F">
      <w:pPr>
        <w:spacing w:after="0"/>
        <w:rPr>
          <w:del w:id="180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0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c.freelancer_id = freelancer_id_val;</w:delText>
        </w:r>
      </w:del>
    </w:p>
    <w:p w14:paraId="04D70AB3" w14:textId="18C63D0D" w:rsidR="000F258F" w:rsidRPr="000F258F" w:rsidDel="003D4517" w:rsidRDefault="000F258F" w:rsidP="000F258F">
      <w:pPr>
        <w:spacing w:after="0"/>
        <w:rPr>
          <w:del w:id="180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0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48C227E7" w14:textId="6CDC5328" w:rsidR="000F258F" w:rsidRPr="000F258F" w:rsidDel="003D4517" w:rsidRDefault="000F258F" w:rsidP="000F258F">
      <w:pPr>
        <w:spacing w:after="0"/>
        <w:rPr>
          <w:del w:id="180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0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IF client_list IS NOT NULL THEN</w:delText>
        </w:r>
      </w:del>
    </w:p>
    <w:p w14:paraId="5B81AF92" w14:textId="4DC5FFFC" w:rsidR="000F258F" w:rsidRPr="000F258F" w:rsidDel="003D4517" w:rsidRDefault="000F258F" w:rsidP="000F258F">
      <w:pPr>
        <w:spacing w:after="0"/>
        <w:rPr>
          <w:del w:id="180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0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SELECT </w:delText>
        </w:r>
      </w:del>
    </w:p>
    <w:p w14:paraId="19394809" w14:textId="555AE682" w:rsidR="000F258F" w:rsidRPr="000F258F" w:rsidDel="003D4517" w:rsidRDefault="000F258F" w:rsidP="000F258F">
      <w:pPr>
        <w:spacing w:after="0"/>
        <w:rPr>
          <w:del w:id="181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1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freelancer_name_val AS 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Фрилансер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458D4C7F" w14:textId="0377A94C" w:rsidR="000F258F" w:rsidRPr="000F258F" w:rsidDel="003D4517" w:rsidRDefault="000F258F" w:rsidP="000F258F">
      <w:pPr>
        <w:spacing w:after="0"/>
        <w:rPr>
          <w:del w:id="181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1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client_list AS 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Клиенты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58BC8C10" w14:textId="1E13883F" w:rsidR="000F258F" w:rsidRPr="000F258F" w:rsidDel="003D4517" w:rsidRDefault="000F258F" w:rsidP="000F258F">
      <w:pPr>
        <w:spacing w:after="0"/>
        <w:rPr>
          <w:del w:id="181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1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project_count_val AS 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Контрактов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';</w:delText>
        </w:r>
      </w:del>
    </w:p>
    <w:p w14:paraId="5456192E" w14:textId="3BC00305" w:rsidR="000F258F" w:rsidRPr="000F258F" w:rsidDel="003D4517" w:rsidRDefault="000F258F" w:rsidP="000F258F">
      <w:pPr>
        <w:spacing w:after="0"/>
        <w:rPr>
          <w:del w:id="181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1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END IF;</w:delText>
        </w:r>
      </w:del>
    </w:p>
    <w:p w14:paraId="0610CB9D" w14:textId="5A870891" w:rsidR="000F258F" w:rsidRPr="000F258F" w:rsidDel="003D4517" w:rsidRDefault="000F258F" w:rsidP="000F258F">
      <w:pPr>
        <w:spacing w:after="0"/>
        <w:rPr>
          <w:del w:id="181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1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4D5FE79A" w14:textId="584D4654" w:rsidR="000F258F" w:rsidRPr="000F258F" w:rsidDel="003D4517" w:rsidRDefault="000F258F" w:rsidP="000F258F">
      <w:pPr>
        <w:spacing w:after="0"/>
        <w:rPr>
          <w:del w:id="182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2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END LOOP freelancer_loop;</w:delText>
        </w:r>
      </w:del>
    </w:p>
    <w:p w14:paraId="7344E72B" w14:textId="55469B3F" w:rsidR="000F258F" w:rsidRPr="000F258F" w:rsidDel="003D4517" w:rsidRDefault="000F258F" w:rsidP="000F258F">
      <w:pPr>
        <w:spacing w:after="0"/>
        <w:rPr>
          <w:del w:id="182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2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35654FDD" w14:textId="359C1684" w:rsidR="000F258F" w:rsidRPr="000F258F" w:rsidDel="003D4517" w:rsidRDefault="000F258F" w:rsidP="000F258F">
      <w:pPr>
        <w:spacing w:after="0"/>
        <w:rPr>
          <w:del w:id="1824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2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CLOSE freelancer_cursor;</w:delText>
        </w:r>
      </w:del>
    </w:p>
    <w:p w14:paraId="0AB592DA" w14:textId="0A808E64" w:rsidR="000F258F" w:rsidRPr="000F258F" w:rsidDel="003D4517" w:rsidRDefault="000F258F" w:rsidP="000F258F">
      <w:pPr>
        <w:spacing w:after="0"/>
        <w:rPr>
          <w:del w:id="1826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2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72CF6632" w14:textId="279E1CAB" w:rsidR="000F258F" w:rsidRPr="000F258F" w:rsidDel="003D4517" w:rsidRDefault="000F258F" w:rsidP="000F258F">
      <w:pPr>
        <w:spacing w:after="0"/>
        <w:rPr>
          <w:del w:id="1828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2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-- Сбрасываем флаг для второго курсора</w:delText>
        </w:r>
      </w:del>
    </w:p>
    <w:p w14:paraId="1990846D" w14:textId="6556C98B" w:rsidR="000F258F" w:rsidRPr="000F258F" w:rsidDel="003D4517" w:rsidRDefault="000F258F" w:rsidP="000F258F">
      <w:pPr>
        <w:spacing w:after="0"/>
        <w:rPr>
          <w:del w:id="1830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3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SET done = FALSE;</w:delText>
        </w:r>
      </w:del>
    </w:p>
    <w:p w14:paraId="5835119A" w14:textId="1261E885" w:rsidR="000F258F" w:rsidRPr="000F258F" w:rsidDel="003D4517" w:rsidRDefault="000F258F" w:rsidP="000F258F">
      <w:pPr>
        <w:spacing w:after="0"/>
        <w:rPr>
          <w:del w:id="1832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3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06F13025" w14:textId="1C5AEAB3" w:rsidR="000F258F" w:rsidRPr="000F258F" w:rsidDel="003D4517" w:rsidRDefault="000F258F" w:rsidP="000F258F">
      <w:pPr>
        <w:spacing w:after="0"/>
        <w:rPr>
          <w:del w:id="1834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3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-- Таблица 2: Клиенты -&gt; Фрилансеры</w:delText>
        </w:r>
      </w:del>
    </w:p>
    <w:p w14:paraId="6DD09DD5" w14:textId="4DBA5796" w:rsidR="000F258F" w:rsidRPr="000F258F" w:rsidDel="003D4517" w:rsidRDefault="000F258F" w:rsidP="000F258F">
      <w:pPr>
        <w:spacing w:after="0"/>
        <w:rPr>
          <w:del w:id="1836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3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SELECT '=== КЛИЕНТЫ И ИХ ФРИЛАНСЕРЫ ===' AS ' ';</w:delText>
        </w:r>
      </w:del>
    </w:p>
    <w:p w14:paraId="7743DC87" w14:textId="3ADBBFED" w:rsidR="000F258F" w:rsidRPr="000F258F" w:rsidDel="003D4517" w:rsidRDefault="000F258F" w:rsidP="000F258F">
      <w:pPr>
        <w:spacing w:after="0"/>
        <w:rPr>
          <w:del w:id="1838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3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01701378" w14:textId="58B36E3E" w:rsidR="000F258F" w:rsidRPr="000F258F" w:rsidDel="003D4517" w:rsidRDefault="000F258F" w:rsidP="000F258F">
      <w:pPr>
        <w:spacing w:after="0"/>
        <w:rPr>
          <w:del w:id="184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4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43A78FC7" w14:textId="6DC58EBA" w:rsidR="000F258F" w:rsidRPr="000F258F" w:rsidDel="003D4517" w:rsidRDefault="000F258F" w:rsidP="000F258F">
      <w:pPr>
        <w:spacing w:after="0"/>
        <w:rPr>
          <w:del w:id="184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4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client_id_val INT;</w:delText>
        </w:r>
      </w:del>
    </w:p>
    <w:p w14:paraId="0E438D14" w14:textId="031920D3" w:rsidR="000F258F" w:rsidRPr="000F258F" w:rsidDel="003D4517" w:rsidRDefault="000F258F" w:rsidP="000F258F">
      <w:pPr>
        <w:spacing w:after="0"/>
        <w:rPr>
          <w:del w:id="184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4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client_name_val VARCHAR(16);</w:delText>
        </w:r>
      </w:del>
    </w:p>
    <w:p w14:paraId="5087F7A7" w14:textId="66FCECD4" w:rsidR="000F258F" w:rsidRPr="000F258F" w:rsidDel="003D4517" w:rsidRDefault="000F258F" w:rsidP="000F258F">
      <w:pPr>
        <w:spacing w:after="0"/>
        <w:rPr>
          <w:del w:id="184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4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freelancer_list TEXT;</w:delText>
        </w:r>
      </w:del>
    </w:p>
    <w:p w14:paraId="0B34B523" w14:textId="4765B5AD" w:rsidR="000F258F" w:rsidRPr="000F258F" w:rsidDel="003D4517" w:rsidRDefault="000F258F" w:rsidP="000F258F">
      <w:pPr>
        <w:spacing w:after="0"/>
        <w:rPr>
          <w:del w:id="184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4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client_project_count_val INT;</w:delText>
        </w:r>
      </w:del>
    </w:p>
    <w:p w14:paraId="0015AFAC" w14:textId="68D58B5A" w:rsidR="000F258F" w:rsidRPr="000F258F" w:rsidDel="003D4517" w:rsidRDefault="000F258F" w:rsidP="000F258F">
      <w:pPr>
        <w:spacing w:after="0"/>
        <w:rPr>
          <w:del w:id="185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5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5B01168D" w14:textId="0A05452A" w:rsidR="000F258F" w:rsidRPr="000F258F" w:rsidDel="003D4517" w:rsidRDefault="000F258F" w:rsidP="000F258F">
      <w:pPr>
        <w:spacing w:after="0"/>
        <w:rPr>
          <w:del w:id="185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5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Курсор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для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клиентов</w:delText>
        </w:r>
      </w:del>
    </w:p>
    <w:p w14:paraId="53CAFA7C" w14:textId="7E985F52" w:rsidR="000F258F" w:rsidRPr="000F258F" w:rsidDel="003D4517" w:rsidRDefault="000F258F" w:rsidP="000F258F">
      <w:pPr>
        <w:spacing w:after="0"/>
        <w:rPr>
          <w:del w:id="185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5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client_cursor CURSOR FOR </w:delText>
        </w:r>
      </w:del>
    </w:p>
    <w:p w14:paraId="2CF857AA" w14:textId="787CA3E9" w:rsidR="000F258F" w:rsidRPr="000F258F" w:rsidDel="003D4517" w:rsidRDefault="000F258F" w:rsidP="000F258F">
      <w:pPr>
        <w:spacing w:after="0"/>
        <w:rPr>
          <w:del w:id="185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5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SELECT DISTINCT u.id, u.name</w:delText>
        </w:r>
      </w:del>
    </w:p>
    <w:p w14:paraId="4E47EED2" w14:textId="5495675E" w:rsidR="000F258F" w:rsidRPr="000F258F" w:rsidDel="003D4517" w:rsidRDefault="000F258F" w:rsidP="000F258F">
      <w:pPr>
        <w:spacing w:after="0"/>
        <w:rPr>
          <w:del w:id="185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5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FROM users u</w:delText>
        </w:r>
      </w:del>
    </w:p>
    <w:p w14:paraId="38A1D4DE" w14:textId="03A603E3" w:rsidR="000F258F" w:rsidRPr="000F258F" w:rsidDel="003D4517" w:rsidRDefault="000F258F" w:rsidP="000F258F">
      <w:pPr>
        <w:spacing w:after="0"/>
        <w:rPr>
          <w:del w:id="186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6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WHERE u.role = 'client';</w:delText>
        </w:r>
      </w:del>
    </w:p>
    <w:p w14:paraId="337015AD" w14:textId="147E40BF" w:rsidR="000F258F" w:rsidRPr="000F258F" w:rsidDel="003D4517" w:rsidRDefault="000F258F" w:rsidP="000F258F">
      <w:pPr>
        <w:spacing w:after="0"/>
        <w:rPr>
          <w:del w:id="186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6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6DFC5D32" w14:textId="28652265" w:rsidR="000F258F" w:rsidRPr="000F258F" w:rsidDel="003D4517" w:rsidRDefault="000F258F" w:rsidP="000F258F">
      <w:pPr>
        <w:spacing w:after="0"/>
        <w:rPr>
          <w:del w:id="186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6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CONTINUE HANDLER FOR NOT FOUND SET done = TRUE;</w:delText>
        </w:r>
      </w:del>
    </w:p>
    <w:p w14:paraId="05902EB8" w14:textId="56A385B6" w:rsidR="000F258F" w:rsidRPr="000F258F" w:rsidDel="003D4517" w:rsidRDefault="000F258F" w:rsidP="000F258F">
      <w:pPr>
        <w:spacing w:after="0"/>
        <w:rPr>
          <w:del w:id="186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6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075CFD86" w14:textId="6C06A9BA" w:rsidR="000F258F" w:rsidRPr="000F258F" w:rsidDel="003D4517" w:rsidRDefault="000F258F" w:rsidP="000F258F">
      <w:pPr>
        <w:spacing w:after="0"/>
        <w:rPr>
          <w:del w:id="186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6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OPEN client_cursor;</w:delText>
        </w:r>
      </w:del>
    </w:p>
    <w:p w14:paraId="1576A565" w14:textId="5D1491FD" w:rsidR="000F258F" w:rsidRPr="000F258F" w:rsidDel="003D4517" w:rsidRDefault="000F258F" w:rsidP="000F258F">
      <w:pPr>
        <w:spacing w:after="0"/>
        <w:rPr>
          <w:del w:id="187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7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03B3D183" w14:textId="7A8852DB" w:rsidR="000F258F" w:rsidRPr="000F258F" w:rsidDel="003D4517" w:rsidRDefault="000F258F" w:rsidP="000F258F">
      <w:pPr>
        <w:spacing w:after="0"/>
        <w:rPr>
          <w:del w:id="187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7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client_loop: LOOP</w:delText>
        </w:r>
      </w:del>
    </w:p>
    <w:p w14:paraId="24793C73" w14:textId="4EE31F89" w:rsidR="000F258F" w:rsidRPr="000F258F" w:rsidDel="003D4517" w:rsidRDefault="000F258F" w:rsidP="000F258F">
      <w:pPr>
        <w:spacing w:after="0"/>
        <w:rPr>
          <w:del w:id="187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7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FETCH client_cursor INTO client_id_val, client_name_val;</w:delText>
        </w:r>
      </w:del>
    </w:p>
    <w:p w14:paraId="5A10C18C" w14:textId="3CD38B34" w:rsidR="000F258F" w:rsidRPr="0061780F" w:rsidDel="003D4517" w:rsidRDefault="000F258F" w:rsidP="000F258F">
      <w:pPr>
        <w:spacing w:after="0"/>
        <w:rPr>
          <w:del w:id="187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7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</w:delText>
        </w:r>
        <w:r w:rsidRPr="0061780F" w:rsidDel="003D4517">
          <w:rPr>
            <w:rFonts w:ascii="Courier New" w:hAnsi="Courier New" w:cs="Courier New"/>
            <w:color w:val="000000"/>
            <w:szCs w:val="22"/>
            <w:lang w:val="en-US"/>
          </w:rPr>
          <w:delText>IF done THEN</w:delText>
        </w:r>
      </w:del>
    </w:p>
    <w:p w14:paraId="4FDDF36C" w14:textId="6D691F4B" w:rsidR="000F258F" w:rsidRPr="000F258F" w:rsidDel="003D4517" w:rsidRDefault="000F258F" w:rsidP="000F258F">
      <w:pPr>
        <w:spacing w:after="0"/>
        <w:rPr>
          <w:del w:id="187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79" w:author="Ivan Pugachev" w:date="2025-12-19T09:20:00Z" w16du:dateUtc="2025-12-19T06:20:00Z">
        <w:r w:rsidRPr="0061780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LEAVE client_loop;</w:delText>
        </w:r>
      </w:del>
    </w:p>
    <w:p w14:paraId="10D04EBA" w14:textId="082A5411" w:rsidR="000F258F" w:rsidRPr="0061780F" w:rsidDel="003D4517" w:rsidRDefault="000F258F" w:rsidP="000F258F">
      <w:pPr>
        <w:spacing w:after="0"/>
        <w:rPr>
          <w:del w:id="1880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8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END</w:delText>
        </w:r>
        <w:r w:rsidRPr="0061780F" w:rsidDel="003D4517">
          <w:rPr>
            <w:rFonts w:ascii="Courier New" w:hAnsi="Courier New" w:cs="Courier New"/>
            <w:color w:val="000000"/>
            <w:szCs w:val="22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IF</w:delText>
        </w:r>
        <w:r w:rsidRPr="0061780F" w:rsidDel="003D4517">
          <w:rPr>
            <w:rFonts w:ascii="Courier New" w:hAnsi="Courier New" w:cs="Courier New"/>
            <w:color w:val="000000"/>
            <w:szCs w:val="22"/>
          </w:rPr>
          <w:delText>;</w:delText>
        </w:r>
      </w:del>
    </w:p>
    <w:p w14:paraId="2268FCE7" w14:textId="07E7F3BE" w:rsidR="000F258F" w:rsidRPr="0061780F" w:rsidDel="003D4517" w:rsidRDefault="000F258F" w:rsidP="000F258F">
      <w:pPr>
        <w:spacing w:after="0"/>
        <w:rPr>
          <w:del w:id="1882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83" w:author="Ivan Pugachev" w:date="2025-12-19T09:20:00Z" w16du:dateUtc="2025-12-19T06:20:00Z">
        <w:r w:rsidRPr="0061780F" w:rsidDel="003D4517">
          <w:rPr>
            <w:rFonts w:ascii="Courier New" w:hAnsi="Courier New" w:cs="Courier New"/>
            <w:color w:val="000000"/>
            <w:szCs w:val="22"/>
          </w:rPr>
          <w:delText xml:space="preserve">            </w:delText>
        </w:r>
      </w:del>
    </w:p>
    <w:p w14:paraId="30BB00C3" w14:textId="2646A07E" w:rsidR="000F258F" w:rsidRPr="000F258F" w:rsidDel="003D4517" w:rsidRDefault="000F258F" w:rsidP="000F258F">
      <w:pPr>
        <w:spacing w:after="0"/>
        <w:rPr>
          <w:del w:id="1884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885" w:author="Ivan Pugachev" w:date="2025-12-19T09:20:00Z" w16du:dateUtc="2025-12-19T06:20:00Z">
        <w:r w:rsidRPr="0061780F" w:rsidDel="003D4517">
          <w:rPr>
            <w:rFonts w:ascii="Courier New" w:hAnsi="Courier New" w:cs="Courier New"/>
            <w:color w:val="000000"/>
            <w:szCs w:val="22"/>
          </w:rPr>
          <w:delText xml:space="preserve">           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-- Для каждого клиента получаем список фрилансеров</w:delText>
        </w:r>
      </w:del>
    </w:p>
    <w:p w14:paraId="11190053" w14:textId="6EBECBCB" w:rsidR="000F258F" w:rsidRPr="000F258F" w:rsidDel="003D4517" w:rsidRDefault="000F258F" w:rsidP="000F258F">
      <w:pPr>
        <w:spacing w:after="0"/>
        <w:rPr>
          <w:del w:id="188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8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        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</w:delText>
        </w:r>
      </w:del>
    </w:p>
    <w:p w14:paraId="072E2E92" w14:textId="2CF64719" w:rsidR="000F258F" w:rsidRPr="000F258F" w:rsidDel="003D4517" w:rsidRDefault="000F258F" w:rsidP="000F258F">
      <w:pPr>
        <w:spacing w:after="0"/>
        <w:rPr>
          <w:del w:id="188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8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GROUP_CONCAT(DISTINCT fl.name ORDER BY fl.name SEPARATOR ', ') AS freelancers,</w:delText>
        </w:r>
      </w:del>
    </w:p>
    <w:p w14:paraId="11BD5648" w14:textId="7C236DD9" w:rsidR="000F258F" w:rsidRPr="000F258F" w:rsidDel="003D4517" w:rsidRDefault="000F258F" w:rsidP="000F258F">
      <w:pPr>
        <w:spacing w:after="0"/>
        <w:rPr>
          <w:del w:id="189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9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COUNT(DISTINCT c.id) AS total_contracts</w:delText>
        </w:r>
      </w:del>
    </w:p>
    <w:p w14:paraId="27A3C753" w14:textId="2D34E150" w:rsidR="000F258F" w:rsidRPr="000F258F" w:rsidDel="003D4517" w:rsidRDefault="000F258F" w:rsidP="000F258F">
      <w:pPr>
        <w:spacing w:after="0"/>
        <w:rPr>
          <w:del w:id="189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9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INTO freelancer_list, client_project_count_val</w:delText>
        </w:r>
      </w:del>
    </w:p>
    <w:p w14:paraId="51227359" w14:textId="08EBA9FE" w:rsidR="000F258F" w:rsidRPr="000F258F" w:rsidDel="003D4517" w:rsidRDefault="000F258F" w:rsidP="000F258F">
      <w:pPr>
        <w:spacing w:after="0"/>
        <w:rPr>
          <w:del w:id="189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9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FROM contracts c</w:delText>
        </w:r>
      </w:del>
    </w:p>
    <w:p w14:paraId="31B00004" w14:textId="19EE98B3" w:rsidR="000F258F" w:rsidRPr="000F258F" w:rsidDel="003D4517" w:rsidRDefault="000F258F" w:rsidP="000F258F">
      <w:pPr>
        <w:spacing w:after="0"/>
        <w:rPr>
          <w:del w:id="189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9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JOIN users fl ON c.freelancer_id = fl.id</w:delText>
        </w:r>
      </w:del>
    </w:p>
    <w:p w14:paraId="47FD5565" w14:textId="433D51E5" w:rsidR="000F258F" w:rsidRPr="000F258F" w:rsidDel="003D4517" w:rsidRDefault="000F258F" w:rsidP="000F258F">
      <w:pPr>
        <w:spacing w:after="0"/>
        <w:rPr>
          <w:del w:id="189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89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WHERE c.client_id = client_id_val;</w:delText>
        </w:r>
      </w:del>
    </w:p>
    <w:p w14:paraId="5CC1E984" w14:textId="79B545E3" w:rsidR="000F258F" w:rsidRPr="000F258F" w:rsidDel="003D4517" w:rsidRDefault="000F258F" w:rsidP="000F258F">
      <w:pPr>
        <w:spacing w:after="0"/>
        <w:rPr>
          <w:del w:id="190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90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</w:delText>
        </w:r>
      </w:del>
    </w:p>
    <w:p w14:paraId="16286764" w14:textId="527EE53B" w:rsidR="000F258F" w:rsidRPr="000F258F" w:rsidDel="003D4517" w:rsidRDefault="000F258F" w:rsidP="000F258F">
      <w:pPr>
        <w:spacing w:after="0"/>
        <w:rPr>
          <w:del w:id="190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90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IF freelancer_list IS NOT NULL THEN</w:delText>
        </w:r>
      </w:del>
    </w:p>
    <w:p w14:paraId="2713132A" w14:textId="7C612D09" w:rsidR="000F258F" w:rsidRPr="000F258F" w:rsidDel="003D4517" w:rsidRDefault="000F258F" w:rsidP="000F258F">
      <w:pPr>
        <w:spacing w:after="0"/>
        <w:rPr>
          <w:del w:id="190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90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SELECT </w:delText>
        </w:r>
      </w:del>
    </w:p>
    <w:p w14:paraId="21D2EFB4" w14:textId="7EE46249" w:rsidR="000F258F" w:rsidRPr="000F258F" w:rsidDel="003D4517" w:rsidRDefault="000F258F" w:rsidP="000F258F">
      <w:pPr>
        <w:spacing w:after="0"/>
        <w:rPr>
          <w:del w:id="190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90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    client_name_val AS 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Клиент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34427DC5" w14:textId="0E5E3455" w:rsidR="000F258F" w:rsidRPr="000F258F" w:rsidDel="003D4517" w:rsidRDefault="000F258F" w:rsidP="000F258F">
      <w:pPr>
        <w:spacing w:after="0"/>
        <w:rPr>
          <w:del w:id="190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90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    freelancer_list AS 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Фрилансеры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75DFBCF0" w14:textId="52B31280" w:rsidR="000F258F" w:rsidRPr="000F258F" w:rsidDel="003D4517" w:rsidRDefault="000F258F" w:rsidP="000F258F">
      <w:pPr>
        <w:spacing w:after="0"/>
        <w:rPr>
          <w:del w:id="1910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91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    client_project_count_val AS 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Контрактов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';</w:delText>
        </w:r>
      </w:del>
    </w:p>
    <w:p w14:paraId="2360433E" w14:textId="4AB2A40A" w:rsidR="000F258F" w:rsidRPr="000F258F" w:rsidDel="003D4517" w:rsidRDefault="000F258F" w:rsidP="000F258F">
      <w:pPr>
        <w:spacing w:after="0"/>
        <w:rPr>
          <w:del w:id="1912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91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END IF;</w:delText>
        </w:r>
      </w:del>
    </w:p>
    <w:p w14:paraId="3F006555" w14:textId="78129368" w:rsidR="000F258F" w:rsidRPr="000F258F" w:rsidDel="003D4517" w:rsidRDefault="000F258F" w:rsidP="000F258F">
      <w:pPr>
        <w:spacing w:after="0"/>
        <w:rPr>
          <w:del w:id="1914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91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</w:delText>
        </w:r>
      </w:del>
    </w:p>
    <w:p w14:paraId="0D3C567B" w14:textId="5D0B7E80" w:rsidR="000F258F" w:rsidRPr="000F258F" w:rsidDel="003D4517" w:rsidRDefault="000F258F" w:rsidP="000F258F">
      <w:pPr>
        <w:spacing w:after="0"/>
        <w:rPr>
          <w:del w:id="1916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91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END LOOP client_loop;</w:delText>
        </w:r>
      </w:del>
    </w:p>
    <w:p w14:paraId="5ECE7609" w14:textId="473180A7" w:rsidR="000F258F" w:rsidRPr="000F258F" w:rsidDel="003D4517" w:rsidRDefault="000F258F" w:rsidP="000F258F">
      <w:pPr>
        <w:spacing w:after="0"/>
        <w:rPr>
          <w:del w:id="1918" w:author="Ivan Pugachev" w:date="2025-12-19T09:20:00Z" w16du:dateUtc="2025-12-19T06:20:00Z"/>
          <w:rFonts w:ascii="Courier New" w:hAnsi="Courier New" w:cs="Courier New"/>
          <w:color w:val="000000"/>
          <w:szCs w:val="22"/>
          <w:lang w:val="en-US"/>
        </w:rPr>
      </w:pPr>
      <w:del w:id="1919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319330CE" w14:textId="7B9E1777" w:rsidR="000F258F" w:rsidRPr="000F258F" w:rsidDel="003D4517" w:rsidRDefault="000F258F" w:rsidP="000F258F">
      <w:pPr>
        <w:spacing w:after="0"/>
        <w:rPr>
          <w:del w:id="1920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921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CLOSE client_cursor;</w:delText>
        </w:r>
      </w:del>
    </w:p>
    <w:p w14:paraId="76C41A23" w14:textId="763B18F7" w:rsidR="000F258F" w:rsidRPr="000F258F" w:rsidDel="003D4517" w:rsidRDefault="000F258F" w:rsidP="000F258F">
      <w:pPr>
        <w:spacing w:after="0"/>
        <w:rPr>
          <w:del w:id="1922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923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END;</w:delText>
        </w:r>
      </w:del>
    </w:p>
    <w:p w14:paraId="5C2B9F9B" w14:textId="43E628DA" w:rsidR="000F258F" w:rsidRPr="000F258F" w:rsidDel="003D4517" w:rsidRDefault="000F258F" w:rsidP="000F258F">
      <w:pPr>
        <w:spacing w:after="0"/>
        <w:rPr>
          <w:del w:id="1924" w:author="Ivan Pugachev" w:date="2025-12-19T09:20:00Z" w16du:dateUtc="2025-12-19T06:20:00Z"/>
          <w:rFonts w:ascii="Courier New" w:hAnsi="Courier New" w:cs="Courier New"/>
          <w:color w:val="000000"/>
          <w:szCs w:val="22"/>
        </w:rPr>
      </w:pPr>
      <w:del w:id="1925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0FEC3F6F" w14:textId="4CBBA4A9" w:rsidR="000F258F" w:rsidDel="003D4517" w:rsidRDefault="000F258F" w:rsidP="000F258F">
      <w:pPr>
        <w:spacing w:after="0"/>
        <w:rPr>
          <w:del w:id="1926" w:author="Ivan Pugachev" w:date="2025-12-19T09:20:00Z" w16du:dateUtc="2025-12-19T06:20:00Z"/>
          <w:rFonts w:ascii="Courier New" w:hAnsi="Courier New" w:cs="Courier New"/>
          <w:color w:val="000000"/>
          <w:szCs w:val="22"/>
          <w:lang w:val="en-GB"/>
        </w:rPr>
      </w:pPr>
      <w:del w:id="1927" w:author="Ivan Pugachev" w:date="2025-12-19T09:20:00Z" w16du:dateUtc="2025-12-19T06:20:00Z">
        <w:r w:rsidRPr="000F258F" w:rsidDel="003D4517">
          <w:rPr>
            <w:rFonts w:ascii="Courier New" w:hAnsi="Courier New" w:cs="Courier New"/>
            <w:color w:val="000000"/>
            <w:szCs w:val="22"/>
          </w:rPr>
          <w:delText>END</w:delText>
        </w:r>
      </w:del>
    </w:p>
    <w:p w14:paraId="3E154674" w14:textId="1259B88F" w:rsidR="005B0DDE" w:rsidRPr="005B0DDE" w:rsidRDefault="005B0DDE" w:rsidP="000F258F">
      <w:pPr>
        <w:spacing w:after="0"/>
        <w:rPr>
          <w:rFonts w:ascii="Courier New" w:hAnsi="Courier New" w:cs="Courier New"/>
          <w:color w:val="000000"/>
          <w:szCs w:val="22"/>
          <w:lang w:val="en-GB"/>
        </w:rPr>
      </w:pPr>
      <w:del w:id="1928" w:author="Ivan Pugachev" w:date="2025-12-19T09:52:00Z" w16du:dateUtc="2025-12-19T06:52:00Z">
        <w:r w:rsidRPr="005B0DDE" w:rsidDel="00C371AC">
          <w:rPr>
            <w:rFonts w:ascii="Courier New" w:hAnsi="Courier New" w:cs="Courier New"/>
            <w:noProof/>
            <w:color w:val="000000"/>
            <w:szCs w:val="22"/>
            <w:lang w:val="en-GB"/>
          </w:rPr>
          <w:drawing>
            <wp:inline distT="0" distB="0" distL="0" distR="0" wp14:anchorId="5FA68DBA" wp14:editId="09C6C8F6">
              <wp:extent cx="5940425" cy="6092825"/>
              <wp:effectExtent l="0" t="0" r="3175" b="3175"/>
              <wp:docPr id="1906186185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6186185" name="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6092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929" w:author="Ivan Pugachev" w:date="2025-12-19T09:52:00Z" w16du:dateUtc="2025-12-19T06:52:00Z">
        <w:r w:rsidR="00C371AC" w:rsidRPr="00C371AC">
          <w:rPr>
            <w:noProof/>
          </w:rPr>
          <w:t xml:space="preserve"> </w:t>
        </w:r>
        <w:r w:rsidR="00C371AC">
          <w:rPr>
            <w:noProof/>
          </w:rPr>
          <w:drawing>
            <wp:inline distT="0" distB="0" distL="0" distR="0" wp14:anchorId="6244CD67" wp14:editId="45439463">
              <wp:extent cx="5940425" cy="1242695"/>
              <wp:effectExtent l="0" t="0" r="3175" b="0"/>
              <wp:docPr id="1449649108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49649108" name="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242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D035D6E" w14:textId="6AD2914C" w:rsidR="00A3308C" w:rsidRPr="008C7ECA" w:rsidDel="003D4517" w:rsidRDefault="00A3308C" w:rsidP="00813C41">
      <w:pPr>
        <w:rPr>
          <w:del w:id="1930" w:author="Ivan Pugachev" w:date="2025-12-19T09:21:00Z" w16du:dateUtc="2025-12-19T06:21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del w:id="1931" w:author="Ivan Pugachev" w:date="2025-12-19T09:21:00Z" w16du:dateUtc="2025-12-19T06:21:00Z">
        <w:r w:rsidRPr="008C7ECA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GetDaysUntilDeadline</w:delText>
        </w:r>
      </w:del>
    </w:p>
    <w:p w14:paraId="1549294D" w14:textId="15852874" w:rsidR="000F258F" w:rsidRPr="000F258F" w:rsidDel="003D4517" w:rsidRDefault="000F258F" w:rsidP="000F258F">
      <w:pPr>
        <w:spacing w:after="0"/>
        <w:rPr>
          <w:del w:id="1932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33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CREATE PROCEDURE GetDaysUntilDeadline(IN project_id INT)</w:delText>
        </w:r>
      </w:del>
    </w:p>
    <w:p w14:paraId="32C23315" w14:textId="7858A729" w:rsidR="000F258F" w:rsidRPr="000F258F" w:rsidDel="003D4517" w:rsidRDefault="000F258F" w:rsidP="000F258F">
      <w:pPr>
        <w:spacing w:after="0"/>
        <w:rPr>
          <w:del w:id="1934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35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5F2E8ABD" w14:textId="53C4F11B" w:rsidR="000F258F" w:rsidRPr="000F258F" w:rsidDel="003D4517" w:rsidRDefault="000F258F" w:rsidP="000F258F">
      <w:pPr>
        <w:spacing w:after="0"/>
        <w:rPr>
          <w:del w:id="1936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37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project_deadline DATE;</w:delText>
        </w:r>
      </w:del>
    </w:p>
    <w:p w14:paraId="178D53E6" w14:textId="6CC99C7E" w:rsidR="000F258F" w:rsidRPr="000F258F" w:rsidDel="003D4517" w:rsidRDefault="000F258F" w:rsidP="000F258F">
      <w:pPr>
        <w:spacing w:after="0"/>
        <w:rPr>
          <w:del w:id="1938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39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days_remaining INT;</w:delText>
        </w:r>
      </w:del>
    </w:p>
    <w:p w14:paraId="23D84CDD" w14:textId="544BE81B" w:rsidR="000F258F" w:rsidRPr="000F258F" w:rsidDel="003D4517" w:rsidRDefault="000F258F" w:rsidP="000F258F">
      <w:pPr>
        <w:spacing w:after="0"/>
        <w:rPr>
          <w:del w:id="1940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41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3C097781" w14:textId="364B0331" w:rsidR="000F258F" w:rsidRPr="000F258F" w:rsidDel="003D4517" w:rsidRDefault="000F258F" w:rsidP="000F258F">
      <w:pPr>
        <w:spacing w:after="0"/>
        <w:rPr>
          <w:del w:id="1942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43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--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Получаем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проекта</w:delText>
        </w:r>
      </w:del>
    </w:p>
    <w:p w14:paraId="523A52B3" w14:textId="2DC9C52D" w:rsidR="000F258F" w:rsidRPr="000F258F" w:rsidDel="003D4517" w:rsidRDefault="000F258F" w:rsidP="000F258F">
      <w:pPr>
        <w:spacing w:after="0"/>
        <w:rPr>
          <w:del w:id="1944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45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SELECT deadline INTO project_deadline </w:delText>
        </w:r>
      </w:del>
    </w:p>
    <w:p w14:paraId="228377C5" w14:textId="3DD5B12A" w:rsidR="000F258F" w:rsidRPr="000F258F" w:rsidDel="003D4517" w:rsidRDefault="000F258F" w:rsidP="000F258F">
      <w:pPr>
        <w:spacing w:after="0"/>
        <w:rPr>
          <w:del w:id="1946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47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FROM projects </w:delText>
        </w:r>
      </w:del>
    </w:p>
    <w:p w14:paraId="289672C5" w14:textId="25239B59" w:rsidR="000F258F" w:rsidRPr="000F258F" w:rsidDel="003D4517" w:rsidRDefault="000F258F" w:rsidP="000F258F">
      <w:pPr>
        <w:spacing w:after="0"/>
        <w:rPr>
          <w:del w:id="1948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49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WHERE id = project_id;</w:delText>
        </w:r>
      </w:del>
    </w:p>
    <w:p w14:paraId="2EBDBDDE" w14:textId="68B10AFD" w:rsidR="000F258F" w:rsidRPr="000F258F" w:rsidDel="003D4517" w:rsidRDefault="000F258F" w:rsidP="000F258F">
      <w:pPr>
        <w:spacing w:after="0"/>
        <w:rPr>
          <w:del w:id="1950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51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4029C05F" w14:textId="675615B9" w:rsidR="000F258F" w:rsidRPr="000F258F" w:rsidDel="003D4517" w:rsidRDefault="000F258F" w:rsidP="000F258F">
      <w:pPr>
        <w:spacing w:after="0"/>
        <w:rPr>
          <w:del w:id="1952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53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IF project_deadline IS NULL THEN</w:delText>
        </w:r>
      </w:del>
    </w:p>
    <w:p w14:paraId="1CC5C45F" w14:textId="579D3D06" w:rsidR="000F258F" w:rsidRPr="000F258F" w:rsidDel="003D4517" w:rsidRDefault="000F258F" w:rsidP="000F258F">
      <w:pPr>
        <w:spacing w:after="0"/>
        <w:rPr>
          <w:del w:id="1954" w:author="Ivan Pugachev" w:date="2025-12-19T09:21:00Z" w16du:dateUtc="2025-12-19T06:21:00Z"/>
          <w:rFonts w:ascii="Courier New" w:hAnsi="Courier New" w:cs="Courier New"/>
          <w:color w:val="000000"/>
          <w:szCs w:val="22"/>
        </w:rPr>
      </w:pPr>
      <w:del w:id="1955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SELECT 'Для этого проекта нет дедлайна' AS result;</w:delText>
        </w:r>
      </w:del>
    </w:p>
    <w:p w14:paraId="6A0B2B67" w14:textId="5FC4B70F" w:rsidR="000F258F" w:rsidRPr="000F258F" w:rsidDel="003D4517" w:rsidRDefault="000F258F" w:rsidP="000F258F">
      <w:pPr>
        <w:spacing w:after="0"/>
        <w:rPr>
          <w:del w:id="1956" w:author="Ivan Pugachev" w:date="2025-12-19T09:21:00Z" w16du:dateUtc="2025-12-19T06:21:00Z"/>
          <w:rFonts w:ascii="Courier New" w:hAnsi="Courier New" w:cs="Courier New"/>
          <w:color w:val="000000"/>
          <w:szCs w:val="22"/>
        </w:rPr>
      </w:pPr>
      <w:del w:id="1957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ELSE</w:delText>
        </w:r>
      </w:del>
    </w:p>
    <w:p w14:paraId="498D05C7" w14:textId="27EED1F9" w:rsidR="000F258F" w:rsidRPr="000F258F" w:rsidDel="003D4517" w:rsidRDefault="000F258F" w:rsidP="000F258F">
      <w:pPr>
        <w:spacing w:after="0"/>
        <w:rPr>
          <w:del w:id="1958" w:author="Ivan Pugachev" w:date="2025-12-19T09:21:00Z" w16du:dateUtc="2025-12-19T06:21:00Z"/>
          <w:rFonts w:ascii="Courier New" w:hAnsi="Courier New" w:cs="Courier New"/>
          <w:color w:val="000000"/>
          <w:szCs w:val="22"/>
        </w:rPr>
      </w:pPr>
      <w:del w:id="1959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    -- Вычисляем разницу в днях между сегодня и дедлайном</w:delText>
        </w:r>
      </w:del>
    </w:p>
    <w:p w14:paraId="42238AB2" w14:textId="45333F44" w:rsidR="000F258F" w:rsidRPr="000F258F" w:rsidDel="003D4517" w:rsidRDefault="000F258F" w:rsidP="000F258F">
      <w:pPr>
        <w:spacing w:after="0"/>
        <w:rPr>
          <w:del w:id="1960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61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SET days_remaining = DATEDIFF(project_deadline, CURDATE());</w:delText>
        </w:r>
      </w:del>
    </w:p>
    <w:p w14:paraId="688C9B9D" w14:textId="0B9EA972" w:rsidR="000F258F" w:rsidRPr="000F258F" w:rsidDel="003D4517" w:rsidRDefault="000F258F" w:rsidP="000F258F">
      <w:pPr>
        <w:spacing w:after="0"/>
        <w:rPr>
          <w:del w:id="1962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63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753AC4C7" w14:textId="18ACA250" w:rsidR="000F258F" w:rsidRPr="000F258F" w:rsidDel="003D4517" w:rsidRDefault="000F258F" w:rsidP="000F258F">
      <w:pPr>
        <w:spacing w:after="0"/>
        <w:rPr>
          <w:del w:id="1964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65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Возвращаем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результат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с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анализом</w:delText>
        </w:r>
      </w:del>
    </w:p>
    <w:p w14:paraId="6A9BF1F6" w14:textId="4EBA9DAA" w:rsidR="000F258F" w:rsidRPr="000F258F" w:rsidDel="003D4517" w:rsidRDefault="000F258F" w:rsidP="000F258F">
      <w:pPr>
        <w:spacing w:after="0"/>
        <w:rPr>
          <w:del w:id="1966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67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</w:delText>
        </w:r>
      </w:del>
    </w:p>
    <w:p w14:paraId="7B9E6B51" w14:textId="64FAC6C8" w:rsidR="000F258F" w:rsidRPr="000F258F" w:rsidDel="003D4517" w:rsidRDefault="000F258F" w:rsidP="000F258F">
      <w:pPr>
        <w:spacing w:after="0"/>
        <w:rPr>
          <w:del w:id="1968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69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project_deadline as deadline_date,</w:delText>
        </w:r>
      </w:del>
    </w:p>
    <w:p w14:paraId="0787F36C" w14:textId="7FECEBC4" w:rsidR="000F258F" w:rsidRPr="000F258F" w:rsidDel="003D4517" w:rsidRDefault="000F258F" w:rsidP="000F258F">
      <w:pPr>
        <w:spacing w:after="0"/>
        <w:rPr>
          <w:del w:id="1970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71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days_remaining as days_until_deadline,</w:delText>
        </w:r>
      </w:del>
    </w:p>
    <w:p w14:paraId="0592266B" w14:textId="71A8BE56" w:rsidR="000F258F" w:rsidRPr="000F258F" w:rsidDel="003D4517" w:rsidRDefault="000F258F" w:rsidP="000F258F">
      <w:pPr>
        <w:spacing w:after="0"/>
        <w:rPr>
          <w:del w:id="1972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73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CASE </w:delText>
        </w:r>
      </w:del>
    </w:p>
    <w:p w14:paraId="52D8827B" w14:textId="784F775C" w:rsidR="000F258F" w:rsidRPr="000F258F" w:rsidDel="003D4517" w:rsidRDefault="000F258F" w:rsidP="000F258F">
      <w:pPr>
        <w:spacing w:after="0"/>
        <w:rPr>
          <w:del w:id="1974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75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WHEN days_remaining &gt; 0 THEN CONCAT('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До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дедлайна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', days_remaining, '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дней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')</w:delText>
        </w:r>
      </w:del>
    </w:p>
    <w:p w14:paraId="57127795" w14:textId="6BD19B20" w:rsidR="000F258F" w:rsidRPr="000F258F" w:rsidDel="003D4517" w:rsidRDefault="000F258F" w:rsidP="000F258F">
      <w:pPr>
        <w:spacing w:after="0"/>
        <w:rPr>
          <w:del w:id="1976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77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WHEN days_remaining = 0 THEN 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сегодня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</w:delText>
        </w:r>
      </w:del>
    </w:p>
    <w:p w14:paraId="7A82733B" w14:textId="55E7D00E" w:rsidR="000F258F" w:rsidRPr="000F258F" w:rsidDel="003D4517" w:rsidRDefault="000F258F" w:rsidP="000F258F">
      <w:pPr>
        <w:spacing w:after="0"/>
        <w:rPr>
          <w:del w:id="1978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79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ELSE CONCAT('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просрочен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', ABS(days_remaining), '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дней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назад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')</w:delText>
        </w:r>
      </w:del>
    </w:p>
    <w:p w14:paraId="798B920B" w14:textId="6FBAA8A7" w:rsidR="000F258F" w:rsidRPr="000F258F" w:rsidDel="003D4517" w:rsidRDefault="000F258F" w:rsidP="000F258F">
      <w:pPr>
        <w:spacing w:after="0"/>
        <w:rPr>
          <w:del w:id="1980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81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END as deadline_status;</w:delText>
        </w:r>
      </w:del>
    </w:p>
    <w:p w14:paraId="7A6EBAAF" w14:textId="7CEE2D61" w:rsidR="000F258F" w:rsidRPr="000F258F" w:rsidDel="003D4517" w:rsidRDefault="000F258F" w:rsidP="000F258F">
      <w:pPr>
        <w:spacing w:after="0"/>
        <w:rPr>
          <w:del w:id="1982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83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END IF;</w:delText>
        </w:r>
      </w:del>
    </w:p>
    <w:p w14:paraId="6A865763" w14:textId="094A966C" w:rsidR="000F258F" w:rsidDel="003D4517" w:rsidRDefault="000F258F" w:rsidP="000F258F">
      <w:pPr>
        <w:spacing w:after="0"/>
        <w:rPr>
          <w:del w:id="1984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85" w:author="Ivan Pugachev" w:date="2025-12-19T09:21:00Z" w16du:dateUtc="2025-12-19T06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END</w:delText>
        </w:r>
      </w:del>
    </w:p>
    <w:p w14:paraId="5FA22EA7" w14:textId="540FD032" w:rsidR="005B0DDE" w:rsidRPr="000F258F" w:rsidDel="003D4517" w:rsidRDefault="005B0DDE" w:rsidP="000F258F">
      <w:pPr>
        <w:spacing w:after="0"/>
        <w:rPr>
          <w:del w:id="1986" w:author="Ivan Pugachev" w:date="2025-12-19T09:21:00Z" w16du:dateUtc="2025-12-19T06:21:00Z"/>
          <w:rFonts w:ascii="Courier New" w:hAnsi="Courier New" w:cs="Courier New"/>
          <w:color w:val="000000"/>
          <w:szCs w:val="22"/>
          <w:lang w:val="en-US"/>
        </w:rPr>
      </w:pPr>
      <w:del w:id="1987" w:author="Ivan Pugachev" w:date="2025-12-19T09:21:00Z" w16du:dateUtc="2025-12-19T06:21:00Z">
        <w:r w:rsidRPr="005B0DDE" w:rsidDel="003D4517">
          <w:rPr>
            <w:rFonts w:ascii="Courier New" w:hAnsi="Courier New" w:cs="Courier New"/>
            <w:noProof/>
            <w:color w:val="000000"/>
            <w:szCs w:val="22"/>
            <w:lang w:val="en-US"/>
          </w:rPr>
          <w:drawing>
            <wp:inline distT="0" distB="0" distL="0" distR="0" wp14:anchorId="0055852B" wp14:editId="663E54BD">
              <wp:extent cx="5940425" cy="1394460"/>
              <wp:effectExtent l="0" t="0" r="3175" b="0"/>
              <wp:docPr id="431047184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31047184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3944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F1D7257" w14:textId="16C22969" w:rsidR="000F258F" w:rsidRPr="000F258F" w:rsidDel="003D4517" w:rsidRDefault="000F258F" w:rsidP="00813C41">
      <w:pPr>
        <w:rPr>
          <w:del w:id="1988" w:author="Ivan Pugachev" w:date="2025-12-19T09:21:00Z" w16du:dateUtc="2025-12-19T06:21:00Z"/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</w:pPr>
      <w:del w:id="1989" w:author="Ivan Pugachev" w:date="2025-12-19T09:21:00Z" w16du:dateUtc="2025-12-19T06:21:00Z">
        <w:r w:rsidRPr="000F258F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GetCategoryStat</w:delText>
        </w:r>
        <w:r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GB"/>
          </w:rPr>
          <w:delText>s</w:delText>
        </w:r>
      </w:del>
    </w:p>
    <w:p w14:paraId="5616C075" w14:textId="7DBAE620" w:rsidR="000F258F" w:rsidRPr="000F258F" w:rsidDel="003D4517" w:rsidRDefault="000F258F" w:rsidP="000F258F">
      <w:pPr>
        <w:spacing w:after="0"/>
        <w:rPr>
          <w:del w:id="1990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1991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>CREATE PROCEDURE GetCategoryStats()</w:delText>
        </w:r>
      </w:del>
    </w:p>
    <w:p w14:paraId="41E21B26" w14:textId="6060A236" w:rsidR="000F258F" w:rsidRPr="0061780F" w:rsidDel="003D4517" w:rsidRDefault="000F258F" w:rsidP="000F258F">
      <w:pPr>
        <w:spacing w:after="0"/>
        <w:rPr>
          <w:del w:id="1992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1993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>BEGIN</w:delText>
        </w:r>
      </w:del>
    </w:p>
    <w:p w14:paraId="1A38680F" w14:textId="437ED4BD" w:rsidR="000F258F" w:rsidRPr="0061780F" w:rsidDel="003D4517" w:rsidRDefault="000F258F" w:rsidP="000F258F">
      <w:pPr>
        <w:spacing w:after="0"/>
        <w:rPr>
          <w:del w:id="1994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1995" w:author="Ivan Pugachev" w:date="2025-12-19T09:21:00Z" w16du:dateUtc="2025-12-19T06:21:00Z"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   -- </w:delText>
        </w:r>
        <w:r w:rsidRPr="000F258F" w:rsidDel="003D4517">
          <w:rPr>
            <w:rFonts w:ascii="Courier New" w:hAnsi="Courier New" w:cs="Courier New"/>
            <w:szCs w:val="22"/>
          </w:rPr>
          <w:delText>Простая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статистика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по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категориям</w:delText>
        </w:r>
      </w:del>
    </w:p>
    <w:p w14:paraId="00FCC678" w14:textId="52C3BD40" w:rsidR="000F258F" w:rsidRPr="0061780F" w:rsidDel="003D4517" w:rsidRDefault="000F258F" w:rsidP="000F258F">
      <w:pPr>
        <w:spacing w:after="0"/>
        <w:rPr>
          <w:del w:id="1996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1997" w:author="Ivan Pugachev" w:date="2025-12-19T09:21:00Z" w16du:dateUtc="2025-12-19T06:21:00Z"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SELECT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</w:del>
    </w:p>
    <w:p w14:paraId="7C5693DA" w14:textId="29BE7F39" w:rsidR="000F258F" w:rsidRPr="000F258F" w:rsidDel="003D4517" w:rsidRDefault="000F258F" w:rsidP="000F258F">
      <w:pPr>
        <w:spacing w:after="0"/>
        <w:rPr>
          <w:del w:id="1998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1999" w:author="Ivan Pugachev" w:date="2025-12-19T09:21:00Z" w16du:dateUtc="2025-12-19T06:21:00Z"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   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c.name AS 'Категория',</w:delText>
        </w:r>
      </w:del>
    </w:p>
    <w:p w14:paraId="2072FD1F" w14:textId="4986FDDE" w:rsidR="000F258F" w:rsidRPr="000F258F" w:rsidDel="003D4517" w:rsidRDefault="000F258F" w:rsidP="000F258F">
      <w:pPr>
        <w:spacing w:after="0"/>
        <w:rPr>
          <w:del w:id="2000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01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c.description AS 'Описание',</w:delText>
        </w:r>
      </w:del>
    </w:p>
    <w:p w14:paraId="76655511" w14:textId="7B8CE765" w:rsidR="000F258F" w:rsidRPr="000F258F" w:rsidDel="003D4517" w:rsidRDefault="000F258F" w:rsidP="000F258F">
      <w:pPr>
        <w:spacing w:after="0"/>
        <w:rPr>
          <w:del w:id="2002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03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COUNT(p.id) AS 'Всего проектов',</w:delText>
        </w:r>
      </w:del>
    </w:p>
    <w:p w14:paraId="287D5FF8" w14:textId="0360735A" w:rsidR="000F258F" w:rsidRPr="000F258F" w:rsidDel="003D4517" w:rsidRDefault="000F258F" w:rsidP="000F258F">
      <w:pPr>
        <w:spacing w:after="0"/>
        <w:rPr>
          <w:del w:id="2004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05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'open' THEN 1 END) AS 'Открытые',</w:delText>
        </w:r>
      </w:del>
    </w:p>
    <w:p w14:paraId="6CD76B0F" w14:textId="003B3A72" w:rsidR="000F258F" w:rsidRPr="000F258F" w:rsidDel="003D4517" w:rsidRDefault="000F258F" w:rsidP="000F258F">
      <w:pPr>
        <w:spacing w:after="0"/>
        <w:rPr>
          <w:del w:id="2006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07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'in_progress' THEN 1 END) AS 'В работе',</w:delText>
        </w:r>
      </w:del>
    </w:p>
    <w:p w14:paraId="1F33009C" w14:textId="0C262F7C" w:rsidR="000F258F" w:rsidRPr="000F258F" w:rsidDel="003D4517" w:rsidRDefault="000F258F" w:rsidP="000F258F">
      <w:pPr>
        <w:spacing w:after="0"/>
        <w:rPr>
          <w:del w:id="2008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09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'completed' THEN 1 END) AS 'Завершенные',</w:delText>
        </w:r>
      </w:del>
    </w:p>
    <w:p w14:paraId="02AB125A" w14:textId="64778563" w:rsidR="000F258F" w:rsidRPr="000F258F" w:rsidDel="003D4517" w:rsidRDefault="000F258F" w:rsidP="000F258F">
      <w:pPr>
        <w:spacing w:after="0"/>
        <w:rPr>
          <w:del w:id="2010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11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'cancelled' THEN 1 END) AS 'Отмененные'</w:delText>
        </w:r>
      </w:del>
    </w:p>
    <w:p w14:paraId="77EBCA94" w14:textId="6C02DC12" w:rsidR="000F258F" w:rsidRPr="000F258F" w:rsidDel="003D4517" w:rsidRDefault="000F258F" w:rsidP="000F258F">
      <w:pPr>
        <w:spacing w:after="0"/>
        <w:rPr>
          <w:del w:id="2012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13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FROM categories c</w:delText>
        </w:r>
      </w:del>
    </w:p>
    <w:p w14:paraId="2BC77F56" w14:textId="530AAFBC" w:rsidR="000F258F" w:rsidRPr="000F258F" w:rsidDel="003D4517" w:rsidRDefault="000F258F" w:rsidP="000F258F">
      <w:pPr>
        <w:spacing w:after="0"/>
        <w:rPr>
          <w:del w:id="2014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15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LEFT JOIN projects p ON c.id = p.category_id</w:delText>
        </w:r>
      </w:del>
    </w:p>
    <w:p w14:paraId="1F6CE27B" w14:textId="393CB0D3" w:rsidR="000F258F" w:rsidRPr="000F258F" w:rsidDel="003D4517" w:rsidRDefault="000F258F" w:rsidP="000F258F">
      <w:pPr>
        <w:spacing w:after="0"/>
        <w:rPr>
          <w:del w:id="2016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17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GROUP BY c.id, c.name, c.description</w:delText>
        </w:r>
      </w:del>
    </w:p>
    <w:p w14:paraId="2F39532A" w14:textId="22266187" w:rsidR="000F258F" w:rsidRPr="000F258F" w:rsidDel="003D4517" w:rsidRDefault="000F258F" w:rsidP="000F258F">
      <w:pPr>
        <w:spacing w:after="0"/>
        <w:rPr>
          <w:del w:id="2018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19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ORDER BY COUNT(p.id) DESC;</w:delText>
        </w:r>
      </w:del>
    </w:p>
    <w:p w14:paraId="45383ADD" w14:textId="5E60FC88" w:rsidR="000F258F" w:rsidRPr="000F258F" w:rsidDel="003D4517" w:rsidRDefault="000F258F" w:rsidP="000F258F">
      <w:pPr>
        <w:spacing w:after="0"/>
        <w:rPr>
          <w:del w:id="2020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21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</w:del>
    </w:p>
    <w:p w14:paraId="0CAA92C9" w14:textId="1CCEF10E" w:rsidR="000F258F" w:rsidDel="003D4517" w:rsidRDefault="000F258F" w:rsidP="000F258F">
      <w:pPr>
        <w:spacing w:after="0"/>
        <w:rPr>
          <w:del w:id="2022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23" w:author="Ivan Pugachev" w:date="2025-12-19T09:21:00Z" w16du:dateUtc="2025-12-19T06:21:00Z">
        <w:r w:rsidRPr="000F258F" w:rsidDel="003D4517">
          <w:rPr>
            <w:rFonts w:ascii="Courier New" w:hAnsi="Courier New" w:cs="Courier New"/>
            <w:szCs w:val="22"/>
            <w:lang w:val="en-US"/>
          </w:rPr>
          <w:delText>END</w:delText>
        </w:r>
      </w:del>
    </w:p>
    <w:p w14:paraId="5355BF18" w14:textId="23D72955" w:rsidR="005B0DDE" w:rsidDel="003D4517" w:rsidRDefault="005B0DDE" w:rsidP="000F258F">
      <w:pPr>
        <w:spacing w:after="0"/>
        <w:rPr>
          <w:del w:id="2024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  <w:del w:id="2025" w:author="Ivan Pugachev" w:date="2025-12-19T09:21:00Z" w16du:dateUtc="2025-12-19T06:21:00Z">
        <w:r w:rsidRPr="005B0DDE" w:rsidDel="003D4517">
          <w:rPr>
            <w:rFonts w:ascii="Courier New" w:hAnsi="Courier New" w:cs="Courier New"/>
            <w:noProof/>
            <w:szCs w:val="22"/>
            <w:lang w:val="en-US"/>
          </w:rPr>
          <w:drawing>
            <wp:inline distT="0" distB="0" distL="0" distR="0" wp14:anchorId="6DAE9353" wp14:editId="111010C4">
              <wp:extent cx="5940425" cy="1052195"/>
              <wp:effectExtent l="0" t="0" r="3175" b="0"/>
              <wp:docPr id="245679544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5679544" name="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0521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9378280" w14:textId="105957AE" w:rsidR="005B0DDE" w:rsidDel="003D4517" w:rsidRDefault="005B0DDE" w:rsidP="000F258F">
      <w:pPr>
        <w:spacing w:after="0"/>
        <w:rPr>
          <w:del w:id="2026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</w:p>
    <w:p w14:paraId="5235D352" w14:textId="4E8571B9" w:rsidR="005B0DDE" w:rsidDel="003D4517" w:rsidRDefault="005B0DDE" w:rsidP="000F258F">
      <w:pPr>
        <w:spacing w:after="0"/>
        <w:rPr>
          <w:del w:id="2027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</w:p>
    <w:p w14:paraId="65AD46B5" w14:textId="706892EE" w:rsidR="005B0DDE" w:rsidDel="003D4517" w:rsidRDefault="005B0DDE" w:rsidP="000F258F">
      <w:pPr>
        <w:spacing w:after="0"/>
        <w:rPr>
          <w:del w:id="2028" w:author="Ivan Pugachev" w:date="2025-12-19T09:21:00Z" w16du:dateUtc="2025-12-19T06:21:00Z"/>
          <w:rFonts w:ascii="Courier New" w:hAnsi="Courier New" w:cs="Courier New"/>
          <w:szCs w:val="22"/>
          <w:lang w:val="en-US"/>
        </w:rPr>
      </w:pPr>
    </w:p>
    <w:p w14:paraId="68104D92" w14:textId="77777777" w:rsidR="005B0DDE" w:rsidRPr="000F258F" w:rsidRDefault="005B0DDE" w:rsidP="000F258F">
      <w:pPr>
        <w:spacing w:after="0"/>
        <w:rPr>
          <w:rFonts w:ascii="Courier New" w:hAnsi="Courier New" w:cs="Courier New"/>
          <w:szCs w:val="22"/>
          <w:lang w:val="en-US"/>
        </w:rPr>
      </w:pPr>
    </w:p>
    <w:p w14:paraId="2B421B24" w14:textId="77777777" w:rsidR="00385A3B" w:rsidRDefault="00385A3B" w:rsidP="00813C41">
      <w:pPr>
        <w:jc w:val="center"/>
        <w:rPr>
          <w:ins w:id="2029" w:author="Ivan Pugachev" w:date="2026-01-12T11:45:00Z" w16du:dateUtc="2026-01-12T08:45:00Z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40CDEC" w14:textId="77777777" w:rsidR="00385A3B" w:rsidRDefault="00385A3B" w:rsidP="00813C41">
      <w:pPr>
        <w:jc w:val="center"/>
        <w:rPr>
          <w:ins w:id="2030" w:author="Ivan Pugachev" w:date="2026-01-12T11:45:00Z" w16du:dateUtc="2026-01-12T08:45:00Z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CF46EE" w14:textId="522A8BC4" w:rsidR="00813C41" w:rsidRPr="00DB7638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0E9A6CAF" w14:textId="48D96594" w:rsidR="00375B7C" w:rsidRDefault="00EE266E" w:rsidP="00EE26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индивидуального задания была р</w:t>
      </w:r>
      <w:r w:rsidRPr="00EE266E">
        <w:rPr>
          <w:rFonts w:ascii="Times New Roman" w:hAnsi="Times New Roman" w:cs="Times New Roman"/>
          <w:sz w:val="28"/>
          <w:szCs w:val="28"/>
        </w:rPr>
        <w:t>азработана и реализована реляционная база данных «</w:t>
      </w:r>
      <w:ins w:id="2031" w:author="Ivan Pugachev" w:date="2025-12-19T09:57:00Z" w16du:dateUtc="2025-12-19T06:57:00Z">
        <w:r w:rsidR="00D30024">
          <w:rPr>
            <w:rFonts w:ascii="Times New Roman" w:hAnsi="Times New Roman" w:cs="Times New Roman"/>
            <w:sz w:val="28"/>
            <w:szCs w:val="28"/>
            <w:lang w:val="en-US"/>
          </w:rPr>
          <w:t>coffee</w:t>
        </w:r>
        <w:r w:rsidR="00D30024" w:rsidRPr="00D30024">
          <w:rPr>
            <w:rFonts w:ascii="Times New Roman" w:hAnsi="Times New Roman" w:cs="Times New Roman"/>
            <w:sz w:val="28"/>
            <w:szCs w:val="28"/>
            <w:rPrChange w:id="2032" w:author="Ivan Pugachev" w:date="2025-12-19T09:57:00Z" w16du:dateUtc="2025-12-19T06:57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_</w:t>
        </w:r>
        <w:r w:rsidR="00D30024">
          <w:rPr>
            <w:rFonts w:ascii="Times New Roman" w:hAnsi="Times New Roman" w:cs="Times New Roman"/>
            <w:sz w:val="28"/>
            <w:szCs w:val="28"/>
            <w:lang w:val="en-US"/>
          </w:rPr>
          <w:t>shop</w:t>
        </w:r>
      </w:ins>
      <w:del w:id="2033" w:author="Ivan Pugachev" w:date="2025-12-19T09:56:00Z" w16du:dateUtc="2025-12-19T06:56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>freelance</w:delText>
        </w:r>
      </w:del>
      <w:r w:rsidRPr="00EE266E">
        <w:rPr>
          <w:rFonts w:ascii="Times New Roman" w:hAnsi="Times New Roman" w:cs="Times New Roman"/>
          <w:sz w:val="28"/>
          <w:szCs w:val="28"/>
        </w:rPr>
        <w:t xml:space="preserve">» для </w:t>
      </w:r>
      <w:del w:id="2034" w:author="Ivan Pugachev" w:date="2025-12-19T09:57:00Z" w16du:dateUtc="2025-12-19T06:57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>платформы фриланс-услуг</w:delText>
        </w:r>
      </w:del>
      <w:ins w:id="2035" w:author="Ivan Pugachev" w:date="2025-12-19T09:57:00Z" w16du:dateUtc="2025-12-19T06:57:00Z">
        <w:r w:rsidR="00D30024">
          <w:rPr>
            <w:rFonts w:ascii="Times New Roman" w:hAnsi="Times New Roman" w:cs="Times New Roman"/>
            <w:sz w:val="28"/>
            <w:szCs w:val="28"/>
          </w:rPr>
          <w:t>кофейни</w:t>
        </w:r>
      </w:ins>
      <w:r w:rsidRPr="00EE266E">
        <w:rPr>
          <w:rFonts w:ascii="Times New Roman" w:hAnsi="Times New Roman" w:cs="Times New Roman"/>
          <w:sz w:val="28"/>
          <w:szCs w:val="28"/>
        </w:rPr>
        <w:t xml:space="preserve"> в MySQL </w:t>
      </w:r>
      <w:proofErr w:type="spellStart"/>
      <w:r w:rsidRPr="00EE266E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EE266E">
        <w:rPr>
          <w:rFonts w:ascii="Times New Roman" w:hAnsi="Times New Roman" w:cs="Times New Roman"/>
          <w:sz w:val="28"/>
          <w:szCs w:val="28"/>
        </w:rPr>
        <w:t>: спроектирована схема (</w:t>
      </w:r>
      <w:ins w:id="2036" w:author="Ivan Pugachev" w:date="2025-12-19T09:57:00Z" w16du:dateUtc="2025-12-19T06:57:00Z">
        <w:r w:rsidR="00D30024">
          <w:rPr>
            <w:rFonts w:ascii="Times New Roman" w:hAnsi="Times New Roman" w:cs="Times New Roman"/>
            <w:sz w:val="28"/>
            <w:szCs w:val="28"/>
          </w:rPr>
          <w:t>5</w:t>
        </w:r>
      </w:ins>
      <w:del w:id="2037" w:author="Ivan Pugachev" w:date="2025-12-19T09:57:00Z" w16du:dateUtc="2025-12-19T06:57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>6</w:delText>
        </w:r>
      </w:del>
      <w:r w:rsidRPr="00EE266E">
        <w:rPr>
          <w:rFonts w:ascii="Times New Roman" w:hAnsi="Times New Roman" w:cs="Times New Roman"/>
          <w:sz w:val="28"/>
          <w:szCs w:val="28"/>
        </w:rPr>
        <w:t xml:space="preserve"> таблиц), выполнено </w:t>
      </w:r>
      <w:proofErr w:type="spellStart"/>
      <w:r w:rsidRPr="00EE266E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EE266E">
        <w:rPr>
          <w:rFonts w:ascii="Times New Roman" w:hAnsi="Times New Roman" w:cs="Times New Roman"/>
          <w:sz w:val="28"/>
          <w:szCs w:val="28"/>
        </w:rPr>
        <w:t xml:space="preserve"> Engineering и наполнение тестовыми данными.</w:t>
      </w:r>
      <w:ins w:id="2038" w:author="Ivan Pugachev" w:date="2025-12-19T09:57:00Z" w16du:dateUtc="2025-12-19T06:57:00Z">
        <w:r w:rsidR="00D30024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del w:id="2039" w:author="Ivan Pugachev" w:date="2025-12-19T09:57:00Z" w16du:dateUtc="2025-12-19T06:57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 xml:space="preserve"> Реализован набор хранимых процедур для регистрации пользователей, управления проектами, контрактами и отзывами с автоматическим пересчетом рейтингов. Продемонстрированы транзакции, работа с курсором для построения отчетов и сложные выборки с объединениями таблиц. </w:delText>
        </w:r>
      </w:del>
      <w:r w:rsidRPr="00EE266E">
        <w:rPr>
          <w:rFonts w:ascii="Times New Roman" w:hAnsi="Times New Roman" w:cs="Times New Roman"/>
          <w:sz w:val="28"/>
          <w:szCs w:val="28"/>
        </w:rPr>
        <w:t>Подготовлен полный отчет с EER-диаграммой и SQL-скриптами.</w:t>
      </w:r>
    </w:p>
    <w:p w14:paraId="2D416A04" w14:textId="77777777" w:rsidR="003D4517" w:rsidRPr="00D30024" w:rsidRDefault="003D4517" w:rsidP="00D30024">
      <w:pPr>
        <w:ind w:firstLine="708"/>
        <w:jc w:val="center"/>
        <w:rPr>
          <w:ins w:id="2040" w:author="Ivan Pugachev" w:date="2025-12-19T09:21:00Z" w16du:dateUtc="2025-12-19T06:21:00Z"/>
          <w:rFonts w:ascii="Times New Roman" w:hAnsi="Times New Roman" w:cs="Times New Roman"/>
          <w:b/>
          <w:bCs/>
          <w:sz w:val="28"/>
          <w:szCs w:val="28"/>
          <w:rPrChange w:id="2041" w:author="Ivan Pugachev" w:date="2025-12-19T09:59:00Z" w16du:dateUtc="2025-12-19T06:59:00Z">
            <w:rPr>
              <w:ins w:id="2042" w:author="Ivan Pugachev" w:date="2025-12-19T09:21:00Z" w16du:dateUtc="2025-12-19T06:21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</w:pPr>
    </w:p>
    <w:p w14:paraId="40DA496D" w14:textId="77777777" w:rsidR="00D30024" w:rsidRDefault="00E64F39">
      <w:pPr>
        <w:ind w:firstLine="708"/>
        <w:jc w:val="center"/>
        <w:rPr>
          <w:ins w:id="2043" w:author="Ivan Pugachev" w:date="2025-12-19T09:59:00Z" w16du:dateUtc="2025-12-19T06:59:00Z"/>
          <w:rFonts w:ascii="Times New Roman" w:hAnsi="Times New Roman" w:cs="Times New Roman"/>
          <w:b/>
          <w:bCs/>
          <w:sz w:val="28"/>
          <w:szCs w:val="28"/>
        </w:rPr>
        <w:pPrChange w:id="2044" w:author="Ivan Pugachev" w:date="2025-12-19T09:59:00Z" w16du:dateUtc="2025-12-19T06:59:00Z">
          <w:pPr>
            <w:ind w:firstLine="708"/>
          </w:pPr>
        </w:pPrChange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Forward</w:t>
      </w:r>
      <w:r w:rsidRPr="00EE2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script</w:t>
      </w:r>
    </w:p>
    <w:p w14:paraId="2C1FDE6E" w14:textId="35FCDDEB" w:rsidR="00D30024" w:rsidRPr="00A473FA" w:rsidRDefault="00D30024">
      <w:pPr>
        <w:ind w:firstLine="708"/>
        <w:rPr>
          <w:ins w:id="20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US"/>
          <w:rPrChange w:id="2046" w:author="Ivan Pugachev" w:date="2025-12-22T12:32:00Z" w16du:dateUtc="2025-12-22T09:32:00Z">
            <w:rPr>
              <w:ins w:id="20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048" w:author="Ivan Pugachev" w:date="2025-12-19T09:59:00Z" w16du:dateUtc="2025-12-19T06:59:00Z">
          <w:pPr>
            <w:ind w:firstLine="708"/>
            <w:jc w:val="center"/>
          </w:pPr>
        </w:pPrChange>
      </w:pPr>
      <w:ins w:id="2049" w:author="Ivan Pugachev" w:date="2025-12-19T09:58:00Z" w16du:dateUtc="2025-12-19T06:58:00Z">
        <w:r w:rsidRPr="00D30024">
          <w:t xml:space="preserve"> </w:t>
        </w:r>
        <w:r w:rsidRPr="00A473FA">
          <w:rPr>
            <w:rFonts w:ascii="Courier New" w:hAnsi="Courier New" w:cs="Courier New"/>
            <w:b/>
            <w:bCs/>
            <w:sz w:val="14"/>
            <w:szCs w:val="14"/>
            <w:lang w:val="en-US"/>
            <w:rPrChange w:id="2050" w:author="Ivan Pugachev" w:date="2025-12-22T12:32:00Z" w16du:dateUtc="2025-12-22T09:32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--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MySQL</w:t>
        </w:r>
        <w:r w:rsidRPr="00A473FA">
          <w:rPr>
            <w:rFonts w:ascii="Courier New" w:hAnsi="Courier New" w:cs="Courier New"/>
            <w:b/>
            <w:bCs/>
            <w:sz w:val="14"/>
            <w:szCs w:val="14"/>
            <w:lang w:val="en-US"/>
            <w:rPrChange w:id="2052" w:author="Ivan Pugachev" w:date="2025-12-22T12:32:00Z" w16du:dateUtc="2025-12-22T09:32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Workbench</w:t>
        </w:r>
        <w:r w:rsidRPr="00A473FA">
          <w:rPr>
            <w:rFonts w:ascii="Courier New" w:hAnsi="Courier New" w:cs="Courier New"/>
            <w:b/>
            <w:bCs/>
            <w:sz w:val="14"/>
            <w:szCs w:val="14"/>
            <w:lang w:val="en-US"/>
            <w:rPrChange w:id="2054" w:author="Ivan Pugachev" w:date="2025-12-22T12:32:00Z" w16du:dateUtc="2025-12-22T09:32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Forward</w:t>
        </w:r>
        <w:r w:rsidRPr="00A473FA">
          <w:rPr>
            <w:rFonts w:ascii="Courier New" w:hAnsi="Courier New" w:cs="Courier New"/>
            <w:b/>
            <w:bCs/>
            <w:sz w:val="14"/>
            <w:szCs w:val="14"/>
            <w:lang w:val="en-US"/>
            <w:rPrChange w:id="2056" w:author="Ivan Pugachev" w:date="2025-12-22T12:32:00Z" w16du:dateUtc="2025-12-22T09:32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Engineering</w:t>
        </w:r>
      </w:ins>
    </w:p>
    <w:p w14:paraId="5DA4F3A2" w14:textId="77777777" w:rsidR="00D30024" w:rsidRPr="00A473FA" w:rsidRDefault="00D30024">
      <w:pPr>
        <w:ind w:firstLine="708"/>
        <w:rPr>
          <w:ins w:id="205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US"/>
          <w:rPrChange w:id="2059" w:author="Ivan Pugachev" w:date="2025-12-22T12:32:00Z" w16du:dateUtc="2025-12-22T09:32:00Z">
            <w:rPr>
              <w:ins w:id="206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061" w:author="Ivan Pugachev" w:date="2025-12-19T09:59:00Z" w16du:dateUtc="2025-12-19T06:59:00Z">
          <w:pPr>
            <w:ind w:firstLine="708"/>
            <w:jc w:val="center"/>
          </w:pPr>
        </w:pPrChange>
      </w:pPr>
    </w:p>
    <w:p w14:paraId="1C23673E" w14:textId="77777777" w:rsidR="00D30024" w:rsidRPr="00D30024" w:rsidRDefault="00D30024">
      <w:pPr>
        <w:ind w:firstLine="708"/>
        <w:rPr>
          <w:ins w:id="206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063" w:author="Ivan Pugachev" w:date="2025-12-19T09:59:00Z" w16du:dateUtc="2025-12-19T06:59:00Z">
            <w:rPr>
              <w:ins w:id="206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065" w:author="Ivan Pugachev" w:date="2025-12-19T09:59:00Z" w16du:dateUtc="2025-12-19T06:59:00Z">
          <w:pPr>
            <w:ind w:firstLine="708"/>
            <w:jc w:val="center"/>
          </w:pPr>
        </w:pPrChange>
      </w:pPr>
      <w:ins w:id="206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SET @OLD_UNIQUE_CHECKS=@@UNIQUE_CHECKS, UNIQUE_CHECKS=0;</w:t>
        </w:r>
      </w:ins>
    </w:p>
    <w:p w14:paraId="153C83C0" w14:textId="77777777" w:rsidR="00D30024" w:rsidRPr="00D30024" w:rsidRDefault="00D30024">
      <w:pPr>
        <w:ind w:firstLine="708"/>
        <w:rPr>
          <w:ins w:id="206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069" w:author="Ivan Pugachev" w:date="2025-12-19T09:59:00Z" w16du:dateUtc="2025-12-19T06:59:00Z">
            <w:rPr>
              <w:ins w:id="207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071" w:author="Ivan Pugachev" w:date="2025-12-19T09:59:00Z" w16du:dateUtc="2025-12-19T06:59:00Z">
          <w:pPr>
            <w:ind w:firstLine="708"/>
            <w:jc w:val="center"/>
          </w:pPr>
        </w:pPrChange>
      </w:pPr>
      <w:ins w:id="207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SET @OLD_FOREIGN_KEY_CHECKS=@@FOREIGN_KEY_CHECKS, FOREIGN_KEY_CHECKS=0;</w:t>
        </w:r>
      </w:ins>
    </w:p>
    <w:p w14:paraId="4D972881" w14:textId="77777777" w:rsidR="00D30024" w:rsidRPr="00D30024" w:rsidRDefault="00D30024">
      <w:pPr>
        <w:ind w:firstLine="708"/>
        <w:rPr>
          <w:ins w:id="207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075" w:author="Ivan Pugachev" w:date="2025-12-19T09:59:00Z" w16du:dateUtc="2025-12-19T06:59:00Z">
            <w:rPr>
              <w:ins w:id="207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077" w:author="Ivan Pugachev" w:date="2025-12-19T09:59:00Z" w16du:dateUtc="2025-12-19T06:59:00Z">
          <w:pPr>
            <w:ind w:firstLine="708"/>
            <w:jc w:val="center"/>
          </w:pPr>
        </w:pPrChange>
      </w:pPr>
      <w:ins w:id="207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SET @OLD_SQL_MODE=@@SQL_MODE, SQL_MODE='ONLY_FULL_GROUP_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BY,STRICT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_TRANS_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TABLES,NO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_ZERO_IN_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DATE,NO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_ZERO_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DATE,ERROR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_FOR_DIVISION_BY_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ZERO,NO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_ENGINE_SUBSTITUTION';</w:t>
        </w:r>
      </w:ins>
    </w:p>
    <w:p w14:paraId="3AF9A8D7" w14:textId="77777777" w:rsidR="00D30024" w:rsidRPr="00D30024" w:rsidRDefault="00D30024">
      <w:pPr>
        <w:ind w:firstLine="708"/>
        <w:rPr>
          <w:ins w:id="209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091" w:author="Ivan Pugachev" w:date="2025-12-19T09:59:00Z" w16du:dateUtc="2025-12-19T06:59:00Z">
            <w:rPr>
              <w:ins w:id="209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093" w:author="Ivan Pugachev" w:date="2025-12-19T09:59:00Z" w16du:dateUtc="2025-12-19T06:59:00Z">
          <w:pPr>
            <w:ind w:firstLine="708"/>
            <w:jc w:val="center"/>
          </w:pPr>
        </w:pPrChange>
      </w:pPr>
    </w:p>
    <w:p w14:paraId="16CF20FE" w14:textId="77777777" w:rsidR="00D30024" w:rsidRPr="00D30024" w:rsidRDefault="00D30024">
      <w:pPr>
        <w:ind w:firstLine="708"/>
        <w:rPr>
          <w:ins w:id="209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095" w:author="Ivan Pugachev" w:date="2025-12-19T09:59:00Z" w16du:dateUtc="2025-12-19T06:59:00Z">
            <w:rPr>
              <w:ins w:id="209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097" w:author="Ivan Pugachev" w:date="2025-12-19T09:59:00Z" w16du:dateUtc="2025-12-19T06:59:00Z">
          <w:pPr>
            <w:ind w:firstLine="708"/>
            <w:jc w:val="center"/>
          </w:pPr>
        </w:pPrChange>
      </w:pPr>
      <w:ins w:id="209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0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23315E6E" w14:textId="77777777" w:rsidR="00D30024" w:rsidRPr="00D30024" w:rsidRDefault="00D30024">
      <w:pPr>
        <w:ind w:firstLine="708"/>
        <w:rPr>
          <w:ins w:id="210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01" w:author="Ivan Pugachev" w:date="2025-12-19T09:59:00Z" w16du:dateUtc="2025-12-19T06:59:00Z">
            <w:rPr>
              <w:ins w:id="210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03" w:author="Ivan Pugachev" w:date="2025-12-19T09:59:00Z" w16du:dateUtc="2025-12-19T06:59:00Z">
          <w:pPr>
            <w:ind w:firstLine="708"/>
            <w:jc w:val="center"/>
          </w:pPr>
        </w:pPrChange>
      </w:pPr>
      <w:ins w:id="210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-- Schema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</w:ins>
    </w:p>
    <w:p w14:paraId="3800779B" w14:textId="77777777" w:rsidR="00D30024" w:rsidRPr="00D30024" w:rsidRDefault="00D30024">
      <w:pPr>
        <w:ind w:firstLine="708"/>
        <w:rPr>
          <w:ins w:id="21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08" w:author="Ivan Pugachev" w:date="2025-12-19T09:59:00Z" w16du:dateUtc="2025-12-19T06:59:00Z">
            <w:rPr>
              <w:ins w:id="21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10" w:author="Ivan Pugachev" w:date="2025-12-19T09:59:00Z" w16du:dateUtc="2025-12-19T06:59:00Z">
          <w:pPr>
            <w:ind w:firstLine="708"/>
            <w:jc w:val="center"/>
          </w:pPr>
        </w:pPrChange>
      </w:pPr>
      <w:ins w:id="211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04F94064" w14:textId="77777777" w:rsidR="00D30024" w:rsidRPr="00D30024" w:rsidRDefault="00D30024">
      <w:pPr>
        <w:ind w:firstLine="708"/>
        <w:rPr>
          <w:ins w:id="211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14" w:author="Ivan Pugachev" w:date="2025-12-19T09:59:00Z" w16du:dateUtc="2025-12-19T06:59:00Z">
            <w:rPr>
              <w:ins w:id="211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16" w:author="Ivan Pugachev" w:date="2025-12-19T09:59:00Z" w16du:dateUtc="2025-12-19T06:59:00Z">
          <w:pPr>
            <w:ind w:firstLine="708"/>
            <w:jc w:val="center"/>
          </w:pPr>
        </w:pPrChange>
      </w:pPr>
    </w:p>
    <w:p w14:paraId="6927EFF4" w14:textId="77777777" w:rsidR="00D30024" w:rsidRPr="00D30024" w:rsidRDefault="00D30024">
      <w:pPr>
        <w:ind w:firstLine="708"/>
        <w:rPr>
          <w:ins w:id="211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18" w:author="Ivan Pugachev" w:date="2025-12-19T09:59:00Z" w16du:dateUtc="2025-12-19T06:59:00Z">
            <w:rPr>
              <w:ins w:id="211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20" w:author="Ivan Pugachev" w:date="2025-12-19T09:59:00Z" w16du:dateUtc="2025-12-19T06:59:00Z">
          <w:pPr>
            <w:ind w:firstLine="708"/>
            <w:jc w:val="center"/>
          </w:pPr>
        </w:pPrChange>
      </w:pPr>
      <w:ins w:id="212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3C2D4340" w14:textId="77777777" w:rsidR="00D30024" w:rsidRPr="00D30024" w:rsidRDefault="00D30024">
      <w:pPr>
        <w:ind w:firstLine="708"/>
        <w:rPr>
          <w:ins w:id="212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24" w:author="Ivan Pugachev" w:date="2025-12-19T09:59:00Z" w16du:dateUtc="2025-12-19T06:59:00Z">
            <w:rPr>
              <w:ins w:id="212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26" w:author="Ivan Pugachev" w:date="2025-12-19T09:59:00Z" w16du:dateUtc="2025-12-19T06:59:00Z">
          <w:pPr>
            <w:ind w:firstLine="708"/>
            <w:jc w:val="center"/>
          </w:pPr>
        </w:pPrChange>
      </w:pPr>
      <w:ins w:id="212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-- Schema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</w:ins>
    </w:p>
    <w:p w14:paraId="2F79BF66" w14:textId="77777777" w:rsidR="00D30024" w:rsidRPr="00D30024" w:rsidRDefault="00D30024">
      <w:pPr>
        <w:ind w:firstLine="708"/>
        <w:rPr>
          <w:ins w:id="213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31" w:author="Ivan Pugachev" w:date="2025-12-19T09:59:00Z" w16du:dateUtc="2025-12-19T06:59:00Z">
            <w:rPr>
              <w:ins w:id="213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33" w:author="Ivan Pugachev" w:date="2025-12-19T09:59:00Z" w16du:dateUtc="2025-12-19T06:59:00Z">
          <w:pPr>
            <w:ind w:firstLine="708"/>
            <w:jc w:val="center"/>
          </w:pPr>
        </w:pPrChange>
      </w:pPr>
      <w:ins w:id="213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6CB07B07" w14:textId="77777777" w:rsidR="00D30024" w:rsidRPr="00D30024" w:rsidRDefault="00D30024">
      <w:pPr>
        <w:ind w:firstLine="708"/>
        <w:rPr>
          <w:ins w:id="213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37" w:author="Ivan Pugachev" w:date="2025-12-19T09:59:00Z" w16du:dateUtc="2025-12-19T06:59:00Z">
            <w:rPr>
              <w:ins w:id="213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39" w:author="Ivan Pugachev" w:date="2025-12-19T09:59:00Z" w16du:dateUtc="2025-12-19T06:59:00Z">
          <w:pPr>
            <w:ind w:firstLine="708"/>
            <w:jc w:val="center"/>
          </w:pPr>
        </w:pPrChange>
      </w:pPr>
      <w:ins w:id="214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CREATE SCHEMA IF NOT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DEFAULT CHARACTER SET utf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8 ;</w:t>
        </w:r>
        <w:proofErr w:type="gramEnd"/>
      </w:ins>
    </w:p>
    <w:p w14:paraId="496CA69E" w14:textId="77777777" w:rsidR="00D30024" w:rsidRPr="00D30024" w:rsidRDefault="00D30024">
      <w:pPr>
        <w:ind w:firstLine="708"/>
        <w:rPr>
          <w:ins w:id="21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46" w:author="Ivan Pugachev" w:date="2025-12-19T09:59:00Z" w16du:dateUtc="2025-12-19T06:59:00Z">
            <w:rPr>
              <w:ins w:id="21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48" w:author="Ivan Pugachev" w:date="2025-12-19T09:59:00Z" w16du:dateUtc="2025-12-19T06:59:00Z">
          <w:pPr>
            <w:ind w:firstLine="708"/>
            <w:jc w:val="center"/>
          </w:pPr>
        </w:pPrChange>
      </w:pPr>
      <w:ins w:id="214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;</w:t>
        </w:r>
        <w:proofErr w:type="gramEnd"/>
      </w:ins>
    </w:p>
    <w:p w14:paraId="6840C49A" w14:textId="77777777" w:rsidR="00D30024" w:rsidRPr="00D30024" w:rsidRDefault="00D30024">
      <w:pPr>
        <w:ind w:firstLine="708"/>
        <w:rPr>
          <w:ins w:id="215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54" w:author="Ivan Pugachev" w:date="2025-12-19T09:59:00Z" w16du:dateUtc="2025-12-19T06:59:00Z">
            <w:rPr>
              <w:ins w:id="215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56" w:author="Ivan Pugachev" w:date="2025-12-19T09:59:00Z" w16du:dateUtc="2025-12-19T06:59:00Z">
          <w:pPr>
            <w:ind w:firstLine="708"/>
            <w:jc w:val="center"/>
          </w:pPr>
        </w:pPrChange>
      </w:pPr>
    </w:p>
    <w:p w14:paraId="17C3338C" w14:textId="77777777" w:rsidR="00D30024" w:rsidRPr="00D30024" w:rsidRDefault="00D30024">
      <w:pPr>
        <w:ind w:firstLine="708"/>
        <w:rPr>
          <w:ins w:id="215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58" w:author="Ivan Pugachev" w:date="2025-12-19T09:59:00Z" w16du:dateUtc="2025-12-19T06:59:00Z">
            <w:rPr>
              <w:ins w:id="215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60" w:author="Ivan Pugachev" w:date="2025-12-19T09:59:00Z" w16du:dateUtc="2025-12-19T06:59:00Z">
          <w:pPr>
            <w:ind w:firstLine="708"/>
            <w:jc w:val="center"/>
          </w:pPr>
        </w:pPrChange>
      </w:pPr>
      <w:ins w:id="216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369D2F0B" w14:textId="77777777" w:rsidR="00D30024" w:rsidRPr="00D30024" w:rsidRDefault="00D30024">
      <w:pPr>
        <w:ind w:firstLine="708"/>
        <w:rPr>
          <w:ins w:id="216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64" w:author="Ivan Pugachev" w:date="2025-12-19T09:59:00Z" w16du:dateUtc="2025-12-19T06:59:00Z">
            <w:rPr>
              <w:ins w:id="216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66" w:author="Ivan Pugachev" w:date="2025-12-19T09:59:00Z" w16du:dateUtc="2025-12-19T06:59:00Z">
          <w:pPr>
            <w:ind w:firstLine="708"/>
            <w:jc w:val="center"/>
          </w:pPr>
        </w:pPrChange>
      </w:pPr>
      <w:ins w:id="216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Table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472280C7" w14:textId="77777777" w:rsidR="00D30024" w:rsidRPr="00D30024" w:rsidRDefault="00D30024">
      <w:pPr>
        <w:ind w:firstLine="708"/>
        <w:rPr>
          <w:ins w:id="217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74" w:author="Ivan Pugachev" w:date="2025-12-19T09:59:00Z" w16du:dateUtc="2025-12-19T06:59:00Z">
            <w:rPr>
              <w:ins w:id="217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76" w:author="Ivan Pugachev" w:date="2025-12-19T09:59:00Z" w16du:dateUtc="2025-12-19T06:59:00Z">
          <w:pPr>
            <w:ind w:firstLine="708"/>
            <w:jc w:val="center"/>
          </w:pPr>
        </w:pPrChange>
      </w:pPr>
      <w:ins w:id="217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11B32C96" w14:textId="77777777" w:rsidR="00D30024" w:rsidRPr="00D30024" w:rsidRDefault="00D30024">
      <w:pPr>
        <w:ind w:firstLine="708"/>
        <w:rPr>
          <w:ins w:id="217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80" w:author="Ivan Pugachev" w:date="2025-12-19T09:59:00Z" w16du:dateUtc="2025-12-19T06:59:00Z">
            <w:rPr>
              <w:ins w:id="218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82" w:author="Ivan Pugachev" w:date="2025-12-19T09:59:00Z" w16du:dateUtc="2025-12-19T06:59:00Z">
          <w:pPr>
            <w:ind w:firstLine="708"/>
            <w:jc w:val="center"/>
          </w:pPr>
        </w:pPrChange>
      </w:pPr>
      <w:ins w:id="218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DROP TABLE IF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</w:t>
        </w:r>
        <w:proofErr w:type="spellEnd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;</w:t>
        </w:r>
        <w:proofErr w:type="gramEnd"/>
      </w:ins>
    </w:p>
    <w:p w14:paraId="21C22540" w14:textId="77777777" w:rsidR="00D30024" w:rsidRPr="00D30024" w:rsidRDefault="00D30024">
      <w:pPr>
        <w:ind w:firstLine="708"/>
        <w:rPr>
          <w:ins w:id="218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90" w:author="Ivan Pugachev" w:date="2025-12-19T09:59:00Z" w16du:dateUtc="2025-12-19T06:59:00Z">
            <w:rPr>
              <w:ins w:id="219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92" w:author="Ivan Pugachev" w:date="2025-12-19T09:59:00Z" w16du:dateUtc="2025-12-19T06:59:00Z">
          <w:pPr>
            <w:ind w:firstLine="708"/>
            <w:jc w:val="center"/>
          </w:pPr>
        </w:pPrChange>
      </w:pPr>
    </w:p>
    <w:p w14:paraId="301BC8EA" w14:textId="77777777" w:rsidR="00D30024" w:rsidRPr="00D30024" w:rsidRDefault="00D30024">
      <w:pPr>
        <w:ind w:firstLine="708"/>
        <w:rPr>
          <w:ins w:id="219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194" w:author="Ivan Pugachev" w:date="2025-12-19T09:59:00Z" w16du:dateUtc="2025-12-19T06:59:00Z">
            <w:rPr>
              <w:ins w:id="219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196" w:author="Ivan Pugachev" w:date="2025-12-19T09:59:00Z" w16du:dateUtc="2025-12-19T06:59:00Z">
          <w:pPr>
            <w:ind w:firstLine="708"/>
            <w:jc w:val="center"/>
          </w:pPr>
        </w:pPrChange>
      </w:pPr>
      <w:ins w:id="219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CREATE TABLE IF NOT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1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0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</w:t>
        </w:r>
      </w:ins>
    </w:p>
    <w:p w14:paraId="34F7897B" w14:textId="77777777" w:rsidR="00D30024" w:rsidRPr="00D30024" w:rsidRDefault="00D30024">
      <w:pPr>
        <w:ind w:firstLine="708"/>
        <w:rPr>
          <w:ins w:id="220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04" w:author="Ivan Pugachev" w:date="2025-12-19T09:59:00Z" w16du:dateUtc="2025-12-19T06:59:00Z">
            <w:rPr>
              <w:ins w:id="220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06" w:author="Ivan Pugachev" w:date="2025-12-19T09:59:00Z" w16du:dateUtc="2025-12-19T06:59:00Z">
          <w:pPr>
            <w:ind w:firstLine="708"/>
            <w:jc w:val="center"/>
          </w:pPr>
        </w:pPrChange>
      </w:pPr>
      <w:ins w:id="220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NOT NULL AUTO_INCREMENT,</w:t>
        </w:r>
      </w:ins>
    </w:p>
    <w:p w14:paraId="176210AC" w14:textId="77777777" w:rsidR="00D30024" w:rsidRPr="00D30024" w:rsidRDefault="00D30024">
      <w:pPr>
        <w:ind w:firstLine="708"/>
        <w:rPr>
          <w:ins w:id="221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12" w:author="Ivan Pugachev" w:date="2025-12-19T09:59:00Z" w16du:dateUtc="2025-12-19T06:59:00Z">
            <w:rPr>
              <w:ins w:id="221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14" w:author="Ivan Pugachev" w:date="2025-12-19T09:59:00Z" w16du:dateUtc="2025-12-19T06:59:00Z">
          <w:pPr>
            <w:ind w:firstLine="708"/>
            <w:jc w:val="center"/>
          </w:pPr>
        </w:pPrChange>
      </w:pPr>
      <w:ins w:id="221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 NOT NULL,</w:t>
        </w:r>
      </w:ins>
    </w:p>
    <w:p w14:paraId="282659EC" w14:textId="77777777" w:rsidR="00D30024" w:rsidRPr="00D30024" w:rsidRDefault="00D30024">
      <w:pPr>
        <w:ind w:firstLine="708"/>
        <w:rPr>
          <w:ins w:id="22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22" w:author="Ivan Pugachev" w:date="2025-12-19T09:59:00Z" w16du:dateUtc="2025-12-19T06:59:00Z">
            <w:rPr>
              <w:ins w:id="22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24" w:author="Ivan Pugachev" w:date="2025-12-19T09:59:00Z" w16du:dateUtc="2025-12-19T06:59:00Z">
          <w:pPr>
            <w:ind w:firstLine="708"/>
            <w:jc w:val="center"/>
          </w:pPr>
        </w:pPrChange>
      </w:pPr>
      <w:ins w:id="222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NULL,</w:t>
        </w:r>
      </w:ins>
    </w:p>
    <w:p w14:paraId="6254787E" w14:textId="77777777" w:rsidR="00D30024" w:rsidRPr="00D30024" w:rsidRDefault="00D30024">
      <w:pPr>
        <w:ind w:firstLine="708"/>
        <w:rPr>
          <w:ins w:id="222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30" w:author="Ivan Pugachev" w:date="2025-12-19T09:59:00Z" w16du:dateUtc="2025-12-19T06:59:00Z">
            <w:rPr>
              <w:ins w:id="223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32" w:author="Ivan Pugachev" w:date="2025-12-19T09:59:00Z" w16du:dateUtc="2025-12-19T06:59:00Z">
          <w:pPr>
            <w:ind w:firstLine="708"/>
            <w:jc w:val="center"/>
          </w:pPr>
        </w:pPrChange>
      </w:pPr>
      <w:ins w:id="223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NULL,</w:t>
        </w:r>
      </w:ins>
    </w:p>
    <w:p w14:paraId="5D9F57BB" w14:textId="77777777" w:rsidR="00D30024" w:rsidRPr="00D30024" w:rsidRDefault="00D30024">
      <w:pPr>
        <w:ind w:firstLine="708"/>
        <w:rPr>
          <w:ins w:id="223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38" w:author="Ivan Pugachev" w:date="2025-12-19T09:59:00Z" w16du:dateUtc="2025-12-19T06:59:00Z">
            <w:rPr>
              <w:ins w:id="223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40" w:author="Ivan Pugachev" w:date="2025-12-19T09:59:00Z" w16du:dateUtc="2025-12-19T06:59:00Z">
          <w:pPr>
            <w:ind w:firstLine="708"/>
            <w:jc w:val="center"/>
          </w:pPr>
        </w:pPrChange>
      </w:pPr>
      <w:ins w:id="224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NOT NULL,</w:t>
        </w:r>
      </w:ins>
    </w:p>
    <w:p w14:paraId="44F59898" w14:textId="77777777" w:rsidR="00D30024" w:rsidRPr="00D30024" w:rsidRDefault="00D30024">
      <w:pPr>
        <w:ind w:firstLine="708"/>
        <w:rPr>
          <w:ins w:id="22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46" w:author="Ivan Pugachev" w:date="2025-12-19T09:59:00Z" w16du:dateUtc="2025-12-19T06:59:00Z">
            <w:rPr>
              <w:ins w:id="22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48" w:author="Ivan Pugachev" w:date="2025-12-19T09:59:00Z" w16du:dateUtc="2025-12-19T06:59:00Z">
          <w:pPr>
            <w:ind w:firstLine="708"/>
            <w:jc w:val="center"/>
          </w:pPr>
        </w:pPrChange>
      </w:pPr>
      <w:ins w:id="224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PRIMARY KEY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`))</w:t>
        </w:r>
      </w:ins>
    </w:p>
    <w:p w14:paraId="1CEBDC22" w14:textId="77777777" w:rsidR="00D30024" w:rsidRPr="00D30024" w:rsidRDefault="00D30024">
      <w:pPr>
        <w:ind w:firstLine="708"/>
        <w:rPr>
          <w:ins w:id="225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54" w:author="Ivan Pugachev" w:date="2025-12-19T09:59:00Z" w16du:dateUtc="2025-12-19T06:59:00Z">
            <w:rPr>
              <w:ins w:id="225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56" w:author="Ivan Pugachev" w:date="2025-12-19T09:59:00Z" w16du:dateUtc="2025-12-19T06:59:00Z">
          <w:pPr>
            <w:ind w:firstLine="708"/>
            <w:jc w:val="center"/>
          </w:pPr>
        </w:pPrChange>
      </w:pPr>
      <w:ins w:id="225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ENGINE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InnoDB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1F68C0D2" w14:textId="77777777" w:rsidR="00D30024" w:rsidRPr="00D30024" w:rsidRDefault="00D30024">
      <w:pPr>
        <w:ind w:firstLine="708"/>
        <w:rPr>
          <w:ins w:id="226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62" w:author="Ivan Pugachev" w:date="2025-12-19T09:59:00Z" w16du:dateUtc="2025-12-19T06:59:00Z">
            <w:rPr>
              <w:ins w:id="226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64" w:author="Ivan Pugachev" w:date="2025-12-19T09:59:00Z" w16du:dateUtc="2025-12-19T06:59:00Z">
          <w:pPr>
            <w:ind w:firstLine="708"/>
            <w:jc w:val="center"/>
          </w:pPr>
        </w:pPrChange>
      </w:pPr>
    </w:p>
    <w:p w14:paraId="10BA022C" w14:textId="77777777" w:rsidR="00D30024" w:rsidRPr="00D30024" w:rsidRDefault="00D30024">
      <w:pPr>
        <w:ind w:firstLine="708"/>
        <w:rPr>
          <w:ins w:id="226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66" w:author="Ivan Pugachev" w:date="2025-12-19T09:59:00Z" w16du:dateUtc="2025-12-19T06:59:00Z">
            <w:rPr>
              <w:ins w:id="226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68" w:author="Ivan Pugachev" w:date="2025-12-19T09:59:00Z" w16du:dateUtc="2025-12-19T06:59:00Z">
          <w:pPr>
            <w:ind w:firstLine="708"/>
            <w:jc w:val="center"/>
          </w:pPr>
        </w:pPrChange>
      </w:pPr>
    </w:p>
    <w:p w14:paraId="4AF20935" w14:textId="77777777" w:rsidR="00D30024" w:rsidRPr="00D30024" w:rsidRDefault="00D30024">
      <w:pPr>
        <w:ind w:firstLine="708"/>
        <w:rPr>
          <w:ins w:id="226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70" w:author="Ivan Pugachev" w:date="2025-12-19T09:59:00Z" w16du:dateUtc="2025-12-19T06:59:00Z">
            <w:rPr>
              <w:ins w:id="227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72" w:author="Ivan Pugachev" w:date="2025-12-19T09:59:00Z" w16du:dateUtc="2025-12-19T06:59:00Z">
          <w:pPr>
            <w:ind w:firstLine="708"/>
            <w:jc w:val="center"/>
          </w:pPr>
        </w:pPrChange>
      </w:pPr>
      <w:ins w:id="227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42580B13" w14:textId="77777777" w:rsidR="00D30024" w:rsidRPr="00D30024" w:rsidRDefault="00D30024">
      <w:pPr>
        <w:ind w:firstLine="708"/>
        <w:rPr>
          <w:ins w:id="227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76" w:author="Ivan Pugachev" w:date="2025-12-19T09:59:00Z" w16du:dateUtc="2025-12-19T06:59:00Z">
            <w:rPr>
              <w:ins w:id="227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78" w:author="Ivan Pugachev" w:date="2025-12-19T09:59:00Z" w16du:dateUtc="2025-12-19T06:59:00Z">
          <w:pPr>
            <w:ind w:firstLine="708"/>
            <w:jc w:val="center"/>
          </w:pPr>
        </w:pPrChange>
      </w:pPr>
      <w:ins w:id="227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Table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46ADA30E" w14:textId="77777777" w:rsidR="00D30024" w:rsidRPr="00D30024" w:rsidRDefault="00D30024">
      <w:pPr>
        <w:ind w:firstLine="708"/>
        <w:rPr>
          <w:ins w:id="228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86" w:author="Ivan Pugachev" w:date="2025-12-19T09:59:00Z" w16du:dateUtc="2025-12-19T06:59:00Z">
            <w:rPr>
              <w:ins w:id="228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88" w:author="Ivan Pugachev" w:date="2025-12-19T09:59:00Z" w16du:dateUtc="2025-12-19T06:59:00Z">
          <w:pPr>
            <w:ind w:firstLine="708"/>
            <w:jc w:val="center"/>
          </w:pPr>
        </w:pPrChange>
      </w:pPr>
      <w:ins w:id="228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>-- -----------------------------------------------------</w:t>
        </w:r>
      </w:ins>
    </w:p>
    <w:p w14:paraId="0E55310C" w14:textId="77777777" w:rsidR="00D30024" w:rsidRPr="00D30024" w:rsidRDefault="00D30024">
      <w:pPr>
        <w:ind w:firstLine="708"/>
        <w:rPr>
          <w:ins w:id="22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292" w:author="Ivan Pugachev" w:date="2025-12-19T09:59:00Z" w16du:dateUtc="2025-12-19T06:59:00Z">
            <w:rPr>
              <w:ins w:id="22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294" w:author="Ivan Pugachev" w:date="2025-12-19T09:59:00Z" w16du:dateUtc="2025-12-19T06:59:00Z">
          <w:pPr>
            <w:ind w:firstLine="708"/>
            <w:jc w:val="center"/>
          </w:pPr>
        </w:pPrChange>
      </w:pPr>
      <w:ins w:id="22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DROP TABLE IF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2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;</w:t>
        </w:r>
        <w:proofErr w:type="gramEnd"/>
      </w:ins>
    </w:p>
    <w:p w14:paraId="75474E7B" w14:textId="77777777" w:rsidR="00D30024" w:rsidRPr="00D30024" w:rsidRDefault="00D30024">
      <w:pPr>
        <w:ind w:firstLine="708"/>
        <w:rPr>
          <w:ins w:id="230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02" w:author="Ivan Pugachev" w:date="2025-12-19T09:59:00Z" w16du:dateUtc="2025-12-19T06:59:00Z">
            <w:rPr>
              <w:ins w:id="230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04" w:author="Ivan Pugachev" w:date="2025-12-19T09:59:00Z" w16du:dateUtc="2025-12-19T06:59:00Z">
          <w:pPr>
            <w:ind w:firstLine="708"/>
            <w:jc w:val="center"/>
          </w:pPr>
        </w:pPrChange>
      </w:pPr>
    </w:p>
    <w:p w14:paraId="4B9ABC92" w14:textId="77777777" w:rsidR="00D30024" w:rsidRPr="00D30024" w:rsidRDefault="00D30024">
      <w:pPr>
        <w:ind w:firstLine="708"/>
        <w:rPr>
          <w:ins w:id="230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06" w:author="Ivan Pugachev" w:date="2025-12-19T09:59:00Z" w16du:dateUtc="2025-12-19T06:59:00Z">
            <w:rPr>
              <w:ins w:id="230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08" w:author="Ivan Pugachev" w:date="2025-12-19T09:59:00Z" w16du:dateUtc="2025-12-19T06:59:00Z">
          <w:pPr>
            <w:ind w:firstLine="708"/>
            <w:jc w:val="center"/>
          </w:pPr>
        </w:pPrChange>
      </w:pPr>
      <w:ins w:id="230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CREATE TABLE IF NOT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</w:t>
        </w:r>
      </w:ins>
    </w:p>
    <w:p w14:paraId="0A40F87F" w14:textId="77777777" w:rsidR="00D30024" w:rsidRPr="00D30024" w:rsidRDefault="00D30024">
      <w:pPr>
        <w:ind w:firstLine="708"/>
        <w:rPr>
          <w:ins w:id="231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16" w:author="Ivan Pugachev" w:date="2025-12-19T09:59:00Z" w16du:dateUtc="2025-12-19T06:59:00Z">
            <w:rPr>
              <w:ins w:id="231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18" w:author="Ivan Pugachev" w:date="2025-12-19T09:59:00Z" w16du:dateUtc="2025-12-19T06:59:00Z">
          <w:pPr>
            <w:ind w:firstLine="708"/>
            <w:jc w:val="center"/>
          </w:pPr>
        </w:pPrChange>
      </w:pPr>
      <w:ins w:id="231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NOT NULL,</w:t>
        </w:r>
      </w:ins>
    </w:p>
    <w:p w14:paraId="7989D03D" w14:textId="77777777" w:rsidR="00D30024" w:rsidRPr="00D30024" w:rsidRDefault="00D30024">
      <w:pPr>
        <w:ind w:firstLine="708"/>
        <w:rPr>
          <w:ins w:id="232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24" w:author="Ivan Pugachev" w:date="2025-12-19T09:59:00Z" w16du:dateUtc="2025-12-19T06:59:00Z">
            <w:rPr>
              <w:ins w:id="232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26" w:author="Ivan Pugachev" w:date="2025-12-19T09:59:00Z" w16du:dateUtc="2025-12-19T06:59:00Z">
          <w:pPr>
            <w:ind w:firstLine="708"/>
            <w:jc w:val="center"/>
          </w:pPr>
        </w:pPrChange>
      </w:pPr>
      <w:ins w:id="232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3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 NOT NULL,</w:t>
        </w:r>
      </w:ins>
    </w:p>
    <w:p w14:paraId="3706A587" w14:textId="77777777" w:rsidR="00D30024" w:rsidRPr="00D30024" w:rsidRDefault="00D30024">
      <w:pPr>
        <w:ind w:firstLine="708"/>
        <w:rPr>
          <w:ins w:id="233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34" w:author="Ivan Pugachev" w:date="2025-12-19T09:59:00Z" w16du:dateUtc="2025-12-19T06:59:00Z">
            <w:rPr>
              <w:ins w:id="233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36" w:author="Ivan Pugachev" w:date="2025-12-19T09:59:00Z" w16du:dateUtc="2025-12-19T06:59:00Z">
          <w:pPr>
            <w:ind w:firstLine="708"/>
            <w:jc w:val="center"/>
          </w:pPr>
        </w:pPrChange>
      </w:pPr>
      <w:ins w:id="233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 NOT NULL,</w:t>
        </w:r>
      </w:ins>
    </w:p>
    <w:p w14:paraId="1508FF24" w14:textId="77777777" w:rsidR="00D30024" w:rsidRPr="00D30024" w:rsidRDefault="00D30024">
      <w:pPr>
        <w:ind w:firstLine="708"/>
        <w:rPr>
          <w:ins w:id="234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44" w:author="Ivan Pugachev" w:date="2025-12-19T09:59:00Z" w16du:dateUtc="2025-12-19T06:59:00Z">
            <w:rPr>
              <w:ins w:id="234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46" w:author="Ivan Pugachev" w:date="2025-12-19T09:59:00Z" w16du:dateUtc="2025-12-19T06:59:00Z">
          <w:pPr>
            <w:ind w:firstLine="708"/>
            <w:jc w:val="center"/>
          </w:pPr>
        </w:pPrChange>
      </w:pPr>
      <w:ins w:id="234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NOT NULL,</w:t>
        </w:r>
      </w:ins>
    </w:p>
    <w:p w14:paraId="1530CC6A" w14:textId="77777777" w:rsidR="00D30024" w:rsidRPr="00D30024" w:rsidRDefault="00D30024">
      <w:pPr>
        <w:ind w:firstLine="708"/>
        <w:rPr>
          <w:ins w:id="235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52" w:author="Ivan Pugachev" w:date="2025-12-19T09:59:00Z" w16du:dateUtc="2025-12-19T06:59:00Z">
            <w:rPr>
              <w:ins w:id="235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54" w:author="Ivan Pugachev" w:date="2025-12-19T09:59:00Z" w16du:dateUtc="2025-12-19T06:59:00Z">
          <w:pPr>
            <w:ind w:firstLine="708"/>
            <w:jc w:val="center"/>
          </w:pPr>
        </w:pPrChange>
      </w:pPr>
      <w:ins w:id="235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NOT NULL,</w:t>
        </w:r>
      </w:ins>
    </w:p>
    <w:p w14:paraId="0C1ECB2A" w14:textId="77777777" w:rsidR="00D30024" w:rsidRPr="00D30024" w:rsidRDefault="00D30024">
      <w:pPr>
        <w:ind w:firstLine="708"/>
        <w:rPr>
          <w:ins w:id="235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60" w:author="Ivan Pugachev" w:date="2025-12-19T09:59:00Z" w16du:dateUtc="2025-12-19T06:59:00Z">
            <w:rPr>
              <w:ins w:id="236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62" w:author="Ivan Pugachev" w:date="2025-12-19T09:59:00Z" w16du:dateUtc="2025-12-19T06:59:00Z">
          <w:pPr>
            <w:ind w:firstLine="708"/>
            <w:jc w:val="center"/>
          </w:pPr>
        </w:pPrChange>
      </w:pPr>
      <w:ins w:id="236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NULL,</w:t>
        </w:r>
      </w:ins>
    </w:p>
    <w:p w14:paraId="1464B6C5" w14:textId="77777777" w:rsidR="00D30024" w:rsidRPr="00D30024" w:rsidRDefault="00D30024">
      <w:pPr>
        <w:ind w:firstLine="708"/>
        <w:rPr>
          <w:ins w:id="236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68" w:author="Ivan Pugachev" w:date="2025-12-19T09:59:00Z" w16du:dateUtc="2025-12-19T06:59:00Z">
            <w:rPr>
              <w:ins w:id="236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70" w:author="Ivan Pugachev" w:date="2025-12-19T09:59:00Z" w16du:dateUtc="2025-12-19T06:59:00Z">
          <w:pPr>
            <w:ind w:firstLine="708"/>
            <w:jc w:val="center"/>
          </w:pPr>
        </w:pPrChange>
      </w:pPr>
      <w:ins w:id="237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NULL,</w:t>
        </w:r>
      </w:ins>
    </w:p>
    <w:p w14:paraId="76C452FE" w14:textId="77777777" w:rsidR="00D30024" w:rsidRPr="00D30024" w:rsidRDefault="00D30024">
      <w:pPr>
        <w:ind w:firstLine="708"/>
        <w:rPr>
          <w:ins w:id="237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76" w:author="Ivan Pugachev" w:date="2025-12-19T09:59:00Z" w16du:dateUtc="2025-12-19T06:59:00Z">
            <w:rPr>
              <w:ins w:id="237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78" w:author="Ivan Pugachev" w:date="2025-12-19T09:59:00Z" w16du:dateUtc="2025-12-19T06:59:00Z">
          <w:pPr>
            <w:ind w:firstLine="708"/>
            <w:jc w:val="center"/>
          </w:pPr>
        </w:pPrChange>
      </w:pPr>
      <w:ins w:id="237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PRIMARY KEY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`),</w:t>
        </w:r>
      </w:ins>
    </w:p>
    <w:p w14:paraId="64B0D9A6" w14:textId="77777777" w:rsidR="00D30024" w:rsidRPr="00D30024" w:rsidRDefault="00D30024">
      <w:pPr>
        <w:ind w:firstLine="708"/>
        <w:rPr>
          <w:ins w:id="238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84" w:author="Ivan Pugachev" w:date="2025-12-19T09:59:00Z" w16du:dateUtc="2025-12-19T06:59:00Z">
            <w:rPr>
              <w:ins w:id="238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86" w:author="Ivan Pugachev" w:date="2025-12-19T09:59:00Z" w16du:dateUtc="2025-12-19T06:59:00Z">
          <w:pPr>
            <w:ind w:firstLine="708"/>
            <w:jc w:val="center"/>
          </w:pPr>
        </w:pPrChange>
      </w:pPr>
      <w:ins w:id="238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INDEX `fk_menu_inventory1_idx`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ASC) VISIBLE,</w:t>
        </w:r>
      </w:ins>
    </w:p>
    <w:p w14:paraId="6F9AAD6A" w14:textId="77777777" w:rsidR="00D30024" w:rsidRPr="00D30024" w:rsidRDefault="00D30024">
      <w:pPr>
        <w:ind w:firstLine="708"/>
        <w:rPr>
          <w:ins w:id="23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92" w:author="Ivan Pugachev" w:date="2025-12-19T09:59:00Z" w16du:dateUtc="2025-12-19T06:59:00Z">
            <w:rPr>
              <w:ins w:id="23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394" w:author="Ivan Pugachev" w:date="2025-12-19T09:59:00Z" w16du:dateUtc="2025-12-19T06:59:00Z">
          <w:pPr>
            <w:ind w:firstLine="708"/>
            <w:jc w:val="center"/>
          </w:pPr>
        </w:pPrChange>
      </w:pPr>
      <w:ins w:id="23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3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CONSTRAINT `fk_menu_inventory1`</w:t>
        </w:r>
      </w:ins>
    </w:p>
    <w:p w14:paraId="1BFB9BDE" w14:textId="77777777" w:rsidR="00D30024" w:rsidRPr="00D30024" w:rsidRDefault="00D30024">
      <w:pPr>
        <w:ind w:firstLine="708"/>
        <w:rPr>
          <w:ins w:id="239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398" w:author="Ivan Pugachev" w:date="2025-12-19T09:59:00Z" w16du:dateUtc="2025-12-19T06:59:00Z">
            <w:rPr>
              <w:ins w:id="239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00" w:author="Ivan Pugachev" w:date="2025-12-19T09:59:00Z" w16du:dateUtc="2025-12-19T06:59:00Z">
          <w:pPr>
            <w:ind w:firstLine="708"/>
            <w:jc w:val="center"/>
          </w:pPr>
        </w:pPrChange>
      </w:pPr>
      <w:ins w:id="240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FOREIGN KEY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1E975DE8" w14:textId="77777777" w:rsidR="00D30024" w:rsidRPr="00D30024" w:rsidRDefault="00D30024">
      <w:pPr>
        <w:ind w:firstLine="708"/>
        <w:rPr>
          <w:ins w:id="240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06" w:author="Ivan Pugachev" w:date="2025-12-19T09:59:00Z" w16du:dateUtc="2025-12-19T06:59:00Z">
            <w:rPr>
              <w:ins w:id="240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08" w:author="Ivan Pugachev" w:date="2025-12-19T09:59:00Z" w16du:dateUtc="2025-12-19T06:59:00Z">
          <w:pPr>
            <w:ind w:firstLine="708"/>
            <w:jc w:val="center"/>
          </w:pPr>
        </w:pPrChange>
      </w:pPr>
      <w:ins w:id="240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REFERENCES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2FFA40FC" w14:textId="77777777" w:rsidR="00D30024" w:rsidRPr="00D30024" w:rsidRDefault="00D30024">
      <w:pPr>
        <w:ind w:firstLine="708"/>
        <w:rPr>
          <w:ins w:id="241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18" w:author="Ivan Pugachev" w:date="2025-12-19T09:59:00Z" w16du:dateUtc="2025-12-19T06:59:00Z">
            <w:rPr>
              <w:ins w:id="241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20" w:author="Ivan Pugachev" w:date="2025-12-19T09:59:00Z" w16du:dateUtc="2025-12-19T06:59:00Z">
          <w:pPr>
            <w:ind w:firstLine="708"/>
            <w:jc w:val="center"/>
          </w:pPr>
        </w:pPrChange>
      </w:pPr>
      <w:ins w:id="242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DELETE NO ACTION</w:t>
        </w:r>
      </w:ins>
    </w:p>
    <w:p w14:paraId="2E9BC3C3" w14:textId="77777777" w:rsidR="00D30024" w:rsidRPr="00D30024" w:rsidRDefault="00D30024">
      <w:pPr>
        <w:ind w:firstLine="708"/>
        <w:rPr>
          <w:ins w:id="242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24" w:author="Ivan Pugachev" w:date="2025-12-19T09:59:00Z" w16du:dateUtc="2025-12-19T06:59:00Z">
            <w:rPr>
              <w:ins w:id="242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26" w:author="Ivan Pugachev" w:date="2025-12-19T09:59:00Z" w16du:dateUtc="2025-12-19T06:59:00Z">
          <w:pPr>
            <w:ind w:firstLine="708"/>
            <w:jc w:val="center"/>
          </w:pPr>
        </w:pPrChange>
      </w:pPr>
      <w:ins w:id="242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UPDATE NO ACTION)</w:t>
        </w:r>
      </w:ins>
    </w:p>
    <w:p w14:paraId="28B1DCDE" w14:textId="77777777" w:rsidR="00D30024" w:rsidRPr="00D30024" w:rsidRDefault="00D30024">
      <w:pPr>
        <w:ind w:firstLine="708"/>
        <w:rPr>
          <w:ins w:id="242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30" w:author="Ivan Pugachev" w:date="2025-12-19T09:59:00Z" w16du:dateUtc="2025-12-19T06:59:00Z">
            <w:rPr>
              <w:ins w:id="243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32" w:author="Ivan Pugachev" w:date="2025-12-19T09:59:00Z" w16du:dateUtc="2025-12-19T06:59:00Z">
          <w:pPr>
            <w:ind w:firstLine="708"/>
            <w:jc w:val="center"/>
          </w:pPr>
        </w:pPrChange>
      </w:pPr>
      <w:ins w:id="243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ENGINE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InnoDB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4A72FFFF" w14:textId="77777777" w:rsidR="00D30024" w:rsidRPr="00D30024" w:rsidRDefault="00D30024">
      <w:pPr>
        <w:ind w:firstLine="708"/>
        <w:rPr>
          <w:ins w:id="243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38" w:author="Ivan Pugachev" w:date="2025-12-19T09:59:00Z" w16du:dateUtc="2025-12-19T06:59:00Z">
            <w:rPr>
              <w:ins w:id="243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40" w:author="Ivan Pugachev" w:date="2025-12-19T09:59:00Z" w16du:dateUtc="2025-12-19T06:59:00Z">
          <w:pPr>
            <w:ind w:firstLine="708"/>
            <w:jc w:val="center"/>
          </w:pPr>
        </w:pPrChange>
      </w:pPr>
    </w:p>
    <w:p w14:paraId="38D3C130" w14:textId="77777777" w:rsidR="00D30024" w:rsidRPr="00D30024" w:rsidRDefault="00D30024">
      <w:pPr>
        <w:ind w:firstLine="708"/>
        <w:rPr>
          <w:ins w:id="244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42" w:author="Ivan Pugachev" w:date="2025-12-19T09:59:00Z" w16du:dateUtc="2025-12-19T06:59:00Z">
            <w:rPr>
              <w:ins w:id="244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44" w:author="Ivan Pugachev" w:date="2025-12-19T09:59:00Z" w16du:dateUtc="2025-12-19T06:59:00Z">
          <w:pPr>
            <w:ind w:firstLine="708"/>
            <w:jc w:val="center"/>
          </w:pPr>
        </w:pPrChange>
      </w:pPr>
    </w:p>
    <w:p w14:paraId="2EA72954" w14:textId="77777777" w:rsidR="00D30024" w:rsidRPr="00D30024" w:rsidRDefault="00D30024">
      <w:pPr>
        <w:ind w:firstLine="708"/>
        <w:rPr>
          <w:ins w:id="24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46" w:author="Ivan Pugachev" w:date="2025-12-19T09:59:00Z" w16du:dateUtc="2025-12-19T06:59:00Z">
            <w:rPr>
              <w:ins w:id="24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48" w:author="Ivan Pugachev" w:date="2025-12-19T09:59:00Z" w16du:dateUtc="2025-12-19T06:59:00Z">
          <w:pPr>
            <w:ind w:firstLine="708"/>
            <w:jc w:val="center"/>
          </w:pPr>
        </w:pPrChange>
      </w:pPr>
      <w:ins w:id="244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5DE93BA7" w14:textId="77777777" w:rsidR="00D30024" w:rsidRPr="00D30024" w:rsidRDefault="00D30024">
      <w:pPr>
        <w:ind w:firstLine="708"/>
        <w:rPr>
          <w:ins w:id="245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52" w:author="Ivan Pugachev" w:date="2025-12-19T09:59:00Z" w16du:dateUtc="2025-12-19T06:59:00Z">
            <w:rPr>
              <w:ins w:id="245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54" w:author="Ivan Pugachev" w:date="2025-12-19T09:59:00Z" w16du:dateUtc="2025-12-19T06:59:00Z">
          <w:pPr>
            <w:ind w:firstLine="708"/>
            <w:jc w:val="center"/>
          </w:pPr>
        </w:pPrChange>
      </w:pPr>
      <w:ins w:id="245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Table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57A26217" w14:textId="77777777" w:rsidR="00D30024" w:rsidRPr="00D30024" w:rsidRDefault="00D30024">
      <w:pPr>
        <w:ind w:firstLine="708"/>
        <w:rPr>
          <w:ins w:id="246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62" w:author="Ivan Pugachev" w:date="2025-12-19T09:59:00Z" w16du:dateUtc="2025-12-19T06:59:00Z">
            <w:rPr>
              <w:ins w:id="246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64" w:author="Ivan Pugachev" w:date="2025-12-19T09:59:00Z" w16du:dateUtc="2025-12-19T06:59:00Z">
          <w:pPr>
            <w:ind w:firstLine="708"/>
            <w:jc w:val="center"/>
          </w:pPr>
        </w:pPrChange>
      </w:pPr>
      <w:ins w:id="246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0B99DFD4" w14:textId="77777777" w:rsidR="00D30024" w:rsidRPr="00D30024" w:rsidRDefault="00D30024">
      <w:pPr>
        <w:ind w:firstLine="708"/>
        <w:rPr>
          <w:ins w:id="246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68" w:author="Ivan Pugachev" w:date="2025-12-19T09:59:00Z" w16du:dateUtc="2025-12-19T06:59:00Z">
            <w:rPr>
              <w:ins w:id="246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70" w:author="Ivan Pugachev" w:date="2025-12-19T09:59:00Z" w16du:dateUtc="2025-12-19T06:59:00Z">
          <w:pPr>
            <w:ind w:firstLine="708"/>
            <w:jc w:val="center"/>
          </w:pPr>
        </w:pPrChange>
      </w:pPr>
      <w:ins w:id="247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DROP TABLE IF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</w:t>
        </w:r>
        <w:proofErr w:type="spellEnd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;</w:t>
        </w:r>
        <w:proofErr w:type="gramEnd"/>
      </w:ins>
    </w:p>
    <w:p w14:paraId="292C88D5" w14:textId="77777777" w:rsidR="00D30024" w:rsidRPr="00D30024" w:rsidRDefault="00D30024">
      <w:pPr>
        <w:ind w:firstLine="708"/>
        <w:rPr>
          <w:ins w:id="247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78" w:author="Ivan Pugachev" w:date="2025-12-19T09:59:00Z" w16du:dateUtc="2025-12-19T06:59:00Z">
            <w:rPr>
              <w:ins w:id="247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80" w:author="Ivan Pugachev" w:date="2025-12-19T09:59:00Z" w16du:dateUtc="2025-12-19T06:59:00Z">
          <w:pPr>
            <w:ind w:firstLine="708"/>
            <w:jc w:val="center"/>
          </w:pPr>
        </w:pPrChange>
      </w:pPr>
    </w:p>
    <w:p w14:paraId="2C8A0B6D" w14:textId="77777777" w:rsidR="00D30024" w:rsidRPr="00D30024" w:rsidRDefault="00D30024">
      <w:pPr>
        <w:ind w:firstLine="708"/>
        <w:rPr>
          <w:ins w:id="248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82" w:author="Ivan Pugachev" w:date="2025-12-19T09:59:00Z" w16du:dateUtc="2025-12-19T06:59:00Z">
            <w:rPr>
              <w:ins w:id="248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84" w:author="Ivan Pugachev" w:date="2025-12-19T09:59:00Z" w16du:dateUtc="2025-12-19T06:59:00Z">
          <w:pPr>
            <w:ind w:firstLine="708"/>
            <w:jc w:val="center"/>
          </w:pPr>
        </w:pPrChange>
      </w:pPr>
      <w:ins w:id="248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CREATE TABLE IF NOT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</w:t>
        </w:r>
      </w:ins>
    </w:p>
    <w:p w14:paraId="46E52957" w14:textId="77777777" w:rsidR="00D30024" w:rsidRPr="00D30024" w:rsidRDefault="00D30024">
      <w:pPr>
        <w:ind w:firstLine="708"/>
        <w:rPr>
          <w:ins w:id="24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492" w:author="Ivan Pugachev" w:date="2025-12-19T09:59:00Z" w16du:dateUtc="2025-12-19T06:59:00Z">
            <w:rPr>
              <w:ins w:id="24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494" w:author="Ivan Pugachev" w:date="2025-12-19T09:59:00Z" w16du:dateUtc="2025-12-19T06:59:00Z">
          <w:pPr>
            <w:ind w:firstLine="708"/>
            <w:jc w:val="center"/>
          </w:pPr>
        </w:pPrChange>
      </w:pPr>
      <w:ins w:id="24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4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NOT NULL,</w:t>
        </w:r>
      </w:ins>
    </w:p>
    <w:p w14:paraId="606FD927" w14:textId="77777777" w:rsidR="00D30024" w:rsidRPr="00D30024" w:rsidRDefault="00D30024">
      <w:pPr>
        <w:ind w:firstLine="708"/>
        <w:rPr>
          <w:ins w:id="249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00" w:author="Ivan Pugachev" w:date="2025-12-19T09:59:00Z" w16du:dateUtc="2025-12-19T06:59:00Z">
            <w:rPr>
              <w:ins w:id="250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02" w:author="Ivan Pugachev" w:date="2025-12-19T09:59:00Z" w16du:dateUtc="2025-12-19T06:59:00Z">
          <w:pPr>
            <w:ind w:firstLine="708"/>
            <w:jc w:val="center"/>
          </w:pPr>
        </w:pPrChange>
      </w:pPr>
      <w:ins w:id="250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 NOT NULL,</w:t>
        </w:r>
      </w:ins>
    </w:p>
    <w:p w14:paraId="3DEA923F" w14:textId="77777777" w:rsidR="00D30024" w:rsidRPr="00D30024" w:rsidRDefault="00D30024">
      <w:pPr>
        <w:ind w:firstLine="708"/>
        <w:rPr>
          <w:ins w:id="250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10" w:author="Ivan Pugachev" w:date="2025-12-19T09:59:00Z" w16du:dateUtc="2025-12-19T06:59:00Z">
            <w:rPr>
              <w:ins w:id="251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12" w:author="Ivan Pugachev" w:date="2025-12-19T09:59:00Z" w16du:dateUtc="2025-12-19T06:59:00Z">
          <w:pPr>
            <w:ind w:firstLine="708"/>
            <w:jc w:val="center"/>
          </w:pPr>
        </w:pPrChange>
      </w:pPr>
      <w:ins w:id="251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sup_contact_person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 NULL,</w:t>
        </w:r>
      </w:ins>
    </w:p>
    <w:p w14:paraId="6AF955FF" w14:textId="77777777" w:rsidR="00D30024" w:rsidRPr="00D30024" w:rsidRDefault="00D30024">
      <w:pPr>
        <w:ind w:firstLine="708"/>
        <w:rPr>
          <w:ins w:id="251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20" w:author="Ivan Pugachev" w:date="2025-12-19T09:59:00Z" w16du:dateUtc="2025-12-19T06:59:00Z">
            <w:rPr>
              <w:ins w:id="252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22" w:author="Ivan Pugachev" w:date="2025-12-19T09:59:00Z" w16du:dateUtc="2025-12-19T06:59:00Z">
          <w:pPr>
            <w:ind w:firstLine="708"/>
            <w:jc w:val="center"/>
          </w:pPr>
        </w:pPrChange>
      </w:pPr>
      <w:ins w:id="252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sup_email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 NULL,</w:t>
        </w:r>
      </w:ins>
    </w:p>
    <w:p w14:paraId="7A65130A" w14:textId="77777777" w:rsidR="00D30024" w:rsidRPr="00D30024" w:rsidRDefault="00D30024">
      <w:pPr>
        <w:ind w:firstLine="708"/>
        <w:rPr>
          <w:ins w:id="252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30" w:author="Ivan Pugachev" w:date="2025-12-19T09:59:00Z" w16du:dateUtc="2025-12-19T06:59:00Z">
            <w:rPr>
              <w:ins w:id="253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32" w:author="Ivan Pugachev" w:date="2025-12-19T09:59:00Z" w16du:dateUtc="2025-12-19T06:59:00Z">
          <w:pPr>
            <w:ind w:firstLine="708"/>
            <w:jc w:val="center"/>
          </w:pPr>
        </w:pPrChange>
      </w:pPr>
      <w:ins w:id="253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20) NOT NULL,</w:t>
        </w:r>
      </w:ins>
    </w:p>
    <w:p w14:paraId="12986D22" w14:textId="77777777" w:rsidR="00D30024" w:rsidRPr="00D30024" w:rsidRDefault="00D30024">
      <w:pPr>
        <w:ind w:firstLine="708"/>
        <w:rPr>
          <w:ins w:id="253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40" w:author="Ivan Pugachev" w:date="2025-12-19T09:59:00Z" w16du:dateUtc="2025-12-19T06:59:00Z">
            <w:rPr>
              <w:ins w:id="254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42" w:author="Ivan Pugachev" w:date="2025-12-19T09:59:00Z" w16du:dateUtc="2025-12-19T06:59:00Z">
          <w:pPr>
            <w:ind w:firstLine="708"/>
            <w:jc w:val="center"/>
          </w:pPr>
        </w:pPrChange>
      </w:pPr>
      <w:ins w:id="254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NULL,</w:t>
        </w:r>
      </w:ins>
    </w:p>
    <w:p w14:paraId="7C9F669F" w14:textId="77777777" w:rsidR="00D30024" w:rsidRPr="00D30024" w:rsidRDefault="00D30024">
      <w:pPr>
        <w:ind w:firstLine="708"/>
        <w:rPr>
          <w:ins w:id="254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48" w:author="Ivan Pugachev" w:date="2025-12-19T09:59:00Z" w16du:dateUtc="2025-12-19T06:59:00Z">
            <w:rPr>
              <w:ins w:id="254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50" w:author="Ivan Pugachev" w:date="2025-12-19T09:59:00Z" w16du:dateUtc="2025-12-19T06:59:00Z">
          <w:pPr>
            <w:ind w:firstLine="708"/>
            <w:jc w:val="center"/>
          </w:pPr>
        </w:pPrChange>
      </w:pPr>
      <w:ins w:id="255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NULL,</w:t>
        </w:r>
      </w:ins>
    </w:p>
    <w:p w14:paraId="0A30E796" w14:textId="77777777" w:rsidR="00D30024" w:rsidRPr="00D30024" w:rsidRDefault="00D30024">
      <w:pPr>
        <w:ind w:firstLine="708"/>
        <w:rPr>
          <w:ins w:id="255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56" w:author="Ivan Pugachev" w:date="2025-12-19T09:59:00Z" w16du:dateUtc="2025-12-19T06:59:00Z">
            <w:rPr>
              <w:ins w:id="255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58" w:author="Ivan Pugachev" w:date="2025-12-19T09:59:00Z" w16du:dateUtc="2025-12-19T06:59:00Z">
          <w:pPr>
            <w:ind w:firstLine="708"/>
            <w:jc w:val="center"/>
          </w:pPr>
        </w:pPrChange>
      </w:pPr>
      <w:ins w:id="255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PRIMARY KEY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`),</w:t>
        </w:r>
      </w:ins>
    </w:p>
    <w:p w14:paraId="113128DB" w14:textId="77777777" w:rsidR="00D30024" w:rsidRPr="00D30024" w:rsidRDefault="00D30024">
      <w:pPr>
        <w:ind w:firstLine="708"/>
        <w:rPr>
          <w:ins w:id="256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64" w:author="Ivan Pugachev" w:date="2025-12-19T09:59:00Z" w16du:dateUtc="2025-12-19T06:59:00Z">
            <w:rPr>
              <w:ins w:id="256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66" w:author="Ivan Pugachev" w:date="2025-12-19T09:59:00Z" w16du:dateUtc="2025-12-19T06:59:00Z">
          <w:pPr>
            <w:ind w:firstLine="708"/>
            <w:jc w:val="center"/>
          </w:pPr>
        </w:pPrChange>
      </w:pPr>
      <w:ins w:id="256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INDEX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fk_suppliers_inventory_idx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ASC) VISIBLE,</w:t>
        </w:r>
      </w:ins>
    </w:p>
    <w:p w14:paraId="25F9185A" w14:textId="77777777" w:rsidR="00D30024" w:rsidRPr="00D30024" w:rsidRDefault="00D30024">
      <w:pPr>
        <w:ind w:firstLine="708"/>
        <w:rPr>
          <w:ins w:id="257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74" w:author="Ivan Pugachev" w:date="2025-12-19T09:59:00Z" w16du:dateUtc="2025-12-19T06:59:00Z">
            <w:rPr>
              <w:ins w:id="257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76" w:author="Ivan Pugachev" w:date="2025-12-19T09:59:00Z" w16du:dateUtc="2025-12-19T06:59:00Z">
          <w:pPr>
            <w:ind w:firstLine="708"/>
            <w:jc w:val="center"/>
          </w:pPr>
        </w:pPrChange>
      </w:pPr>
      <w:ins w:id="257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INDEX `fk_suppliers_menu1_idx`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ASC) VISIBLE,</w:t>
        </w:r>
      </w:ins>
    </w:p>
    <w:p w14:paraId="6027F069" w14:textId="77777777" w:rsidR="00D30024" w:rsidRPr="00D30024" w:rsidRDefault="00D30024">
      <w:pPr>
        <w:ind w:firstLine="708"/>
        <w:rPr>
          <w:ins w:id="258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82" w:author="Ivan Pugachev" w:date="2025-12-19T09:59:00Z" w16du:dateUtc="2025-12-19T06:59:00Z">
            <w:rPr>
              <w:ins w:id="258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84" w:author="Ivan Pugachev" w:date="2025-12-19T09:59:00Z" w16du:dateUtc="2025-12-19T06:59:00Z">
          <w:pPr>
            <w:ind w:firstLine="708"/>
            <w:jc w:val="center"/>
          </w:pPr>
        </w:pPrChange>
      </w:pPr>
      <w:ins w:id="258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CONSTRAINT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fk_suppliers_inventory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773EE36D" w14:textId="77777777" w:rsidR="00D30024" w:rsidRPr="00D30024" w:rsidRDefault="00D30024">
      <w:pPr>
        <w:ind w:firstLine="708"/>
        <w:rPr>
          <w:ins w:id="258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90" w:author="Ivan Pugachev" w:date="2025-12-19T09:59:00Z" w16du:dateUtc="2025-12-19T06:59:00Z">
            <w:rPr>
              <w:ins w:id="259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592" w:author="Ivan Pugachev" w:date="2025-12-19T09:59:00Z" w16du:dateUtc="2025-12-19T06:59:00Z">
          <w:pPr>
            <w:ind w:firstLine="708"/>
            <w:jc w:val="center"/>
          </w:pPr>
        </w:pPrChange>
      </w:pPr>
      <w:ins w:id="259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FOREIGN KEY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5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42A7D365" w14:textId="77777777" w:rsidR="00D30024" w:rsidRPr="00D30024" w:rsidRDefault="00D30024">
      <w:pPr>
        <w:ind w:firstLine="708"/>
        <w:rPr>
          <w:ins w:id="259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598" w:author="Ivan Pugachev" w:date="2025-12-19T09:59:00Z" w16du:dateUtc="2025-12-19T06:59:00Z">
            <w:rPr>
              <w:ins w:id="259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00" w:author="Ivan Pugachev" w:date="2025-12-19T09:59:00Z" w16du:dateUtc="2025-12-19T06:59:00Z">
          <w:pPr>
            <w:ind w:firstLine="708"/>
            <w:jc w:val="center"/>
          </w:pPr>
        </w:pPrChange>
      </w:pPr>
      <w:ins w:id="260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REFERENCES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3B659AD7" w14:textId="77777777" w:rsidR="00D30024" w:rsidRPr="00D30024" w:rsidRDefault="00D30024">
      <w:pPr>
        <w:ind w:firstLine="708"/>
        <w:rPr>
          <w:ins w:id="260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10" w:author="Ivan Pugachev" w:date="2025-12-19T09:59:00Z" w16du:dateUtc="2025-12-19T06:59:00Z">
            <w:rPr>
              <w:ins w:id="261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12" w:author="Ivan Pugachev" w:date="2025-12-19T09:59:00Z" w16du:dateUtc="2025-12-19T06:59:00Z">
          <w:pPr>
            <w:ind w:firstLine="708"/>
            <w:jc w:val="center"/>
          </w:pPr>
        </w:pPrChange>
      </w:pPr>
      <w:ins w:id="261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DELETE NO ACTION</w:t>
        </w:r>
      </w:ins>
    </w:p>
    <w:p w14:paraId="43F1F914" w14:textId="77777777" w:rsidR="00D30024" w:rsidRPr="00D30024" w:rsidRDefault="00D30024">
      <w:pPr>
        <w:ind w:firstLine="708"/>
        <w:rPr>
          <w:ins w:id="261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16" w:author="Ivan Pugachev" w:date="2025-12-19T09:59:00Z" w16du:dateUtc="2025-12-19T06:59:00Z">
            <w:rPr>
              <w:ins w:id="261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18" w:author="Ivan Pugachev" w:date="2025-12-19T09:59:00Z" w16du:dateUtc="2025-12-19T06:59:00Z">
          <w:pPr>
            <w:ind w:firstLine="708"/>
            <w:jc w:val="center"/>
          </w:pPr>
        </w:pPrChange>
      </w:pPr>
      <w:ins w:id="261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UPDATE NO ACTION,</w:t>
        </w:r>
      </w:ins>
    </w:p>
    <w:p w14:paraId="34ED5F57" w14:textId="77777777" w:rsidR="00D30024" w:rsidRPr="00D30024" w:rsidRDefault="00D30024">
      <w:pPr>
        <w:ind w:firstLine="708"/>
        <w:rPr>
          <w:ins w:id="26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22" w:author="Ivan Pugachev" w:date="2025-12-19T09:59:00Z" w16du:dateUtc="2025-12-19T06:59:00Z">
            <w:rPr>
              <w:ins w:id="26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24" w:author="Ivan Pugachev" w:date="2025-12-19T09:59:00Z" w16du:dateUtc="2025-12-19T06:59:00Z">
          <w:pPr>
            <w:ind w:firstLine="708"/>
            <w:jc w:val="center"/>
          </w:pPr>
        </w:pPrChange>
      </w:pPr>
      <w:ins w:id="262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CONSTRAINT `fk_suppliers_menu1`</w:t>
        </w:r>
      </w:ins>
    </w:p>
    <w:p w14:paraId="116F55BD" w14:textId="77777777" w:rsidR="00D30024" w:rsidRPr="00D30024" w:rsidRDefault="00D30024">
      <w:pPr>
        <w:ind w:firstLine="708"/>
        <w:rPr>
          <w:ins w:id="262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28" w:author="Ivan Pugachev" w:date="2025-12-19T09:59:00Z" w16du:dateUtc="2025-12-19T06:59:00Z">
            <w:rPr>
              <w:ins w:id="262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30" w:author="Ivan Pugachev" w:date="2025-12-19T09:59:00Z" w16du:dateUtc="2025-12-19T06:59:00Z">
          <w:pPr>
            <w:ind w:firstLine="708"/>
            <w:jc w:val="center"/>
          </w:pPr>
        </w:pPrChange>
      </w:pPr>
      <w:ins w:id="263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FOREIGN KEY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7738F1EC" w14:textId="77777777" w:rsidR="00D30024" w:rsidRPr="00D30024" w:rsidRDefault="00D30024">
      <w:pPr>
        <w:ind w:firstLine="708"/>
        <w:rPr>
          <w:ins w:id="263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36" w:author="Ivan Pugachev" w:date="2025-12-19T09:59:00Z" w16du:dateUtc="2025-12-19T06:59:00Z">
            <w:rPr>
              <w:ins w:id="263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38" w:author="Ivan Pugachev" w:date="2025-12-19T09:59:00Z" w16du:dateUtc="2025-12-19T06:59:00Z">
          <w:pPr>
            <w:ind w:firstLine="708"/>
            <w:jc w:val="center"/>
          </w:pPr>
        </w:pPrChange>
      </w:pPr>
      <w:ins w:id="263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 xml:space="preserve">    REFERENCES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5EA5E8C3" w14:textId="77777777" w:rsidR="00D30024" w:rsidRPr="00D30024" w:rsidRDefault="00D30024">
      <w:pPr>
        <w:ind w:firstLine="708"/>
        <w:rPr>
          <w:ins w:id="264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48" w:author="Ivan Pugachev" w:date="2025-12-19T09:59:00Z" w16du:dateUtc="2025-12-19T06:59:00Z">
            <w:rPr>
              <w:ins w:id="264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50" w:author="Ivan Pugachev" w:date="2025-12-19T09:59:00Z" w16du:dateUtc="2025-12-19T06:59:00Z">
          <w:pPr>
            <w:ind w:firstLine="708"/>
            <w:jc w:val="center"/>
          </w:pPr>
        </w:pPrChange>
      </w:pPr>
      <w:ins w:id="265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DELETE NO ACTION</w:t>
        </w:r>
      </w:ins>
    </w:p>
    <w:p w14:paraId="1DDF6EC3" w14:textId="77777777" w:rsidR="00D30024" w:rsidRPr="00D30024" w:rsidRDefault="00D30024">
      <w:pPr>
        <w:ind w:firstLine="708"/>
        <w:rPr>
          <w:ins w:id="265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54" w:author="Ivan Pugachev" w:date="2025-12-19T09:59:00Z" w16du:dateUtc="2025-12-19T06:59:00Z">
            <w:rPr>
              <w:ins w:id="265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56" w:author="Ivan Pugachev" w:date="2025-12-19T09:59:00Z" w16du:dateUtc="2025-12-19T06:59:00Z">
          <w:pPr>
            <w:ind w:firstLine="708"/>
            <w:jc w:val="center"/>
          </w:pPr>
        </w:pPrChange>
      </w:pPr>
      <w:ins w:id="265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UPDATE NO ACTION)</w:t>
        </w:r>
      </w:ins>
    </w:p>
    <w:p w14:paraId="1FA8F43A" w14:textId="77777777" w:rsidR="00D30024" w:rsidRPr="00D30024" w:rsidRDefault="00D30024">
      <w:pPr>
        <w:ind w:firstLine="708"/>
        <w:rPr>
          <w:ins w:id="265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60" w:author="Ivan Pugachev" w:date="2025-12-19T09:59:00Z" w16du:dateUtc="2025-12-19T06:59:00Z">
            <w:rPr>
              <w:ins w:id="266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62" w:author="Ivan Pugachev" w:date="2025-12-19T09:59:00Z" w16du:dateUtc="2025-12-19T06:59:00Z">
          <w:pPr>
            <w:ind w:firstLine="708"/>
            <w:jc w:val="center"/>
          </w:pPr>
        </w:pPrChange>
      </w:pPr>
      <w:ins w:id="266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ENGINE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InnoDB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2FAE1031" w14:textId="77777777" w:rsidR="00D30024" w:rsidRPr="00D30024" w:rsidRDefault="00D30024">
      <w:pPr>
        <w:ind w:firstLine="708"/>
        <w:rPr>
          <w:ins w:id="266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68" w:author="Ivan Pugachev" w:date="2025-12-19T09:59:00Z" w16du:dateUtc="2025-12-19T06:59:00Z">
            <w:rPr>
              <w:ins w:id="266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70" w:author="Ivan Pugachev" w:date="2025-12-19T09:59:00Z" w16du:dateUtc="2025-12-19T06:59:00Z">
          <w:pPr>
            <w:ind w:firstLine="708"/>
            <w:jc w:val="center"/>
          </w:pPr>
        </w:pPrChange>
      </w:pPr>
    </w:p>
    <w:p w14:paraId="43AFE757" w14:textId="77777777" w:rsidR="00D30024" w:rsidRPr="00D30024" w:rsidRDefault="00D30024">
      <w:pPr>
        <w:ind w:firstLine="708"/>
        <w:rPr>
          <w:ins w:id="267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72" w:author="Ivan Pugachev" w:date="2025-12-19T09:59:00Z" w16du:dateUtc="2025-12-19T06:59:00Z">
            <w:rPr>
              <w:ins w:id="267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74" w:author="Ivan Pugachev" w:date="2025-12-19T09:59:00Z" w16du:dateUtc="2025-12-19T06:59:00Z">
          <w:pPr>
            <w:ind w:firstLine="708"/>
            <w:jc w:val="center"/>
          </w:pPr>
        </w:pPrChange>
      </w:pPr>
    </w:p>
    <w:p w14:paraId="4E4ACFA5" w14:textId="77777777" w:rsidR="00D30024" w:rsidRPr="00D30024" w:rsidRDefault="00D30024">
      <w:pPr>
        <w:ind w:firstLine="708"/>
        <w:rPr>
          <w:ins w:id="267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76" w:author="Ivan Pugachev" w:date="2025-12-19T09:59:00Z" w16du:dateUtc="2025-12-19T06:59:00Z">
            <w:rPr>
              <w:ins w:id="267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78" w:author="Ivan Pugachev" w:date="2025-12-19T09:59:00Z" w16du:dateUtc="2025-12-19T06:59:00Z">
          <w:pPr>
            <w:ind w:firstLine="708"/>
            <w:jc w:val="center"/>
          </w:pPr>
        </w:pPrChange>
      </w:pPr>
      <w:ins w:id="267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270CBB05" w14:textId="77777777" w:rsidR="00D30024" w:rsidRPr="00D30024" w:rsidRDefault="00D30024">
      <w:pPr>
        <w:ind w:firstLine="708"/>
        <w:rPr>
          <w:ins w:id="268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82" w:author="Ivan Pugachev" w:date="2025-12-19T09:59:00Z" w16du:dateUtc="2025-12-19T06:59:00Z">
            <w:rPr>
              <w:ins w:id="268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84" w:author="Ivan Pugachev" w:date="2025-12-19T09:59:00Z" w16du:dateUtc="2025-12-19T06:59:00Z">
          <w:pPr>
            <w:ind w:firstLine="708"/>
            <w:jc w:val="center"/>
          </w:pPr>
        </w:pPrChange>
      </w:pPr>
      <w:ins w:id="268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Table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2E6F6CA2" w14:textId="77777777" w:rsidR="00D30024" w:rsidRPr="00D30024" w:rsidRDefault="00D30024">
      <w:pPr>
        <w:ind w:firstLine="708"/>
        <w:rPr>
          <w:ins w:id="26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92" w:author="Ivan Pugachev" w:date="2025-12-19T09:59:00Z" w16du:dateUtc="2025-12-19T06:59:00Z">
            <w:rPr>
              <w:ins w:id="26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694" w:author="Ivan Pugachev" w:date="2025-12-19T09:59:00Z" w16du:dateUtc="2025-12-19T06:59:00Z">
          <w:pPr>
            <w:ind w:firstLine="708"/>
            <w:jc w:val="center"/>
          </w:pPr>
        </w:pPrChange>
      </w:pPr>
      <w:ins w:id="26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6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03A75713" w14:textId="77777777" w:rsidR="00D30024" w:rsidRPr="00D30024" w:rsidRDefault="00D30024">
      <w:pPr>
        <w:ind w:firstLine="708"/>
        <w:rPr>
          <w:ins w:id="269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698" w:author="Ivan Pugachev" w:date="2025-12-19T09:59:00Z" w16du:dateUtc="2025-12-19T06:59:00Z">
            <w:rPr>
              <w:ins w:id="269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00" w:author="Ivan Pugachev" w:date="2025-12-19T09:59:00Z" w16du:dateUtc="2025-12-19T06:59:00Z">
          <w:pPr>
            <w:ind w:firstLine="708"/>
            <w:jc w:val="center"/>
          </w:pPr>
        </w:pPrChange>
      </w:pPr>
      <w:ins w:id="270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DROP TABLE IF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users</w:t>
        </w:r>
        <w:proofErr w:type="spellEnd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;</w:t>
        </w:r>
        <w:proofErr w:type="gramEnd"/>
      </w:ins>
    </w:p>
    <w:p w14:paraId="45C42DAC" w14:textId="77777777" w:rsidR="00D30024" w:rsidRPr="00D30024" w:rsidRDefault="00D30024">
      <w:pPr>
        <w:ind w:firstLine="708"/>
        <w:rPr>
          <w:ins w:id="27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08" w:author="Ivan Pugachev" w:date="2025-12-19T09:59:00Z" w16du:dateUtc="2025-12-19T06:59:00Z">
            <w:rPr>
              <w:ins w:id="27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10" w:author="Ivan Pugachev" w:date="2025-12-19T09:59:00Z" w16du:dateUtc="2025-12-19T06:59:00Z">
          <w:pPr>
            <w:ind w:firstLine="708"/>
            <w:jc w:val="center"/>
          </w:pPr>
        </w:pPrChange>
      </w:pPr>
    </w:p>
    <w:p w14:paraId="1218FB0D" w14:textId="77777777" w:rsidR="00D30024" w:rsidRPr="00D30024" w:rsidRDefault="00D30024">
      <w:pPr>
        <w:ind w:firstLine="708"/>
        <w:rPr>
          <w:ins w:id="271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12" w:author="Ivan Pugachev" w:date="2025-12-19T09:59:00Z" w16du:dateUtc="2025-12-19T06:59:00Z">
            <w:rPr>
              <w:ins w:id="271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14" w:author="Ivan Pugachev" w:date="2025-12-19T09:59:00Z" w16du:dateUtc="2025-12-19T06:59:00Z">
          <w:pPr>
            <w:ind w:firstLine="708"/>
            <w:jc w:val="center"/>
          </w:pPr>
        </w:pPrChange>
      </w:pPr>
      <w:ins w:id="271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CREATE TABLE IF NOT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</w:t>
        </w:r>
      </w:ins>
    </w:p>
    <w:p w14:paraId="6363D3D9" w14:textId="77777777" w:rsidR="00D30024" w:rsidRPr="00D30024" w:rsidRDefault="00D30024">
      <w:pPr>
        <w:ind w:firstLine="708"/>
        <w:rPr>
          <w:ins w:id="27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22" w:author="Ivan Pugachev" w:date="2025-12-19T09:59:00Z" w16du:dateUtc="2025-12-19T06:59:00Z">
            <w:rPr>
              <w:ins w:id="27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24" w:author="Ivan Pugachev" w:date="2025-12-19T09:59:00Z" w16du:dateUtc="2025-12-19T06:59:00Z">
          <w:pPr>
            <w:ind w:firstLine="708"/>
            <w:jc w:val="center"/>
          </w:pPr>
        </w:pPrChange>
      </w:pPr>
      <w:ins w:id="272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`id` INT NOT NULL,</w:t>
        </w:r>
      </w:ins>
    </w:p>
    <w:p w14:paraId="07C31988" w14:textId="77777777" w:rsidR="00D30024" w:rsidRPr="00D30024" w:rsidRDefault="00D30024">
      <w:pPr>
        <w:ind w:firstLine="708"/>
        <w:rPr>
          <w:ins w:id="272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28" w:author="Ivan Pugachev" w:date="2025-12-19T09:59:00Z" w16du:dateUtc="2025-12-19T06:59:00Z">
            <w:rPr>
              <w:ins w:id="272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30" w:author="Ivan Pugachev" w:date="2025-12-19T09:59:00Z" w16du:dateUtc="2025-12-19T06:59:00Z">
          <w:pPr>
            <w:ind w:firstLine="708"/>
            <w:jc w:val="center"/>
          </w:pPr>
        </w:pPrChange>
      </w:pPr>
      <w:ins w:id="273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`name`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 NOT NULL,</w:t>
        </w:r>
      </w:ins>
    </w:p>
    <w:p w14:paraId="62B726E2" w14:textId="77777777" w:rsidR="00D30024" w:rsidRPr="00D30024" w:rsidRDefault="00D30024">
      <w:pPr>
        <w:ind w:firstLine="708"/>
        <w:rPr>
          <w:ins w:id="273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36" w:author="Ivan Pugachev" w:date="2025-12-19T09:59:00Z" w16du:dateUtc="2025-12-19T06:59:00Z">
            <w:rPr>
              <w:ins w:id="273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38" w:author="Ivan Pugachev" w:date="2025-12-19T09:59:00Z" w16du:dateUtc="2025-12-19T06:59:00Z">
          <w:pPr>
            <w:ind w:firstLine="708"/>
            <w:jc w:val="center"/>
          </w:pPr>
        </w:pPrChange>
      </w:pPr>
      <w:ins w:id="273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`email`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 NOT NULL,</w:t>
        </w:r>
      </w:ins>
    </w:p>
    <w:p w14:paraId="275B99F3" w14:textId="77777777" w:rsidR="00D30024" w:rsidRPr="00D30024" w:rsidRDefault="00D30024">
      <w:pPr>
        <w:ind w:firstLine="708"/>
        <w:rPr>
          <w:ins w:id="274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44" w:author="Ivan Pugachev" w:date="2025-12-19T09:59:00Z" w16du:dateUtc="2025-12-19T06:59:00Z">
            <w:rPr>
              <w:ins w:id="274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46" w:author="Ivan Pugachev" w:date="2025-12-19T09:59:00Z" w16du:dateUtc="2025-12-19T06:59:00Z">
          <w:pPr>
            <w:ind w:firstLine="708"/>
            <w:jc w:val="center"/>
          </w:pPr>
        </w:pPrChange>
      </w:pPr>
      <w:ins w:id="274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20) NULL,</w:t>
        </w:r>
      </w:ins>
    </w:p>
    <w:p w14:paraId="002DBDB2" w14:textId="77777777" w:rsidR="00D30024" w:rsidRPr="00D30024" w:rsidRDefault="00D30024">
      <w:pPr>
        <w:ind w:firstLine="708"/>
        <w:rPr>
          <w:ins w:id="275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54" w:author="Ivan Pugachev" w:date="2025-12-19T09:59:00Z" w16du:dateUtc="2025-12-19T06:59:00Z">
            <w:rPr>
              <w:ins w:id="275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56" w:author="Ivan Pugachev" w:date="2025-12-19T09:59:00Z" w16du:dateUtc="2025-12-19T06:59:00Z">
          <w:pPr>
            <w:ind w:firstLine="708"/>
            <w:jc w:val="center"/>
          </w:pPr>
        </w:pPrChange>
      </w:pPr>
      <w:ins w:id="275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`position`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 NULL,</w:t>
        </w:r>
      </w:ins>
    </w:p>
    <w:p w14:paraId="75D314E7" w14:textId="77777777" w:rsidR="00D30024" w:rsidRPr="00D30024" w:rsidRDefault="00D30024">
      <w:pPr>
        <w:ind w:firstLine="708"/>
        <w:rPr>
          <w:ins w:id="276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62" w:author="Ivan Pugachev" w:date="2025-12-19T09:59:00Z" w16du:dateUtc="2025-12-19T06:59:00Z">
            <w:rPr>
              <w:ins w:id="276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64" w:author="Ivan Pugachev" w:date="2025-12-19T09:59:00Z" w16du:dateUtc="2025-12-19T06:59:00Z">
          <w:pPr>
            <w:ind w:firstLine="708"/>
            <w:jc w:val="center"/>
          </w:pPr>
        </w:pPrChange>
      </w:pPr>
      <w:ins w:id="276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suppliers_sup_id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NULL,</w:t>
        </w:r>
      </w:ins>
    </w:p>
    <w:p w14:paraId="3DD5C773" w14:textId="77777777" w:rsidR="00D30024" w:rsidRPr="00D30024" w:rsidRDefault="00D30024">
      <w:pPr>
        <w:ind w:firstLine="708"/>
        <w:rPr>
          <w:ins w:id="276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70" w:author="Ivan Pugachev" w:date="2025-12-19T09:59:00Z" w16du:dateUtc="2025-12-19T06:59:00Z">
            <w:rPr>
              <w:ins w:id="277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72" w:author="Ivan Pugachev" w:date="2025-12-19T09:59:00Z" w16du:dateUtc="2025-12-19T06:59:00Z">
          <w:pPr>
            <w:ind w:firstLine="708"/>
            <w:jc w:val="center"/>
          </w:pPr>
        </w:pPrChange>
      </w:pPr>
      <w:ins w:id="277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NULL,</w:t>
        </w:r>
      </w:ins>
    </w:p>
    <w:p w14:paraId="4D514D6F" w14:textId="77777777" w:rsidR="00D30024" w:rsidRPr="00D30024" w:rsidRDefault="00D30024">
      <w:pPr>
        <w:ind w:firstLine="708"/>
        <w:rPr>
          <w:ins w:id="277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78" w:author="Ivan Pugachev" w:date="2025-12-19T09:59:00Z" w16du:dateUtc="2025-12-19T06:59:00Z">
            <w:rPr>
              <w:ins w:id="277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80" w:author="Ivan Pugachev" w:date="2025-12-19T09:59:00Z" w16du:dateUtc="2025-12-19T06:59:00Z">
          <w:pPr>
            <w:ind w:firstLine="708"/>
            <w:jc w:val="center"/>
          </w:pPr>
        </w:pPrChange>
      </w:pPr>
      <w:ins w:id="278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PRIMARY KEY (`id`),</w:t>
        </w:r>
      </w:ins>
    </w:p>
    <w:p w14:paraId="4314802E" w14:textId="77777777" w:rsidR="00D30024" w:rsidRPr="00D30024" w:rsidRDefault="00D30024">
      <w:pPr>
        <w:ind w:firstLine="708"/>
        <w:rPr>
          <w:ins w:id="278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84" w:author="Ivan Pugachev" w:date="2025-12-19T09:59:00Z" w16du:dateUtc="2025-12-19T06:59:00Z">
            <w:rPr>
              <w:ins w:id="278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86" w:author="Ivan Pugachev" w:date="2025-12-19T09:59:00Z" w16du:dateUtc="2025-12-19T06:59:00Z">
          <w:pPr>
            <w:ind w:firstLine="708"/>
            <w:jc w:val="center"/>
          </w:pPr>
        </w:pPrChange>
      </w:pPr>
      <w:ins w:id="278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UNIQUE INDEX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email_UNIQUE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(`email` ASC) VISIBLE,</w:t>
        </w:r>
      </w:ins>
    </w:p>
    <w:p w14:paraId="04862AEC" w14:textId="77777777" w:rsidR="00D30024" w:rsidRPr="00D30024" w:rsidRDefault="00D30024">
      <w:pPr>
        <w:ind w:firstLine="708"/>
        <w:rPr>
          <w:ins w:id="27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792" w:author="Ivan Pugachev" w:date="2025-12-19T09:59:00Z" w16du:dateUtc="2025-12-19T06:59:00Z">
            <w:rPr>
              <w:ins w:id="27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794" w:author="Ivan Pugachev" w:date="2025-12-19T09:59:00Z" w16du:dateUtc="2025-12-19T06:59:00Z">
          <w:pPr>
            <w:ind w:firstLine="708"/>
            <w:jc w:val="center"/>
          </w:pPr>
        </w:pPrChange>
      </w:pPr>
      <w:ins w:id="27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INDEX `fk_users_suppliers1_idx`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suppliers_sup_id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7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ASC) VISIBLE,</w:t>
        </w:r>
      </w:ins>
    </w:p>
    <w:p w14:paraId="2A295AC8" w14:textId="77777777" w:rsidR="00D30024" w:rsidRPr="00D30024" w:rsidRDefault="00D30024">
      <w:pPr>
        <w:ind w:firstLine="708"/>
        <w:rPr>
          <w:ins w:id="279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00" w:author="Ivan Pugachev" w:date="2025-12-19T09:59:00Z" w16du:dateUtc="2025-12-19T06:59:00Z">
            <w:rPr>
              <w:ins w:id="280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02" w:author="Ivan Pugachev" w:date="2025-12-19T09:59:00Z" w16du:dateUtc="2025-12-19T06:59:00Z">
          <w:pPr>
            <w:ind w:firstLine="708"/>
            <w:jc w:val="center"/>
          </w:pPr>
        </w:pPrChange>
      </w:pPr>
      <w:ins w:id="280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INDEX `fk_users_menu1_idx`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ASC) VISIBLE,</w:t>
        </w:r>
      </w:ins>
    </w:p>
    <w:p w14:paraId="0F8C633B" w14:textId="77777777" w:rsidR="00D30024" w:rsidRPr="00D30024" w:rsidRDefault="00D30024">
      <w:pPr>
        <w:ind w:firstLine="708"/>
        <w:rPr>
          <w:ins w:id="28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08" w:author="Ivan Pugachev" w:date="2025-12-19T09:59:00Z" w16du:dateUtc="2025-12-19T06:59:00Z">
            <w:rPr>
              <w:ins w:id="28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10" w:author="Ivan Pugachev" w:date="2025-12-19T09:59:00Z" w16du:dateUtc="2025-12-19T06:59:00Z">
          <w:pPr>
            <w:ind w:firstLine="708"/>
            <w:jc w:val="center"/>
          </w:pPr>
        </w:pPrChange>
      </w:pPr>
      <w:ins w:id="281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CONSTRAINT `fk_users_suppliers1`</w:t>
        </w:r>
      </w:ins>
    </w:p>
    <w:p w14:paraId="17C7873B" w14:textId="77777777" w:rsidR="00D30024" w:rsidRPr="00D30024" w:rsidRDefault="00D30024">
      <w:pPr>
        <w:ind w:firstLine="708"/>
        <w:rPr>
          <w:ins w:id="281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14" w:author="Ivan Pugachev" w:date="2025-12-19T09:59:00Z" w16du:dateUtc="2025-12-19T06:59:00Z">
            <w:rPr>
              <w:ins w:id="281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16" w:author="Ivan Pugachev" w:date="2025-12-19T09:59:00Z" w16du:dateUtc="2025-12-19T06:59:00Z">
          <w:pPr>
            <w:ind w:firstLine="708"/>
            <w:jc w:val="center"/>
          </w:pPr>
        </w:pPrChange>
      </w:pPr>
      <w:ins w:id="281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FOREIGN KEY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suppliers_sup_id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5C9BB022" w14:textId="77777777" w:rsidR="00D30024" w:rsidRPr="00D30024" w:rsidRDefault="00D30024">
      <w:pPr>
        <w:ind w:firstLine="708"/>
        <w:rPr>
          <w:ins w:id="28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22" w:author="Ivan Pugachev" w:date="2025-12-19T09:59:00Z" w16du:dateUtc="2025-12-19T06:59:00Z">
            <w:rPr>
              <w:ins w:id="28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24" w:author="Ivan Pugachev" w:date="2025-12-19T09:59:00Z" w16du:dateUtc="2025-12-19T06:59:00Z">
          <w:pPr>
            <w:ind w:firstLine="708"/>
            <w:jc w:val="center"/>
          </w:pPr>
        </w:pPrChange>
      </w:pPr>
      <w:ins w:id="282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REFERENCES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3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5BC0F00D" w14:textId="77777777" w:rsidR="00D30024" w:rsidRPr="00D30024" w:rsidRDefault="00D30024">
      <w:pPr>
        <w:ind w:firstLine="708"/>
        <w:rPr>
          <w:ins w:id="283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34" w:author="Ivan Pugachev" w:date="2025-12-19T09:59:00Z" w16du:dateUtc="2025-12-19T06:59:00Z">
            <w:rPr>
              <w:ins w:id="283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36" w:author="Ivan Pugachev" w:date="2025-12-19T09:59:00Z" w16du:dateUtc="2025-12-19T06:59:00Z">
          <w:pPr>
            <w:ind w:firstLine="708"/>
            <w:jc w:val="center"/>
          </w:pPr>
        </w:pPrChange>
      </w:pPr>
      <w:ins w:id="283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DELETE NO ACTION</w:t>
        </w:r>
      </w:ins>
    </w:p>
    <w:p w14:paraId="13C60B8D" w14:textId="77777777" w:rsidR="00D30024" w:rsidRPr="00D30024" w:rsidRDefault="00D30024">
      <w:pPr>
        <w:ind w:firstLine="708"/>
        <w:rPr>
          <w:ins w:id="283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40" w:author="Ivan Pugachev" w:date="2025-12-19T09:59:00Z" w16du:dateUtc="2025-12-19T06:59:00Z">
            <w:rPr>
              <w:ins w:id="284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42" w:author="Ivan Pugachev" w:date="2025-12-19T09:59:00Z" w16du:dateUtc="2025-12-19T06:59:00Z">
          <w:pPr>
            <w:ind w:firstLine="708"/>
            <w:jc w:val="center"/>
          </w:pPr>
        </w:pPrChange>
      </w:pPr>
      <w:ins w:id="284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UPDATE NO ACTION,</w:t>
        </w:r>
      </w:ins>
    </w:p>
    <w:p w14:paraId="2FB5D81F" w14:textId="77777777" w:rsidR="00D30024" w:rsidRPr="00D30024" w:rsidRDefault="00D30024">
      <w:pPr>
        <w:ind w:firstLine="708"/>
        <w:rPr>
          <w:ins w:id="28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46" w:author="Ivan Pugachev" w:date="2025-12-19T09:59:00Z" w16du:dateUtc="2025-12-19T06:59:00Z">
            <w:rPr>
              <w:ins w:id="28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48" w:author="Ivan Pugachev" w:date="2025-12-19T09:59:00Z" w16du:dateUtc="2025-12-19T06:59:00Z">
          <w:pPr>
            <w:ind w:firstLine="708"/>
            <w:jc w:val="center"/>
          </w:pPr>
        </w:pPrChange>
      </w:pPr>
      <w:ins w:id="284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CONSTRAINT `fk_users_menu1`</w:t>
        </w:r>
      </w:ins>
    </w:p>
    <w:p w14:paraId="6E30E411" w14:textId="77777777" w:rsidR="00D30024" w:rsidRPr="00D30024" w:rsidRDefault="00D30024">
      <w:pPr>
        <w:ind w:firstLine="708"/>
        <w:rPr>
          <w:ins w:id="285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52" w:author="Ivan Pugachev" w:date="2025-12-19T09:59:00Z" w16du:dateUtc="2025-12-19T06:59:00Z">
            <w:rPr>
              <w:ins w:id="285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54" w:author="Ivan Pugachev" w:date="2025-12-19T09:59:00Z" w16du:dateUtc="2025-12-19T06:59:00Z">
          <w:pPr>
            <w:ind w:firstLine="708"/>
            <w:jc w:val="center"/>
          </w:pPr>
        </w:pPrChange>
      </w:pPr>
      <w:ins w:id="285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FOREIGN KEY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64AA52F7" w14:textId="77777777" w:rsidR="00D30024" w:rsidRPr="00D30024" w:rsidRDefault="00D30024">
      <w:pPr>
        <w:ind w:firstLine="708"/>
        <w:rPr>
          <w:ins w:id="285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60" w:author="Ivan Pugachev" w:date="2025-12-19T09:59:00Z" w16du:dateUtc="2025-12-19T06:59:00Z">
            <w:rPr>
              <w:ins w:id="286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62" w:author="Ivan Pugachev" w:date="2025-12-19T09:59:00Z" w16du:dateUtc="2025-12-19T06:59:00Z">
          <w:pPr>
            <w:ind w:firstLine="708"/>
            <w:jc w:val="center"/>
          </w:pPr>
        </w:pPrChange>
      </w:pPr>
      <w:ins w:id="286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REFERENCES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753DB20E" w14:textId="77777777" w:rsidR="00D30024" w:rsidRPr="00D30024" w:rsidRDefault="00D30024">
      <w:pPr>
        <w:ind w:firstLine="708"/>
        <w:rPr>
          <w:ins w:id="287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72" w:author="Ivan Pugachev" w:date="2025-12-19T09:59:00Z" w16du:dateUtc="2025-12-19T06:59:00Z">
            <w:rPr>
              <w:ins w:id="287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74" w:author="Ivan Pugachev" w:date="2025-12-19T09:59:00Z" w16du:dateUtc="2025-12-19T06:59:00Z">
          <w:pPr>
            <w:ind w:firstLine="708"/>
            <w:jc w:val="center"/>
          </w:pPr>
        </w:pPrChange>
      </w:pPr>
      <w:ins w:id="287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DELETE NO ACTION</w:t>
        </w:r>
      </w:ins>
    </w:p>
    <w:p w14:paraId="5AE4CB9B" w14:textId="77777777" w:rsidR="00D30024" w:rsidRPr="00D30024" w:rsidRDefault="00D30024">
      <w:pPr>
        <w:ind w:firstLine="708"/>
        <w:rPr>
          <w:ins w:id="287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78" w:author="Ivan Pugachev" w:date="2025-12-19T09:59:00Z" w16du:dateUtc="2025-12-19T06:59:00Z">
            <w:rPr>
              <w:ins w:id="287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80" w:author="Ivan Pugachev" w:date="2025-12-19T09:59:00Z" w16du:dateUtc="2025-12-19T06:59:00Z">
          <w:pPr>
            <w:ind w:firstLine="708"/>
            <w:jc w:val="center"/>
          </w:pPr>
        </w:pPrChange>
      </w:pPr>
      <w:ins w:id="288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UPDATE NO ACTION)</w:t>
        </w:r>
      </w:ins>
    </w:p>
    <w:p w14:paraId="1663D15A" w14:textId="77777777" w:rsidR="00D30024" w:rsidRPr="00D30024" w:rsidRDefault="00D30024">
      <w:pPr>
        <w:ind w:firstLine="708"/>
        <w:rPr>
          <w:ins w:id="288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84" w:author="Ivan Pugachev" w:date="2025-12-19T09:59:00Z" w16du:dateUtc="2025-12-19T06:59:00Z">
            <w:rPr>
              <w:ins w:id="288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86" w:author="Ivan Pugachev" w:date="2025-12-19T09:59:00Z" w16du:dateUtc="2025-12-19T06:59:00Z">
          <w:pPr>
            <w:ind w:firstLine="708"/>
            <w:jc w:val="center"/>
          </w:pPr>
        </w:pPrChange>
      </w:pPr>
      <w:ins w:id="288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ENGINE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InnoDB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8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0E632D95" w14:textId="77777777" w:rsidR="00D30024" w:rsidRPr="00D30024" w:rsidRDefault="00D30024">
      <w:pPr>
        <w:ind w:firstLine="708"/>
        <w:rPr>
          <w:ins w:id="28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92" w:author="Ivan Pugachev" w:date="2025-12-19T09:59:00Z" w16du:dateUtc="2025-12-19T06:59:00Z">
            <w:rPr>
              <w:ins w:id="28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94" w:author="Ivan Pugachev" w:date="2025-12-19T09:59:00Z" w16du:dateUtc="2025-12-19T06:59:00Z">
          <w:pPr>
            <w:ind w:firstLine="708"/>
            <w:jc w:val="center"/>
          </w:pPr>
        </w:pPrChange>
      </w:pPr>
    </w:p>
    <w:p w14:paraId="0DD87656" w14:textId="77777777" w:rsidR="00D30024" w:rsidRPr="00D30024" w:rsidRDefault="00D30024">
      <w:pPr>
        <w:ind w:firstLine="708"/>
        <w:rPr>
          <w:ins w:id="289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896" w:author="Ivan Pugachev" w:date="2025-12-19T09:59:00Z" w16du:dateUtc="2025-12-19T06:59:00Z">
            <w:rPr>
              <w:ins w:id="289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898" w:author="Ivan Pugachev" w:date="2025-12-19T09:59:00Z" w16du:dateUtc="2025-12-19T06:59:00Z">
          <w:pPr>
            <w:ind w:firstLine="708"/>
            <w:jc w:val="center"/>
          </w:pPr>
        </w:pPrChange>
      </w:pPr>
    </w:p>
    <w:p w14:paraId="4440867A" w14:textId="77777777" w:rsidR="00D30024" w:rsidRPr="00D30024" w:rsidRDefault="00D30024">
      <w:pPr>
        <w:ind w:firstLine="708"/>
        <w:rPr>
          <w:ins w:id="289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00" w:author="Ivan Pugachev" w:date="2025-12-19T09:59:00Z" w16du:dateUtc="2025-12-19T06:59:00Z">
            <w:rPr>
              <w:ins w:id="290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02" w:author="Ivan Pugachev" w:date="2025-12-19T09:59:00Z" w16du:dateUtc="2025-12-19T06:59:00Z">
          <w:pPr>
            <w:ind w:firstLine="708"/>
            <w:jc w:val="center"/>
          </w:pPr>
        </w:pPrChange>
      </w:pPr>
      <w:ins w:id="290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7A73C9DD" w14:textId="77777777" w:rsidR="00D30024" w:rsidRPr="00D30024" w:rsidRDefault="00D30024">
      <w:pPr>
        <w:ind w:firstLine="708"/>
        <w:rPr>
          <w:ins w:id="290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06" w:author="Ivan Pugachev" w:date="2025-12-19T09:59:00Z" w16du:dateUtc="2025-12-19T06:59:00Z">
            <w:rPr>
              <w:ins w:id="290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08" w:author="Ivan Pugachev" w:date="2025-12-19T09:59:00Z" w16du:dateUtc="2025-12-19T06:59:00Z">
          <w:pPr>
            <w:ind w:firstLine="708"/>
            <w:jc w:val="center"/>
          </w:pPr>
        </w:pPrChange>
      </w:pPr>
      <w:ins w:id="290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Table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customers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4714116E" w14:textId="77777777" w:rsidR="00D30024" w:rsidRPr="00D30024" w:rsidRDefault="00D30024">
      <w:pPr>
        <w:ind w:firstLine="708"/>
        <w:rPr>
          <w:ins w:id="291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16" w:author="Ivan Pugachev" w:date="2025-12-19T09:59:00Z" w16du:dateUtc="2025-12-19T06:59:00Z">
            <w:rPr>
              <w:ins w:id="291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18" w:author="Ivan Pugachev" w:date="2025-12-19T09:59:00Z" w16du:dateUtc="2025-12-19T06:59:00Z">
          <w:pPr>
            <w:ind w:firstLine="708"/>
            <w:jc w:val="center"/>
          </w:pPr>
        </w:pPrChange>
      </w:pPr>
      <w:ins w:id="291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67ED8366" w14:textId="77777777" w:rsidR="00D30024" w:rsidRPr="00D30024" w:rsidRDefault="00D30024">
      <w:pPr>
        <w:ind w:firstLine="708"/>
        <w:rPr>
          <w:ins w:id="29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22" w:author="Ivan Pugachev" w:date="2025-12-19T09:59:00Z" w16du:dateUtc="2025-12-19T06:59:00Z">
            <w:rPr>
              <w:ins w:id="29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24" w:author="Ivan Pugachev" w:date="2025-12-19T09:59:00Z" w16du:dateUtc="2025-12-19T06:59:00Z">
          <w:pPr>
            <w:ind w:firstLine="708"/>
            <w:jc w:val="center"/>
          </w:pPr>
        </w:pPrChange>
      </w:pPr>
      <w:ins w:id="292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DROP TABLE IF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customers</w:t>
        </w:r>
        <w:proofErr w:type="spellEnd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;</w:t>
        </w:r>
        <w:proofErr w:type="gramEnd"/>
      </w:ins>
    </w:p>
    <w:p w14:paraId="1DD6C31D" w14:textId="77777777" w:rsidR="00D30024" w:rsidRPr="00D30024" w:rsidRDefault="00D30024">
      <w:pPr>
        <w:ind w:firstLine="708"/>
        <w:rPr>
          <w:ins w:id="293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32" w:author="Ivan Pugachev" w:date="2025-12-19T09:59:00Z" w16du:dateUtc="2025-12-19T06:59:00Z">
            <w:rPr>
              <w:ins w:id="293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34" w:author="Ivan Pugachev" w:date="2025-12-19T09:59:00Z" w16du:dateUtc="2025-12-19T06:59:00Z">
          <w:pPr>
            <w:ind w:firstLine="708"/>
            <w:jc w:val="center"/>
          </w:pPr>
        </w:pPrChange>
      </w:pPr>
    </w:p>
    <w:p w14:paraId="5307E7F5" w14:textId="77777777" w:rsidR="00D30024" w:rsidRPr="00D30024" w:rsidRDefault="00D30024">
      <w:pPr>
        <w:ind w:firstLine="708"/>
        <w:rPr>
          <w:ins w:id="293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36" w:author="Ivan Pugachev" w:date="2025-12-19T09:59:00Z" w16du:dateUtc="2025-12-19T06:59:00Z">
            <w:rPr>
              <w:ins w:id="293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38" w:author="Ivan Pugachev" w:date="2025-12-19T09:59:00Z" w16du:dateUtc="2025-12-19T06:59:00Z">
          <w:pPr>
            <w:ind w:firstLine="708"/>
            <w:jc w:val="center"/>
          </w:pPr>
        </w:pPrChange>
      </w:pPr>
      <w:ins w:id="293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CREATE TABLE IF NOT EXISTS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customers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</w:t>
        </w:r>
      </w:ins>
    </w:p>
    <w:p w14:paraId="715A7339" w14:textId="77777777" w:rsidR="00D30024" w:rsidRPr="00D30024" w:rsidRDefault="00D30024">
      <w:pPr>
        <w:ind w:firstLine="708"/>
        <w:rPr>
          <w:ins w:id="29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46" w:author="Ivan Pugachev" w:date="2025-12-19T09:59:00Z" w16du:dateUtc="2025-12-19T06:59:00Z">
            <w:rPr>
              <w:ins w:id="29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48" w:author="Ivan Pugachev" w:date="2025-12-19T09:59:00Z" w16du:dateUtc="2025-12-19T06:59:00Z">
          <w:pPr>
            <w:ind w:firstLine="708"/>
            <w:jc w:val="center"/>
          </w:pPr>
        </w:pPrChange>
      </w:pPr>
      <w:ins w:id="294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NOT NULL AUTO_INCREMENT,</w:t>
        </w:r>
      </w:ins>
    </w:p>
    <w:p w14:paraId="36034E04" w14:textId="77777777" w:rsidR="00D30024" w:rsidRPr="00D30024" w:rsidRDefault="00D30024">
      <w:pPr>
        <w:ind w:firstLine="708"/>
        <w:rPr>
          <w:ins w:id="295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54" w:author="Ivan Pugachev" w:date="2025-12-19T09:59:00Z" w16du:dateUtc="2025-12-19T06:59:00Z">
            <w:rPr>
              <w:ins w:id="295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56" w:author="Ivan Pugachev" w:date="2025-12-19T09:59:00Z" w16du:dateUtc="2025-12-19T06:59:00Z">
          <w:pPr>
            <w:ind w:firstLine="708"/>
            <w:jc w:val="center"/>
          </w:pPr>
        </w:pPrChange>
      </w:pPr>
      <w:ins w:id="295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 NOT NULL,</w:t>
        </w:r>
      </w:ins>
    </w:p>
    <w:p w14:paraId="37D4B01E" w14:textId="77777777" w:rsidR="00D30024" w:rsidRPr="00D30024" w:rsidRDefault="00D30024">
      <w:pPr>
        <w:ind w:firstLine="708"/>
        <w:rPr>
          <w:ins w:id="296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64" w:author="Ivan Pugachev" w:date="2025-12-19T09:59:00Z" w16du:dateUtc="2025-12-19T06:59:00Z">
            <w:rPr>
              <w:ins w:id="296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66" w:author="Ivan Pugachev" w:date="2025-12-19T09:59:00Z" w16du:dateUtc="2025-12-19T06:59:00Z">
          <w:pPr>
            <w:ind w:firstLine="708"/>
            <w:jc w:val="center"/>
          </w:pPr>
        </w:pPrChange>
      </w:pPr>
      <w:ins w:id="296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`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20) NULL,</w:t>
        </w:r>
      </w:ins>
    </w:p>
    <w:p w14:paraId="75753F5E" w14:textId="77777777" w:rsidR="00D30024" w:rsidRPr="00D30024" w:rsidRDefault="00D30024">
      <w:pPr>
        <w:ind w:firstLine="708"/>
        <w:rPr>
          <w:ins w:id="297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74" w:author="Ivan Pugachev" w:date="2025-12-19T09:59:00Z" w16du:dateUtc="2025-12-19T06:59:00Z">
            <w:rPr>
              <w:ins w:id="297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76" w:author="Ivan Pugachev" w:date="2025-12-19T09:59:00Z" w16du:dateUtc="2025-12-19T06:59:00Z">
          <w:pPr>
            <w:ind w:firstLine="708"/>
            <w:jc w:val="center"/>
          </w:pPr>
        </w:pPrChange>
      </w:pPr>
      <w:ins w:id="297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NULL,</w:t>
        </w:r>
      </w:ins>
    </w:p>
    <w:p w14:paraId="2E0CFC80" w14:textId="77777777" w:rsidR="00D30024" w:rsidRPr="00D30024" w:rsidRDefault="00D30024">
      <w:pPr>
        <w:ind w:firstLine="708"/>
        <w:rPr>
          <w:ins w:id="298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82" w:author="Ivan Pugachev" w:date="2025-12-19T09:59:00Z" w16du:dateUtc="2025-12-19T06:59:00Z">
            <w:rPr>
              <w:ins w:id="298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84" w:author="Ivan Pugachev" w:date="2025-12-19T09:59:00Z" w16du:dateUtc="2025-12-19T06:59:00Z">
          <w:pPr>
            <w:ind w:firstLine="708"/>
            <w:jc w:val="center"/>
          </w:pPr>
        </w:pPrChange>
      </w:pPr>
      <w:ins w:id="298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INT NULL,</w:t>
        </w:r>
      </w:ins>
    </w:p>
    <w:p w14:paraId="433F7E03" w14:textId="77777777" w:rsidR="00D30024" w:rsidRPr="00D30024" w:rsidRDefault="00D30024">
      <w:pPr>
        <w:ind w:firstLine="708"/>
        <w:rPr>
          <w:ins w:id="298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90" w:author="Ivan Pugachev" w:date="2025-12-19T09:59:00Z" w16du:dateUtc="2025-12-19T06:59:00Z">
            <w:rPr>
              <w:ins w:id="299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2992" w:author="Ivan Pugachev" w:date="2025-12-19T09:59:00Z" w16du:dateUtc="2025-12-19T06:59:00Z">
          <w:pPr>
            <w:ind w:firstLine="708"/>
            <w:jc w:val="center"/>
          </w:pPr>
        </w:pPrChange>
      </w:pPr>
      <w:ins w:id="299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PRIMARY KEY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29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`),</w:t>
        </w:r>
      </w:ins>
    </w:p>
    <w:p w14:paraId="75D205D0" w14:textId="77777777" w:rsidR="00D30024" w:rsidRPr="00D30024" w:rsidRDefault="00D30024">
      <w:pPr>
        <w:ind w:firstLine="708"/>
        <w:rPr>
          <w:ins w:id="299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2998" w:author="Ivan Pugachev" w:date="2025-12-19T09:59:00Z" w16du:dateUtc="2025-12-19T06:59:00Z">
            <w:rPr>
              <w:ins w:id="299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00" w:author="Ivan Pugachev" w:date="2025-12-19T09:59:00Z" w16du:dateUtc="2025-12-19T06:59:00Z">
          <w:pPr>
            <w:ind w:firstLine="708"/>
            <w:jc w:val="center"/>
          </w:pPr>
        </w:pPrChange>
      </w:pPr>
      <w:ins w:id="300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UNIQUE INDEX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phone_number_UNIQUE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ASC) VISIBLE,</w:t>
        </w:r>
      </w:ins>
    </w:p>
    <w:p w14:paraId="1535FCC5" w14:textId="77777777" w:rsidR="00D30024" w:rsidRPr="00D30024" w:rsidRDefault="00D30024">
      <w:pPr>
        <w:ind w:firstLine="708"/>
        <w:rPr>
          <w:ins w:id="30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08" w:author="Ivan Pugachev" w:date="2025-12-19T09:59:00Z" w16du:dateUtc="2025-12-19T06:59:00Z">
            <w:rPr>
              <w:ins w:id="30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10" w:author="Ivan Pugachev" w:date="2025-12-19T09:59:00Z" w16du:dateUtc="2025-12-19T06:59:00Z">
          <w:pPr>
            <w:ind w:firstLine="708"/>
            <w:jc w:val="center"/>
          </w:pPr>
        </w:pPrChange>
      </w:pPr>
      <w:ins w:id="301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INDEX `fk_customers_menu1_idx`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ASC) VISIBLE,</w:t>
        </w:r>
      </w:ins>
    </w:p>
    <w:p w14:paraId="532EBCF3" w14:textId="77777777" w:rsidR="00D30024" w:rsidRPr="00D30024" w:rsidRDefault="00D30024">
      <w:pPr>
        <w:ind w:firstLine="708"/>
        <w:rPr>
          <w:ins w:id="301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16" w:author="Ivan Pugachev" w:date="2025-12-19T09:59:00Z" w16du:dateUtc="2025-12-19T06:59:00Z">
            <w:rPr>
              <w:ins w:id="301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18" w:author="Ivan Pugachev" w:date="2025-12-19T09:59:00Z" w16du:dateUtc="2025-12-19T06:59:00Z">
          <w:pPr>
            <w:ind w:firstLine="708"/>
            <w:jc w:val="center"/>
          </w:pPr>
        </w:pPrChange>
      </w:pPr>
      <w:ins w:id="301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CONSTRAINT `fk_customers_menu1`</w:t>
        </w:r>
      </w:ins>
    </w:p>
    <w:p w14:paraId="431396A3" w14:textId="77777777" w:rsidR="00D30024" w:rsidRPr="00D30024" w:rsidRDefault="00D30024">
      <w:pPr>
        <w:ind w:firstLine="708"/>
        <w:rPr>
          <w:ins w:id="30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22" w:author="Ivan Pugachev" w:date="2025-12-19T09:59:00Z" w16du:dateUtc="2025-12-19T06:59:00Z">
            <w:rPr>
              <w:ins w:id="30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24" w:author="Ivan Pugachev" w:date="2025-12-19T09:59:00Z" w16du:dateUtc="2025-12-19T06:59:00Z">
          <w:pPr>
            <w:ind w:firstLine="708"/>
            <w:jc w:val="center"/>
          </w:pPr>
        </w:pPrChange>
      </w:pPr>
      <w:ins w:id="302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FOREIGN KEY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6186B551" w14:textId="77777777" w:rsidR="00D30024" w:rsidRPr="00D30024" w:rsidRDefault="00D30024">
      <w:pPr>
        <w:ind w:firstLine="708"/>
        <w:rPr>
          <w:ins w:id="302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30" w:author="Ivan Pugachev" w:date="2025-12-19T09:59:00Z" w16du:dateUtc="2025-12-19T06:59:00Z">
            <w:rPr>
              <w:ins w:id="303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32" w:author="Ivan Pugachev" w:date="2025-12-19T09:59:00Z" w16du:dateUtc="2025-12-19T06:59:00Z">
          <w:pPr>
            <w:ind w:firstLine="708"/>
            <w:jc w:val="center"/>
          </w:pPr>
        </w:pPrChange>
      </w:pPr>
      <w:ins w:id="303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REFERENCES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</w:t>
        </w:r>
      </w:ins>
    </w:p>
    <w:p w14:paraId="07E6D6EC" w14:textId="77777777" w:rsidR="00D30024" w:rsidRPr="00D30024" w:rsidRDefault="00D30024">
      <w:pPr>
        <w:ind w:firstLine="708"/>
        <w:rPr>
          <w:ins w:id="304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42" w:author="Ivan Pugachev" w:date="2025-12-19T09:59:00Z" w16du:dateUtc="2025-12-19T06:59:00Z">
            <w:rPr>
              <w:ins w:id="304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44" w:author="Ivan Pugachev" w:date="2025-12-19T09:59:00Z" w16du:dateUtc="2025-12-19T06:59:00Z">
          <w:pPr>
            <w:ind w:firstLine="708"/>
            <w:jc w:val="center"/>
          </w:pPr>
        </w:pPrChange>
      </w:pPr>
      <w:ins w:id="304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DELETE NO ACTION</w:t>
        </w:r>
      </w:ins>
    </w:p>
    <w:p w14:paraId="3DCFBDD4" w14:textId="77777777" w:rsidR="00D30024" w:rsidRPr="00D30024" w:rsidRDefault="00D30024">
      <w:pPr>
        <w:ind w:firstLine="708"/>
        <w:rPr>
          <w:ins w:id="304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48" w:author="Ivan Pugachev" w:date="2025-12-19T09:59:00Z" w16du:dateUtc="2025-12-19T06:59:00Z">
            <w:rPr>
              <w:ins w:id="304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50" w:author="Ivan Pugachev" w:date="2025-12-19T09:59:00Z" w16du:dateUtc="2025-12-19T06:59:00Z">
          <w:pPr>
            <w:ind w:firstLine="708"/>
            <w:jc w:val="center"/>
          </w:pPr>
        </w:pPrChange>
      </w:pPr>
      <w:ins w:id="305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ON UPDATE NO ACTION)</w:t>
        </w:r>
      </w:ins>
    </w:p>
    <w:p w14:paraId="65B23A4A" w14:textId="77777777" w:rsidR="00D30024" w:rsidRPr="00D30024" w:rsidRDefault="00D30024">
      <w:pPr>
        <w:ind w:firstLine="708"/>
        <w:rPr>
          <w:ins w:id="305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54" w:author="Ivan Pugachev" w:date="2025-12-19T09:59:00Z" w16du:dateUtc="2025-12-19T06:59:00Z">
            <w:rPr>
              <w:ins w:id="305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56" w:author="Ivan Pugachev" w:date="2025-12-19T09:59:00Z" w16du:dateUtc="2025-12-19T06:59:00Z">
          <w:pPr>
            <w:ind w:firstLine="708"/>
            <w:jc w:val="center"/>
          </w:pPr>
        </w:pPrChange>
      </w:pPr>
      <w:ins w:id="305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ENGINE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InnoDB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017325A4" w14:textId="77777777" w:rsidR="00D30024" w:rsidRPr="00D30024" w:rsidRDefault="00D30024">
      <w:pPr>
        <w:ind w:firstLine="708"/>
        <w:rPr>
          <w:ins w:id="306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62" w:author="Ivan Pugachev" w:date="2025-12-19T09:59:00Z" w16du:dateUtc="2025-12-19T06:59:00Z">
            <w:rPr>
              <w:ins w:id="306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64" w:author="Ivan Pugachev" w:date="2025-12-19T09:59:00Z" w16du:dateUtc="2025-12-19T06:59:00Z">
          <w:pPr>
            <w:ind w:firstLine="708"/>
            <w:jc w:val="center"/>
          </w:pPr>
        </w:pPrChange>
      </w:pPr>
    </w:p>
    <w:p w14:paraId="3977C89D" w14:textId="77777777" w:rsidR="00D30024" w:rsidRPr="00D30024" w:rsidRDefault="00D30024">
      <w:pPr>
        <w:ind w:firstLine="708"/>
        <w:rPr>
          <w:ins w:id="306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66" w:author="Ivan Pugachev" w:date="2025-12-19T09:59:00Z" w16du:dateUtc="2025-12-19T06:59:00Z">
            <w:rPr>
              <w:ins w:id="306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68" w:author="Ivan Pugachev" w:date="2025-12-19T09:59:00Z" w16du:dateUtc="2025-12-19T06:59:00Z">
          <w:pPr>
            <w:ind w:firstLine="708"/>
            <w:jc w:val="center"/>
          </w:pPr>
        </w:pPrChange>
      </w:pPr>
      <w:ins w:id="306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;</w:t>
        </w:r>
        <w:proofErr w:type="gramEnd"/>
      </w:ins>
    </w:p>
    <w:p w14:paraId="4358062E" w14:textId="77777777" w:rsidR="00D30024" w:rsidRPr="00D30024" w:rsidRDefault="00D30024">
      <w:pPr>
        <w:ind w:firstLine="708"/>
        <w:rPr>
          <w:ins w:id="307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74" w:author="Ivan Pugachev" w:date="2025-12-19T09:59:00Z" w16du:dateUtc="2025-12-19T06:59:00Z">
            <w:rPr>
              <w:ins w:id="307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76" w:author="Ivan Pugachev" w:date="2025-12-19T09:59:00Z" w16du:dateUtc="2025-12-19T06:59:00Z">
          <w:pPr>
            <w:ind w:firstLine="708"/>
            <w:jc w:val="center"/>
          </w:pPr>
        </w:pPrChange>
      </w:pPr>
    </w:p>
    <w:p w14:paraId="22F1DB2B" w14:textId="77777777" w:rsidR="00D30024" w:rsidRPr="00D30024" w:rsidRDefault="00D30024">
      <w:pPr>
        <w:ind w:firstLine="708"/>
        <w:rPr>
          <w:ins w:id="307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78" w:author="Ivan Pugachev" w:date="2025-12-19T09:59:00Z" w16du:dateUtc="2025-12-19T06:59:00Z">
            <w:rPr>
              <w:ins w:id="307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80" w:author="Ivan Pugachev" w:date="2025-12-19T09:59:00Z" w16du:dateUtc="2025-12-19T06:59:00Z">
          <w:pPr>
            <w:ind w:firstLine="708"/>
            <w:jc w:val="center"/>
          </w:pPr>
        </w:pPrChange>
      </w:pPr>
      <w:ins w:id="308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3371CCE6" w14:textId="77777777" w:rsidR="00D30024" w:rsidRPr="00D30024" w:rsidRDefault="00D30024">
      <w:pPr>
        <w:ind w:firstLine="708"/>
        <w:rPr>
          <w:ins w:id="308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84" w:author="Ivan Pugachev" w:date="2025-12-19T09:59:00Z" w16du:dateUtc="2025-12-19T06:59:00Z">
            <w:rPr>
              <w:ins w:id="308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86" w:author="Ivan Pugachev" w:date="2025-12-19T09:59:00Z" w16du:dateUtc="2025-12-19T06:59:00Z">
          <w:pPr>
            <w:ind w:firstLine="708"/>
            <w:jc w:val="center"/>
          </w:pPr>
        </w:pPrChange>
      </w:pPr>
      <w:ins w:id="308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-- procedure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RegisterCustomer</w:t>
        </w:r>
        <w:proofErr w:type="spellEnd"/>
      </w:ins>
    </w:p>
    <w:p w14:paraId="2FCE69F3" w14:textId="77777777" w:rsidR="00D30024" w:rsidRPr="00D30024" w:rsidRDefault="00D30024">
      <w:pPr>
        <w:ind w:firstLine="708"/>
        <w:rPr>
          <w:ins w:id="309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91" w:author="Ivan Pugachev" w:date="2025-12-19T09:59:00Z" w16du:dateUtc="2025-12-19T06:59:00Z">
            <w:rPr>
              <w:ins w:id="309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93" w:author="Ivan Pugachev" w:date="2025-12-19T09:59:00Z" w16du:dateUtc="2025-12-19T06:59:00Z">
          <w:pPr>
            <w:ind w:firstLine="708"/>
            <w:jc w:val="center"/>
          </w:pPr>
        </w:pPrChange>
      </w:pPr>
      <w:ins w:id="309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0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1CC35351" w14:textId="77777777" w:rsidR="00D30024" w:rsidRPr="00D30024" w:rsidRDefault="00D30024">
      <w:pPr>
        <w:ind w:firstLine="708"/>
        <w:rPr>
          <w:ins w:id="309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097" w:author="Ivan Pugachev" w:date="2025-12-19T09:59:00Z" w16du:dateUtc="2025-12-19T06:59:00Z">
            <w:rPr>
              <w:ins w:id="309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099" w:author="Ivan Pugachev" w:date="2025-12-19T09:59:00Z" w16du:dateUtc="2025-12-19T06:59:00Z">
          <w:pPr>
            <w:ind w:firstLine="708"/>
            <w:jc w:val="center"/>
          </w:pPr>
        </w:pPrChange>
      </w:pPr>
    </w:p>
    <w:p w14:paraId="0C5FFB35" w14:textId="77777777" w:rsidR="00D30024" w:rsidRPr="00D30024" w:rsidRDefault="00D30024">
      <w:pPr>
        <w:ind w:firstLine="708"/>
        <w:rPr>
          <w:ins w:id="310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01" w:author="Ivan Pugachev" w:date="2025-12-19T09:59:00Z" w16du:dateUtc="2025-12-19T06:59:00Z">
            <w:rPr>
              <w:ins w:id="310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03" w:author="Ivan Pugachev" w:date="2025-12-19T09:59:00Z" w16du:dateUtc="2025-12-19T06:59:00Z">
          <w:pPr>
            <w:ind w:firstLine="708"/>
            <w:jc w:val="center"/>
          </w:pPr>
        </w:pPrChange>
      </w:pPr>
      <w:ins w:id="310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5934DD3F" w14:textId="77777777" w:rsidR="00D30024" w:rsidRPr="00D30024" w:rsidRDefault="00D30024">
      <w:pPr>
        <w:ind w:firstLine="708"/>
        <w:rPr>
          <w:ins w:id="310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09" w:author="Ivan Pugachev" w:date="2025-12-19T09:59:00Z" w16du:dateUtc="2025-12-19T06:59:00Z">
            <w:rPr>
              <w:ins w:id="311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11" w:author="Ivan Pugachev" w:date="2025-12-19T09:59:00Z" w16du:dateUtc="2025-12-19T06:59:00Z">
          <w:pPr>
            <w:ind w:firstLine="708"/>
            <w:jc w:val="center"/>
          </w:pPr>
        </w:pPrChange>
      </w:pPr>
      <w:ins w:id="311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DROP procedure IF EXISTS `coffee_shop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spellStart"/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RegisterCustomer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5C188E2E" w14:textId="77777777" w:rsidR="00D30024" w:rsidRPr="00D30024" w:rsidRDefault="00D30024">
      <w:pPr>
        <w:ind w:firstLine="708"/>
        <w:rPr>
          <w:ins w:id="311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18" w:author="Ivan Pugachev" w:date="2025-12-19T09:59:00Z" w16du:dateUtc="2025-12-19T06:59:00Z">
            <w:rPr>
              <w:ins w:id="311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20" w:author="Ivan Pugachev" w:date="2025-12-19T09:59:00Z" w16du:dateUtc="2025-12-19T06:59:00Z">
          <w:pPr>
            <w:ind w:firstLine="708"/>
            <w:jc w:val="center"/>
          </w:pPr>
        </w:pPrChange>
      </w:pPr>
    </w:p>
    <w:p w14:paraId="351361D0" w14:textId="77777777" w:rsidR="00D30024" w:rsidRPr="00D30024" w:rsidRDefault="00D30024">
      <w:pPr>
        <w:ind w:firstLine="708"/>
        <w:rPr>
          <w:ins w:id="31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22" w:author="Ivan Pugachev" w:date="2025-12-19T09:59:00Z" w16du:dateUtc="2025-12-19T06:59:00Z">
            <w:rPr>
              <w:ins w:id="31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24" w:author="Ivan Pugachev" w:date="2025-12-19T09:59:00Z" w16du:dateUtc="2025-12-19T06:59:00Z">
          <w:pPr>
            <w:ind w:firstLine="708"/>
            <w:jc w:val="center"/>
          </w:pPr>
        </w:pPrChange>
      </w:pPr>
      <w:ins w:id="312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DELIMITER $$</w:t>
        </w:r>
      </w:ins>
    </w:p>
    <w:p w14:paraId="439C4001" w14:textId="77777777" w:rsidR="00D30024" w:rsidRPr="00D30024" w:rsidRDefault="00D30024">
      <w:pPr>
        <w:ind w:firstLine="708"/>
        <w:rPr>
          <w:ins w:id="312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28" w:author="Ivan Pugachev" w:date="2025-12-19T09:59:00Z" w16du:dateUtc="2025-12-19T06:59:00Z">
            <w:rPr>
              <w:ins w:id="312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30" w:author="Ivan Pugachev" w:date="2025-12-19T09:59:00Z" w16du:dateUtc="2025-12-19T06:59:00Z">
          <w:pPr>
            <w:ind w:firstLine="708"/>
            <w:jc w:val="center"/>
          </w:pPr>
        </w:pPrChange>
      </w:pPr>
      <w:ins w:id="313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`$$</w:t>
        </w:r>
      </w:ins>
    </w:p>
    <w:p w14:paraId="5C503F3A" w14:textId="77777777" w:rsidR="00D30024" w:rsidRPr="00D30024" w:rsidRDefault="00D30024">
      <w:pPr>
        <w:ind w:firstLine="708"/>
        <w:rPr>
          <w:ins w:id="313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36" w:author="Ivan Pugachev" w:date="2025-12-19T09:59:00Z" w16du:dateUtc="2025-12-19T06:59:00Z">
            <w:rPr>
              <w:ins w:id="313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38" w:author="Ivan Pugachev" w:date="2025-12-19T09:59:00Z" w16du:dateUtc="2025-12-19T06:59:00Z">
          <w:pPr>
            <w:ind w:firstLine="708"/>
            <w:jc w:val="center"/>
          </w:pPr>
        </w:pPrChange>
      </w:pPr>
      <w:ins w:id="313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CREATE PROCEDURE </w:t>
        </w:r>
        <w:proofErr w:type="spellStart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RegisterCustomer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(</w:t>
        </w:r>
        <w:proofErr w:type="gramEnd"/>
      </w:ins>
    </w:p>
    <w:p w14:paraId="0D967E3F" w14:textId="77777777" w:rsidR="00D30024" w:rsidRPr="00D30024" w:rsidRDefault="00D30024">
      <w:pPr>
        <w:ind w:firstLine="708"/>
        <w:rPr>
          <w:ins w:id="314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44" w:author="Ivan Pugachev" w:date="2025-12-19T09:59:00Z" w16du:dateUtc="2025-12-19T06:59:00Z">
            <w:rPr>
              <w:ins w:id="314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46" w:author="Ivan Pugachev" w:date="2025-12-19T09:59:00Z" w16du:dateUtc="2025-12-19T06:59:00Z">
          <w:pPr>
            <w:ind w:firstLine="708"/>
            <w:jc w:val="center"/>
          </w:pPr>
        </w:pPrChange>
      </w:pPr>
      <w:ins w:id="314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45),</w:t>
        </w:r>
      </w:ins>
    </w:p>
    <w:p w14:paraId="6175F91F" w14:textId="77777777" w:rsidR="00D30024" w:rsidRPr="00D30024" w:rsidRDefault="00D30024">
      <w:pPr>
        <w:ind w:firstLine="708"/>
        <w:rPr>
          <w:ins w:id="315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54" w:author="Ivan Pugachev" w:date="2025-12-19T09:59:00Z" w16du:dateUtc="2025-12-19T06:59:00Z">
            <w:rPr>
              <w:ins w:id="315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56" w:author="Ivan Pugachev" w:date="2025-12-19T09:59:00Z" w16du:dateUtc="2025-12-19T06:59:00Z">
          <w:pPr>
            <w:ind w:firstLine="708"/>
            <w:jc w:val="center"/>
          </w:pPr>
        </w:pPrChange>
      </w:pPr>
      <w:ins w:id="315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20),</w:t>
        </w:r>
      </w:ins>
    </w:p>
    <w:p w14:paraId="05E309FC" w14:textId="77777777" w:rsidR="00D30024" w:rsidRPr="00D30024" w:rsidRDefault="00D30024">
      <w:pPr>
        <w:ind w:firstLine="708"/>
        <w:rPr>
          <w:ins w:id="316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64" w:author="Ivan Pugachev" w:date="2025-12-19T09:59:00Z" w16du:dateUtc="2025-12-19T06:59:00Z">
            <w:rPr>
              <w:ins w:id="316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66" w:author="Ivan Pugachev" w:date="2025-12-19T09:59:00Z" w16du:dateUtc="2025-12-19T06:59:00Z">
          <w:pPr>
            <w:ind w:firstLine="708"/>
            <w:jc w:val="center"/>
          </w:pPr>
        </w:pPrChange>
      </w:pPr>
      <w:ins w:id="316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INT,</w:t>
        </w:r>
      </w:ins>
    </w:p>
    <w:p w14:paraId="7202B55A" w14:textId="77777777" w:rsidR="00D30024" w:rsidRPr="00D30024" w:rsidRDefault="00D30024">
      <w:pPr>
        <w:ind w:firstLine="708"/>
        <w:rPr>
          <w:ins w:id="317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72" w:author="Ivan Pugachev" w:date="2025-12-19T09:59:00Z" w16du:dateUtc="2025-12-19T06:59:00Z">
            <w:rPr>
              <w:ins w:id="317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74" w:author="Ivan Pugachev" w:date="2025-12-19T09:59:00Z" w16du:dateUtc="2025-12-19T06:59:00Z">
          <w:pPr>
            <w:ind w:firstLine="708"/>
            <w:jc w:val="center"/>
          </w:pPr>
        </w:pPrChange>
      </w:pPr>
      <w:ins w:id="317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p_referrer_id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</w:t>
        </w:r>
      </w:ins>
    </w:p>
    <w:p w14:paraId="6CF42F5C" w14:textId="77777777" w:rsidR="00D30024" w:rsidRPr="00D30024" w:rsidRDefault="00D30024">
      <w:pPr>
        <w:ind w:firstLine="708"/>
        <w:rPr>
          <w:ins w:id="317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80" w:author="Ivan Pugachev" w:date="2025-12-19T09:59:00Z" w16du:dateUtc="2025-12-19T06:59:00Z">
            <w:rPr>
              <w:ins w:id="318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82" w:author="Ivan Pugachev" w:date="2025-12-19T09:59:00Z" w16du:dateUtc="2025-12-19T06:59:00Z">
          <w:pPr>
            <w:ind w:firstLine="708"/>
            <w:jc w:val="center"/>
          </w:pPr>
        </w:pPrChange>
      </w:pPr>
      <w:ins w:id="318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</w:t>
        </w:r>
      </w:ins>
    </w:p>
    <w:p w14:paraId="6EC9CB63" w14:textId="77777777" w:rsidR="00D30024" w:rsidRPr="00D30024" w:rsidRDefault="00D30024">
      <w:pPr>
        <w:ind w:firstLine="708"/>
        <w:rPr>
          <w:ins w:id="318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86" w:author="Ivan Pugachev" w:date="2025-12-19T09:59:00Z" w16du:dateUtc="2025-12-19T06:59:00Z">
            <w:rPr>
              <w:ins w:id="318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88" w:author="Ivan Pugachev" w:date="2025-12-19T09:59:00Z" w16du:dateUtc="2025-12-19T06:59:00Z">
          <w:pPr>
            <w:ind w:firstLine="708"/>
            <w:jc w:val="center"/>
          </w:pPr>
        </w:pPrChange>
      </w:pPr>
      <w:ins w:id="318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BEGIN</w:t>
        </w:r>
      </w:ins>
    </w:p>
    <w:p w14:paraId="4E8C959E" w14:textId="77777777" w:rsidR="00D30024" w:rsidRPr="00D30024" w:rsidRDefault="00D30024">
      <w:pPr>
        <w:ind w:firstLine="708"/>
        <w:rPr>
          <w:ins w:id="31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192" w:author="Ivan Pugachev" w:date="2025-12-19T09:59:00Z" w16du:dateUtc="2025-12-19T06:59:00Z">
            <w:rPr>
              <w:ins w:id="31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194" w:author="Ivan Pugachev" w:date="2025-12-19T09:59:00Z" w16du:dateUtc="2025-12-19T06:59:00Z">
          <w:pPr>
            <w:ind w:firstLine="708"/>
            <w:jc w:val="center"/>
          </w:pPr>
        </w:pPrChange>
      </w:pPr>
      <w:ins w:id="31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v_phone_exists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1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INT;</w:t>
        </w:r>
      </w:ins>
    </w:p>
    <w:p w14:paraId="0254A399" w14:textId="77777777" w:rsidR="00D30024" w:rsidRPr="00D30024" w:rsidRDefault="00D30024">
      <w:pPr>
        <w:ind w:firstLine="708"/>
        <w:rPr>
          <w:ins w:id="319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200" w:author="Ivan Pugachev" w:date="2025-12-19T09:59:00Z" w16du:dateUtc="2025-12-19T06:59:00Z">
            <w:rPr>
              <w:ins w:id="320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02" w:author="Ivan Pugachev" w:date="2025-12-19T09:59:00Z" w16du:dateUtc="2025-12-19T06:59:00Z">
          <w:pPr>
            <w:ind w:firstLine="708"/>
            <w:jc w:val="center"/>
          </w:pPr>
        </w:pPrChange>
      </w:pPr>
      <w:ins w:id="320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v_welcome_bonus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 DEFAULT 100;</w:t>
        </w:r>
      </w:ins>
    </w:p>
    <w:p w14:paraId="0414C5DB" w14:textId="77777777" w:rsidR="00D30024" w:rsidRPr="00D30024" w:rsidRDefault="00D30024">
      <w:pPr>
        <w:ind w:firstLine="708"/>
        <w:rPr>
          <w:ins w:id="32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208" w:author="Ivan Pugachev" w:date="2025-12-19T09:59:00Z" w16du:dateUtc="2025-12-19T06:59:00Z">
            <w:rPr>
              <w:ins w:id="32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10" w:author="Ivan Pugachev" w:date="2025-12-19T09:59:00Z" w16du:dateUtc="2025-12-19T06:59:00Z">
          <w:pPr>
            <w:ind w:firstLine="708"/>
            <w:jc w:val="center"/>
          </w:pPr>
        </w:pPrChange>
      </w:pPr>
      <w:ins w:id="321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v_new_cust_id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INT;</w:t>
        </w:r>
      </w:ins>
    </w:p>
    <w:p w14:paraId="2BF7088D" w14:textId="77777777" w:rsidR="00D30024" w:rsidRPr="00D30024" w:rsidRDefault="00D30024">
      <w:pPr>
        <w:ind w:firstLine="708"/>
        <w:rPr>
          <w:ins w:id="321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216" w:author="Ivan Pugachev" w:date="2025-12-19T09:59:00Z" w16du:dateUtc="2025-12-19T06:59:00Z">
            <w:rPr>
              <w:ins w:id="321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18" w:author="Ivan Pugachev" w:date="2025-12-19T09:59:00Z" w16du:dateUtc="2025-12-19T06:59:00Z">
          <w:pPr>
            <w:ind w:firstLine="708"/>
            <w:jc w:val="center"/>
          </w:pPr>
        </w:pPrChange>
      </w:pPr>
      <w:ins w:id="321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v_referrer_name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100);</w:t>
        </w:r>
      </w:ins>
    </w:p>
    <w:p w14:paraId="3F0FD737" w14:textId="77777777" w:rsidR="00D30024" w:rsidRPr="00D30024" w:rsidRDefault="00D30024">
      <w:pPr>
        <w:ind w:firstLine="708"/>
        <w:rPr>
          <w:ins w:id="322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226" w:author="Ivan Pugachev" w:date="2025-12-19T09:59:00Z" w16du:dateUtc="2025-12-19T06:59:00Z">
            <w:rPr>
              <w:ins w:id="322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28" w:author="Ivan Pugachev" w:date="2025-12-19T09:59:00Z" w16du:dateUtc="2025-12-19T06:59:00Z">
          <w:pPr>
            <w:ind w:firstLine="708"/>
            <w:jc w:val="center"/>
          </w:pPr>
        </w:pPrChange>
      </w:pPr>
      <w:ins w:id="322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</w:ins>
    </w:p>
    <w:p w14:paraId="5DC026F1" w14:textId="77777777" w:rsidR="00D30024" w:rsidRPr="00D30024" w:rsidRDefault="00D30024">
      <w:pPr>
        <w:ind w:firstLine="708"/>
        <w:rPr>
          <w:ins w:id="323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232" w:author="Ivan Pugachev" w:date="2025-12-19T09:59:00Z" w16du:dateUtc="2025-12-19T06:59:00Z">
            <w:rPr>
              <w:ins w:id="323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34" w:author="Ivan Pugachev" w:date="2025-12-19T09:59:00Z" w16du:dateUtc="2025-12-19T06:59:00Z">
          <w:pPr>
            <w:ind w:firstLine="708"/>
            <w:jc w:val="center"/>
          </w:pPr>
        </w:pPrChange>
      </w:pPr>
      <w:ins w:id="323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Проверяем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уникальность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телефона</w:t>
        </w:r>
        <w:proofErr w:type="spellEnd"/>
      </w:ins>
    </w:p>
    <w:p w14:paraId="2FA2D87F" w14:textId="77777777" w:rsidR="00D30024" w:rsidRPr="00D30024" w:rsidRDefault="00D30024">
      <w:pPr>
        <w:ind w:firstLine="708"/>
        <w:rPr>
          <w:ins w:id="324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243" w:author="Ivan Pugachev" w:date="2025-12-19T09:59:00Z" w16du:dateUtc="2025-12-19T06:59:00Z">
            <w:rPr>
              <w:ins w:id="324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45" w:author="Ivan Pugachev" w:date="2025-12-19T09:59:00Z" w16du:dateUtc="2025-12-19T06:59:00Z">
          <w:pPr>
            <w:ind w:firstLine="708"/>
            <w:jc w:val="center"/>
          </w:pPr>
        </w:pPrChange>
      </w:pPr>
      <w:ins w:id="324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SELECT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COUNT(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*) INTO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v_phone_exists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</w:ins>
    </w:p>
    <w:p w14:paraId="15585E06" w14:textId="77777777" w:rsidR="00D30024" w:rsidRPr="00D30024" w:rsidRDefault="00D30024">
      <w:pPr>
        <w:ind w:firstLine="708"/>
        <w:rPr>
          <w:ins w:id="325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253" w:author="Ivan Pugachev" w:date="2025-12-19T09:59:00Z" w16du:dateUtc="2025-12-19T06:59:00Z">
            <w:rPr>
              <w:ins w:id="325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55" w:author="Ivan Pugachev" w:date="2025-12-19T09:59:00Z" w16du:dateUtc="2025-12-19T06:59:00Z">
          <w:pPr>
            <w:ind w:firstLine="708"/>
            <w:jc w:val="center"/>
          </w:pPr>
        </w:pPrChange>
      </w:pPr>
      <w:ins w:id="325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FROM customers </w:t>
        </w:r>
      </w:ins>
    </w:p>
    <w:p w14:paraId="7A1BD681" w14:textId="77777777" w:rsidR="00D30024" w:rsidRPr="00D30024" w:rsidRDefault="00D30024">
      <w:pPr>
        <w:ind w:firstLine="708"/>
        <w:rPr>
          <w:ins w:id="325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259" w:author="Ivan Pugachev" w:date="2025-12-19T09:59:00Z" w16du:dateUtc="2025-12-19T06:59:00Z">
            <w:rPr>
              <w:ins w:id="326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61" w:author="Ivan Pugachev" w:date="2025-12-19T09:59:00Z" w16du:dateUtc="2025-12-19T06:59:00Z">
          <w:pPr>
            <w:ind w:firstLine="708"/>
            <w:jc w:val="center"/>
          </w:pPr>
        </w:pPrChange>
      </w:pPr>
      <w:ins w:id="326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6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19011A43" w14:textId="77777777" w:rsidR="00D30024" w:rsidRPr="00D30024" w:rsidRDefault="00D30024">
      <w:pPr>
        <w:ind w:firstLine="708"/>
        <w:rPr>
          <w:ins w:id="326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269" w:author="Ivan Pugachev" w:date="2025-12-19T09:59:00Z" w16du:dateUtc="2025-12-19T06:59:00Z">
            <w:rPr>
              <w:ins w:id="327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71" w:author="Ivan Pugachev" w:date="2025-12-19T09:59:00Z" w16du:dateUtc="2025-12-19T06:59:00Z">
          <w:pPr>
            <w:ind w:firstLine="708"/>
            <w:jc w:val="center"/>
          </w:pPr>
        </w:pPrChange>
      </w:pPr>
      <w:ins w:id="327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</w:ins>
    </w:p>
    <w:p w14:paraId="5A593882" w14:textId="77777777" w:rsidR="00D30024" w:rsidRPr="00AB0C02" w:rsidRDefault="00D30024">
      <w:pPr>
        <w:ind w:firstLine="708"/>
        <w:rPr>
          <w:ins w:id="327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3275" w:author="Ivan Pugachev" w:date="2025-12-19T10:04:00Z" w16du:dateUtc="2025-12-19T07:04:00Z">
            <w:rPr>
              <w:ins w:id="327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77" w:author="Ivan Pugachev" w:date="2025-12-19T09:59:00Z" w16du:dateUtc="2025-12-19T06:59:00Z">
          <w:pPr>
            <w:ind w:firstLine="708"/>
            <w:jc w:val="center"/>
          </w:pPr>
        </w:pPrChange>
      </w:pPr>
      <w:ins w:id="327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IF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328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328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phone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328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exists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3286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&gt; 0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THEN</w:t>
        </w:r>
      </w:ins>
    </w:p>
    <w:p w14:paraId="2BD9A799" w14:textId="77777777" w:rsidR="00D30024" w:rsidRPr="00AB0C02" w:rsidRDefault="00D30024">
      <w:pPr>
        <w:ind w:firstLine="708"/>
        <w:rPr>
          <w:ins w:id="328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3289" w:author="Ivan Pugachev" w:date="2025-12-19T10:04:00Z" w16du:dateUtc="2025-12-19T07:04:00Z">
            <w:rPr>
              <w:ins w:id="329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291" w:author="Ivan Pugachev" w:date="2025-12-19T09:59:00Z" w16du:dateUtc="2025-12-19T06:59:00Z">
          <w:pPr>
            <w:ind w:firstLine="708"/>
            <w:jc w:val="center"/>
          </w:pPr>
        </w:pPrChange>
      </w:pPr>
      <w:ins w:id="3292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3293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SELECT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3295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'Ошибка: Клиент с таким телефоном уже зарегистрирован'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AS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3297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2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result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3299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57FF604A" w14:textId="77777777" w:rsidR="00D30024" w:rsidRPr="00D30024" w:rsidRDefault="00D30024">
      <w:pPr>
        <w:ind w:firstLine="708"/>
        <w:rPr>
          <w:ins w:id="330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01" w:author="Ivan Pugachev" w:date="2025-12-19T09:59:00Z" w16du:dateUtc="2025-12-19T06:59:00Z">
            <w:rPr>
              <w:ins w:id="330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03" w:author="Ivan Pugachev" w:date="2025-12-19T09:59:00Z" w16du:dateUtc="2025-12-19T06:59:00Z">
          <w:pPr>
            <w:ind w:firstLine="708"/>
            <w:jc w:val="center"/>
          </w:pPr>
        </w:pPrChange>
      </w:pPr>
      <w:ins w:id="3304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3305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ELSE</w:t>
        </w:r>
      </w:ins>
    </w:p>
    <w:p w14:paraId="7B1DCA33" w14:textId="77777777" w:rsidR="00D30024" w:rsidRPr="00D30024" w:rsidRDefault="00D30024">
      <w:pPr>
        <w:ind w:firstLine="708"/>
        <w:rPr>
          <w:ins w:id="33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08" w:author="Ivan Pugachev" w:date="2025-12-19T09:59:00Z" w16du:dateUtc="2025-12-19T06:59:00Z">
            <w:rPr>
              <w:ins w:id="33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10" w:author="Ivan Pugachev" w:date="2025-12-19T09:59:00Z" w16du:dateUtc="2025-12-19T06:59:00Z">
          <w:pPr>
            <w:ind w:firstLine="708"/>
            <w:jc w:val="center"/>
          </w:pPr>
        </w:pPrChange>
      </w:pPr>
      <w:ins w:id="331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 xml:space="preserve">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Устанавливаем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начальные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баллы</w:t>
        </w:r>
        <w:proofErr w:type="spellEnd"/>
      </w:ins>
    </w:p>
    <w:p w14:paraId="40E30621" w14:textId="77777777" w:rsidR="00D30024" w:rsidRPr="00D30024" w:rsidRDefault="00D30024">
      <w:pPr>
        <w:ind w:firstLine="708"/>
        <w:rPr>
          <w:ins w:id="331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19" w:author="Ivan Pugachev" w:date="2025-12-19T09:59:00Z" w16du:dateUtc="2025-12-19T06:59:00Z">
            <w:rPr>
              <w:ins w:id="332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21" w:author="Ivan Pugachev" w:date="2025-12-19T09:59:00Z" w16du:dateUtc="2025-12-19T06:59:00Z">
          <w:pPr>
            <w:ind w:firstLine="708"/>
            <w:jc w:val="center"/>
          </w:pPr>
        </w:pPrChange>
      </w:pPr>
      <w:ins w:id="332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IF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IS NULL OR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&lt; 0 THEN</w:t>
        </w:r>
      </w:ins>
    </w:p>
    <w:p w14:paraId="606F06B7" w14:textId="77777777" w:rsidR="00D30024" w:rsidRPr="00D30024" w:rsidRDefault="00D30024">
      <w:pPr>
        <w:ind w:firstLine="708"/>
        <w:rPr>
          <w:ins w:id="332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29" w:author="Ivan Pugachev" w:date="2025-12-19T09:59:00Z" w16du:dateUtc="2025-12-19T06:59:00Z">
            <w:rPr>
              <w:ins w:id="333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31" w:author="Ivan Pugachev" w:date="2025-12-19T09:59:00Z" w16du:dateUtc="2025-12-19T06:59:00Z">
          <w:pPr>
            <w:ind w:firstLine="708"/>
            <w:jc w:val="center"/>
          </w:pPr>
        </w:pPrChange>
      </w:pPr>
      <w:ins w:id="333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v_welcome_bonus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1E617572" w14:textId="77777777" w:rsidR="00D30024" w:rsidRPr="00D30024" w:rsidRDefault="00D30024">
      <w:pPr>
        <w:ind w:firstLine="708"/>
        <w:rPr>
          <w:ins w:id="333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39" w:author="Ivan Pugachev" w:date="2025-12-19T09:59:00Z" w16du:dateUtc="2025-12-19T06:59:00Z">
            <w:rPr>
              <w:ins w:id="334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41" w:author="Ivan Pugachev" w:date="2025-12-19T09:59:00Z" w16du:dateUtc="2025-12-19T06:59:00Z">
          <w:pPr>
            <w:ind w:firstLine="708"/>
            <w:jc w:val="center"/>
          </w:pPr>
        </w:pPrChange>
      </w:pPr>
      <w:ins w:id="334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END IF;</w:t>
        </w:r>
      </w:ins>
    </w:p>
    <w:p w14:paraId="1BE35D86" w14:textId="77777777" w:rsidR="00D30024" w:rsidRPr="00D30024" w:rsidRDefault="00D30024">
      <w:pPr>
        <w:ind w:firstLine="708"/>
        <w:rPr>
          <w:ins w:id="334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45" w:author="Ivan Pugachev" w:date="2025-12-19T09:59:00Z" w16du:dateUtc="2025-12-19T06:59:00Z">
            <w:rPr>
              <w:ins w:id="334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47" w:author="Ivan Pugachev" w:date="2025-12-19T09:59:00Z" w16du:dateUtc="2025-12-19T06:59:00Z">
          <w:pPr>
            <w:ind w:firstLine="708"/>
            <w:jc w:val="center"/>
          </w:pPr>
        </w:pPrChange>
      </w:pPr>
      <w:ins w:id="334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</w:ins>
    </w:p>
    <w:p w14:paraId="7C879F9D" w14:textId="77777777" w:rsidR="00D30024" w:rsidRPr="00D30024" w:rsidRDefault="00D30024">
      <w:pPr>
        <w:ind w:firstLine="708"/>
        <w:rPr>
          <w:ins w:id="335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51" w:author="Ivan Pugachev" w:date="2025-12-19T09:59:00Z" w16du:dateUtc="2025-12-19T06:59:00Z">
            <w:rPr>
              <w:ins w:id="335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53" w:author="Ivan Pugachev" w:date="2025-12-19T09:59:00Z" w16du:dateUtc="2025-12-19T06:59:00Z">
          <w:pPr>
            <w:ind w:firstLine="708"/>
            <w:jc w:val="center"/>
          </w:pPr>
        </w:pPrChange>
      </w:pPr>
      <w:ins w:id="335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Регистрируем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нового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клиента</w:t>
        </w:r>
        <w:proofErr w:type="spellEnd"/>
      </w:ins>
    </w:p>
    <w:p w14:paraId="7A03443D" w14:textId="77777777" w:rsidR="00D30024" w:rsidRPr="00D30024" w:rsidRDefault="00D30024">
      <w:pPr>
        <w:ind w:firstLine="708"/>
        <w:rPr>
          <w:ins w:id="336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62" w:author="Ivan Pugachev" w:date="2025-12-19T09:59:00Z" w16du:dateUtc="2025-12-19T06:59:00Z">
            <w:rPr>
              <w:ins w:id="336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64" w:author="Ivan Pugachev" w:date="2025-12-19T09:59:00Z" w16du:dateUtc="2025-12-19T06:59:00Z">
          <w:pPr>
            <w:ind w:firstLine="708"/>
            <w:jc w:val="center"/>
          </w:pPr>
        </w:pPrChange>
      </w:pPr>
      <w:ins w:id="336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INSERT INTO customers (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</w:t>
        </w:r>
      </w:ins>
    </w:p>
    <w:p w14:paraId="6A5DE240" w14:textId="77777777" w:rsidR="00D30024" w:rsidRPr="00D30024" w:rsidRDefault="00D30024">
      <w:pPr>
        <w:ind w:firstLine="708"/>
        <w:rPr>
          <w:ins w:id="337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74" w:author="Ivan Pugachev" w:date="2025-12-19T09:59:00Z" w16du:dateUtc="2025-12-19T06:59:00Z">
            <w:rPr>
              <w:ins w:id="337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76" w:author="Ivan Pugachev" w:date="2025-12-19T09:59:00Z" w16du:dateUtc="2025-12-19T06:59:00Z">
          <w:pPr>
            <w:ind w:firstLine="708"/>
            <w:jc w:val="center"/>
          </w:pPr>
        </w:pPrChange>
      </w:pPr>
      <w:ins w:id="337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VALUES (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);</w:t>
        </w:r>
      </w:ins>
    </w:p>
    <w:p w14:paraId="2EBDA876" w14:textId="77777777" w:rsidR="00D30024" w:rsidRPr="00D30024" w:rsidRDefault="00D30024">
      <w:pPr>
        <w:ind w:firstLine="708"/>
        <w:rPr>
          <w:ins w:id="338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86" w:author="Ivan Pugachev" w:date="2025-12-19T09:59:00Z" w16du:dateUtc="2025-12-19T06:59:00Z">
            <w:rPr>
              <w:ins w:id="338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88" w:author="Ivan Pugachev" w:date="2025-12-19T09:59:00Z" w16du:dateUtc="2025-12-19T06:59:00Z">
          <w:pPr>
            <w:ind w:firstLine="708"/>
            <w:jc w:val="center"/>
          </w:pPr>
        </w:pPrChange>
      </w:pPr>
      <w:ins w:id="338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</w:ins>
    </w:p>
    <w:p w14:paraId="3CF49055" w14:textId="77777777" w:rsidR="00D30024" w:rsidRPr="00D30024" w:rsidRDefault="00D30024">
      <w:pPr>
        <w:ind w:firstLine="708"/>
        <w:rPr>
          <w:ins w:id="33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392" w:author="Ivan Pugachev" w:date="2025-12-19T09:59:00Z" w16du:dateUtc="2025-12-19T06:59:00Z">
            <w:rPr>
              <w:ins w:id="33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394" w:author="Ivan Pugachev" w:date="2025-12-19T09:59:00Z" w16du:dateUtc="2025-12-19T06:59:00Z">
          <w:pPr>
            <w:ind w:firstLine="708"/>
            <w:jc w:val="center"/>
          </w:pPr>
        </w:pPrChange>
      </w:pPr>
      <w:ins w:id="33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v_new_cust_id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LAST_INSERT_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3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ID(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);</w:t>
        </w:r>
      </w:ins>
    </w:p>
    <w:p w14:paraId="0D51E213" w14:textId="77777777" w:rsidR="00D30024" w:rsidRPr="00D30024" w:rsidRDefault="00D30024">
      <w:pPr>
        <w:ind w:firstLine="708"/>
        <w:rPr>
          <w:ins w:id="340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02" w:author="Ivan Pugachev" w:date="2025-12-19T09:59:00Z" w16du:dateUtc="2025-12-19T06:59:00Z">
            <w:rPr>
              <w:ins w:id="340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04" w:author="Ivan Pugachev" w:date="2025-12-19T09:59:00Z" w16du:dateUtc="2025-12-19T06:59:00Z">
          <w:pPr>
            <w:ind w:firstLine="708"/>
            <w:jc w:val="center"/>
          </w:pPr>
        </w:pPrChange>
      </w:pPr>
      <w:ins w:id="340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</w:ins>
    </w:p>
    <w:p w14:paraId="195ABA89" w14:textId="77777777" w:rsidR="00D30024" w:rsidRPr="00D30024" w:rsidRDefault="00D30024">
      <w:pPr>
        <w:ind w:firstLine="708"/>
        <w:rPr>
          <w:ins w:id="34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08" w:author="Ivan Pugachev" w:date="2025-12-19T09:59:00Z" w16du:dateUtc="2025-12-19T06:59:00Z">
            <w:rPr>
              <w:ins w:id="34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10" w:author="Ivan Pugachev" w:date="2025-12-19T09:59:00Z" w16du:dateUtc="2025-12-19T06:59:00Z">
          <w:pPr>
            <w:ind w:firstLine="708"/>
            <w:jc w:val="center"/>
          </w:pPr>
        </w:pPrChange>
      </w:pPr>
      <w:ins w:id="341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Обработка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рекомендателя</w:t>
        </w:r>
        <w:proofErr w:type="spellEnd"/>
      </w:ins>
    </w:p>
    <w:p w14:paraId="48B2E61F" w14:textId="77777777" w:rsidR="00D30024" w:rsidRPr="00D30024" w:rsidRDefault="00D30024">
      <w:pPr>
        <w:ind w:firstLine="708"/>
        <w:rPr>
          <w:ins w:id="341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17" w:author="Ivan Pugachev" w:date="2025-12-19T09:59:00Z" w16du:dateUtc="2025-12-19T06:59:00Z">
            <w:rPr>
              <w:ins w:id="341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19" w:author="Ivan Pugachev" w:date="2025-12-19T09:59:00Z" w16du:dateUtc="2025-12-19T06:59:00Z">
          <w:pPr>
            <w:ind w:firstLine="708"/>
            <w:jc w:val="center"/>
          </w:pPr>
        </w:pPrChange>
      </w:pPr>
      <w:ins w:id="342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IF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p_referrer_id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IS NOT NULL AND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p_referrer_id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&gt; 0 THEN</w:t>
        </w:r>
      </w:ins>
    </w:p>
    <w:p w14:paraId="123310A0" w14:textId="77777777" w:rsidR="00D30024" w:rsidRPr="00D30024" w:rsidRDefault="00D30024">
      <w:pPr>
        <w:ind w:firstLine="708"/>
        <w:rPr>
          <w:ins w:id="342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27" w:author="Ivan Pugachev" w:date="2025-12-19T09:59:00Z" w16du:dateUtc="2025-12-19T06:59:00Z">
            <w:rPr>
              <w:ins w:id="342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29" w:author="Ivan Pugachev" w:date="2025-12-19T09:59:00Z" w16du:dateUtc="2025-12-19T06:59:00Z">
          <w:pPr>
            <w:ind w:firstLine="708"/>
            <w:jc w:val="center"/>
          </w:pPr>
        </w:pPrChange>
      </w:pPr>
      <w:ins w:id="343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3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Проверяем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существование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рекомендателя</w:t>
        </w:r>
        <w:proofErr w:type="spellEnd"/>
      </w:ins>
    </w:p>
    <w:p w14:paraId="4C118A0A" w14:textId="77777777" w:rsidR="00D30024" w:rsidRPr="00D30024" w:rsidRDefault="00D30024">
      <w:pPr>
        <w:ind w:firstLine="708"/>
        <w:rPr>
          <w:ins w:id="343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38" w:author="Ivan Pugachev" w:date="2025-12-19T09:59:00Z" w16du:dateUtc="2025-12-19T06:59:00Z">
            <w:rPr>
              <w:ins w:id="343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40" w:author="Ivan Pugachev" w:date="2025-12-19T09:59:00Z" w16du:dateUtc="2025-12-19T06:59:00Z">
          <w:pPr>
            <w:ind w:firstLine="708"/>
            <w:jc w:val="center"/>
          </w:pPr>
        </w:pPrChange>
      </w:pPr>
      <w:ins w:id="344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SELECT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INTO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v_referrer_name</w:t>
        </w:r>
        <w:proofErr w:type="spellEnd"/>
      </w:ins>
    </w:p>
    <w:p w14:paraId="57E97926" w14:textId="77777777" w:rsidR="00D30024" w:rsidRPr="00D30024" w:rsidRDefault="00D30024">
      <w:pPr>
        <w:ind w:firstLine="708"/>
        <w:rPr>
          <w:ins w:id="344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47" w:author="Ivan Pugachev" w:date="2025-12-19T09:59:00Z" w16du:dateUtc="2025-12-19T06:59:00Z">
            <w:rPr>
              <w:ins w:id="344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49" w:author="Ivan Pugachev" w:date="2025-12-19T09:59:00Z" w16du:dateUtc="2025-12-19T06:59:00Z">
          <w:pPr>
            <w:ind w:firstLine="708"/>
            <w:jc w:val="center"/>
          </w:pPr>
        </w:pPrChange>
      </w:pPr>
      <w:ins w:id="345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FROM customers </w:t>
        </w:r>
      </w:ins>
    </w:p>
    <w:p w14:paraId="32D986A4" w14:textId="77777777" w:rsidR="00D30024" w:rsidRPr="00D30024" w:rsidRDefault="00D30024">
      <w:pPr>
        <w:ind w:firstLine="708"/>
        <w:rPr>
          <w:ins w:id="345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53" w:author="Ivan Pugachev" w:date="2025-12-19T09:59:00Z" w16du:dateUtc="2025-12-19T06:59:00Z">
            <w:rPr>
              <w:ins w:id="345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55" w:author="Ivan Pugachev" w:date="2025-12-19T09:59:00Z" w16du:dateUtc="2025-12-19T06:59:00Z">
          <w:pPr>
            <w:ind w:firstLine="708"/>
            <w:jc w:val="center"/>
          </w:pPr>
        </w:pPrChange>
      </w:pPr>
      <w:ins w:id="345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p_referrer_id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5E0F0144" w14:textId="77777777" w:rsidR="00D30024" w:rsidRPr="00D30024" w:rsidRDefault="00D30024">
      <w:pPr>
        <w:ind w:firstLine="708"/>
        <w:rPr>
          <w:ins w:id="346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63" w:author="Ivan Pugachev" w:date="2025-12-19T09:59:00Z" w16du:dateUtc="2025-12-19T06:59:00Z">
            <w:rPr>
              <w:ins w:id="346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65" w:author="Ivan Pugachev" w:date="2025-12-19T09:59:00Z" w16du:dateUtc="2025-12-19T06:59:00Z">
          <w:pPr>
            <w:ind w:firstLine="708"/>
            <w:jc w:val="center"/>
          </w:pPr>
        </w:pPrChange>
      </w:pPr>
      <w:ins w:id="346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</w:ins>
    </w:p>
    <w:p w14:paraId="00B076AF" w14:textId="77777777" w:rsidR="00D30024" w:rsidRPr="00D30024" w:rsidRDefault="00D30024">
      <w:pPr>
        <w:ind w:firstLine="708"/>
        <w:rPr>
          <w:ins w:id="346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69" w:author="Ivan Pugachev" w:date="2025-12-19T09:59:00Z" w16du:dateUtc="2025-12-19T06:59:00Z">
            <w:rPr>
              <w:ins w:id="347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71" w:author="Ivan Pugachev" w:date="2025-12-19T09:59:00Z" w16du:dateUtc="2025-12-19T06:59:00Z">
          <w:pPr>
            <w:ind w:firstLine="708"/>
            <w:jc w:val="center"/>
          </w:pPr>
        </w:pPrChange>
      </w:pPr>
      <w:ins w:id="347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IF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v_referrer_name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IS NOT NULL THEN</w:t>
        </w:r>
      </w:ins>
    </w:p>
    <w:p w14:paraId="0CC5B70C" w14:textId="77777777" w:rsidR="00D30024" w:rsidRPr="00D30024" w:rsidRDefault="00D30024">
      <w:pPr>
        <w:ind w:firstLine="708"/>
        <w:rPr>
          <w:ins w:id="347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77" w:author="Ivan Pugachev" w:date="2025-12-19T09:59:00Z" w16du:dateUtc="2025-12-19T06:59:00Z">
            <w:rPr>
              <w:ins w:id="347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79" w:author="Ivan Pugachev" w:date="2025-12-19T09:59:00Z" w16du:dateUtc="2025-12-19T06:59:00Z">
          <w:pPr>
            <w:ind w:firstLine="708"/>
            <w:jc w:val="center"/>
          </w:pPr>
        </w:pPrChange>
      </w:pPr>
      <w:ins w:id="348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Начисляем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баллы</w:t>
        </w:r>
        <w:proofErr w:type="spellEnd"/>
      </w:ins>
    </w:p>
    <w:p w14:paraId="180C05EE" w14:textId="77777777" w:rsidR="00D30024" w:rsidRPr="00D30024" w:rsidRDefault="00D30024">
      <w:pPr>
        <w:ind w:firstLine="708"/>
        <w:rPr>
          <w:ins w:id="348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86" w:author="Ivan Pugachev" w:date="2025-12-19T09:59:00Z" w16du:dateUtc="2025-12-19T06:59:00Z">
            <w:rPr>
              <w:ins w:id="348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88" w:author="Ivan Pugachev" w:date="2025-12-19T09:59:00Z" w16du:dateUtc="2025-12-19T06:59:00Z">
          <w:pPr>
            <w:ind w:firstLine="708"/>
            <w:jc w:val="center"/>
          </w:pPr>
        </w:pPrChange>
      </w:pPr>
      <w:ins w:id="348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UPDATE customers </w:t>
        </w:r>
      </w:ins>
    </w:p>
    <w:p w14:paraId="204C2DC7" w14:textId="77777777" w:rsidR="00D30024" w:rsidRPr="00D30024" w:rsidRDefault="00D30024">
      <w:pPr>
        <w:ind w:firstLine="708"/>
        <w:rPr>
          <w:ins w:id="34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492" w:author="Ivan Pugachev" w:date="2025-12-19T09:59:00Z" w16du:dateUtc="2025-12-19T06:59:00Z">
            <w:rPr>
              <w:ins w:id="34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494" w:author="Ivan Pugachev" w:date="2025-12-19T09:59:00Z" w16du:dateUtc="2025-12-19T06:59:00Z">
          <w:pPr>
            <w:ind w:firstLine="708"/>
            <w:jc w:val="center"/>
          </w:pPr>
        </w:pPrChange>
      </w:pPr>
      <w:ins w:id="34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4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+ 50</w:t>
        </w:r>
      </w:ins>
    </w:p>
    <w:p w14:paraId="2584F0DE" w14:textId="77777777" w:rsidR="00D30024" w:rsidRPr="00D30024" w:rsidRDefault="00D30024">
      <w:pPr>
        <w:ind w:firstLine="708"/>
        <w:rPr>
          <w:ins w:id="350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02" w:author="Ivan Pugachev" w:date="2025-12-19T09:59:00Z" w16du:dateUtc="2025-12-19T06:59:00Z">
            <w:rPr>
              <w:ins w:id="350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04" w:author="Ivan Pugachev" w:date="2025-12-19T09:59:00Z" w16du:dateUtc="2025-12-19T06:59:00Z">
          <w:pPr>
            <w:ind w:firstLine="708"/>
            <w:jc w:val="center"/>
          </w:pPr>
        </w:pPrChange>
      </w:pPr>
      <w:ins w:id="350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p_referrer_id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78192E01" w14:textId="77777777" w:rsidR="00D30024" w:rsidRPr="00D30024" w:rsidRDefault="00D30024">
      <w:pPr>
        <w:ind w:firstLine="708"/>
        <w:rPr>
          <w:ins w:id="351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12" w:author="Ivan Pugachev" w:date="2025-12-19T09:59:00Z" w16du:dateUtc="2025-12-19T06:59:00Z">
            <w:rPr>
              <w:ins w:id="351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14" w:author="Ivan Pugachev" w:date="2025-12-19T09:59:00Z" w16du:dateUtc="2025-12-19T06:59:00Z">
          <w:pPr>
            <w:ind w:firstLine="708"/>
            <w:jc w:val="center"/>
          </w:pPr>
        </w:pPrChange>
      </w:pPr>
      <w:ins w:id="351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</w:t>
        </w:r>
      </w:ins>
    </w:p>
    <w:p w14:paraId="7906CB24" w14:textId="77777777" w:rsidR="00D30024" w:rsidRPr="00D30024" w:rsidRDefault="00D30024">
      <w:pPr>
        <w:ind w:firstLine="708"/>
        <w:rPr>
          <w:ins w:id="351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18" w:author="Ivan Pugachev" w:date="2025-12-19T09:59:00Z" w16du:dateUtc="2025-12-19T06:59:00Z">
            <w:rPr>
              <w:ins w:id="351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20" w:author="Ivan Pugachev" w:date="2025-12-19T09:59:00Z" w16du:dateUtc="2025-12-19T06:59:00Z">
          <w:pPr>
            <w:ind w:firstLine="708"/>
            <w:jc w:val="center"/>
          </w:pPr>
        </w:pPrChange>
      </w:pPr>
      <w:ins w:id="352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UPDATE customers </w:t>
        </w:r>
      </w:ins>
    </w:p>
    <w:p w14:paraId="14AC2688" w14:textId="77777777" w:rsidR="00D30024" w:rsidRPr="00D30024" w:rsidRDefault="00D30024">
      <w:pPr>
        <w:ind w:firstLine="708"/>
        <w:rPr>
          <w:ins w:id="352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24" w:author="Ivan Pugachev" w:date="2025-12-19T09:59:00Z" w16du:dateUtc="2025-12-19T06:59:00Z">
            <w:rPr>
              <w:ins w:id="352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26" w:author="Ivan Pugachev" w:date="2025-12-19T09:59:00Z" w16du:dateUtc="2025-12-19T06:59:00Z">
          <w:pPr>
            <w:ind w:firstLine="708"/>
            <w:jc w:val="center"/>
          </w:pPr>
        </w:pPrChange>
      </w:pPr>
      <w:ins w:id="352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3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+ 20</w:t>
        </w:r>
      </w:ins>
    </w:p>
    <w:p w14:paraId="2B4EEC06" w14:textId="77777777" w:rsidR="00D30024" w:rsidRPr="00D30024" w:rsidRDefault="00D30024">
      <w:pPr>
        <w:ind w:firstLine="708"/>
        <w:rPr>
          <w:ins w:id="353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34" w:author="Ivan Pugachev" w:date="2025-12-19T09:59:00Z" w16du:dateUtc="2025-12-19T06:59:00Z">
            <w:rPr>
              <w:ins w:id="353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36" w:author="Ivan Pugachev" w:date="2025-12-19T09:59:00Z" w16du:dateUtc="2025-12-19T06:59:00Z">
          <w:pPr>
            <w:ind w:firstLine="708"/>
            <w:jc w:val="center"/>
          </w:pPr>
        </w:pPrChange>
      </w:pPr>
      <w:ins w:id="353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v_new_cust_id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0DC17A00" w14:textId="77777777" w:rsidR="00D30024" w:rsidRPr="00D30024" w:rsidRDefault="00D30024">
      <w:pPr>
        <w:ind w:firstLine="708"/>
        <w:rPr>
          <w:ins w:id="354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44" w:author="Ivan Pugachev" w:date="2025-12-19T09:59:00Z" w16du:dateUtc="2025-12-19T06:59:00Z">
            <w:rPr>
              <w:ins w:id="354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46" w:author="Ivan Pugachev" w:date="2025-12-19T09:59:00Z" w16du:dateUtc="2025-12-19T06:59:00Z">
          <w:pPr>
            <w:ind w:firstLine="708"/>
            <w:jc w:val="center"/>
          </w:pPr>
        </w:pPrChange>
      </w:pPr>
      <w:ins w:id="354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</w:t>
        </w:r>
      </w:ins>
    </w:p>
    <w:p w14:paraId="527200FB" w14:textId="77777777" w:rsidR="00D30024" w:rsidRPr="00D30024" w:rsidRDefault="00D30024">
      <w:pPr>
        <w:ind w:firstLine="708"/>
        <w:rPr>
          <w:ins w:id="354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50" w:author="Ivan Pugachev" w:date="2025-12-19T09:59:00Z" w16du:dateUtc="2025-12-19T06:59:00Z">
            <w:rPr>
              <w:ins w:id="355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52" w:author="Ivan Pugachev" w:date="2025-12-19T09:59:00Z" w16du:dateUtc="2025-12-19T06:59:00Z">
          <w:pPr>
            <w:ind w:firstLine="708"/>
            <w:jc w:val="center"/>
          </w:pPr>
        </w:pPrChange>
      </w:pPr>
      <w:ins w:id="355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+ 20;</w:t>
        </w:r>
      </w:ins>
    </w:p>
    <w:p w14:paraId="7A9C72C0" w14:textId="77777777" w:rsidR="00D30024" w:rsidRPr="00D30024" w:rsidRDefault="00D30024">
      <w:pPr>
        <w:ind w:firstLine="708"/>
        <w:rPr>
          <w:ins w:id="355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60" w:author="Ivan Pugachev" w:date="2025-12-19T09:59:00Z" w16du:dateUtc="2025-12-19T06:59:00Z">
            <w:rPr>
              <w:ins w:id="356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62" w:author="Ivan Pugachev" w:date="2025-12-19T09:59:00Z" w16du:dateUtc="2025-12-19T06:59:00Z">
          <w:pPr>
            <w:ind w:firstLine="708"/>
            <w:jc w:val="center"/>
          </w:pPr>
        </w:pPrChange>
      </w:pPr>
      <w:ins w:id="356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</w:t>
        </w:r>
      </w:ins>
    </w:p>
    <w:p w14:paraId="5EEB1A39" w14:textId="77777777" w:rsidR="00D30024" w:rsidRPr="00D30024" w:rsidRDefault="00D30024">
      <w:pPr>
        <w:ind w:firstLine="708"/>
        <w:rPr>
          <w:ins w:id="356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66" w:author="Ivan Pugachev" w:date="2025-12-19T09:59:00Z" w16du:dateUtc="2025-12-19T06:59:00Z">
            <w:rPr>
              <w:ins w:id="356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68" w:author="Ivan Pugachev" w:date="2025-12-19T09:59:00Z" w16du:dateUtc="2025-12-19T06:59:00Z">
          <w:pPr>
            <w:ind w:firstLine="708"/>
            <w:jc w:val="center"/>
          </w:pPr>
        </w:pPrChange>
      </w:pPr>
      <w:ins w:id="356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SELECT </w:t>
        </w:r>
      </w:ins>
    </w:p>
    <w:p w14:paraId="7C59DAE3" w14:textId="77777777" w:rsidR="00D30024" w:rsidRPr="00D30024" w:rsidRDefault="00D30024">
      <w:pPr>
        <w:ind w:firstLine="708"/>
        <w:rPr>
          <w:ins w:id="357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72" w:author="Ivan Pugachev" w:date="2025-12-19T09:59:00Z" w16du:dateUtc="2025-12-19T06:59:00Z">
            <w:rPr>
              <w:ins w:id="357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74" w:author="Ivan Pugachev" w:date="2025-12-19T09:59:00Z" w16du:dateUtc="2025-12-19T06:59:00Z">
          <w:pPr>
            <w:ind w:firstLine="708"/>
            <w:jc w:val="center"/>
          </w:pPr>
        </w:pPrChange>
      </w:pPr>
      <w:ins w:id="357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Успешно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 AS status,</w:t>
        </w:r>
      </w:ins>
    </w:p>
    <w:p w14:paraId="1E2F4308" w14:textId="77777777" w:rsidR="00D30024" w:rsidRPr="00D30024" w:rsidRDefault="00D30024">
      <w:pPr>
        <w:ind w:firstLine="708"/>
        <w:rPr>
          <w:ins w:id="357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80" w:author="Ivan Pugachev" w:date="2025-12-19T09:59:00Z" w16du:dateUtc="2025-12-19T06:59:00Z">
            <w:rPr>
              <w:ins w:id="358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82" w:author="Ivan Pugachev" w:date="2025-12-19T09:59:00Z" w16du:dateUtc="2025-12-19T06:59:00Z">
          <w:pPr>
            <w:ind w:firstLine="708"/>
            <w:jc w:val="center"/>
          </w:pPr>
        </w:pPrChange>
      </w:pPr>
      <w:ins w:id="358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CONCAT(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Клиент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',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'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зарегистрирован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9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') AS message,</w:t>
        </w:r>
      </w:ins>
    </w:p>
    <w:p w14:paraId="162B5A75" w14:textId="77777777" w:rsidR="00D30024" w:rsidRPr="00D30024" w:rsidRDefault="00D30024">
      <w:pPr>
        <w:ind w:firstLine="708"/>
        <w:rPr>
          <w:ins w:id="359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594" w:author="Ivan Pugachev" w:date="2025-12-19T09:59:00Z" w16du:dateUtc="2025-12-19T06:59:00Z">
            <w:rPr>
              <w:ins w:id="359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596" w:author="Ivan Pugachev" w:date="2025-12-19T09:59:00Z" w16du:dateUtc="2025-12-19T06:59:00Z">
          <w:pPr>
            <w:ind w:firstLine="708"/>
            <w:jc w:val="center"/>
          </w:pPr>
        </w:pPrChange>
      </w:pPr>
      <w:ins w:id="359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5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0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ваши_баллы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1839F819" w14:textId="77777777" w:rsidR="00D30024" w:rsidRPr="00D30024" w:rsidRDefault="00D30024">
      <w:pPr>
        <w:ind w:firstLine="708"/>
        <w:rPr>
          <w:ins w:id="360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04" w:author="Ivan Pugachev" w:date="2025-12-19T09:59:00Z" w16du:dateUtc="2025-12-19T06:59:00Z">
            <w:rPr>
              <w:ins w:id="360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06" w:author="Ivan Pugachev" w:date="2025-12-19T09:59:00Z" w16du:dateUtc="2025-12-19T06:59:00Z">
          <w:pPr>
            <w:ind w:firstLine="708"/>
            <w:jc w:val="center"/>
          </w:pPr>
        </w:pPrChange>
      </w:pPr>
      <w:ins w:id="360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v_new_cust_id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ваш_id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02EF9667" w14:textId="77777777" w:rsidR="00D30024" w:rsidRPr="00D30024" w:rsidRDefault="00D30024">
      <w:pPr>
        <w:ind w:firstLine="708"/>
        <w:rPr>
          <w:ins w:id="361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14" w:author="Ivan Pugachev" w:date="2025-12-19T09:59:00Z" w16du:dateUtc="2025-12-19T06:59:00Z">
            <w:rPr>
              <w:ins w:id="361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16" w:author="Ivan Pugachev" w:date="2025-12-19T09:59:00Z" w16du:dateUtc="2025-12-19T06:59:00Z">
          <w:pPr>
            <w:ind w:firstLine="708"/>
            <w:jc w:val="center"/>
          </w:pPr>
        </w:pPrChange>
      </w:pPr>
      <w:ins w:id="361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v_referrer_name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рекомендатель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3C698D30" w14:textId="77777777" w:rsidR="00D30024" w:rsidRPr="00D30024" w:rsidRDefault="00D30024">
      <w:pPr>
        <w:ind w:firstLine="708"/>
        <w:rPr>
          <w:ins w:id="362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24" w:author="Ivan Pugachev" w:date="2025-12-19T09:59:00Z" w16du:dateUtc="2025-12-19T06:59:00Z">
            <w:rPr>
              <w:ins w:id="362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26" w:author="Ivan Pugachev" w:date="2025-12-19T09:59:00Z" w16du:dateUtc="2025-12-19T06:59:00Z">
          <w:pPr>
            <w:ind w:firstLine="708"/>
            <w:jc w:val="center"/>
          </w:pPr>
        </w:pPrChange>
      </w:pPr>
      <w:ins w:id="362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ELSE</w:t>
        </w:r>
      </w:ins>
    </w:p>
    <w:p w14:paraId="385A44E1" w14:textId="77777777" w:rsidR="00D30024" w:rsidRPr="00D30024" w:rsidRDefault="00D30024">
      <w:pPr>
        <w:ind w:firstLine="708"/>
        <w:rPr>
          <w:ins w:id="362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30" w:author="Ivan Pugachev" w:date="2025-12-19T09:59:00Z" w16du:dateUtc="2025-12-19T06:59:00Z">
            <w:rPr>
              <w:ins w:id="363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32" w:author="Ivan Pugachev" w:date="2025-12-19T09:59:00Z" w16du:dateUtc="2025-12-19T06:59:00Z">
          <w:pPr>
            <w:ind w:firstLine="708"/>
            <w:jc w:val="center"/>
          </w:pPr>
        </w:pPrChange>
      </w:pPr>
      <w:ins w:id="363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SELECT </w:t>
        </w:r>
      </w:ins>
    </w:p>
    <w:p w14:paraId="7A113F6E" w14:textId="77777777" w:rsidR="00D30024" w:rsidRPr="00D30024" w:rsidRDefault="00D30024">
      <w:pPr>
        <w:ind w:firstLine="708"/>
        <w:rPr>
          <w:ins w:id="363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36" w:author="Ivan Pugachev" w:date="2025-12-19T09:59:00Z" w16du:dateUtc="2025-12-19T06:59:00Z">
            <w:rPr>
              <w:ins w:id="363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38" w:author="Ivan Pugachev" w:date="2025-12-19T09:59:00Z" w16du:dateUtc="2025-12-19T06:59:00Z">
          <w:pPr>
            <w:ind w:firstLine="708"/>
            <w:jc w:val="center"/>
          </w:pPr>
        </w:pPrChange>
      </w:pPr>
      <w:ins w:id="363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Успешно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 AS status,</w:t>
        </w:r>
      </w:ins>
    </w:p>
    <w:p w14:paraId="02BB5B0C" w14:textId="77777777" w:rsidR="00D30024" w:rsidRPr="00D30024" w:rsidRDefault="00D30024">
      <w:pPr>
        <w:ind w:firstLine="708"/>
        <w:rPr>
          <w:ins w:id="364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44" w:author="Ivan Pugachev" w:date="2025-12-19T09:59:00Z" w16du:dateUtc="2025-12-19T06:59:00Z">
            <w:rPr>
              <w:ins w:id="364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46" w:author="Ivan Pugachev" w:date="2025-12-19T09:59:00Z" w16du:dateUtc="2025-12-19T06:59:00Z">
          <w:pPr>
            <w:ind w:firstLine="708"/>
            <w:jc w:val="center"/>
          </w:pPr>
        </w:pPrChange>
      </w:pPr>
      <w:ins w:id="364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CONCAT(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Клиент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',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'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зарегистрирован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') AS message,</w:t>
        </w:r>
      </w:ins>
    </w:p>
    <w:p w14:paraId="68A0870A" w14:textId="77777777" w:rsidR="00D30024" w:rsidRPr="00D30024" w:rsidRDefault="00D30024">
      <w:pPr>
        <w:ind w:firstLine="708"/>
        <w:rPr>
          <w:ins w:id="365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58" w:author="Ivan Pugachev" w:date="2025-12-19T09:59:00Z" w16du:dateUtc="2025-12-19T06:59:00Z">
            <w:rPr>
              <w:ins w:id="365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60" w:author="Ivan Pugachev" w:date="2025-12-19T09:59:00Z" w16du:dateUtc="2025-12-19T06:59:00Z">
          <w:pPr>
            <w:ind w:firstLine="708"/>
            <w:jc w:val="center"/>
          </w:pPr>
        </w:pPrChange>
      </w:pPr>
      <w:ins w:id="366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6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ваши_баллы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716986DD" w14:textId="77777777" w:rsidR="00D30024" w:rsidRPr="00D30024" w:rsidRDefault="00D30024">
      <w:pPr>
        <w:ind w:firstLine="708"/>
        <w:rPr>
          <w:ins w:id="366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68" w:author="Ivan Pugachev" w:date="2025-12-19T09:59:00Z" w16du:dateUtc="2025-12-19T06:59:00Z">
            <w:rPr>
              <w:ins w:id="366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70" w:author="Ivan Pugachev" w:date="2025-12-19T09:59:00Z" w16du:dateUtc="2025-12-19T06:59:00Z">
          <w:pPr>
            <w:ind w:firstLine="708"/>
            <w:jc w:val="center"/>
          </w:pPr>
        </w:pPrChange>
      </w:pPr>
      <w:ins w:id="367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v_new_cust_id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ваш_id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7867C345" w14:textId="77777777" w:rsidR="00D30024" w:rsidRPr="00D30024" w:rsidRDefault="00D30024">
      <w:pPr>
        <w:ind w:firstLine="708"/>
        <w:rPr>
          <w:ins w:id="367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78" w:author="Ivan Pugachev" w:date="2025-12-19T09:59:00Z" w16du:dateUtc="2025-12-19T06:59:00Z">
            <w:rPr>
              <w:ins w:id="367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80" w:author="Ivan Pugachev" w:date="2025-12-19T09:59:00Z" w16du:dateUtc="2025-12-19T06:59:00Z">
          <w:pPr>
            <w:ind w:firstLine="708"/>
            <w:jc w:val="center"/>
          </w:pPr>
        </w:pPrChange>
      </w:pPr>
      <w:ins w:id="368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END IF;</w:t>
        </w:r>
      </w:ins>
    </w:p>
    <w:p w14:paraId="3FBB18FD" w14:textId="77777777" w:rsidR="00D30024" w:rsidRPr="00D30024" w:rsidRDefault="00D30024">
      <w:pPr>
        <w:ind w:firstLine="708"/>
        <w:rPr>
          <w:ins w:id="368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84" w:author="Ivan Pugachev" w:date="2025-12-19T09:59:00Z" w16du:dateUtc="2025-12-19T06:59:00Z">
            <w:rPr>
              <w:ins w:id="368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86" w:author="Ivan Pugachev" w:date="2025-12-19T09:59:00Z" w16du:dateUtc="2025-12-19T06:59:00Z">
          <w:pPr>
            <w:ind w:firstLine="708"/>
            <w:jc w:val="center"/>
          </w:pPr>
        </w:pPrChange>
      </w:pPr>
      <w:ins w:id="368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ELSE</w:t>
        </w:r>
      </w:ins>
    </w:p>
    <w:p w14:paraId="07BA838C" w14:textId="77777777" w:rsidR="00D30024" w:rsidRPr="00D30024" w:rsidRDefault="00D30024">
      <w:pPr>
        <w:ind w:firstLine="708"/>
        <w:rPr>
          <w:ins w:id="368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90" w:author="Ivan Pugachev" w:date="2025-12-19T09:59:00Z" w16du:dateUtc="2025-12-19T06:59:00Z">
            <w:rPr>
              <w:ins w:id="369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92" w:author="Ivan Pugachev" w:date="2025-12-19T09:59:00Z" w16du:dateUtc="2025-12-19T06:59:00Z">
          <w:pPr>
            <w:ind w:firstLine="708"/>
            <w:jc w:val="center"/>
          </w:pPr>
        </w:pPrChange>
      </w:pPr>
      <w:ins w:id="369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6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 xml:space="preserve">            SELECT </w:t>
        </w:r>
      </w:ins>
    </w:p>
    <w:p w14:paraId="195538FA" w14:textId="77777777" w:rsidR="00D30024" w:rsidRPr="00D30024" w:rsidRDefault="00D30024">
      <w:pPr>
        <w:ind w:firstLine="708"/>
        <w:rPr>
          <w:ins w:id="369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696" w:author="Ivan Pugachev" w:date="2025-12-19T09:59:00Z" w16du:dateUtc="2025-12-19T06:59:00Z">
            <w:rPr>
              <w:ins w:id="369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698" w:author="Ivan Pugachev" w:date="2025-12-19T09:59:00Z" w16du:dateUtc="2025-12-19T06:59:00Z">
          <w:pPr>
            <w:ind w:firstLine="708"/>
            <w:jc w:val="center"/>
          </w:pPr>
        </w:pPrChange>
      </w:pPr>
      <w:ins w:id="369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0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Успешно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 AS status,</w:t>
        </w:r>
      </w:ins>
    </w:p>
    <w:p w14:paraId="75777B40" w14:textId="77777777" w:rsidR="00D30024" w:rsidRPr="00D30024" w:rsidRDefault="00D30024">
      <w:pPr>
        <w:ind w:firstLine="708"/>
        <w:rPr>
          <w:ins w:id="370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04" w:author="Ivan Pugachev" w:date="2025-12-19T09:59:00Z" w16du:dateUtc="2025-12-19T06:59:00Z">
            <w:rPr>
              <w:ins w:id="370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06" w:author="Ivan Pugachev" w:date="2025-12-19T09:59:00Z" w16du:dateUtc="2025-12-19T06:59:00Z">
          <w:pPr>
            <w:ind w:firstLine="708"/>
            <w:jc w:val="center"/>
          </w:pPr>
        </w:pPrChange>
      </w:pPr>
      <w:ins w:id="370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CONCAT(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Клиент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',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'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зарегистрирован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') AS message,</w:t>
        </w:r>
      </w:ins>
    </w:p>
    <w:p w14:paraId="03C03B71" w14:textId="77777777" w:rsidR="00D30024" w:rsidRPr="00D30024" w:rsidRDefault="00D30024">
      <w:pPr>
        <w:ind w:firstLine="708"/>
        <w:rPr>
          <w:ins w:id="371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18" w:author="Ivan Pugachev" w:date="2025-12-19T09:59:00Z" w16du:dateUtc="2025-12-19T06:59:00Z">
            <w:rPr>
              <w:ins w:id="371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20" w:author="Ivan Pugachev" w:date="2025-12-19T09:59:00Z" w16du:dateUtc="2025-12-19T06:59:00Z">
          <w:pPr>
            <w:ind w:firstLine="708"/>
            <w:jc w:val="center"/>
          </w:pPr>
        </w:pPrChange>
      </w:pPr>
      <w:ins w:id="372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ваши_баллы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00B514D4" w14:textId="77777777" w:rsidR="00D30024" w:rsidRPr="00D30024" w:rsidRDefault="00D30024">
      <w:pPr>
        <w:ind w:firstLine="708"/>
        <w:rPr>
          <w:ins w:id="372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28" w:author="Ivan Pugachev" w:date="2025-12-19T09:59:00Z" w16du:dateUtc="2025-12-19T06:59:00Z">
            <w:rPr>
              <w:ins w:id="372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30" w:author="Ivan Pugachev" w:date="2025-12-19T09:59:00Z" w16du:dateUtc="2025-12-19T06:59:00Z">
          <w:pPr>
            <w:ind w:firstLine="708"/>
            <w:jc w:val="center"/>
          </w:pPr>
        </w:pPrChange>
      </w:pPr>
      <w:ins w:id="373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v_new_cust_id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ваш_id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3DECB406" w14:textId="77777777" w:rsidR="00D30024" w:rsidRPr="00D30024" w:rsidRDefault="00D30024">
      <w:pPr>
        <w:ind w:firstLine="708"/>
        <w:rPr>
          <w:ins w:id="373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38" w:author="Ivan Pugachev" w:date="2025-12-19T09:59:00Z" w16du:dateUtc="2025-12-19T06:59:00Z">
            <w:rPr>
              <w:ins w:id="373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40" w:author="Ivan Pugachev" w:date="2025-12-19T09:59:00Z" w16du:dateUtc="2025-12-19T06:59:00Z">
          <w:pPr>
            <w:ind w:firstLine="708"/>
            <w:jc w:val="center"/>
          </w:pPr>
        </w:pPrChange>
      </w:pPr>
      <w:ins w:id="374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END IF;</w:t>
        </w:r>
      </w:ins>
    </w:p>
    <w:p w14:paraId="3CC32E10" w14:textId="77777777" w:rsidR="00D30024" w:rsidRPr="00D30024" w:rsidRDefault="00D30024">
      <w:pPr>
        <w:ind w:firstLine="708"/>
        <w:rPr>
          <w:ins w:id="374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44" w:author="Ivan Pugachev" w:date="2025-12-19T09:59:00Z" w16du:dateUtc="2025-12-19T06:59:00Z">
            <w:rPr>
              <w:ins w:id="374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46" w:author="Ivan Pugachev" w:date="2025-12-19T09:59:00Z" w16du:dateUtc="2025-12-19T06:59:00Z">
          <w:pPr>
            <w:ind w:firstLine="708"/>
            <w:jc w:val="center"/>
          </w:pPr>
        </w:pPrChange>
      </w:pPr>
      <w:ins w:id="374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END IF;</w:t>
        </w:r>
      </w:ins>
    </w:p>
    <w:p w14:paraId="26CADFA0" w14:textId="77777777" w:rsidR="00D30024" w:rsidRPr="00D30024" w:rsidRDefault="00D30024">
      <w:pPr>
        <w:ind w:firstLine="708"/>
        <w:rPr>
          <w:ins w:id="374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50" w:author="Ivan Pugachev" w:date="2025-12-19T09:59:00Z" w16du:dateUtc="2025-12-19T06:59:00Z">
            <w:rPr>
              <w:ins w:id="375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52" w:author="Ivan Pugachev" w:date="2025-12-19T09:59:00Z" w16du:dateUtc="2025-12-19T06:59:00Z">
          <w:pPr>
            <w:ind w:firstLine="708"/>
            <w:jc w:val="center"/>
          </w:pPr>
        </w:pPrChange>
      </w:pPr>
      <w:ins w:id="375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END$$</w:t>
        </w:r>
      </w:ins>
    </w:p>
    <w:p w14:paraId="4FF1BF5C" w14:textId="77777777" w:rsidR="00D30024" w:rsidRPr="00D30024" w:rsidRDefault="00D30024">
      <w:pPr>
        <w:ind w:firstLine="708"/>
        <w:rPr>
          <w:ins w:id="375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56" w:author="Ivan Pugachev" w:date="2025-12-19T09:59:00Z" w16du:dateUtc="2025-12-19T06:59:00Z">
            <w:rPr>
              <w:ins w:id="375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58" w:author="Ivan Pugachev" w:date="2025-12-19T09:59:00Z" w16du:dateUtc="2025-12-19T06:59:00Z">
          <w:pPr>
            <w:ind w:firstLine="708"/>
            <w:jc w:val="center"/>
          </w:pPr>
        </w:pPrChange>
      </w:pPr>
    </w:p>
    <w:p w14:paraId="08471C25" w14:textId="77777777" w:rsidR="00D30024" w:rsidRPr="00D30024" w:rsidRDefault="00D30024">
      <w:pPr>
        <w:ind w:firstLine="708"/>
        <w:rPr>
          <w:ins w:id="375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60" w:author="Ivan Pugachev" w:date="2025-12-19T09:59:00Z" w16du:dateUtc="2025-12-19T06:59:00Z">
            <w:rPr>
              <w:ins w:id="376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62" w:author="Ivan Pugachev" w:date="2025-12-19T09:59:00Z" w16du:dateUtc="2025-12-19T06:59:00Z">
          <w:pPr>
            <w:ind w:firstLine="708"/>
            <w:jc w:val="center"/>
          </w:pPr>
        </w:pPrChange>
      </w:pPr>
      <w:proofErr w:type="gramStart"/>
      <w:ins w:id="376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DELIMITER ;</w:t>
        </w:r>
        <w:proofErr w:type="gramEnd"/>
      </w:ins>
    </w:p>
    <w:p w14:paraId="2B0F6440" w14:textId="77777777" w:rsidR="00D30024" w:rsidRPr="00D30024" w:rsidRDefault="00D30024">
      <w:pPr>
        <w:ind w:firstLine="708"/>
        <w:rPr>
          <w:ins w:id="376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66" w:author="Ivan Pugachev" w:date="2025-12-19T09:59:00Z" w16du:dateUtc="2025-12-19T06:59:00Z">
            <w:rPr>
              <w:ins w:id="376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68" w:author="Ivan Pugachev" w:date="2025-12-19T09:59:00Z" w16du:dateUtc="2025-12-19T06:59:00Z">
          <w:pPr>
            <w:ind w:firstLine="708"/>
            <w:jc w:val="center"/>
          </w:pPr>
        </w:pPrChange>
      </w:pPr>
    </w:p>
    <w:p w14:paraId="0885B68F" w14:textId="77777777" w:rsidR="00D30024" w:rsidRPr="00D30024" w:rsidRDefault="00D30024">
      <w:pPr>
        <w:ind w:firstLine="708"/>
        <w:rPr>
          <w:ins w:id="376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70" w:author="Ivan Pugachev" w:date="2025-12-19T09:59:00Z" w16du:dateUtc="2025-12-19T06:59:00Z">
            <w:rPr>
              <w:ins w:id="377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72" w:author="Ivan Pugachev" w:date="2025-12-19T09:59:00Z" w16du:dateUtc="2025-12-19T06:59:00Z">
          <w:pPr>
            <w:ind w:firstLine="708"/>
            <w:jc w:val="center"/>
          </w:pPr>
        </w:pPrChange>
      </w:pPr>
      <w:ins w:id="377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0CB92E1F" w14:textId="77777777" w:rsidR="00D30024" w:rsidRPr="00D30024" w:rsidRDefault="00D30024">
      <w:pPr>
        <w:ind w:firstLine="708"/>
        <w:rPr>
          <w:ins w:id="377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76" w:author="Ivan Pugachev" w:date="2025-12-19T09:59:00Z" w16du:dateUtc="2025-12-19T06:59:00Z">
            <w:rPr>
              <w:ins w:id="377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78" w:author="Ivan Pugachev" w:date="2025-12-19T09:59:00Z" w16du:dateUtc="2025-12-19T06:59:00Z">
          <w:pPr>
            <w:ind w:firstLine="708"/>
            <w:jc w:val="center"/>
          </w:pPr>
        </w:pPrChange>
      </w:pPr>
      <w:ins w:id="377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-- procedure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AddProductToMenu</w:t>
        </w:r>
        <w:proofErr w:type="spellEnd"/>
      </w:ins>
    </w:p>
    <w:p w14:paraId="372B0825" w14:textId="77777777" w:rsidR="00D30024" w:rsidRPr="00D30024" w:rsidRDefault="00D30024">
      <w:pPr>
        <w:ind w:firstLine="708"/>
        <w:rPr>
          <w:ins w:id="378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83" w:author="Ivan Pugachev" w:date="2025-12-19T09:59:00Z" w16du:dateUtc="2025-12-19T06:59:00Z">
            <w:rPr>
              <w:ins w:id="378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85" w:author="Ivan Pugachev" w:date="2025-12-19T09:59:00Z" w16du:dateUtc="2025-12-19T06:59:00Z">
          <w:pPr>
            <w:ind w:firstLine="708"/>
            <w:jc w:val="center"/>
          </w:pPr>
        </w:pPrChange>
      </w:pPr>
      <w:ins w:id="378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08E445B7" w14:textId="77777777" w:rsidR="00D30024" w:rsidRPr="00D30024" w:rsidRDefault="00D30024">
      <w:pPr>
        <w:ind w:firstLine="708"/>
        <w:rPr>
          <w:ins w:id="378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89" w:author="Ivan Pugachev" w:date="2025-12-19T09:59:00Z" w16du:dateUtc="2025-12-19T06:59:00Z">
            <w:rPr>
              <w:ins w:id="379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91" w:author="Ivan Pugachev" w:date="2025-12-19T09:59:00Z" w16du:dateUtc="2025-12-19T06:59:00Z">
          <w:pPr>
            <w:ind w:firstLine="708"/>
            <w:jc w:val="center"/>
          </w:pPr>
        </w:pPrChange>
      </w:pPr>
    </w:p>
    <w:p w14:paraId="385341E4" w14:textId="77777777" w:rsidR="00D30024" w:rsidRPr="00D30024" w:rsidRDefault="00D30024">
      <w:pPr>
        <w:ind w:firstLine="708"/>
        <w:rPr>
          <w:ins w:id="379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793" w:author="Ivan Pugachev" w:date="2025-12-19T09:59:00Z" w16du:dateUtc="2025-12-19T06:59:00Z">
            <w:rPr>
              <w:ins w:id="379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795" w:author="Ivan Pugachev" w:date="2025-12-19T09:59:00Z" w16du:dateUtc="2025-12-19T06:59:00Z">
          <w:pPr>
            <w:ind w:firstLine="708"/>
            <w:jc w:val="center"/>
          </w:pPr>
        </w:pPrChange>
      </w:pPr>
      <w:ins w:id="379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7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6D139B72" w14:textId="77777777" w:rsidR="00D30024" w:rsidRPr="00D30024" w:rsidRDefault="00D30024">
      <w:pPr>
        <w:ind w:firstLine="708"/>
        <w:rPr>
          <w:ins w:id="380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01" w:author="Ivan Pugachev" w:date="2025-12-19T09:59:00Z" w16du:dateUtc="2025-12-19T06:59:00Z">
            <w:rPr>
              <w:ins w:id="380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03" w:author="Ivan Pugachev" w:date="2025-12-19T09:59:00Z" w16du:dateUtc="2025-12-19T06:59:00Z">
          <w:pPr>
            <w:ind w:firstLine="708"/>
            <w:jc w:val="center"/>
          </w:pPr>
        </w:pPrChange>
      </w:pPr>
      <w:ins w:id="380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DROP procedure IF EXISTS `coffee_shop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spellStart"/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AddProductToMenu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243F5987" w14:textId="77777777" w:rsidR="00D30024" w:rsidRPr="00D30024" w:rsidRDefault="00D30024">
      <w:pPr>
        <w:ind w:firstLine="708"/>
        <w:rPr>
          <w:ins w:id="380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10" w:author="Ivan Pugachev" w:date="2025-12-19T09:59:00Z" w16du:dateUtc="2025-12-19T06:59:00Z">
            <w:rPr>
              <w:ins w:id="381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12" w:author="Ivan Pugachev" w:date="2025-12-19T09:59:00Z" w16du:dateUtc="2025-12-19T06:59:00Z">
          <w:pPr>
            <w:ind w:firstLine="708"/>
            <w:jc w:val="center"/>
          </w:pPr>
        </w:pPrChange>
      </w:pPr>
    </w:p>
    <w:p w14:paraId="2D5A6649" w14:textId="77777777" w:rsidR="00D30024" w:rsidRPr="00D30024" w:rsidRDefault="00D30024">
      <w:pPr>
        <w:ind w:firstLine="708"/>
        <w:rPr>
          <w:ins w:id="381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14" w:author="Ivan Pugachev" w:date="2025-12-19T09:59:00Z" w16du:dateUtc="2025-12-19T06:59:00Z">
            <w:rPr>
              <w:ins w:id="381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16" w:author="Ivan Pugachev" w:date="2025-12-19T09:59:00Z" w16du:dateUtc="2025-12-19T06:59:00Z">
          <w:pPr>
            <w:ind w:firstLine="708"/>
            <w:jc w:val="center"/>
          </w:pPr>
        </w:pPrChange>
      </w:pPr>
      <w:ins w:id="381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DELIMITER $$</w:t>
        </w:r>
      </w:ins>
    </w:p>
    <w:p w14:paraId="0012DAFC" w14:textId="77777777" w:rsidR="00D30024" w:rsidRPr="00D30024" w:rsidRDefault="00D30024">
      <w:pPr>
        <w:ind w:firstLine="708"/>
        <w:rPr>
          <w:ins w:id="381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20" w:author="Ivan Pugachev" w:date="2025-12-19T09:59:00Z" w16du:dateUtc="2025-12-19T06:59:00Z">
            <w:rPr>
              <w:ins w:id="382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22" w:author="Ivan Pugachev" w:date="2025-12-19T09:59:00Z" w16du:dateUtc="2025-12-19T06:59:00Z">
          <w:pPr>
            <w:ind w:firstLine="708"/>
            <w:jc w:val="center"/>
          </w:pPr>
        </w:pPrChange>
      </w:pPr>
      <w:ins w:id="382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`$$</w:t>
        </w:r>
      </w:ins>
    </w:p>
    <w:p w14:paraId="6E67AE91" w14:textId="77777777" w:rsidR="00D30024" w:rsidRPr="00D30024" w:rsidRDefault="00D30024">
      <w:pPr>
        <w:ind w:firstLine="708"/>
        <w:rPr>
          <w:ins w:id="382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28" w:author="Ivan Pugachev" w:date="2025-12-19T09:59:00Z" w16du:dateUtc="2025-12-19T06:59:00Z">
            <w:rPr>
              <w:ins w:id="382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30" w:author="Ivan Pugachev" w:date="2025-12-19T09:59:00Z" w16du:dateUtc="2025-12-19T06:59:00Z">
          <w:pPr>
            <w:ind w:firstLine="708"/>
            <w:jc w:val="center"/>
          </w:pPr>
        </w:pPrChange>
      </w:pPr>
      <w:ins w:id="383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CREATE PROCEDURE </w:t>
        </w:r>
        <w:proofErr w:type="spellStart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AddProductToMenu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(</w:t>
        </w:r>
        <w:proofErr w:type="gramEnd"/>
      </w:ins>
    </w:p>
    <w:p w14:paraId="1AA0D349" w14:textId="77777777" w:rsidR="00D30024" w:rsidRPr="00D30024" w:rsidRDefault="00D30024">
      <w:pPr>
        <w:ind w:firstLine="708"/>
        <w:rPr>
          <w:ins w:id="383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36" w:author="Ivan Pugachev" w:date="2025-12-19T09:59:00Z" w16du:dateUtc="2025-12-19T06:59:00Z">
            <w:rPr>
              <w:ins w:id="383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38" w:author="Ivan Pugachev" w:date="2025-12-19T09:59:00Z" w16du:dateUtc="2025-12-19T06:59:00Z">
          <w:pPr>
            <w:ind w:firstLine="708"/>
            <w:jc w:val="center"/>
          </w:pPr>
        </w:pPrChange>
      </w:pPr>
      <w:ins w:id="383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INT,           </w:t>
        </w:r>
      </w:ins>
    </w:p>
    <w:p w14:paraId="26D65A48" w14:textId="77777777" w:rsidR="00D30024" w:rsidRPr="00D30024" w:rsidRDefault="00D30024">
      <w:pPr>
        <w:ind w:firstLine="708"/>
        <w:rPr>
          <w:ins w:id="384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44" w:author="Ivan Pugachev" w:date="2025-12-19T09:59:00Z" w16du:dateUtc="2025-12-19T06:59:00Z">
            <w:rPr>
              <w:ins w:id="384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46" w:author="Ivan Pugachev" w:date="2025-12-19T09:59:00Z" w16du:dateUtc="2025-12-19T06:59:00Z">
          <w:pPr>
            <w:ind w:firstLine="708"/>
            <w:jc w:val="center"/>
          </w:pPr>
        </w:pPrChange>
      </w:pPr>
      <w:ins w:id="384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45),</w:t>
        </w:r>
      </w:ins>
    </w:p>
    <w:p w14:paraId="08524FEE" w14:textId="77777777" w:rsidR="00D30024" w:rsidRPr="00D30024" w:rsidRDefault="00D30024">
      <w:pPr>
        <w:ind w:firstLine="708"/>
        <w:rPr>
          <w:ins w:id="385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54" w:author="Ivan Pugachev" w:date="2025-12-19T09:59:00Z" w16du:dateUtc="2025-12-19T06:59:00Z">
            <w:rPr>
              <w:ins w:id="385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56" w:author="Ivan Pugachev" w:date="2025-12-19T09:59:00Z" w16du:dateUtc="2025-12-19T06:59:00Z">
          <w:pPr>
            <w:ind w:firstLine="708"/>
            <w:jc w:val="center"/>
          </w:pPr>
        </w:pPrChange>
      </w:pPr>
      <w:ins w:id="385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45),</w:t>
        </w:r>
      </w:ins>
    </w:p>
    <w:p w14:paraId="58D113C8" w14:textId="77777777" w:rsidR="00D30024" w:rsidRPr="00D30024" w:rsidRDefault="00D30024">
      <w:pPr>
        <w:ind w:firstLine="708"/>
        <w:rPr>
          <w:ins w:id="386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64" w:author="Ivan Pugachev" w:date="2025-12-19T09:59:00Z" w16du:dateUtc="2025-12-19T06:59:00Z">
            <w:rPr>
              <w:ins w:id="386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66" w:author="Ivan Pugachev" w:date="2025-12-19T09:59:00Z" w16du:dateUtc="2025-12-19T06:59:00Z">
          <w:pPr>
            <w:ind w:firstLine="708"/>
            <w:jc w:val="center"/>
          </w:pPr>
        </w:pPrChange>
      </w:pPr>
      <w:ins w:id="386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INT,</w:t>
        </w:r>
      </w:ins>
    </w:p>
    <w:p w14:paraId="67F0D3F1" w14:textId="77777777" w:rsidR="00D30024" w:rsidRPr="00D30024" w:rsidRDefault="00D30024">
      <w:pPr>
        <w:ind w:firstLine="708"/>
        <w:rPr>
          <w:ins w:id="387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72" w:author="Ivan Pugachev" w:date="2025-12-19T09:59:00Z" w16du:dateUtc="2025-12-19T06:59:00Z">
            <w:rPr>
              <w:ins w:id="387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74" w:author="Ivan Pugachev" w:date="2025-12-19T09:59:00Z" w16du:dateUtc="2025-12-19T06:59:00Z">
          <w:pPr>
            <w:ind w:firstLine="708"/>
            <w:jc w:val="center"/>
          </w:pPr>
        </w:pPrChange>
      </w:pPr>
      <w:ins w:id="387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</w:t>
        </w:r>
      </w:ins>
    </w:p>
    <w:p w14:paraId="1CFFC129" w14:textId="77777777" w:rsidR="00D30024" w:rsidRPr="00D30024" w:rsidRDefault="00D30024">
      <w:pPr>
        <w:ind w:firstLine="708"/>
        <w:rPr>
          <w:ins w:id="387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80" w:author="Ivan Pugachev" w:date="2025-12-19T09:59:00Z" w16du:dateUtc="2025-12-19T06:59:00Z">
            <w:rPr>
              <w:ins w:id="388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82" w:author="Ivan Pugachev" w:date="2025-12-19T09:59:00Z" w16du:dateUtc="2025-12-19T06:59:00Z">
          <w:pPr>
            <w:ind w:firstLine="708"/>
            <w:jc w:val="center"/>
          </w:pPr>
        </w:pPrChange>
      </w:pPr>
      <w:ins w:id="388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</w:t>
        </w:r>
      </w:ins>
    </w:p>
    <w:p w14:paraId="1AA1F7FF" w14:textId="77777777" w:rsidR="00D30024" w:rsidRPr="00D30024" w:rsidRDefault="00D30024">
      <w:pPr>
        <w:ind w:firstLine="708"/>
        <w:rPr>
          <w:ins w:id="388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86" w:author="Ivan Pugachev" w:date="2025-12-19T09:59:00Z" w16du:dateUtc="2025-12-19T06:59:00Z">
            <w:rPr>
              <w:ins w:id="388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88" w:author="Ivan Pugachev" w:date="2025-12-19T09:59:00Z" w16du:dateUtc="2025-12-19T06:59:00Z">
          <w:pPr>
            <w:ind w:firstLine="708"/>
            <w:jc w:val="center"/>
          </w:pPr>
        </w:pPrChange>
      </w:pPr>
      <w:ins w:id="388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BEGIN</w:t>
        </w:r>
      </w:ins>
    </w:p>
    <w:p w14:paraId="52B3AAA8" w14:textId="77777777" w:rsidR="00D30024" w:rsidRPr="00D30024" w:rsidRDefault="00D30024">
      <w:pPr>
        <w:ind w:firstLine="708"/>
        <w:rPr>
          <w:ins w:id="38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892" w:author="Ivan Pugachev" w:date="2025-12-19T09:59:00Z" w16du:dateUtc="2025-12-19T06:59:00Z">
            <w:rPr>
              <w:ins w:id="38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894" w:author="Ivan Pugachev" w:date="2025-12-19T09:59:00Z" w16du:dateUtc="2025-12-19T06:59:00Z">
          <w:pPr>
            <w:ind w:firstLine="708"/>
            <w:jc w:val="center"/>
          </w:pPr>
        </w:pPrChange>
      </w:pPr>
      <w:ins w:id="38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v_name_exists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8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INT;</w:t>
        </w:r>
      </w:ins>
    </w:p>
    <w:p w14:paraId="51A6D1A3" w14:textId="77777777" w:rsidR="00D30024" w:rsidRPr="00D30024" w:rsidRDefault="00D30024">
      <w:pPr>
        <w:ind w:firstLine="708"/>
        <w:rPr>
          <w:ins w:id="389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00" w:author="Ivan Pugachev" w:date="2025-12-19T09:59:00Z" w16du:dateUtc="2025-12-19T06:59:00Z">
            <w:rPr>
              <w:ins w:id="390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02" w:author="Ivan Pugachev" w:date="2025-12-19T09:59:00Z" w16du:dateUtc="2025-12-19T06:59:00Z">
          <w:pPr>
            <w:ind w:firstLine="708"/>
            <w:jc w:val="center"/>
          </w:pPr>
        </w:pPrChange>
      </w:pPr>
      <w:ins w:id="390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v_id_exists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INT;</w:t>
        </w:r>
      </w:ins>
    </w:p>
    <w:p w14:paraId="07C5358E" w14:textId="77777777" w:rsidR="00D30024" w:rsidRPr="00D30024" w:rsidRDefault="00D30024">
      <w:pPr>
        <w:ind w:firstLine="708"/>
        <w:rPr>
          <w:ins w:id="39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08" w:author="Ivan Pugachev" w:date="2025-12-19T09:59:00Z" w16du:dateUtc="2025-12-19T06:59:00Z">
            <w:rPr>
              <w:ins w:id="39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10" w:author="Ivan Pugachev" w:date="2025-12-19T09:59:00Z" w16du:dateUtc="2025-12-19T06:59:00Z">
          <w:pPr>
            <w:ind w:firstLine="708"/>
            <w:jc w:val="center"/>
          </w:pPr>
        </w:pPrChange>
      </w:pPr>
      <w:ins w:id="391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v_min_margin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DECIMAL(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5,2) DEFAULT 30.00;</w:t>
        </w:r>
      </w:ins>
    </w:p>
    <w:p w14:paraId="33A44C2C" w14:textId="77777777" w:rsidR="00D30024" w:rsidRPr="00D30024" w:rsidRDefault="00D30024">
      <w:pPr>
        <w:ind w:firstLine="708"/>
        <w:rPr>
          <w:ins w:id="391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18" w:author="Ivan Pugachev" w:date="2025-12-19T09:59:00Z" w16du:dateUtc="2025-12-19T06:59:00Z">
            <w:rPr>
              <w:ins w:id="391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20" w:author="Ivan Pugachev" w:date="2025-12-19T09:59:00Z" w16du:dateUtc="2025-12-19T06:59:00Z">
          <w:pPr>
            <w:ind w:firstLine="708"/>
            <w:jc w:val="center"/>
          </w:pPr>
        </w:pPrChange>
      </w:pPr>
      <w:ins w:id="392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v_calculated_margin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DECIMAL(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5,2);</w:t>
        </w:r>
      </w:ins>
    </w:p>
    <w:p w14:paraId="410B07AE" w14:textId="77777777" w:rsidR="00D30024" w:rsidRPr="00D30024" w:rsidRDefault="00D30024">
      <w:pPr>
        <w:ind w:firstLine="708"/>
        <w:rPr>
          <w:ins w:id="392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28" w:author="Ivan Pugachev" w:date="2025-12-19T09:59:00Z" w16du:dateUtc="2025-12-19T06:59:00Z">
            <w:rPr>
              <w:ins w:id="392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30" w:author="Ivan Pugachev" w:date="2025-12-19T09:59:00Z" w16du:dateUtc="2025-12-19T06:59:00Z">
          <w:pPr>
            <w:ind w:firstLine="708"/>
            <w:jc w:val="center"/>
          </w:pPr>
        </w:pPrChange>
      </w:pPr>
      <w:ins w:id="393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v_profit_per_unit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DECIMAL(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8,2);</w:t>
        </w:r>
      </w:ins>
    </w:p>
    <w:p w14:paraId="5F3273ED" w14:textId="77777777" w:rsidR="00D30024" w:rsidRPr="00D30024" w:rsidRDefault="00D30024">
      <w:pPr>
        <w:ind w:firstLine="708"/>
        <w:rPr>
          <w:ins w:id="393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38" w:author="Ivan Pugachev" w:date="2025-12-19T09:59:00Z" w16du:dateUtc="2025-12-19T06:59:00Z">
            <w:rPr>
              <w:ins w:id="393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40" w:author="Ivan Pugachev" w:date="2025-12-19T09:59:00Z" w16du:dateUtc="2025-12-19T06:59:00Z">
          <w:pPr>
            <w:ind w:firstLine="708"/>
            <w:jc w:val="center"/>
          </w:pPr>
        </w:pPrChange>
      </w:pPr>
      <w:ins w:id="394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v_actual_pro_id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INT;</w:t>
        </w:r>
      </w:ins>
    </w:p>
    <w:p w14:paraId="2D964382" w14:textId="77777777" w:rsidR="00D30024" w:rsidRPr="00D30024" w:rsidRDefault="00D30024">
      <w:pPr>
        <w:ind w:firstLine="708"/>
        <w:rPr>
          <w:ins w:id="39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46" w:author="Ivan Pugachev" w:date="2025-12-19T09:59:00Z" w16du:dateUtc="2025-12-19T06:59:00Z">
            <w:rPr>
              <w:ins w:id="39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48" w:author="Ivan Pugachev" w:date="2025-12-19T09:59:00Z" w16du:dateUtc="2025-12-19T06:59:00Z">
          <w:pPr>
            <w:ind w:firstLine="708"/>
            <w:jc w:val="center"/>
          </w:pPr>
        </w:pPrChange>
      </w:pPr>
      <w:ins w:id="394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</w:ins>
    </w:p>
    <w:p w14:paraId="78A8A817" w14:textId="77777777" w:rsidR="00D30024" w:rsidRPr="00AB0C02" w:rsidRDefault="00D30024">
      <w:pPr>
        <w:ind w:firstLine="708"/>
        <w:rPr>
          <w:ins w:id="395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3952" w:author="Ivan Pugachev" w:date="2025-12-19T10:04:00Z" w16du:dateUtc="2025-12-19T07:04:00Z">
            <w:rPr>
              <w:ins w:id="395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54" w:author="Ivan Pugachev" w:date="2025-12-19T09:59:00Z" w16du:dateUtc="2025-12-19T06:59:00Z">
          <w:pPr>
            <w:ind w:firstLine="708"/>
            <w:jc w:val="center"/>
          </w:pPr>
        </w:pPrChange>
      </w:pPr>
      <w:ins w:id="395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3957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-- Проверяем, не занят ли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3959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id</w:t>
        </w:r>
      </w:ins>
    </w:p>
    <w:p w14:paraId="794580B3" w14:textId="77777777" w:rsidR="00D30024" w:rsidRPr="00D30024" w:rsidRDefault="00D30024">
      <w:pPr>
        <w:ind w:firstLine="708"/>
        <w:rPr>
          <w:ins w:id="396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62" w:author="Ivan Pugachev" w:date="2025-12-19T09:59:00Z" w16du:dateUtc="2025-12-19T06:59:00Z">
            <w:rPr>
              <w:ins w:id="396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64" w:author="Ivan Pugachev" w:date="2025-12-19T09:59:00Z" w16du:dateUtc="2025-12-19T06:59:00Z">
          <w:pPr>
            <w:ind w:firstLine="708"/>
            <w:jc w:val="center"/>
          </w:pPr>
        </w:pPrChange>
      </w:pPr>
      <w:ins w:id="3965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3966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IF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IS NOT NULL THEN</w:t>
        </w:r>
      </w:ins>
    </w:p>
    <w:p w14:paraId="7A674717" w14:textId="77777777" w:rsidR="00D30024" w:rsidRPr="00D30024" w:rsidRDefault="00D30024">
      <w:pPr>
        <w:ind w:firstLine="708"/>
        <w:rPr>
          <w:ins w:id="397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71" w:author="Ivan Pugachev" w:date="2025-12-19T09:59:00Z" w16du:dateUtc="2025-12-19T06:59:00Z">
            <w:rPr>
              <w:ins w:id="397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73" w:author="Ivan Pugachev" w:date="2025-12-19T09:59:00Z" w16du:dateUtc="2025-12-19T06:59:00Z">
          <w:pPr>
            <w:ind w:firstLine="708"/>
            <w:jc w:val="center"/>
          </w:pPr>
        </w:pPrChange>
      </w:pPr>
      <w:ins w:id="397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SELECT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COUNT(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*) INTO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v_id_exists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</w:ins>
    </w:p>
    <w:p w14:paraId="671F2521" w14:textId="77777777" w:rsidR="00D30024" w:rsidRPr="00D30024" w:rsidRDefault="00D30024">
      <w:pPr>
        <w:ind w:firstLine="708"/>
        <w:rPr>
          <w:ins w:id="398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81" w:author="Ivan Pugachev" w:date="2025-12-19T09:59:00Z" w16du:dateUtc="2025-12-19T06:59:00Z">
            <w:rPr>
              <w:ins w:id="398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83" w:author="Ivan Pugachev" w:date="2025-12-19T09:59:00Z" w16du:dateUtc="2025-12-19T06:59:00Z">
          <w:pPr>
            <w:ind w:firstLine="708"/>
            <w:jc w:val="center"/>
          </w:pPr>
        </w:pPrChange>
      </w:pPr>
      <w:ins w:id="398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FROM products </w:t>
        </w:r>
      </w:ins>
    </w:p>
    <w:p w14:paraId="30E052DC" w14:textId="77777777" w:rsidR="00D30024" w:rsidRPr="00D30024" w:rsidRDefault="00D30024">
      <w:pPr>
        <w:ind w:firstLine="708"/>
        <w:rPr>
          <w:ins w:id="398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87" w:author="Ivan Pugachev" w:date="2025-12-19T09:59:00Z" w16du:dateUtc="2025-12-19T06:59:00Z">
            <w:rPr>
              <w:ins w:id="398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89" w:author="Ivan Pugachev" w:date="2025-12-19T09:59:00Z" w16du:dateUtc="2025-12-19T06:59:00Z">
          <w:pPr>
            <w:ind w:firstLine="708"/>
            <w:jc w:val="center"/>
          </w:pPr>
        </w:pPrChange>
      </w:pPr>
      <w:ins w:id="399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9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9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39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28D77CAB" w14:textId="77777777" w:rsidR="00D30024" w:rsidRPr="00D30024" w:rsidRDefault="00D30024">
      <w:pPr>
        <w:ind w:firstLine="708"/>
        <w:rPr>
          <w:ins w:id="399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3997" w:author="Ivan Pugachev" w:date="2025-12-19T09:59:00Z" w16du:dateUtc="2025-12-19T06:59:00Z">
            <w:rPr>
              <w:ins w:id="399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3999" w:author="Ivan Pugachev" w:date="2025-12-19T09:59:00Z" w16du:dateUtc="2025-12-19T06:59:00Z">
          <w:pPr>
            <w:ind w:firstLine="708"/>
            <w:jc w:val="center"/>
          </w:pPr>
        </w:pPrChange>
      </w:pPr>
      <w:ins w:id="400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0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</w:ins>
    </w:p>
    <w:p w14:paraId="6DD66F2E" w14:textId="77777777" w:rsidR="00D30024" w:rsidRPr="00D30024" w:rsidRDefault="00D30024">
      <w:pPr>
        <w:ind w:firstLine="708"/>
        <w:rPr>
          <w:ins w:id="400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003" w:author="Ivan Pugachev" w:date="2025-12-19T09:59:00Z" w16du:dateUtc="2025-12-19T06:59:00Z">
            <w:rPr>
              <w:ins w:id="400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005" w:author="Ivan Pugachev" w:date="2025-12-19T09:59:00Z" w16du:dateUtc="2025-12-19T06:59:00Z">
          <w:pPr>
            <w:ind w:firstLine="708"/>
            <w:jc w:val="center"/>
          </w:pPr>
        </w:pPrChange>
      </w:pPr>
      <w:ins w:id="400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IF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v_id_exists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&gt; 0 THEN</w:t>
        </w:r>
      </w:ins>
    </w:p>
    <w:p w14:paraId="5674275A" w14:textId="77777777" w:rsidR="00D30024" w:rsidRPr="00D30024" w:rsidRDefault="00D30024">
      <w:pPr>
        <w:ind w:firstLine="708"/>
        <w:rPr>
          <w:ins w:id="401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011" w:author="Ivan Pugachev" w:date="2025-12-19T09:59:00Z" w16du:dateUtc="2025-12-19T06:59:00Z">
            <w:rPr>
              <w:ins w:id="401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013" w:author="Ivan Pugachev" w:date="2025-12-19T09:59:00Z" w16du:dateUtc="2025-12-19T06:59:00Z">
          <w:pPr>
            <w:ind w:firstLine="708"/>
            <w:jc w:val="center"/>
          </w:pPr>
        </w:pPrChange>
      </w:pPr>
      <w:ins w:id="401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SELECT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Ошибка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: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Товар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с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таким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ID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уже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существует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 as result;</w:t>
        </w:r>
      </w:ins>
    </w:p>
    <w:p w14:paraId="41169A69" w14:textId="77777777" w:rsidR="00D30024" w:rsidRPr="00AB0C02" w:rsidRDefault="00D30024">
      <w:pPr>
        <w:ind w:firstLine="708"/>
        <w:rPr>
          <w:ins w:id="402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027" w:author="Ivan Pugachev" w:date="2025-12-19T10:04:00Z" w16du:dateUtc="2025-12-19T07:04:00Z">
            <w:rPr>
              <w:ins w:id="402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029" w:author="Ivan Pugachev" w:date="2025-12-19T09:59:00Z" w16du:dateUtc="2025-12-19T06:59:00Z">
          <w:pPr>
            <w:ind w:firstLine="708"/>
            <w:jc w:val="center"/>
          </w:pPr>
        </w:pPrChange>
      </w:pPr>
      <w:ins w:id="403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3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END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03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IF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03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1B2E8B82" w14:textId="77777777" w:rsidR="00D30024" w:rsidRPr="00AB0C02" w:rsidRDefault="00D30024">
      <w:pPr>
        <w:ind w:firstLine="708"/>
        <w:rPr>
          <w:ins w:id="403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036" w:author="Ivan Pugachev" w:date="2025-12-19T10:04:00Z" w16du:dateUtc="2025-12-19T07:04:00Z">
            <w:rPr>
              <w:ins w:id="403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038" w:author="Ivan Pugachev" w:date="2025-12-19T09:59:00Z" w16du:dateUtc="2025-12-19T06:59:00Z">
          <w:pPr>
            <w:ind w:firstLine="708"/>
            <w:jc w:val="center"/>
          </w:pPr>
        </w:pPrChange>
      </w:pPr>
      <w:ins w:id="4039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04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 xml:space="preserve">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END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04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IF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04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63AABA23" w14:textId="77777777" w:rsidR="00D30024" w:rsidRPr="00AB0C02" w:rsidRDefault="00D30024">
      <w:pPr>
        <w:ind w:firstLine="708"/>
        <w:rPr>
          <w:ins w:id="40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046" w:author="Ivan Pugachev" w:date="2025-12-19T10:04:00Z" w16du:dateUtc="2025-12-19T07:04:00Z">
            <w:rPr>
              <w:ins w:id="40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048" w:author="Ivan Pugachev" w:date="2025-12-19T09:59:00Z" w16du:dateUtc="2025-12-19T06:59:00Z">
          <w:pPr>
            <w:ind w:firstLine="708"/>
            <w:jc w:val="center"/>
          </w:pPr>
        </w:pPrChange>
      </w:pPr>
      <w:ins w:id="4049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05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</w:ins>
    </w:p>
    <w:p w14:paraId="27B3CE99" w14:textId="77777777" w:rsidR="00D30024" w:rsidRPr="00AB0C02" w:rsidRDefault="00D30024">
      <w:pPr>
        <w:ind w:firstLine="708"/>
        <w:rPr>
          <w:ins w:id="405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052" w:author="Ivan Pugachev" w:date="2025-12-19T10:04:00Z" w16du:dateUtc="2025-12-19T07:04:00Z">
            <w:rPr>
              <w:ins w:id="405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054" w:author="Ivan Pugachev" w:date="2025-12-19T09:59:00Z" w16du:dateUtc="2025-12-19T06:59:00Z">
          <w:pPr>
            <w:ind w:firstLine="708"/>
            <w:jc w:val="center"/>
          </w:pPr>
        </w:pPrChange>
      </w:pPr>
      <w:ins w:id="4055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056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-- Если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058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id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06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не занят или не указан, продолжаем</w:t>
        </w:r>
      </w:ins>
    </w:p>
    <w:p w14:paraId="38097D0E" w14:textId="77777777" w:rsidR="00D30024" w:rsidRPr="00D30024" w:rsidRDefault="00D30024">
      <w:pPr>
        <w:ind w:firstLine="708"/>
        <w:rPr>
          <w:ins w:id="406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062" w:author="Ivan Pugachev" w:date="2025-12-19T09:59:00Z" w16du:dateUtc="2025-12-19T06:59:00Z">
            <w:rPr>
              <w:ins w:id="406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064" w:author="Ivan Pugachev" w:date="2025-12-19T09:59:00Z" w16du:dateUtc="2025-12-19T06:59:00Z">
          <w:pPr>
            <w:ind w:firstLine="708"/>
            <w:jc w:val="center"/>
          </w:pPr>
        </w:pPrChange>
      </w:pPr>
      <w:ins w:id="4065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066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IF (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IS NULL OR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v_id_exists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0) THEN</w:t>
        </w:r>
      </w:ins>
    </w:p>
    <w:p w14:paraId="5F0F41C6" w14:textId="77777777" w:rsidR="00D30024" w:rsidRPr="00AB0C02" w:rsidRDefault="00D30024">
      <w:pPr>
        <w:ind w:firstLine="708"/>
        <w:rPr>
          <w:ins w:id="407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073" w:author="Ivan Pugachev" w:date="2025-12-19T10:04:00Z" w16du:dateUtc="2025-12-19T07:04:00Z">
            <w:rPr>
              <w:ins w:id="407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075" w:author="Ivan Pugachev" w:date="2025-12-19T09:59:00Z" w16du:dateUtc="2025-12-19T06:59:00Z">
          <w:pPr>
            <w:ind w:firstLine="708"/>
            <w:jc w:val="center"/>
          </w:pPr>
        </w:pPrChange>
      </w:pPr>
      <w:ins w:id="407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078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Проверяем уникальность названия товара</w:t>
        </w:r>
      </w:ins>
    </w:p>
    <w:p w14:paraId="675B31E7" w14:textId="77777777" w:rsidR="00D30024" w:rsidRPr="00385A3B" w:rsidRDefault="00D30024">
      <w:pPr>
        <w:ind w:firstLine="708"/>
        <w:rPr>
          <w:ins w:id="407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080" w:author="Ivan Pugachev" w:date="2026-01-12T11:38:00Z" w16du:dateUtc="2026-01-12T08:38:00Z">
            <w:rPr>
              <w:ins w:id="408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082" w:author="Ivan Pugachev" w:date="2025-12-19T09:59:00Z" w16du:dateUtc="2025-12-19T06:59:00Z">
          <w:pPr>
            <w:ind w:firstLine="708"/>
            <w:jc w:val="center"/>
          </w:pPr>
        </w:pPrChange>
      </w:pPr>
      <w:ins w:id="4083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08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SELECT</w:t>
        </w:r>
        <w:r w:rsidRPr="00385A3B">
          <w:rPr>
            <w:rFonts w:ascii="Courier New" w:hAnsi="Courier New" w:cs="Courier New"/>
            <w:b/>
            <w:bCs/>
            <w:sz w:val="14"/>
            <w:szCs w:val="14"/>
            <w:rPrChange w:id="4086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COUNT</w:t>
        </w:r>
        <w:r w:rsidRPr="00385A3B">
          <w:rPr>
            <w:rFonts w:ascii="Courier New" w:hAnsi="Courier New" w:cs="Courier New"/>
            <w:b/>
            <w:bCs/>
            <w:sz w:val="14"/>
            <w:szCs w:val="14"/>
            <w:rPrChange w:id="4088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(</w:t>
        </w:r>
        <w:proofErr w:type="gramEnd"/>
        <w:r w:rsidRPr="00385A3B">
          <w:rPr>
            <w:rFonts w:ascii="Courier New" w:hAnsi="Courier New" w:cs="Courier New"/>
            <w:b/>
            <w:bCs/>
            <w:sz w:val="14"/>
            <w:szCs w:val="14"/>
            <w:rPrChange w:id="4089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*)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INTO</w:t>
        </w:r>
        <w:r w:rsidRPr="00385A3B">
          <w:rPr>
            <w:rFonts w:ascii="Courier New" w:hAnsi="Courier New" w:cs="Courier New"/>
            <w:b/>
            <w:bCs/>
            <w:sz w:val="14"/>
            <w:szCs w:val="14"/>
            <w:rPrChange w:id="4091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9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</w:t>
        </w:r>
        <w:r w:rsidRPr="00385A3B">
          <w:rPr>
            <w:rFonts w:ascii="Courier New" w:hAnsi="Courier New" w:cs="Courier New"/>
            <w:b/>
            <w:bCs/>
            <w:sz w:val="14"/>
            <w:szCs w:val="14"/>
            <w:rPrChange w:id="4093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name</w:t>
        </w:r>
        <w:r w:rsidRPr="00385A3B">
          <w:rPr>
            <w:rFonts w:ascii="Courier New" w:hAnsi="Courier New" w:cs="Courier New"/>
            <w:b/>
            <w:bCs/>
            <w:sz w:val="14"/>
            <w:szCs w:val="14"/>
            <w:rPrChange w:id="4095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0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exists</w:t>
        </w:r>
        <w:r w:rsidRPr="00385A3B">
          <w:rPr>
            <w:rFonts w:ascii="Courier New" w:hAnsi="Courier New" w:cs="Courier New"/>
            <w:b/>
            <w:bCs/>
            <w:sz w:val="14"/>
            <w:szCs w:val="14"/>
            <w:rPrChange w:id="4097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</w:ins>
    </w:p>
    <w:p w14:paraId="3096571E" w14:textId="77777777" w:rsidR="00D30024" w:rsidRPr="00D30024" w:rsidRDefault="00D30024">
      <w:pPr>
        <w:ind w:firstLine="708"/>
        <w:rPr>
          <w:ins w:id="409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099" w:author="Ivan Pugachev" w:date="2025-12-19T09:59:00Z" w16du:dateUtc="2025-12-19T06:59:00Z">
            <w:rPr>
              <w:ins w:id="410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101" w:author="Ivan Pugachev" w:date="2025-12-19T09:59:00Z" w16du:dateUtc="2025-12-19T06:59:00Z">
          <w:pPr>
            <w:ind w:firstLine="708"/>
            <w:jc w:val="center"/>
          </w:pPr>
        </w:pPrChange>
      </w:pPr>
      <w:ins w:id="4102" w:author="Ivan Pugachev" w:date="2025-12-19T09:58:00Z" w16du:dateUtc="2025-12-19T06:58:00Z">
        <w:r w:rsidRPr="00385A3B">
          <w:rPr>
            <w:rFonts w:ascii="Courier New" w:hAnsi="Courier New" w:cs="Courier New"/>
            <w:b/>
            <w:bCs/>
            <w:sz w:val="14"/>
            <w:szCs w:val="14"/>
            <w:rPrChange w:id="4103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FROM products </w:t>
        </w:r>
      </w:ins>
    </w:p>
    <w:p w14:paraId="1298D877" w14:textId="77777777" w:rsidR="00D30024" w:rsidRPr="00D30024" w:rsidRDefault="00D30024">
      <w:pPr>
        <w:ind w:firstLine="708"/>
        <w:rPr>
          <w:ins w:id="410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106" w:author="Ivan Pugachev" w:date="2025-12-19T09:59:00Z" w16du:dateUtc="2025-12-19T06:59:00Z">
            <w:rPr>
              <w:ins w:id="410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108" w:author="Ivan Pugachev" w:date="2025-12-19T09:59:00Z" w16du:dateUtc="2025-12-19T06:59:00Z">
          <w:pPr>
            <w:ind w:firstLine="708"/>
            <w:jc w:val="center"/>
          </w:pPr>
        </w:pPrChange>
      </w:pPr>
      <w:ins w:id="410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0CB51A69" w14:textId="77777777" w:rsidR="00D30024" w:rsidRPr="00D30024" w:rsidRDefault="00D30024">
      <w:pPr>
        <w:ind w:firstLine="708"/>
        <w:rPr>
          <w:ins w:id="411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116" w:author="Ivan Pugachev" w:date="2025-12-19T09:59:00Z" w16du:dateUtc="2025-12-19T06:59:00Z">
            <w:rPr>
              <w:ins w:id="411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118" w:author="Ivan Pugachev" w:date="2025-12-19T09:59:00Z" w16du:dateUtc="2025-12-19T06:59:00Z">
          <w:pPr>
            <w:ind w:firstLine="708"/>
            <w:jc w:val="center"/>
          </w:pPr>
        </w:pPrChange>
      </w:pPr>
      <w:ins w:id="411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</w:ins>
    </w:p>
    <w:p w14:paraId="1AC2E512" w14:textId="77777777" w:rsidR="00D30024" w:rsidRPr="00AB0C02" w:rsidRDefault="00D30024">
      <w:pPr>
        <w:ind w:firstLine="708"/>
        <w:rPr>
          <w:ins w:id="41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122" w:author="Ivan Pugachev" w:date="2025-12-19T10:04:00Z" w16du:dateUtc="2025-12-19T07:04:00Z">
            <w:rPr>
              <w:ins w:id="41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124" w:author="Ivan Pugachev" w:date="2025-12-19T09:59:00Z" w16du:dateUtc="2025-12-19T06:59:00Z">
          <w:pPr>
            <w:ind w:firstLine="708"/>
            <w:jc w:val="center"/>
          </w:pPr>
        </w:pPrChange>
      </w:pPr>
      <w:ins w:id="412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IF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127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129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name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131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exists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133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&gt; 0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THEN</w:t>
        </w:r>
      </w:ins>
    </w:p>
    <w:p w14:paraId="41DA9C7C" w14:textId="77777777" w:rsidR="00D30024" w:rsidRPr="00AB0C02" w:rsidRDefault="00D30024">
      <w:pPr>
        <w:ind w:firstLine="708"/>
        <w:rPr>
          <w:ins w:id="413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136" w:author="Ivan Pugachev" w:date="2025-12-19T10:04:00Z" w16du:dateUtc="2025-12-19T07:04:00Z">
            <w:rPr>
              <w:ins w:id="413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138" w:author="Ivan Pugachev" w:date="2025-12-19T09:59:00Z" w16du:dateUtc="2025-12-19T06:59:00Z">
          <w:pPr>
            <w:ind w:firstLine="708"/>
            <w:jc w:val="center"/>
          </w:pPr>
        </w:pPrChange>
      </w:pPr>
      <w:ins w:id="4139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14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SELECT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14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'Ошибка: Товар с таким названием уже существует'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AS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14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result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146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7AB21CAE" w14:textId="77777777" w:rsidR="00D30024" w:rsidRPr="00D30024" w:rsidRDefault="00D30024">
      <w:pPr>
        <w:ind w:firstLine="708"/>
        <w:rPr>
          <w:ins w:id="414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148" w:author="Ivan Pugachev" w:date="2025-12-19T09:59:00Z" w16du:dateUtc="2025-12-19T06:59:00Z">
            <w:rPr>
              <w:ins w:id="414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150" w:author="Ivan Pugachev" w:date="2025-12-19T09:59:00Z" w16du:dateUtc="2025-12-19T06:59:00Z">
          <w:pPr>
            <w:ind w:firstLine="708"/>
            <w:jc w:val="center"/>
          </w:pPr>
        </w:pPrChange>
      </w:pPr>
      <w:ins w:id="4151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15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ELSEIF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IS NULL OR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0 THEN</w:t>
        </w:r>
      </w:ins>
    </w:p>
    <w:p w14:paraId="1E034509" w14:textId="77777777" w:rsidR="00D30024" w:rsidRPr="00AB0C02" w:rsidRDefault="00D30024">
      <w:pPr>
        <w:ind w:firstLine="708"/>
        <w:rPr>
          <w:ins w:id="415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159" w:author="Ivan Pugachev" w:date="2025-12-19T10:04:00Z" w16du:dateUtc="2025-12-19T07:04:00Z">
            <w:rPr>
              <w:ins w:id="416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161" w:author="Ivan Pugachev" w:date="2025-12-19T09:59:00Z" w16du:dateUtc="2025-12-19T06:59:00Z">
          <w:pPr>
            <w:ind w:firstLine="708"/>
            <w:jc w:val="center"/>
          </w:pPr>
        </w:pPrChange>
      </w:pPr>
      <w:ins w:id="416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6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SELECT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16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'Ошибка: Необходимо указать себестоимость товара'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AS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166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result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168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7E7C2DA0" w14:textId="77777777" w:rsidR="00D30024" w:rsidRPr="00D30024" w:rsidRDefault="00D30024">
      <w:pPr>
        <w:ind w:firstLine="708"/>
        <w:rPr>
          <w:ins w:id="416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170" w:author="Ivan Pugachev" w:date="2025-12-19T09:59:00Z" w16du:dateUtc="2025-12-19T06:59:00Z">
            <w:rPr>
              <w:ins w:id="417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172" w:author="Ivan Pugachev" w:date="2025-12-19T09:59:00Z" w16du:dateUtc="2025-12-19T06:59:00Z">
          <w:pPr>
            <w:ind w:firstLine="708"/>
            <w:jc w:val="center"/>
          </w:pPr>
        </w:pPrChange>
      </w:pPr>
      <w:ins w:id="4173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17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ELSE</w:t>
        </w:r>
      </w:ins>
    </w:p>
    <w:p w14:paraId="7CEF5EA3" w14:textId="77777777" w:rsidR="00D30024" w:rsidRPr="00D30024" w:rsidRDefault="00D30024">
      <w:pPr>
        <w:ind w:firstLine="708"/>
        <w:rPr>
          <w:ins w:id="417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177" w:author="Ivan Pugachev" w:date="2025-12-19T09:59:00Z" w16du:dateUtc="2025-12-19T06:59:00Z">
            <w:rPr>
              <w:ins w:id="417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179" w:author="Ivan Pugachev" w:date="2025-12-19T09:59:00Z" w16du:dateUtc="2025-12-19T06:59:00Z">
          <w:pPr>
            <w:ind w:firstLine="708"/>
            <w:jc w:val="center"/>
          </w:pPr>
        </w:pPrChange>
      </w:pPr>
      <w:ins w:id="418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Рассчитываем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наценку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в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процентах</w:t>
        </w:r>
        <w:proofErr w:type="spellEnd"/>
      </w:ins>
    </w:p>
    <w:p w14:paraId="060E9BD0" w14:textId="77777777" w:rsidR="00D30024" w:rsidRPr="00D30024" w:rsidRDefault="00D30024">
      <w:pPr>
        <w:ind w:firstLine="708"/>
        <w:rPr>
          <w:ins w:id="418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188" w:author="Ivan Pugachev" w:date="2025-12-19T09:59:00Z" w16du:dateUtc="2025-12-19T06:59:00Z">
            <w:rPr>
              <w:ins w:id="418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190" w:author="Ivan Pugachev" w:date="2025-12-19T09:59:00Z" w16du:dateUtc="2025-12-19T06:59:00Z">
          <w:pPr>
            <w:ind w:firstLine="708"/>
            <w:jc w:val="center"/>
          </w:pPr>
        </w:pPrChange>
      </w:pPr>
      <w:ins w:id="419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9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9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v_calculated_margin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((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) /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1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 * 100;</w:t>
        </w:r>
      </w:ins>
    </w:p>
    <w:p w14:paraId="797C3321" w14:textId="77777777" w:rsidR="00D30024" w:rsidRPr="00D30024" w:rsidRDefault="00D30024">
      <w:pPr>
        <w:ind w:firstLine="708"/>
        <w:rPr>
          <w:ins w:id="420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02" w:author="Ivan Pugachev" w:date="2025-12-19T09:59:00Z" w16du:dateUtc="2025-12-19T06:59:00Z">
            <w:rPr>
              <w:ins w:id="420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04" w:author="Ivan Pugachev" w:date="2025-12-19T09:59:00Z" w16du:dateUtc="2025-12-19T06:59:00Z">
          <w:pPr>
            <w:ind w:firstLine="708"/>
            <w:jc w:val="center"/>
          </w:pPr>
        </w:pPrChange>
      </w:pPr>
      <w:ins w:id="420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v_profit_per_unit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2CC27E83" w14:textId="77777777" w:rsidR="00D30024" w:rsidRPr="00D30024" w:rsidRDefault="00D30024">
      <w:pPr>
        <w:ind w:firstLine="708"/>
        <w:rPr>
          <w:ins w:id="421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14" w:author="Ivan Pugachev" w:date="2025-12-19T09:59:00Z" w16du:dateUtc="2025-12-19T06:59:00Z">
            <w:rPr>
              <w:ins w:id="421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16" w:author="Ivan Pugachev" w:date="2025-12-19T09:59:00Z" w16du:dateUtc="2025-12-19T06:59:00Z">
          <w:pPr>
            <w:ind w:firstLine="708"/>
            <w:jc w:val="center"/>
          </w:pPr>
        </w:pPrChange>
      </w:pPr>
      <w:ins w:id="421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</w:ins>
    </w:p>
    <w:p w14:paraId="3C7C3571" w14:textId="77777777" w:rsidR="00D30024" w:rsidRPr="00AB0C02" w:rsidRDefault="00D30024">
      <w:pPr>
        <w:ind w:firstLine="708"/>
        <w:rPr>
          <w:ins w:id="421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220" w:author="Ivan Pugachev" w:date="2025-12-19T10:04:00Z" w16du:dateUtc="2025-12-19T07:04:00Z">
            <w:rPr>
              <w:ins w:id="422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22" w:author="Ivan Pugachev" w:date="2025-12-19T09:59:00Z" w16du:dateUtc="2025-12-19T06:59:00Z">
          <w:pPr>
            <w:ind w:firstLine="708"/>
            <w:jc w:val="center"/>
          </w:pPr>
        </w:pPrChange>
      </w:pPr>
      <w:ins w:id="422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225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-- Добавляем товар с указанным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227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id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229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или </w:t>
        </w:r>
        <w:proofErr w:type="spellStart"/>
        <w:r w:rsidRPr="00AB0C02">
          <w:rPr>
            <w:rFonts w:ascii="Courier New" w:hAnsi="Courier New" w:cs="Courier New"/>
            <w:b/>
            <w:bCs/>
            <w:sz w:val="14"/>
            <w:szCs w:val="14"/>
            <w:rPrChange w:id="423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автоинкрементом</w:t>
        </w:r>
        <w:proofErr w:type="spellEnd"/>
      </w:ins>
    </w:p>
    <w:p w14:paraId="041AFF54" w14:textId="77777777" w:rsidR="00D30024" w:rsidRPr="00D30024" w:rsidRDefault="00D30024">
      <w:pPr>
        <w:ind w:firstLine="708"/>
        <w:rPr>
          <w:ins w:id="423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32" w:author="Ivan Pugachev" w:date="2025-12-19T09:59:00Z" w16du:dateUtc="2025-12-19T06:59:00Z">
            <w:rPr>
              <w:ins w:id="423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34" w:author="Ivan Pugachev" w:date="2025-12-19T09:59:00Z" w16du:dateUtc="2025-12-19T06:59:00Z">
          <w:pPr>
            <w:ind w:firstLine="708"/>
            <w:jc w:val="center"/>
          </w:pPr>
        </w:pPrChange>
      </w:pPr>
      <w:ins w:id="4235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236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IF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IS NOT NULL THEN</w:t>
        </w:r>
      </w:ins>
    </w:p>
    <w:p w14:paraId="1AC1F3BD" w14:textId="77777777" w:rsidR="00D30024" w:rsidRPr="00D30024" w:rsidRDefault="00D30024">
      <w:pPr>
        <w:ind w:firstLine="708"/>
        <w:rPr>
          <w:ins w:id="424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41" w:author="Ivan Pugachev" w:date="2025-12-19T09:59:00Z" w16du:dateUtc="2025-12-19T06:59:00Z">
            <w:rPr>
              <w:ins w:id="424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43" w:author="Ivan Pugachev" w:date="2025-12-19T09:59:00Z" w16du:dateUtc="2025-12-19T06:59:00Z">
          <w:pPr>
            <w:ind w:firstLine="708"/>
            <w:jc w:val="center"/>
          </w:pPr>
        </w:pPrChange>
      </w:pPr>
      <w:ins w:id="424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INSERT INTO products (</w:t>
        </w:r>
      </w:ins>
    </w:p>
    <w:p w14:paraId="1DB0524F" w14:textId="77777777" w:rsidR="00D30024" w:rsidRPr="00D30024" w:rsidRDefault="00D30024">
      <w:pPr>
        <w:ind w:firstLine="708"/>
        <w:rPr>
          <w:ins w:id="424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47" w:author="Ivan Pugachev" w:date="2025-12-19T09:59:00Z" w16du:dateUtc="2025-12-19T06:59:00Z">
            <w:rPr>
              <w:ins w:id="424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49" w:author="Ivan Pugachev" w:date="2025-12-19T09:59:00Z" w16du:dateUtc="2025-12-19T06:59:00Z">
          <w:pPr>
            <w:ind w:firstLine="708"/>
            <w:jc w:val="center"/>
          </w:pPr>
        </w:pPrChange>
      </w:pPr>
      <w:ins w:id="425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10526077" w14:textId="77777777" w:rsidR="00D30024" w:rsidRPr="00D30024" w:rsidRDefault="00D30024">
      <w:pPr>
        <w:ind w:firstLine="708"/>
        <w:rPr>
          <w:ins w:id="425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55" w:author="Ivan Pugachev" w:date="2025-12-19T09:59:00Z" w16du:dateUtc="2025-12-19T06:59:00Z">
            <w:rPr>
              <w:ins w:id="425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57" w:author="Ivan Pugachev" w:date="2025-12-19T09:59:00Z" w16du:dateUtc="2025-12-19T06:59:00Z">
          <w:pPr>
            <w:ind w:firstLine="708"/>
            <w:jc w:val="center"/>
          </w:pPr>
        </w:pPrChange>
      </w:pPr>
      <w:ins w:id="425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434B7ECF" w14:textId="77777777" w:rsidR="00D30024" w:rsidRPr="00D30024" w:rsidRDefault="00D30024">
      <w:pPr>
        <w:ind w:firstLine="708"/>
        <w:rPr>
          <w:ins w:id="426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63" w:author="Ivan Pugachev" w:date="2025-12-19T09:59:00Z" w16du:dateUtc="2025-12-19T06:59:00Z">
            <w:rPr>
              <w:ins w:id="426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65" w:author="Ivan Pugachev" w:date="2025-12-19T09:59:00Z" w16du:dateUtc="2025-12-19T06:59:00Z">
          <w:pPr>
            <w:ind w:firstLine="708"/>
            <w:jc w:val="center"/>
          </w:pPr>
        </w:pPrChange>
      </w:pPr>
      <w:ins w:id="426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424CB346" w14:textId="77777777" w:rsidR="00D30024" w:rsidRPr="00D30024" w:rsidRDefault="00D30024">
      <w:pPr>
        <w:ind w:firstLine="708"/>
        <w:rPr>
          <w:ins w:id="427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71" w:author="Ivan Pugachev" w:date="2025-12-19T09:59:00Z" w16du:dateUtc="2025-12-19T06:59:00Z">
            <w:rPr>
              <w:ins w:id="427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73" w:author="Ivan Pugachev" w:date="2025-12-19T09:59:00Z" w16du:dateUtc="2025-12-19T06:59:00Z">
          <w:pPr>
            <w:ind w:firstLine="708"/>
            <w:jc w:val="center"/>
          </w:pPr>
        </w:pPrChange>
      </w:pPr>
      <w:ins w:id="427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138669BC" w14:textId="77777777" w:rsidR="00D30024" w:rsidRPr="00D30024" w:rsidRDefault="00D30024">
      <w:pPr>
        <w:ind w:firstLine="708"/>
        <w:rPr>
          <w:ins w:id="427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79" w:author="Ivan Pugachev" w:date="2025-12-19T09:59:00Z" w16du:dateUtc="2025-12-19T06:59:00Z">
            <w:rPr>
              <w:ins w:id="428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81" w:author="Ivan Pugachev" w:date="2025-12-19T09:59:00Z" w16du:dateUtc="2025-12-19T06:59:00Z">
          <w:pPr>
            <w:ind w:firstLine="708"/>
            <w:jc w:val="center"/>
          </w:pPr>
        </w:pPrChange>
      </w:pPr>
      <w:ins w:id="428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cost_price</w:t>
        </w:r>
        <w:proofErr w:type="spellEnd"/>
      </w:ins>
    </w:p>
    <w:p w14:paraId="26931AF4" w14:textId="77777777" w:rsidR="00D30024" w:rsidRPr="00D30024" w:rsidRDefault="00D30024">
      <w:pPr>
        <w:ind w:firstLine="708"/>
        <w:rPr>
          <w:ins w:id="428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86" w:author="Ivan Pugachev" w:date="2025-12-19T09:59:00Z" w16du:dateUtc="2025-12-19T06:59:00Z">
            <w:rPr>
              <w:ins w:id="428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88" w:author="Ivan Pugachev" w:date="2025-12-19T09:59:00Z" w16du:dateUtc="2025-12-19T06:59:00Z">
          <w:pPr>
            <w:ind w:firstLine="708"/>
            <w:jc w:val="center"/>
          </w:pPr>
        </w:pPrChange>
      </w:pPr>
      <w:ins w:id="428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)</w:t>
        </w:r>
      </w:ins>
    </w:p>
    <w:p w14:paraId="747DCB51" w14:textId="77777777" w:rsidR="00D30024" w:rsidRPr="00D30024" w:rsidRDefault="00D30024">
      <w:pPr>
        <w:ind w:firstLine="708"/>
        <w:rPr>
          <w:ins w:id="42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92" w:author="Ivan Pugachev" w:date="2025-12-19T09:59:00Z" w16du:dateUtc="2025-12-19T06:59:00Z">
            <w:rPr>
              <w:ins w:id="42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294" w:author="Ivan Pugachev" w:date="2025-12-19T09:59:00Z" w16du:dateUtc="2025-12-19T06:59:00Z">
          <w:pPr>
            <w:ind w:firstLine="708"/>
            <w:jc w:val="center"/>
          </w:pPr>
        </w:pPrChange>
      </w:pPr>
      <w:ins w:id="42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2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VALUES (</w:t>
        </w:r>
      </w:ins>
    </w:p>
    <w:p w14:paraId="18EDE9F9" w14:textId="77777777" w:rsidR="00D30024" w:rsidRPr="00D30024" w:rsidRDefault="00D30024">
      <w:pPr>
        <w:ind w:firstLine="708"/>
        <w:rPr>
          <w:ins w:id="429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298" w:author="Ivan Pugachev" w:date="2025-12-19T09:59:00Z" w16du:dateUtc="2025-12-19T06:59:00Z">
            <w:rPr>
              <w:ins w:id="429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00" w:author="Ivan Pugachev" w:date="2025-12-19T09:59:00Z" w16du:dateUtc="2025-12-19T06:59:00Z">
          <w:pPr>
            <w:ind w:firstLine="708"/>
            <w:jc w:val="center"/>
          </w:pPr>
        </w:pPrChange>
      </w:pPr>
      <w:ins w:id="430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7A35BF8F" w14:textId="77777777" w:rsidR="00D30024" w:rsidRPr="00D30024" w:rsidRDefault="00D30024">
      <w:pPr>
        <w:ind w:firstLine="708"/>
        <w:rPr>
          <w:ins w:id="430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06" w:author="Ivan Pugachev" w:date="2025-12-19T09:59:00Z" w16du:dateUtc="2025-12-19T06:59:00Z">
            <w:rPr>
              <w:ins w:id="430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08" w:author="Ivan Pugachev" w:date="2025-12-19T09:59:00Z" w16du:dateUtc="2025-12-19T06:59:00Z">
          <w:pPr>
            <w:ind w:firstLine="708"/>
            <w:jc w:val="center"/>
          </w:pPr>
        </w:pPrChange>
      </w:pPr>
      <w:ins w:id="430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7B02C370" w14:textId="77777777" w:rsidR="00D30024" w:rsidRPr="00D30024" w:rsidRDefault="00D30024">
      <w:pPr>
        <w:ind w:firstLine="708"/>
        <w:rPr>
          <w:ins w:id="431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14" w:author="Ivan Pugachev" w:date="2025-12-19T09:59:00Z" w16du:dateUtc="2025-12-19T06:59:00Z">
            <w:rPr>
              <w:ins w:id="431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16" w:author="Ivan Pugachev" w:date="2025-12-19T09:59:00Z" w16du:dateUtc="2025-12-19T06:59:00Z">
          <w:pPr>
            <w:ind w:firstLine="708"/>
            <w:jc w:val="center"/>
          </w:pPr>
        </w:pPrChange>
      </w:pPr>
      <w:ins w:id="431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34108E82" w14:textId="77777777" w:rsidR="00D30024" w:rsidRPr="00D30024" w:rsidRDefault="00D30024">
      <w:pPr>
        <w:ind w:firstLine="708"/>
        <w:rPr>
          <w:ins w:id="43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22" w:author="Ivan Pugachev" w:date="2025-12-19T09:59:00Z" w16du:dateUtc="2025-12-19T06:59:00Z">
            <w:rPr>
              <w:ins w:id="43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24" w:author="Ivan Pugachev" w:date="2025-12-19T09:59:00Z" w16du:dateUtc="2025-12-19T06:59:00Z">
          <w:pPr>
            <w:ind w:firstLine="708"/>
            <w:jc w:val="center"/>
          </w:pPr>
        </w:pPrChange>
      </w:pPr>
      <w:ins w:id="432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7A37DD93" w14:textId="77777777" w:rsidR="00D30024" w:rsidRPr="00D30024" w:rsidRDefault="00D30024">
      <w:pPr>
        <w:ind w:firstLine="708"/>
        <w:rPr>
          <w:ins w:id="432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30" w:author="Ivan Pugachev" w:date="2025-12-19T09:59:00Z" w16du:dateUtc="2025-12-19T06:59:00Z">
            <w:rPr>
              <w:ins w:id="433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32" w:author="Ivan Pugachev" w:date="2025-12-19T09:59:00Z" w16du:dateUtc="2025-12-19T06:59:00Z">
          <w:pPr>
            <w:ind w:firstLine="708"/>
            <w:jc w:val="center"/>
          </w:pPr>
        </w:pPrChange>
      </w:pPr>
      <w:ins w:id="433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p_cost_price</w:t>
        </w:r>
        <w:proofErr w:type="spellEnd"/>
      </w:ins>
    </w:p>
    <w:p w14:paraId="4C3C5420" w14:textId="77777777" w:rsidR="00D30024" w:rsidRPr="00D30024" w:rsidRDefault="00D30024">
      <w:pPr>
        <w:ind w:firstLine="708"/>
        <w:rPr>
          <w:ins w:id="433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37" w:author="Ivan Pugachev" w:date="2025-12-19T09:59:00Z" w16du:dateUtc="2025-12-19T06:59:00Z">
            <w:rPr>
              <w:ins w:id="433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39" w:author="Ivan Pugachev" w:date="2025-12-19T09:59:00Z" w16du:dateUtc="2025-12-19T06:59:00Z">
          <w:pPr>
            <w:ind w:firstLine="708"/>
            <w:jc w:val="center"/>
          </w:pPr>
        </w:pPrChange>
      </w:pPr>
      <w:ins w:id="434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);</w:t>
        </w:r>
      </w:ins>
    </w:p>
    <w:p w14:paraId="4174360D" w14:textId="77777777" w:rsidR="00D30024" w:rsidRPr="00D30024" w:rsidRDefault="00D30024">
      <w:pPr>
        <w:ind w:firstLine="708"/>
        <w:rPr>
          <w:ins w:id="434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43" w:author="Ivan Pugachev" w:date="2025-12-19T09:59:00Z" w16du:dateUtc="2025-12-19T06:59:00Z">
            <w:rPr>
              <w:ins w:id="434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45" w:author="Ivan Pugachev" w:date="2025-12-19T09:59:00Z" w16du:dateUtc="2025-12-19T06:59:00Z">
          <w:pPr>
            <w:ind w:firstLine="708"/>
            <w:jc w:val="center"/>
          </w:pPr>
        </w:pPrChange>
      </w:pPr>
      <w:ins w:id="434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v_actual_pro_id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224A762D" w14:textId="77777777" w:rsidR="00D30024" w:rsidRPr="00D30024" w:rsidRDefault="00D30024">
      <w:pPr>
        <w:ind w:firstLine="708"/>
        <w:rPr>
          <w:ins w:id="435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53" w:author="Ivan Pugachev" w:date="2025-12-19T09:59:00Z" w16du:dateUtc="2025-12-19T06:59:00Z">
            <w:rPr>
              <w:ins w:id="435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55" w:author="Ivan Pugachev" w:date="2025-12-19T09:59:00Z" w16du:dateUtc="2025-12-19T06:59:00Z">
          <w:pPr>
            <w:ind w:firstLine="708"/>
            <w:jc w:val="center"/>
          </w:pPr>
        </w:pPrChange>
      </w:pPr>
      <w:ins w:id="435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ELSE</w:t>
        </w:r>
      </w:ins>
    </w:p>
    <w:p w14:paraId="1DA473F1" w14:textId="77777777" w:rsidR="00D30024" w:rsidRPr="00D30024" w:rsidRDefault="00D30024">
      <w:pPr>
        <w:ind w:firstLine="708"/>
        <w:rPr>
          <w:ins w:id="435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59" w:author="Ivan Pugachev" w:date="2025-12-19T09:59:00Z" w16du:dateUtc="2025-12-19T06:59:00Z">
            <w:rPr>
              <w:ins w:id="436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61" w:author="Ivan Pugachev" w:date="2025-12-19T09:59:00Z" w16du:dateUtc="2025-12-19T06:59:00Z">
          <w:pPr>
            <w:ind w:firstLine="708"/>
            <w:jc w:val="center"/>
          </w:pPr>
        </w:pPrChange>
      </w:pPr>
      <w:ins w:id="436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6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INSERT INTO products (</w:t>
        </w:r>
      </w:ins>
    </w:p>
    <w:p w14:paraId="4900A4FD" w14:textId="77777777" w:rsidR="00D30024" w:rsidRPr="00D30024" w:rsidRDefault="00D30024">
      <w:pPr>
        <w:ind w:firstLine="708"/>
        <w:rPr>
          <w:ins w:id="436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65" w:author="Ivan Pugachev" w:date="2025-12-19T09:59:00Z" w16du:dateUtc="2025-12-19T06:59:00Z">
            <w:rPr>
              <w:ins w:id="436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67" w:author="Ivan Pugachev" w:date="2025-12-19T09:59:00Z" w16du:dateUtc="2025-12-19T06:59:00Z">
          <w:pPr>
            <w:ind w:firstLine="708"/>
            <w:jc w:val="center"/>
          </w:pPr>
        </w:pPrChange>
      </w:pPr>
      <w:ins w:id="436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38C65FD8" w14:textId="77777777" w:rsidR="00D30024" w:rsidRPr="00D30024" w:rsidRDefault="00D30024">
      <w:pPr>
        <w:ind w:firstLine="708"/>
        <w:rPr>
          <w:ins w:id="437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73" w:author="Ivan Pugachev" w:date="2025-12-19T09:59:00Z" w16du:dateUtc="2025-12-19T06:59:00Z">
            <w:rPr>
              <w:ins w:id="437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75" w:author="Ivan Pugachev" w:date="2025-12-19T09:59:00Z" w16du:dateUtc="2025-12-19T06:59:00Z">
          <w:pPr>
            <w:ind w:firstLine="708"/>
            <w:jc w:val="center"/>
          </w:pPr>
        </w:pPrChange>
      </w:pPr>
      <w:ins w:id="437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2D57A475" w14:textId="77777777" w:rsidR="00D30024" w:rsidRPr="00D30024" w:rsidRDefault="00D30024">
      <w:pPr>
        <w:ind w:firstLine="708"/>
        <w:rPr>
          <w:ins w:id="438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81" w:author="Ivan Pugachev" w:date="2025-12-19T09:59:00Z" w16du:dateUtc="2025-12-19T06:59:00Z">
            <w:rPr>
              <w:ins w:id="438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83" w:author="Ivan Pugachev" w:date="2025-12-19T09:59:00Z" w16du:dateUtc="2025-12-19T06:59:00Z">
          <w:pPr>
            <w:ind w:firstLine="708"/>
            <w:jc w:val="center"/>
          </w:pPr>
        </w:pPrChange>
      </w:pPr>
      <w:ins w:id="438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164CDED1" w14:textId="77777777" w:rsidR="00D30024" w:rsidRPr="00D30024" w:rsidRDefault="00D30024">
      <w:pPr>
        <w:ind w:firstLine="708"/>
        <w:rPr>
          <w:ins w:id="438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89" w:author="Ivan Pugachev" w:date="2025-12-19T09:59:00Z" w16du:dateUtc="2025-12-19T06:59:00Z">
            <w:rPr>
              <w:ins w:id="439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91" w:author="Ivan Pugachev" w:date="2025-12-19T09:59:00Z" w16du:dateUtc="2025-12-19T06:59:00Z">
          <w:pPr>
            <w:ind w:firstLine="708"/>
            <w:jc w:val="center"/>
          </w:pPr>
        </w:pPrChange>
      </w:pPr>
      <w:ins w:id="439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9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3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cost_price</w:t>
        </w:r>
        <w:proofErr w:type="spellEnd"/>
      </w:ins>
    </w:p>
    <w:p w14:paraId="1E0CC840" w14:textId="77777777" w:rsidR="00D30024" w:rsidRPr="00D30024" w:rsidRDefault="00D30024">
      <w:pPr>
        <w:ind w:firstLine="708"/>
        <w:rPr>
          <w:ins w:id="439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396" w:author="Ivan Pugachev" w:date="2025-12-19T09:59:00Z" w16du:dateUtc="2025-12-19T06:59:00Z">
            <w:rPr>
              <w:ins w:id="439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398" w:author="Ivan Pugachev" w:date="2025-12-19T09:59:00Z" w16du:dateUtc="2025-12-19T06:59:00Z">
          <w:pPr>
            <w:ind w:firstLine="708"/>
            <w:jc w:val="center"/>
          </w:pPr>
        </w:pPrChange>
      </w:pPr>
      <w:ins w:id="439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)</w:t>
        </w:r>
      </w:ins>
    </w:p>
    <w:p w14:paraId="6B6B0E4C" w14:textId="77777777" w:rsidR="00D30024" w:rsidRPr="00D30024" w:rsidRDefault="00D30024">
      <w:pPr>
        <w:ind w:firstLine="708"/>
        <w:rPr>
          <w:ins w:id="440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02" w:author="Ivan Pugachev" w:date="2025-12-19T09:59:00Z" w16du:dateUtc="2025-12-19T06:59:00Z">
            <w:rPr>
              <w:ins w:id="440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04" w:author="Ivan Pugachev" w:date="2025-12-19T09:59:00Z" w16du:dateUtc="2025-12-19T06:59:00Z">
          <w:pPr>
            <w:ind w:firstLine="708"/>
            <w:jc w:val="center"/>
          </w:pPr>
        </w:pPrChange>
      </w:pPr>
      <w:ins w:id="440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VALUES (</w:t>
        </w:r>
      </w:ins>
    </w:p>
    <w:p w14:paraId="05106BA7" w14:textId="77777777" w:rsidR="00D30024" w:rsidRPr="00D30024" w:rsidRDefault="00D30024">
      <w:pPr>
        <w:ind w:firstLine="708"/>
        <w:rPr>
          <w:ins w:id="44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08" w:author="Ivan Pugachev" w:date="2025-12-19T09:59:00Z" w16du:dateUtc="2025-12-19T06:59:00Z">
            <w:rPr>
              <w:ins w:id="44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10" w:author="Ivan Pugachev" w:date="2025-12-19T09:59:00Z" w16du:dateUtc="2025-12-19T06:59:00Z">
          <w:pPr>
            <w:ind w:firstLine="708"/>
            <w:jc w:val="center"/>
          </w:pPr>
        </w:pPrChange>
      </w:pPr>
      <w:ins w:id="441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61FEAAD3" w14:textId="77777777" w:rsidR="00D30024" w:rsidRPr="00D30024" w:rsidRDefault="00D30024">
      <w:pPr>
        <w:ind w:firstLine="708"/>
        <w:rPr>
          <w:ins w:id="441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16" w:author="Ivan Pugachev" w:date="2025-12-19T09:59:00Z" w16du:dateUtc="2025-12-19T06:59:00Z">
            <w:rPr>
              <w:ins w:id="441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18" w:author="Ivan Pugachev" w:date="2025-12-19T09:59:00Z" w16du:dateUtc="2025-12-19T06:59:00Z">
          <w:pPr>
            <w:ind w:firstLine="708"/>
            <w:jc w:val="center"/>
          </w:pPr>
        </w:pPrChange>
      </w:pPr>
      <w:ins w:id="441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01EC5399" w14:textId="77777777" w:rsidR="00D30024" w:rsidRPr="00D30024" w:rsidRDefault="00D30024">
      <w:pPr>
        <w:ind w:firstLine="708"/>
        <w:rPr>
          <w:ins w:id="442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24" w:author="Ivan Pugachev" w:date="2025-12-19T09:59:00Z" w16du:dateUtc="2025-12-19T06:59:00Z">
            <w:rPr>
              <w:ins w:id="442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26" w:author="Ivan Pugachev" w:date="2025-12-19T09:59:00Z" w16du:dateUtc="2025-12-19T06:59:00Z">
          <w:pPr>
            <w:ind w:firstLine="708"/>
            <w:jc w:val="center"/>
          </w:pPr>
        </w:pPrChange>
      </w:pPr>
      <w:ins w:id="442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</w:ins>
    </w:p>
    <w:p w14:paraId="624FBA1F" w14:textId="77777777" w:rsidR="00D30024" w:rsidRPr="00D30024" w:rsidRDefault="00D30024">
      <w:pPr>
        <w:ind w:firstLine="708"/>
        <w:rPr>
          <w:ins w:id="443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32" w:author="Ivan Pugachev" w:date="2025-12-19T09:59:00Z" w16du:dateUtc="2025-12-19T06:59:00Z">
            <w:rPr>
              <w:ins w:id="443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34" w:author="Ivan Pugachev" w:date="2025-12-19T09:59:00Z" w16du:dateUtc="2025-12-19T06:59:00Z">
          <w:pPr>
            <w:ind w:firstLine="708"/>
            <w:jc w:val="center"/>
          </w:pPr>
        </w:pPrChange>
      </w:pPr>
      <w:ins w:id="443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p_cost_price</w:t>
        </w:r>
        <w:proofErr w:type="spellEnd"/>
      </w:ins>
    </w:p>
    <w:p w14:paraId="27A4112E" w14:textId="77777777" w:rsidR="00D30024" w:rsidRPr="00D30024" w:rsidRDefault="00D30024">
      <w:pPr>
        <w:ind w:firstLine="708"/>
        <w:rPr>
          <w:ins w:id="443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39" w:author="Ivan Pugachev" w:date="2025-12-19T09:59:00Z" w16du:dateUtc="2025-12-19T06:59:00Z">
            <w:rPr>
              <w:ins w:id="444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41" w:author="Ivan Pugachev" w:date="2025-12-19T09:59:00Z" w16du:dateUtc="2025-12-19T06:59:00Z">
          <w:pPr>
            <w:ind w:firstLine="708"/>
            <w:jc w:val="center"/>
          </w:pPr>
        </w:pPrChange>
      </w:pPr>
      <w:ins w:id="444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);</w:t>
        </w:r>
      </w:ins>
    </w:p>
    <w:p w14:paraId="5C33DAFD" w14:textId="77777777" w:rsidR="00D30024" w:rsidRPr="00D30024" w:rsidRDefault="00D30024">
      <w:pPr>
        <w:ind w:firstLine="708"/>
        <w:rPr>
          <w:ins w:id="444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45" w:author="Ivan Pugachev" w:date="2025-12-19T09:59:00Z" w16du:dateUtc="2025-12-19T06:59:00Z">
            <w:rPr>
              <w:ins w:id="444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47" w:author="Ivan Pugachev" w:date="2025-12-19T09:59:00Z" w16du:dateUtc="2025-12-19T06:59:00Z">
          <w:pPr>
            <w:ind w:firstLine="708"/>
            <w:jc w:val="center"/>
          </w:pPr>
        </w:pPrChange>
      </w:pPr>
      <w:ins w:id="444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v_actual_pro_id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LAST_INSERT_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ID(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);</w:t>
        </w:r>
      </w:ins>
    </w:p>
    <w:p w14:paraId="4C650E7A" w14:textId="77777777" w:rsidR="00D30024" w:rsidRPr="00D30024" w:rsidRDefault="00D30024">
      <w:pPr>
        <w:ind w:firstLine="708"/>
        <w:rPr>
          <w:ins w:id="445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55" w:author="Ivan Pugachev" w:date="2025-12-19T09:59:00Z" w16du:dateUtc="2025-12-19T06:59:00Z">
            <w:rPr>
              <w:ins w:id="445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57" w:author="Ivan Pugachev" w:date="2025-12-19T09:59:00Z" w16du:dateUtc="2025-12-19T06:59:00Z">
          <w:pPr>
            <w:ind w:firstLine="708"/>
            <w:jc w:val="center"/>
          </w:pPr>
        </w:pPrChange>
      </w:pPr>
      <w:ins w:id="445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END IF;</w:t>
        </w:r>
      </w:ins>
    </w:p>
    <w:p w14:paraId="5BE92DBE" w14:textId="77777777" w:rsidR="00D30024" w:rsidRPr="00D30024" w:rsidRDefault="00D30024">
      <w:pPr>
        <w:ind w:firstLine="708"/>
        <w:rPr>
          <w:ins w:id="446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61" w:author="Ivan Pugachev" w:date="2025-12-19T09:59:00Z" w16du:dateUtc="2025-12-19T06:59:00Z">
            <w:rPr>
              <w:ins w:id="446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63" w:author="Ivan Pugachev" w:date="2025-12-19T09:59:00Z" w16du:dateUtc="2025-12-19T06:59:00Z">
          <w:pPr>
            <w:ind w:firstLine="708"/>
            <w:jc w:val="center"/>
          </w:pPr>
        </w:pPrChange>
      </w:pPr>
      <w:ins w:id="446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</w:ins>
    </w:p>
    <w:p w14:paraId="1B8CC08C" w14:textId="77777777" w:rsidR="00D30024" w:rsidRPr="00D30024" w:rsidRDefault="00D30024">
      <w:pPr>
        <w:ind w:firstLine="708"/>
        <w:rPr>
          <w:ins w:id="446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67" w:author="Ivan Pugachev" w:date="2025-12-19T09:59:00Z" w16du:dateUtc="2025-12-19T06:59:00Z">
            <w:rPr>
              <w:ins w:id="446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69" w:author="Ivan Pugachev" w:date="2025-12-19T09:59:00Z" w16du:dateUtc="2025-12-19T06:59:00Z">
          <w:pPr>
            <w:ind w:firstLine="708"/>
            <w:jc w:val="center"/>
          </w:pPr>
        </w:pPrChange>
      </w:pPr>
      <w:ins w:id="447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Возвращаем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результат</w:t>
        </w:r>
        <w:proofErr w:type="spellEnd"/>
      </w:ins>
    </w:p>
    <w:p w14:paraId="01C36B44" w14:textId="77777777" w:rsidR="00D30024" w:rsidRPr="00D30024" w:rsidRDefault="00D30024">
      <w:pPr>
        <w:ind w:firstLine="708"/>
        <w:rPr>
          <w:ins w:id="447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476" w:author="Ivan Pugachev" w:date="2025-12-19T09:59:00Z" w16du:dateUtc="2025-12-19T06:59:00Z">
            <w:rPr>
              <w:ins w:id="447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78" w:author="Ivan Pugachev" w:date="2025-12-19T09:59:00Z" w16du:dateUtc="2025-12-19T06:59:00Z">
          <w:pPr>
            <w:ind w:firstLine="708"/>
            <w:jc w:val="center"/>
          </w:pPr>
        </w:pPrChange>
      </w:pPr>
      <w:ins w:id="447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IF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v_calculated_margin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&lt;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v_min_margin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THEN</w:t>
        </w:r>
      </w:ins>
    </w:p>
    <w:p w14:paraId="40F6D037" w14:textId="77777777" w:rsidR="00D30024" w:rsidRPr="00AB0C02" w:rsidRDefault="00D30024">
      <w:pPr>
        <w:ind w:firstLine="708"/>
        <w:rPr>
          <w:ins w:id="448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486" w:author="Ivan Pugachev" w:date="2025-12-19T10:04:00Z" w16du:dateUtc="2025-12-19T07:04:00Z">
            <w:rPr>
              <w:ins w:id="448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88" w:author="Ivan Pugachev" w:date="2025-12-19T09:59:00Z" w16du:dateUtc="2025-12-19T06:59:00Z">
          <w:pPr>
            <w:ind w:firstLine="708"/>
            <w:jc w:val="center"/>
          </w:pPr>
        </w:pPrChange>
      </w:pPr>
      <w:ins w:id="448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SELECT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491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</w:ins>
    </w:p>
    <w:p w14:paraId="579EB6E2" w14:textId="77777777" w:rsidR="00D30024" w:rsidRPr="00AB0C02" w:rsidRDefault="00D30024">
      <w:pPr>
        <w:ind w:firstLine="708"/>
        <w:rPr>
          <w:ins w:id="449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493" w:author="Ivan Pugachev" w:date="2025-12-19T10:04:00Z" w16du:dateUtc="2025-12-19T07:04:00Z">
            <w:rPr>
              <w:ins w:id="449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495" w:author="Ivan Pugachev" w:date="2025-12-19T09:59:00Z" w16du:dateUtc="2025-12-19T06:59:00Z">
          <w:pPr>
            <w:ind w:firstLine="708"/>
            <w:jc w:val="center"/>
          </w:pPr>
        </w:pPrChange>
      </w:pPr>
      <w:ins w:id="4496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497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'Товар добавлен (Внимание: низкая наценка)'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4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AS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499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result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501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7EDAD1F7" w14:textId="77777777" w:rsidR="00D30024" w:rsidRPr="00D30024" w:rsidRDefault="00D30024">
      <w:pPr>
        <w:ind w:firstLine="708"/>
        <w:rPr>
          <w:ins w:id="450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503" w:author="Ivan Pugachev" w:date="2025-12-19T09:59:00Z" w16du:dateUtc="2025-12-19T06:59:00Z">
            <w:rPr>
              <w:ins w:id="450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05" w:author="Ivan Pugachev" w:date="2025-12-19T09:59:00Z" w16du:dateUtc="2025-12-19T06:59:00Z">
          <w:pPr>
            <w:ind w:firstLine="708"/>
            <w:jc w:val="center"/>
          </w:pPr>
        </w:pPrChange>
      </w:pPr>
      <w:ins w:id="4506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507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CONCAT(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Наценка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: ',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ROUND(</w:t>
        </w:r>
        <w:proofErr w:type="spellStart"/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v_calculated_margin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 2), '%') AS margin,</w:t>
        </w:r>
      </w:ins>
    </w:p>
    <w:p w14:paraId="2BB5F714" w14:textId="77777777" w:rsidR="00D30024" w:rsidRPr="00D30024" w:rsidRDefault="00D30024">
      <w:pPr>
        <w:ind w:firstLine="708"/>
        <w:rPr>
          <w:ins w:id="451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516" w:author="Ivan Pugachev" w:date="2025-12-19T09:59:00Z" w16du:dateUtc="2025-12-19T06:59:00Z">
            <w:rPr>
              <w:ins w:id="451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18" w:author="Ivan Pugachev" w:date="2025-12-19T09:59:00Z" w16du:dateUtc="2025-12-19T06:59:00Z">
          <w:pPr>
            <w:ind w:firstLine="708"/>
            <w:jc w:val="center"/>
          </w:pPr>
        </w:pPrChange>
      </w:pPr>
      <w:ins w:id="451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CONCAT(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Прибыль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с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единицы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: ',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v_profit_per_unit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'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руб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') AS profit,</w:t>
        </w:r>
      </w:ins>
    </w:p>
    <w:p w14:paraId="7ED487F6" w14:textId="77777777" w:rsidR="00D30024" w:rsidRPr="00D30024" w:rsidRDefault="00D30024">
      <w:pPr>
        <w:ind w:firstLine="708"/>
        <w:rPr>
          <w:ins w:id="453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532" w:author="Ivan Pugachev" w:date="2025-12-19T09:59:00Z" w16du:dateUtc="2025-12-19T06:59:00Z">
            <w:rPr>
              <w:ins w:id="453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34" w:author="Ivan Pugachev" w:date="2025-12-19T09:59:00Z" w16du:dateUtc="2025-12-19T06:59:00Z">
          <w:pPr>
            <w:ind w:firstLine="708"/>
            <w:jc w:val="center"/>
          </w:pPr>
        </w:pPrChange>
      </w:pPr>
      <w:ins w:id="453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v_actual_pro_id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3A70F66F" w14:textId="77777777" w:rsidR="00D30024" w:rsidRPr="00AB0C02" w:rsidRDefault="00D30024">
      <w:pPr>
        <w:ind w:firstLine="708"/>
        <w:rPr>
          <w:ins w:id="454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542" w:author="Ivan Pugachev" w:date="2025-12-19T10:04:00Z" w16du:dateUtc="2025-12-19T07:04:00Z">
            <w:rPr>
              <w:ins w:id="454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44" w:author="Ivan Pugachev" w:date="2025-12-19T09:59:00Z" w16du:dateUtc="2025-12-19T06:59:00Z">
          <w:pPr>
            <w:ind w:firstLine="708"/>
            <w:jc w:val="center"/>
          </w:pPr>
        </w:pPrChange>
      </w:pPr>
      <w:ins w:id="454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ELSE</w:t>
        </w:r>
      </w:ins>
    </w:p>
    <w:p w14:paraId="1AAAC2CA" w14:textId="77777777" w:rsidR="00D30024" w:rsidRPr="00AB0C02" w:rsidRDefault="00D30024">
      <w:pPr>
        <w:ind w:firstLine="708"/>
        <w:rPr>
          <w:ins w:id="454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548" w:author="Ivan Pugachev" w:date="2025-12-19T10:04:00Z" w16du:dateUtc="2025-12-19T07:04:00Z">
            <w:rPr>
              <w:ins w:id="454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50" w:author="Ivan Pugachev" w:date="2025-12-19T09:59:00Z" w16du:dateUtc="2025-12-19T06:59:00Z">
          <w:pPr>
            <w:ind w:firstLine="708"/>
            <w:jc w:val="center"/>
          </w:pPr>
        </w:pPrChange>
      </w:pPr>
      <w:ins w:id="4551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55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SELECT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55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</w:ins>
    </w:p>
    <w:p w14:paraId="23FF7748" w14:textId="77777777" w:rsidR="00D30024" w:rsidRPr="00D30024" w:rsidRDefault="00D30024">
      <w:pPr>
        <w:ind w:firstLine="708"/>
        <w:rPr>
          <w:ins w:id="455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556" w:author="Ivan Pugachev" w:date="2025-12-19T09:59:00Z" w16du:dateUtc="2025-12-19T06:59:00Z">
            <w:rPr>
              <w:ins w:id="455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58" w:author="Ivan Pugachev" w:date="2025-12-19T09:59:00Z" w16du:dateUtc="2025-12-19T06:59:00Z">
          <w:pPr>
            <w:ind w:firstLine="708"/>
            <w:jc w:val="center"/>
          </w:pPr>
        </w:pPrChange>
      </w:pPr>
      <w:ins w:id="4559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56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'Товар успешно добавлен в меню'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AS result,</w:t>
        </w:r>
      </w:ins>
    </w:p>
    <w:p w14:paraId="1A8FCBF7" w14:textId="77777777" w:rsidR="00D30024" w:rsidRPr="00D30024" w:rsidRDefault="00D30024">
      <w:pPr>
        <w:ind w:firstLine="708"/>
        <w:rPr>
          <w:ins w:id="456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563" w:author="Ivan Pugachev" w:date="2025-12-19T09:59:00Z" w16du:dateUtc="2025-12-19T06:59:00Z">
            <w:rPr>
              <w:ins w:id="456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65" w:author="Ivan Pugachev" w:date="2025-12-19T09:59:00Z" w16du:dateUtc="2025-12-19T06:59:00Z">
          <w:pPr>
            <w:ind w:firstLine="708"/>
            <w:jc w:val="center"/>
          </w:pPr>
        </w:pPrChange>
      </w:pPr>
      <w:ins w:id="456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CONCAT(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Наценка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: ',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ROUND(</w:t>
        </w:r>
        <w:proofErr w:type="spellStart"/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v_calculated_margin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 2), '%') AS margin,</w:t>
        </w:r>
      </w:ins>
    </w:p>
    <w:p w14:paraId="19908F29" w14:textId="77777777" w:rsidR="00D30024" w:rsidRPr="00D30024" w:rsidRDefault="00D30024">
      <w:pPr>
        <w:ind w:firstLine="708"/>
        <w:rPr>
          <w:ins w:id="457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576" w:author="Ivan Pugachev" w:date="2025-12-19T09:59:00Z" w16du:dateUtc="2025-12-19T06:59:00Z">
            <w:rPr>
              <w:ins w:id="457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78" w:author="Ivan Pugachev" w:date="2025-12-19T09:59:00Z" w16du:dateUtc="2025-12-19T06:59:00Z">
          <w:pPr>
            <w:ind w:firstLine="708"/>
            <w:jc w:val="center"/>
          </w:pPr>
        </w:pPrChange>
      </w:pPr>
      <w:ins w:id="457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CONCAT(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Прибыль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с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единицы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: ',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v_profit_per_unit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'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руб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') AS profit,</w:t>
        </w:r>
      </w:ins>
    </w:p>
    <w:p w14:paraId="59D0D5DC" w14:textId="77777777" w:rsidR="00D30024" w:rsidRPr="00D30024" w:rsidRDefault="00D30024">
      <w:pPr>
        <w:ind w:firstLine="708"/>
        <w:rPr>
          <w:ins w:id="45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592" w:author="Ivan Pugachev" w:date="2025-12-19T09:59:00Z" w16du:dateUtc="2025-12-19T06:59:00Z">
            <w:rPr>
              <w:ins w:id="45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594" w:author="Ivan Pugachev" w:date="2025-12-19T09:59:00Z" w16du:dateUtc="2025-12-19T06:59:00Z">
          <w:pPr>
            <w:ind w:firstLine="708"/>
            <w:jc w:val="center"/>
          </w:pPr>
        </w:pPrChange>
      </w:pPr>
      <w:ins w:id="45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v_actual_pro_id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5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3BA93B14" w14:textId="77777777" w:rsidR="00D30024" w:rsidRPr="00D30024" w:rsidRDefault="00D30024">
      <w:pPr>
        <w:ind w:firstLine="708"/>
        <w:rPr>
          <w:ins w:id="460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02" w:author="Ivan Pugachev" w:date="2025-12-19T09:59:00Z" w16du:dateUtc="2025-12-19T06:59:00Z">
            <w:rPr>
              <w:ins w:id="460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04" w:author="Ivan Pugachev" w:date="2025-12-19T09:59:00Z" w16du:dateUtc="2025-12-19T06:59:00Z">
          <w:pPr>
            <w:ind w:firstLine="708"/>
            <w:jc w:val="center"/>
          </w:pPr>
        </w:pPrChange>
      </w:pPr>
      <w:ins w:id="460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END IF;</w:t>
        </w:r>
      </w:ins>
    </w:p>
    <w:p w14:paraId="664C4628" w14:textId="77777777" w:rsidR="00D30024" w:rsidRPr="00D30024" w:rsidRDefault="00D30024">
      <w:pPr>
        <w:ind w:firstLine="708"/>
        <w:rPr>
          <w:ins w:id="46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08" w:author="Ivan Pugachev" w:date="2025-12-19T09:59:00Z" w16du:dateUtc="2025-12-19T06:59:00Z">
            <w:rPr>
              <w:ins w:id="46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10" w:author="Ivan Pugachev" w:date="2025-12-19T09:59:00Z" w16du:dateUtc="2025-12-19T06:59:00Z">
          <w:pPr>
            <w:ind w:firstLine="708"/>
            <w:jc w:val="center"/>
          </w:pPr>
        </w:pPrChange>
      </w:pPr>
      <w:ins w:id="461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END IF;</w:t>
        </w:r>
      </w:ins>
    </w:p>
    <w:p w14:paraId="172C48D9" w14:textId="77777777" w:rsidR="00D30024" w:rsidRPr="00D30024" w:rsidRDefault="00D30024">
      <w:pPr>
        <w:ind w:firstLine="708"/>
        <w:rPr>
          <w:ins w:id="461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14" w:author="Ivan Pugachev" w:date="2025-12-19T09:59:00Z" w16du:dateUtc="2025-12-19T06:59:00Z">
            <w:rPr>
              <w:ins w:id="461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16" w:author="Ivan Pugachev" w:date="2025-12-19T09:59:00Z" w16du:dateUtc="2025-12-19T06:59:00Z">
          <w:pPr>
            <w:ind w:firstLine="708"/>
            <w:jc w:val="center"/>
          </w:pPr>
        </w:pPrChange>
      </w:pPr>
      <w:ins w:id="461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END IF;</w:t>
        </w:r>
      </w:ins>
    </w:p>
    <w:p w14:paraId="18F357EB" w14:textId="77777777" w:rsidR="00D30024" w:rsidRPr="00D30024" w:rsidRDefault="00D30024">
      <w:pPr>
        <w:ind w:firstLine="708"/>
        <w:rPr>
          <w:ins w:id="461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20" w:author="Ivan Pugachev" w:date="2025-12-19T09:59:00Z" w16du:dateUtc="2025-12-19T06:59:00Z">
            <w:rPr>
              <w:ins w:id="462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22" w:author="Ivan Pugachev" w:date="2025-12-19T09:59:00Z" w16du:dateUtc="2025-12-19T06:59:00Z">
          <w:pPr>
            <w:ind w:firstLine="708"/>
            <w:jc w:val="center"/>
          </w:pPr>
        </w:pPrChange>
      </w:pPr>
      <w:ins w:id="462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END$$</w:t>
        </w:r>
      </w:ins>
    </w:p>
    <w:p w14:paraId="4A8096DB" w14:textId="77777777" w:rsidR="00D30024" w:rsidRPr="00D30024" w:rsidRDefault="00D30024">
      <w:pPr>
        <w:ind w:firstLine="708"/>
        <w:rPr>
          <w:ins w:id="462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26" w:author="Ivan Pugachev" w:date="2025-12-19T09:59:00Z" w16du:dateUtc="2025-12-19T06:59:00Z">
            <w:rPr>
              <w:ins w:id="462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28" w:author="Ivan Pugachev" w:date="2025-12-19T09:59:00Z" w16du:dateUtc="2025-12-19T06:59:00Z">
          <w:pPr>
            <w:ind w:firstLine="708"/>
            <w:jc w:val="center"/>
          </w:pPr>
        </w:pPrChange>
      </w:pPr>
    </w:p>
    <w:p w14:paraId="42282A26" w14:textId="77777777" w:rsidR="00D30024" w:rsidRPr="00D30024" w:rsidRDefault="00D30024">
      <w:pPr>
        <w:ind w:firstLine="708"/>
        <w:rPr>
          <w:ins w:id="462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30" w:author="Ivan Pugachev" w:date="2025-12-19T09:59:00Z" w16du:dateUtc="2025-12-19T06:59:00Z">
            <w:rPr>
              <w:ins w:id="463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32" w:author="Ivan Pugachev" w:date="2025-12-19T09:59:00Z" w16du:dateUtc="2025-12-19T06:59:00Z">
          <w:pPr>
            <w:ind w:firstLine="708"/>
            <w:jc w:val="center"/>
          </w:pPr>
        </w:pPrChange>
      </w:pPr>
      <w:proofErr w:type="gramStart"/>
      <w:ins w:id="463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DELIMITER ;</w:t>
        </w:r>
        <w:proofErr w:type="gramEnd"/>
      </w:ins>
    </w:p>
    <w:p w14:paraId="19E5BE70" w14:textId="77777777" w:rsidR="00D30024" w:rsidRPr="00D30024" w:rsidRDefault="00D30024">
      <w:pPr>
        <w:ind w:firstLine="708"/>
        <w:rPr>
          <w:ins w:id="463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36" w:author="Ivan Pugachev" w:date="2025-12-19T09:59:00Z" w16du:dateUtc="2025-12-19T06:59:00Z">
            <w:rPr>
              <w:ins w:id="463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38" w:author="Ivan Pugachev" w:date="2025-12-19T09:59:00Z" w16du:dateUtc="2025-12-19T06:59:00Z">
          <w:pPr>
            <w:ind w:firstLine="708"/>
            <w:jc w:val="center"/>
          </w:pPr>
        </w:pPrChange>
      </w:pPr>
    </w:p>
    <w:p w14:paraId="1DC77EDE" w14:textId="77777777" w:rsidR="00D30024" w:rsidRPr="00D30024" w:rsidRDefault="00D30024">
      <w:pPr>
        <w:ind w:firstLine="708"/>
        <w:rPr>
          <w:ins w:id="463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40" w:author="Ivan Pugachev" w:date="2025-12-19T09:59:00Z" w16du:dateUtc="2025-12-19T06:59:00Z">
            <w:rPr>
              <w:ins w:id="464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42" w:author="Ivan Pugachev" w:date="2025-12-19T09:59:00Z" w16du:dateUtc="2025-12-19T06:59:00Z">
          <w:pPr>
            <w:ind w:firstLine="708"/>
            <w:jc w:val="center"/>
          </w:pPr>
        </w:pPrChange>
      </w:pPr>
      <w:ins w:id="464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095ADCA0" w14:textId="77777777" w:rsidR="00D30024" w:rsidRPr="00D30024" w:rsidRDefault="00D30024">
      <w:pPr>
        <w:ind w:firstLine="708"/>
        <w:rPr>
          <w:ins w:id="46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46" w:author="Ivan Pugachev" w:date="2025-12-19T09:59:00Z" w16du:dateUtc="2025-12-19T06:59:00Z">
            <w:rPr>
              <w:ins w:id="46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48" w:author="Ivan Pugachev" w:date="2025-12-19T09:59:00Z" w16du:dateUtc="2025-12-19T06:59:00Z">
          <w:pPr>
            <w:ind w:firstLine="708"/>
            <w:jc w:val="center"/>
          </w:pPr>
        </w:pPrChange>
      </w:pPr>
      <w:ins w:id="464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-- procedure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CheckLowStock</w:t>
        </w:r>
        <w:proofErr w:type="spellEnd"/>
      </w:ins>
    </w:p>
    <w:p w14:paraId="7DCE8EA8" w14:textId="77777777" w:rsidR="00D30024" w:rsidRPr="00D30024" w:rsidRDefault="00D30024">
      <w:pPr>
        <w:ind w:firstLine="708"/>
        <w:rPr>
          <w:ins w:id="465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53" w:author="Ivan Pugachev" w:date="2025-12-19T09:59:00Z" w16du:dateUtc="2025-12-19T06:59:00Z">
            <w:rPr>
              <w:ins w:id="465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55" w:author="Ivan Pugachev" w:date="2025-12-19T09:59:00Z" w16du:dateUtc="2025-12-19T06:59:00Z">
          <w:pPr>
            <w:ind w:firstLine="708"/>
            <w:jc w:val="center"/>
          </w:pPr>
        </w:pPrChange>
      </w:pPr>
      <w:ins w:id="465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7843CD7F" w14:textId="77777777" w:rsidR="00D30024" w:rsidRPr="00D30024" w:rsidRDefault="00D30024">
      <w:pPr>
        <w:ind w:firstLine="708"/>
        <w:rPr>
          <w:ins w:id="465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59" w:author="Ivan Pugachev" w:date="2025-12-19T09:59:00Z" w16du:dateUtc="2025-12-19T06:59:00Z">
            <w:rPr>
              <w:ins w:id="466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61" w:author="Ivan Pugachev" w:date="2025-12-19T09:59:00Z" w16du:dateUtc="2025-12-19T06:59:00Z">
          <w:pPr>
            <w:ind w:firstLine="708"/>
            <w:jc w:val="center"/>
          </w:pPr>
        </w:pPrChange>
      </w:pPr>
    </w:p>
    <w:p w14:paraId="5C2F74C0" w14:textId="77777777" w:rsidR="00D30024" w:rsidRPr="00D30024" w:rsidRDefault="00D30024">
      <w:pPr>
        <w:ind w:firstLine="708"/>
        <w:rPr>
          <w:ins w:id="466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63" w:author="Ivan Pugachev" w:date="2025-12-19T09:59:00Z" w16du:dateUtc="2025-12-19T06:59:00Z">
            <w:rPr>
              <w:ins w:id="466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65" w:author="Ivan Pugachev" w:date="2025-12-19T09:59:00Z" w16du:dateUtc="2025-12-19T06:59:00Z">
          <w:pPr>
            <w:ind w:firstLine="708"/>
            <w:jc w:val="center"/>
          </w:pPr>
        </w:pPrChange>
      </w:pPr>
      <w:ins w:id="466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239ECE15" w14:textId="77777777" w:rsidR="00D30024" w:rsidRPr="00D30024" w:rsidRDefault="00D30024">
      <w:pPr>
        <w:ind w:firstLine="708"/>
        <w:rPr>
          <w:ins w:id="467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71" w:author="Ivan Pugachev" w:date="2025-12-19T09:59:00Z" w16du:dateUtc="2025-12-19T06:59:00Z">
            <w:rPr>
              <w:ins w:id="467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73" w:author="Ivan Pugachev" w:date="2025-12-19T09:59:00Z" w16du:dateUtc="2025-12-19T06:59:00Z">
          <w:pPr>
            <w:ind w:firstLine="708"/>
            <w:jc w:val="center"/>
          </w:pPr>
        </w:pPrChange>
      </w:pPr>
      <w:ins w:id="467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DROP procedure IF EXISTS `coffee_shop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spellStart"/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CheckLowStock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1E54B76D" w14:textId="77777777" w:rsidR="00D30024" w:rsidRPr="00D30024" w:rsidRDefault="00D30024">
      <w:pPr>
        <w:ind w:firstLine="708"/>
        <w:rPr>
          <w:ins w:id="467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80" w:author="Ivan Pugachev" w:date="2025-12-19T09:59:00Z" w16du:dateUtc="2025-12-19T06:59:00Z">
            <w:rPr>
              <w:ins w:id="468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82" w:author="Ivan Pugachev" w:date="2025-12-19T09:59:00Z" w16du:dateUtc="2025-12-19T06:59:00Z">
          <w:pPr>
            <w:ind w:firstLine="708"/>
            <w:jc w:val="center"/>
          </w:pPr>
        </w:pPrChange>
      </w:pPr>
    </w:p>
    <w:p w14:paraId="330D8220" w14:textId="77777777" w:rsidR="00D30024" w:rsidRPr="00D30024" w:rsidRDefault="00D30024">
      <w:pPr>
        <w:ind w:firstLine="708"/>
        <w:rPr>
          <w:ins w:id="468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84" w:author="Ivan Pugachev" w:date="2025-12-19T09:59:00Z" w16du:dateUtc="2025-12-19T06:59:00Z">
            <w:rPr>
              <w:ins w:id="468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86" w:author="Ivan Pugachev" w:date="2025-12-19T09:59:00Z" w16du:dateUtc="2025-12-19T06:59:00Z">
          <w:pPr>
            <w:ind w:firstLine="708"/>
            <w:jc w:val="center"/>
          </w:pPr>
        </w:pPrChange>
      </w:pPr>
      <w:ins w:id="468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DELIMITER $$</w:t>
        </w:r>
      </w:ins>
    </w:p>
    <w:p w14:paraId="2845E1F0" w14:textId="77777777" w:rsidR="00D30024" w:rsidRPr="00D30024" w:rsidRDefault="00D30024">
      <w:pPr>
        <w:ind w:firstLine="708"/>
        <w:rPr>
          <w:ins w:id="468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90" w:author="Ivan Pugachev" w:date="2025-12-19T09:59:00Z" w16du:dateUtc="2025-12-19T06:59:00Z">
            <w:rPr>
              <w:ins w:id="469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692" w:author="Ivan Pugachev" w:date="2025-12-19T09:59:00Z" w16du:dateUtc="2025-12-19T06:59:00Z">
          <w:pPr>
            <w:ind w:firstLine="708"/>
            <w:jc w:val="center"/>
          </w:pPr>
        </w:pPrChange>
      </w:pPr>
      <w:ins w:id="469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6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`$$</w:t>
        </w:r>
      </w:ins>
    </w:p>
    <w:p w14:paraId="1BF985A3" w14:textId="77777777" w:rsidR="00D30024" w:rsidRPr="00D30024" w:rsidRDefault="00D30024">
      <w:pPr>
        <w:ind w:firstLine="708"/>
        <w:rPr>
          <w:ins w:id="469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698" w:author="Ivan Pugachev" w:date="2025-12-19T09:59:00Z" w16du:dateUtc="2025-12-19T06:59:00Z">
            <w:rPr>
              <w:ins w:id="469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00" w:author="Ivan Pugachev" w:date="2025-12-19T09:59:00Z" w16du:dateUtc="2025-12-19T06:59:00Z">
          <w:pPr>
            <w:ind w:firstLine="708"/>
            <w:jc w:val="center"/>
          </w:pPr>
        </w:pPrChange>
      </w:pPr>
      <w:ins w:id="470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CREATE PROCEDURE </w:t>
        </w:r>
        <w:proofErr w:type="spellStart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CheckLowStock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</w:t>
        </w:r>
      </w:ins>
    </w:p>
    <w:p w14:paraId="4E8882B3" w14:textId="77777777" w:rsidR="00D30024" w:rsidRPr="00385A3B" w:rsidRDefault="00D30024">
      <w:pPr>
        <w:ind w:firstLine="708"/>
        <w:rPr>
          <w:ins w:id="470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707" w:author="Ivan Pugachev" w:date="2026-01-12T11:38:00Z" w16du:dateUtc="2026-01-12T08:38:00Z">
            <w:rPr>
              <w:ins w:id="470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09" w:author="Ivan Pugachev" w:date="2025-12-19T09:59:00Z" w16du:dateUtc="2025-12-19T06:59:00Z">
          <w:pPr>
            <w:ind w:firstLine="708"/>
            <w:jc w:val="center"/>
          </w:pPr>
        </w:pPrChange>
      </w:pPr>
      <w:ins w:id="471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BEGIN</w:t>
        </w:r>
      </w:ins>
    </w:p>
    <w:p w14:paraId="660AE79D" w14:textId="77777777" w:rsidR="00D30024" w:rsidRPr="00AB0C02" w:rsidRDefault="00D30024">
      <w:pPr>
        <w:ind w:firstLine="708"/>
        <w:rPr>
          <w:ins w:id="471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713" w:author="Ivan Pugachev" w:date="2025-12-19T10:04:00Z" w16du:dateUtc="2025-12-19T07:04:00Z">
            <w:rPr>
              <w:ins w:id="471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15" w:author="Ivan Pugachev" w:date="2025-12-19T09:59:00Z" w16du:dateUtc="2025-12-19T06:59:00Z">
          <w:pPr>
            <w:ind w:firstLine="708"/>
            <w:jc w:val="center"/>
          </w:pPr>
        </w:pPrChange>
      </w:pPr>
      <w:ins w:id="4716" w:author="Ivan Pugachev" w:date="2025-12-19T09:58:00Z" w16du:dateUtc="2025-12-19T06:58:00Z">
        <w:r w:rsidRPr="00385A3B">
          <w:rPr>
            <w:rFonts w:ascii="Courier New" w:hAnsi="Courier New" w:cs="Courier New"/>
            <w:b/>
            <w:bCs/>
            <w:sz w:val="14"/>
            <w:szCs w:val="14"/>
            <w:rPrChange w:id="4717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718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Товары с низким запасом</w:t>
        </w:r>
      </w:ins>
    </w:p>
    <w:p w14:paraId="4B646307" w14:textId="77777777" w:rsidR="00D30024" w:rsidRPr="00AB0C02" w:rsidRDefault="00D30024">
      <w:pPr>
        <w:ind w:firstLine="708"/>
        <w:rPr>
          <w:ins w:id="471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4720" w:author="Ivan Pugachev" w:date="2025-12-19T10:04:00Z" w16du:dateUtc="2025-12-19T07:04:00Z">
            <w:rPr>
              <w:ins w:id="472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22" w:author="Ivan Pugachev" w:date="2025-12-19T09:59:00Z" w16du:dateUtc="2025-12-19T06:59:00Z">
          <w:pPr>
            <w:ind w:firstLine="708"/>
            <w:jc w:val="center"/>
          </w:pPr>
        </w:pPrChange>
      </w:pPr>
      <w:ins w:id="4723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72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SELECT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4726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</w:ins>
    </w:p>
    <w:p w14:paraId="6537DA15" w14:textId="77777777" w:rsidR="00D30024" w:rsidRPr="00385A3B" w:rsidRDefault="00D30024">
      <w:pPr>
        <w:ind w:firstLine="708"/>
        <w:rPr>
          <w:ins w:id="472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US"/>
          <w:rPrChange w:id="4728" w:author="Ivan Pugachev" w:date="2026-01-12T11:38:00Z" w16du:dateUtc="2026-01-12T08:38:00Z">
            <w:rPr>
              <w:ins w:id="472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30" w:author="Ivan Pugachev" w:date="2025-12-19T09:59:00Z" w16du:dateUtc="2025-12-19T06:59:00Z">
          <w:pPr>
            <w:ind w:firstLine="708"/>
            <w:jc w:val="center"/>
          </w:pPr>
        </w:pPrChange>
      </w:pPr>
      <w:ins w:id="4731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473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</w:t>
        </w:r>
        <w:proofErr w:type="spellEnd"/>
        <w:r w:rsidRPr="00385A3B">
          <w:rPr>
            <w:rFonts w:ascii="Courier New" w:hAnsi="Courier New" w:cs="Courier New"/>
            <w:b/>
            <w:bCs/>
            <w:sz w:val="14"/>
            <w:szCs w:val="14"/>
            <w:lang w:val="en-US"/>
            <w:rPrChange w:id="4734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.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</w:t>
        </w:r>
        <w:r w:rsidRPr="00385A3B">
          <w:rPr>
            <w:rFonts w:ascii="Courier New" w:hAnsi="Courier New" w:cs="Courier New"/>
            <w:b/>
            <w:bCs/>
            <w:sz w:val="14"/>
            <w:szCs w:val="14"/>
            <w:lang w:val="en-US"/>
            <w:rPrChange w:id="4736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id</w:t>
        </w:r>
        <w:r w:rsidRPr="00385A3B">
          <w:rPr>
            <w:rFonts w:ascii="Courier New" w:hAnsi="Courier New" w:cs="Courier New"/>
            <w:b/>
            <w:bCs/>
            <w:sz w:val="14"/>
            <w:szCs w:val="14"/>
            <w:lang w:val="en-US"/>
            <w:rPrChange w:id="4738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2AB64FF7" w14:textId="77777777" w:rsidR="00D30024" w:rsidRPr="00D30024" w:rsidRDefault="00D30024">
      <w:pPr>
        <w:ind w:firstLine="708"/>
        <w:rPr>
          <w:ins w:id="473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740" w:author="Ivan Pugachev" w:date="2025-12-19T09:59:00Z" w16du:dateUtc="2025-12-19T06:59:00Z">
            <w:rPr>
              <w:ins w:id="474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42" w:author="Ivan Pugachev" w:date="2025-12-19T09:59:00Z" w16du:dateUtc="2025-12-19T06:59:00Z">
          <w:pPr>
            <w:ind w:firstLine="708"/>
            <w:jc w:val="center"/>
          </w:pPr>
        </w:pPrChange>
      </w:pPr>
      <w:ins w:id="4743" w:author="Ivan Pugachev" w:date="2025-12-19T09:58:00Z" w16du:dateUtc="2025-12-19T06:58:00Z">
        <w:r w:rsidRPr="00385A3B">
          <w:rPr>
            <w:rFonts w:ascii="Courier New" w:hAnsi="Courier New" w:cs="Courier New"/>
            <w:b/>
            <w:bCs/>
            <w:sz w:val="14"/>
            <w:szCs w:val="14"/>
            <w:lang w:val="en-US"/>
            <w:rPrChange w:id="4744" w:author="Ivan Pugachev" w:date="2026-01-12T11:38:00Z" w16du:dateUtc="2026-01-12T08:38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2F2685A2" w14:textId="77777777" w:rsidR="00D30024" w:rsidRPr="00D30024" w:rsidRDefault="00D30024">
      <w:pPr>
        <w:ind w:firstLine="708"/>
        <w:rPr>
          <w:ins w:id="474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748" w:author="Ivan Pugachev" w:date="2025-12-19T09:59:00Z" w16du:dateUtc="2025-12-19T06:59:00Z">
            <w:rPr>
              <w:ins w:id="474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50" w:author="Ivan Pugachev" w:date="2025-12-19T09:59:00Z" w16du:dateUtc="2025-12-19T06:59:00Z">
          <w:pPr>
            <w:ind w:firstLine="708"/>
            <w:jc w:val="center"/>
          </w:pPr>
        </w:pPrChange>
      </w:pPr>
      <w:ins w:id="475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73E15597" w14:textId="77777777" w:rsidR="00D30024" w:rsidRPr="00D30024" w:rsidRDefault="00D30024">
      <w:pPr>
        <w:ind w:firstLine="708"/>
        <w:rPr>
          <w:ins w:id="475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756" w:author="Ivan Pugachev" w:date="2025-12-19T09:59:00Z" w16du:dateUtc="2025-12-19T06:59:00Z">
            <w:rPr>
              <w:ins w:id="475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58" w:author="Ivan Pugachev" w:date="2025-12-19T09:59:00Z" w16du:dateUtc="2025-12-19T06:59:00Z">
          <w:pPr>
            <w:ind w:firstLine="708"/>
            <w:jc w:val="center"/>
          </w:pPr>
        </w:pPrChange>
      </w:pPr>
      <w:ins w:id="475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269D7579" w14:textId="77777777" w:rsidR="00D30024" w:rsidRPr="00D30024" w:rsidRDefault="00D30024">
      <w:pPr>
        <w:ind w:firstLine="708"/>
        <w:rPr>
          <w:ins w:id="476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764" w:author="Ivan Pugachev" w:date="2025-12-19T09:59:00Z" w16du:dateUtc="2025-12-19T06:59:00Z">
            <w:rPr>
              <w:ins w:id="476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66" w:author="Ivan Pugachev" w:date="2025-12-19T09:59:00Z" w16du:dateUtc="2025-12-19T06:59:00Z">
          <w:pPr>
            <w:ind w:firstLine="708"/>
            <w:jc w:val="center"/>
          </w:pPr>
        </w:pPrChange>
      </w:pPr>
      <w:ins w:id="476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i.supplier_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  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новое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поле</w:t>
        </w:r>
        <w:proofErr w:type="spellEnd"/>
      </w:ins>
    </w:p>
    <w:p w14:paraId="01B060ED" w14:textId="77777777" w:rsidR="00D30024" w:rsidRPr="00D30024" w:rsidRDefault="00D30024">
      <w:pPr>
        <w:ind w:firstLine="708"/>
        <w:rPr>
          <w:ins w:id="477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777" w:author="Ivan Pugachev" w:date="2025-12-19T09:59:00Z" w16du:dateUtc="2025-12-19T06:59:00Z">
            <w:rPr>
              <w:ins w:id="477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79" w:author="Ivan Pugachev" w:date="2025-12-19T09:59:00Z" w16du:dateUtc="2025-12-19T06:59:00Z">
          <w:pPr>
            <w:ind w:firstLine="708"/>
            <w:jc w:val="center"/>
          </w:pPr>
        </w:pPrChange>
      </w:pPr>
      <w:ins w:id="478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s.sup_name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66831FE3" w14:textId="77777777" w:rsidR="00D30024" w:rsidRPr="00D30024" w:rsidRDefault="00D30024">
      <w:pPr>
        <w:ind w:firstLine="708"/>
        <w:rPr>
          <w:ins w:id="478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785" w:author="Ivan Pugachev" w:date="2025-12-19T09:59:00Z" w16du:dateUtc="2025-12-19T06:59:00Z">
            <w:rPr>
              <w:ins w:id="478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87" w:author="Ivan Pugachev" w:date="2025-12-19T09:59:00Z" w16du:dateUtc="2025-12-19T06:59:00Z">
          <w:pPr>
            <w:ind w:firstLine="708"/>
            <w:jc w:val="center"/>
          </w:pPr>
        </w:pPrChange>
      </w:pPr>
      <w:ins w:id="478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s.sup_contact_person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4F6B45B9" w14:textId="77777777" w:rsidR="00D30024" w:rsidRPr="00D30024" w:rsidRDefault="00D30024">
      <w:pPr>
        <w:ind w:firstLine="708"/>
        <w:rPr>
          <w:ins w:id="479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793" w:author="Ivan Pugachev" w:date="2025-12-19T09:59:00Z" w16du:dateUtc="2025-12-19T06:59:00Z">
            <w:rPr>
              <w:ins w:id="479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795" w:author="Ivan Pugachev" w:date="2025-12-19T09:59:00Z" w16du:dateUtc="2025-12-19T06:59:00Z">
          <w:pPr>
            <w:ind w:firstLine="708"/>
            <w:jc w:val="center"/>
          </w:pPr>
        </w:pPrChange>
      </w:pPr>
      <w:ins w:id="479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s.sup_phone_number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7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615E9728" w14:textId="77777777" w:rsidR="00D30024" w:rsidRPr="00D30024" w:rsidRDefault="00D30024">
      <w:pPr>
        <w:ind w:firstLine="708"/>
        <w:rPr>
          <w:ins w:id="480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801" w:author="Ivan Pugachev" w:date="2025-12-19T09:59:00Z" w16du:dateUtc="2025-12-19T06:59:00Z">
            <w:rPr>
              <w:ins w:id="480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03" w:author="Ivan Pugachev" w:date="2025-12-19T09:59:00Z" w16du:dateUtc="2025-12-19T06:59:00Z">
          <w:pPr>
            <w:ind w:firstLine="708"/>
            <w:jc w:val="center"/>
          </w:pPr>
        </w:pPrChange>
      </w:pPr>
      <w:ins w:id="480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s.sup_email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04D9C847" w14:textId="77777777" w:rsidR="00D30024" w:rsidRPr="00D30024" w:rsidRDefault="00D30024">
      <w:pPr>
        <w:ind w:firstLine="708"/>
        <w:rPr>
          <w:ins w:id="480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809" w:author="Ivan Pugachev" w:date="2025-12-19T09:59:00Z" w16du:dateUtc="2025-12-19T06:59:00Z">
            <w:rPr>
              <w:ins w:id="481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11" w:author="Ivan Pugachev" w:date="2025-12-19T09:59:00Z" w16du:dateUtc="2025-12-19T06:59:00Z">
          <w:pPr>
            <w:ind w:firstLine="708"/>
            <w:jc w:val="center"/>
          </w:pPr>
        </w:pPrChange>
      </w:pPr>
      <w:ins w:id="481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ROUND(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(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/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) * 100, 1)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stock_percent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31E5111A" w14:textId="77777777" w:rsidR="00D30024" w:rsidRPr="00D30024" w:rsidRDefault="00D30024">
      <w:pPr>
        <w:ind w:firstLine="708"/>
        <w:rPr>
          <w:ins w:id="482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823" w:author="Ivan Pugachev" w:date="2025-12-19T09:59:00Z" w16du:dateUtc="2025-12-19T06:59:00Z">
            <w:rPr>
              <w:ins w:id="482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25" w:author="Ivan Pugachev" w:date="2025-12-19T09:59:00Z" w16du:dateUtc="2025-12-19T06:59:00Z">
          <w:pPr>
            <w:ind w:firstLine="708"/>
            <w:jc w:val="center"/>
          </w:pPr>
        </w:pPrChange>
      </w:pPr>
      <w:ins w:id="482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CASE </w:t>
        </w:r>
      </w:ins>
    </w:p>
    <w:p w14:paraId="3BCDECF6" w14:textId="77777777" w:rsidR="00D30024" w:rsidRPr="00D30024" w:rsidRDefault="00D30024">
      <w:pPr>
        <w:ind w:firstLine="708"/>
        <w:rPr>
          <w:ins w:id="482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829" w:author="Ivan Pugachev" w:date="2025-12-19T09:59:00Z" w16du:dateUtc="2025-12-19T06:59:00Z">
            <w:rPr>
              <w:ins w:id="483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31" w:author="Ivan Pugachev" w:date="2025-12-19T09:59:00Z" w16du:dateUtc="2025-12-19T06:59:00Z">
          <w:pPr>
            <w:ind w:firstLine="708"/>
            <w:jc w:val="center"/>
          </w:pPr>
        </w:pPrChange>
      </w:pPr>
      <w:ins w:id="483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WHEN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&lt;= 0 THEN 'НЕТ В НАЛИЧИИ'</w:t>
        </w:r>
      </w:ins>
    </w:p>
    <w:p w14:paraId="66085D07" w14:textId="77777777" w:rsidR="00D30024" w:rsidRPr="00D30024" w:rsidRDefault="00D30024">
      <w:pPr>
        <w:ind w:firstLine="708"/>
        <w:rPr>
          <w:ins w:id="483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837" w:author="Ivan Pugachev" w:date="2025-12-19T09:59:00Z" w16du:dateUtc="2025-12-19T06:59:00Z">
            <w:rPr>
              <w:ins w:id="483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39" w:author="Ivan Pugachev" w:date="2025-12-19T09:59:00Z" w16du:dateUtc="2025-12-19T06:59:00Z">
          <w:pPr>
            <w:ind w:firstLine="708"/>
            <w:jc w:val="center"/>
          </w:pPr>
        </w:pPrChange>
      </w:pPr>
      <w:ins w:id="484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WHEN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&lt;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THEN 'НИЗКИЙ ЗАПАС'</w:t>
        </w:r>
      </w:ins>
    </w:p>
    <w:p w14:paraId="69E5B034" w14:textId="77777777" w:rsidR="00D30024" w:rsidRPr="00D30024" w:rsidRDefault="00D30024">
      <w:pPr>
        <w:ind w:firstLine="708"/>
        <w:rPr>
          <w:ins w:id="484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847" w:author="Ivan Pugachev" w:date="2025-12-19T09:59:00Z" w16du:dateUtc="2025-12-19T06:59:00Z">
            <w:rPr>
              <w:ins w:id="484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49" w:author="Ivan Pugachev" w:date="2025-12-19T09:59:00Z" w16du:dateUtc="2025-12-19T06:59:00Z">
          <w:pPr>
            <w:ind w:firstLine="708"/>
            <w:jc w:val="center"/>
          </w:pPr>
        </w:pPrChange>
      </w:pPr>
      <w:ins w:id="485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ELSE 'НОРМА'</w:t>
        </w:r>
      </w:ins>
    </w:p>
    <w:p w14:paraId="2BA5B2DA" w14:textId="77777777" w:rsidR="00D30024" w:rsidRPr="00D30024" w:rsidRDefault="00D30024">
      <w:pPr>
        <w:ind w:firstLine="708"/>
        <w:rPr>
          <w:ins w:id="485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853" w:author="Ivan Pugachev" w:date="2025-12-19T09:59:00Z" w16du:dateUtc="2025-12-19T06:59:00Z">
            <w:rPr>
              <w:ins w:id="485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55" w:author="Ivan Pugachev" w:date="2025-12-19T09:59:00Z" w16du:dateUtc="2025-12-19T06:59:00Z">
          <w:pPr>
            <w:ind w:firstLine="708"/>
            <w:jc w:val="center"/>
          </w:pPr>
        </w:pPrChange>
      </w:pPr>
      <w:ins w:id="485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END AS status,</w:t>
        </w:r>
      </w:ins>
    </w:p>
    <w:p w14:paraId="0ECB279F" w14:textId="77777777" w:rsidR="00D30024" w:rsidRPr="00D30024" w:rsidRDefault="00D30024">
      <w:pPr>
        <w:ind w:firstLine="708"/>
        <w:rPr>
          <w:ins w:id="485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859" w:author="Ivan Pugachev" w:date="2025-12-19T09:59:00Z" w16du:dateUtc="2025-12-19T06:59:00Z">
            <w:rPr>
              <w:ins w:id="486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61" w:author="Ivan Pugachev" w:date="2025-12-19T09:59:00Z" w16du:dateUtc="2025-12-19T06:59:00Z">
          <w:pPr>
            <w:ind w:firstLine="708"/>
            <w:jc w:val="center"/>
          </w:pPr>
        </w:pPrChange>
      </w:pPr>
      <w:ins w:id="486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6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CONCAT(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Заказать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: ',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ROUND(</w:t>
        </w:r>
        <w:proofErr w:type="spellStart"/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2))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order_suggestion</w:t>
        </w:r>
        <w:proofErr w:type="spellEnd"/>
      </w:ins>
    </w:p>
    <w:p w14:paraId="22BBAABF" w14:textId="77777777" w:rsidR="00D30024" w:rsidRPr="00D30024" w:rsidRDefault="00D30024">
      <w:pPr>
        <w:ind w:firstLine="708"/>
        <w:rPr>
          <w:ins w:id="487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875" w:author="Ivan Pugachev" w:date="2025-12-19T09:59:00Z" w16du:dateUtc="2025-12-19T06:59:00Z">
            <w:rPr>
              <w:ins w:id="487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77" w:author="Ivan Pugachev" w:date="2025-12-19T09:59:00Z" w16du:dateUtc="2025-12-19T06:59:00Z">
          <w:pPr>
            <w:ind w:firstLine="708"/>
            <w:jc w:val="center"/>
          </w:pPr>
        </w:pPrChange>
      </w:pPr>
      <w:ins w:id="487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FROM inventory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</w:t>
        </w:r>
        <w:proofErr w:type="spellEnd"/>
      </w:ins>
    </w:p>
    <w:p w14:paraId="14922CC4" w14:textId="77777777" w:rsidR="00D30024" w:rsidRPr="00D30024" w:rsidRDefault="00D30024">
      <w:pPr>
        <w:ind w:firstLine="708"/>
        <w:rPr>
          <w:ins w:id="488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882" w:author="Ivan Pugachev" w:date="2025-12-19T09:59:00Z" w16du:dateUtc="2025-12-19T06:59:00Z">
            <w:rPr>
              <w:ins w:id="488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84" w:author="Ivan Pugachev" w:date="2025-12-19T09:59:00Z" w16du:dateUtc="2025-12-19T06:59:00Z">
          <w:pPr>
            <w:ind w:firstLine="708"/>
            <w:jc w:val="center"/>
          </w:pPr>
        </w:pPrChange>
      </w:pPr>
      <w:ins w:id="488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LEFT JOIN suppliers s ON </w:t>
        </w:r>
        <w:proofErr w:type="spellStart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i.supplier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s.sup_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9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--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9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связь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через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8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supplier_id</w:t>
        </w:r>
        <w:proofErr w:type="spellEnd"/>
      </w:ins>
    </w:p>
    <w:p w14:paraId="46CC2AB4" w14:textId="77777777" w:rsidR="00D30024" w:rsidRPr="00D30024" w:rsidRDefault="00D30024">
      <w:pPr>
        <w:ind w:firstLine="708"/>
        <w:rPr>
          <w:ins w:id="489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00" w:author="Ivan Pugachev" w:date="2025-12-19T09:59:00Z" w16du:dateUtc="2025-12-19T06:59:00Z">
            <w:rPr>
              <w:ins w:id="490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02" w:author="Ivan Pugachev" w:date="2025-12-19T09:59:00Z" w16du:dateUtc="2025-12-19T06:59:00Z">
          <w:pPr>
            <w:ind w:firstLine="708"/>
            <w:jc w:val="center"/>
          </w:pPr>
        </w:pPrChange>
      </w:pPr>
      <w:ins w:id="490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&lt;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i.int_min_quantity</w:t>
        </w:r>
        <w:proofErr w:type="spellEnd"/>
      </w:ins>
    </w:p>
    <w:p w14:paraId="218F0A84" w14:textId="77777777" w:rsidR="00D30024" w:rsidRPr="00D30024" w:rsidRDefault="00D30024">
      <w:pPr>
        <w:ind w:firstLine="708"/>
        <w:rPr>
          <w:ins w:id="490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09" w:author="Ivan Pugachev" w:date="2025-12-19T09:59:00Z" w16du:dateUtc="2025-12-19T06:59:00Z">
            <w:rPr>
              <w:ins w:id="491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11" w:author="Ivan Pugachev" w:date="2025-12-19T09:59:00Z" w16du:dateUtc="2025-12-19T06:59:00Z">
          <w:pPr>
            <w:ind w:firstLine="708"/>
            <w:jc w:val="center"/>
          </w:pPr>
        </w:pPrChange>
      </w:pPr>
      <w:ins w:id="491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ORDER BY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stock_percent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ASC;</w:t>
        </w:r>
      </w:ins>
    </w:p>
    <w:p w14:paraId="07933C9A" w14:textId="77777777" w:rsidR="00D30024" w:rsidRPr="00D30024" w:rsidRDefault="00D30024">
      <w:pPr>
        <w:ind w:firstLine="708"/>
        <w:rPr>
          <w:ins w:id="491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17" w:author="Ivan Pugachev" w:date="2025-12-19T09:59:00Z" w16du:dateUtc="2025-12-19T06:59:00Z">
            <w:rPr>
              <w:ins w:id="491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19" w:author="Ivan Pugachev" w:date="2025-12-19T09:59:00Z" w16du:dateUtc="2025-12-19T06:59:00Z">
          <w:pPr>
            <w:ind w:firstLine="708"/>
            <w:jc w:val="center"/>
          </w:pPr>
        </w:pPrChange>
      </w:pPr>
      <w:ins w:id="492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</w:ins>
    </w:p>
    <w:p w14:paraId="3688A0D6" w14:textId="77777777" w:rsidR="00D30024" w:rsidRPr="00D30024" w:rsidRDefault="00D30024">
      <w:pPr>
        <w:ind w:firstLine="708"/>
        <w:rPr>
          <w:ins w:id="492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23" w:author="Ivan Pugachev" w:date="2025-12-19T09:59:00Z" w16du:dateUtc="2025-12-19T06:59:00Z">
            <w:rPr>
              <w:ins w:id="492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25" w:author="Ivan Pugachev" w:date="2025-12-19T09:59:00Z" w16du:dateUtc="2025-12-19T06:59:00Z">
          <w:pPr>
            <w:ind w:firstLine="708"/>
            <w:jc w:val="center"/>
          </w:pPr>
        </w:pPrChange>
      </w:pPr>
      <w:ins w:id="492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Общая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статистика</w:t>
        </w:r>
        <w:proofErr w:type="spellEnd"/>
      </w:ins>
    </w:p>
    <w:p w14:paraId="328EF0C2" w14:textId="77777777" w:rsidR="00D30024" w:rsidRPr="00D30024" w:rsidRDefault="00D30024">
      <w:pPr>
        <w:ind w:firstLine="708"/>
        <w:rPr>
          <w:ins w:id="493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32" w:author="Ivan Pugachev" w:date="2025-12-19T09:59:00Z" w16du:dateUtc="2025-12-19T06:59:00Z">
            <w:rPr>
              <w:ins w:id="493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34" w:author="Ivan Pugachev" w:date="2025-12-19T09:59:00Z" w16du:dateUtc="2025-12-19T06:59:00Z">
          <w:pPr>
            <w:ind w:firstLine="708"/>
            <w:jc w:val="center"/>
          </w:pPr>
        </w:pPrChange>
      </w:pPr>
      <w:ins w:id="493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SELECT </w:t>
        </w:r>
      </w:ins>
    </w:p>
    <w:p w14:paraId="30B7131A" w14:textId="77777777" w:rsidR="00D30024" w:rsidRPr="00D30024" w:rsidRDefault="00D30024">
      <w:pPr>
        <w:ind w:firstLine="708"/>
        <w:rPr>
          <w:ins w:id="493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38" w:author="Ivan Pugachev" w:date="2025-12-19T09:59:00Z" w16du:dateUtc="2025-12-19T06:59:00Z">
            <w:rPr>
              <w:ins w:id="493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40" w:author="Ivan Pugachev" w:date="2025-12-19T09:59:00Z" w16du:dateUtc="2025-12-19T06:59:00Z">
          <w:pPr>
            <w:ind w:firstLine="708"/>
            <w:jc w:val="center"/>
          </w:pPr>
        </w:pPrChange>
      </w:pPr>
      <w:ins w:id="494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COUNT(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*)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total_items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7A649100" w14:textId="77777777" w:rsidR="00D30024" w:rsidRPr="00D30024" w:rsidRDefault="00D30024">
      <w:pPr>
        <w:ind w:firstLine="708"/>
        <w:rPr>
          <w:ins w:id="494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48" w:author="Ivan Pugachev" w:date="2025-12-19T09:59:00Z" w16du:dateUtc="2025-12-19T06:59:00Z">
            <w:rPr>
              <w:ins w:id="494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50" w:author="Ivan Pugachev" w:date="2025-12-19T09:59:00Z" w16du:dateUtc="2025-12-19T06:59:00Z">
          <w:pPr>
            <w:ind w:firstLine="708"/>
            <w:jc w:val="center"/>
          </w:pPr>
        </w:pPrChange>
      </w:pPr>
      <w:ins w:id="495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SUM(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CASE WHEN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&lt;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THEN 1 ELSE 0 END)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low_stock_items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7F1BB4EB" w14:textId="77777777" w:rsidR="00D30024" w:rsidRPr="00D30024" w:rsidRDefault="00D30024">
      <w:pPr>
        <w:ind w:firstLine="708"/>
        <w:rPr>
          <w:ins w:id="496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62" w:author="Ivan Pugachev" w:date="2025-12-19T09:59:00Z" w16du:dateUtc="2025-12-19T06:59:00Z">
            <w:rPr>
              <w:ins w:id="496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64" w:author="Ivan Pugachev" w:date="2025-12-19T09:59:00Z" w16du:dateUtc="2025-12-19T06:59:00Z">
          <w:pPr>
            <w:ind w:firstLine="708"/>
            <w:jc w:val="center"/>
          </w:pPr>
        </w:pPrChange>
      </w:pPr>
      <w:ins w:id="496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SUM(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CASE WHEN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&lt;= 0 THEN 1 ELSE 0 END)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out_of_stock_items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64F88864" w14:textId="77777777" w:rsidR="00D30024" w:rsidRPr="00D30024" w:rsidRDefault="00D30024">
      <w:pPr>
        <w:ind w:firstLine="708"/>
        <w:rPr>
          <w:ins w:id="497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74" w:author="Ivan Pugachev" w:date="2025-12-19T09:59:00Z" w16du:dateUtc="2025-12-19T06:59:00Z">
            <w:rPr>
              <w:ins w:id="497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76" w:author="Ivan Pugachev" w:date="2025-12-19T09:59:00Z" w16du:dateUtc="2025-12-19T06:59:00Z">
          <w:pPr>
            <w:ind w:firstLine="708"/>
            <w:jc w:val="center"/>
          </w:pPr>
        </w:pPrChange>
      </w:pPr>
      <w:ins w:id="497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COUNT(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DISTINCT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)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suppliers_with_low_stock</w:t>
        </w:r>
        <w:proofErr w:type="spellEnd"/>
      </w:ins>
    </w:p>
    <w:p w14:paraId="2D954942" w14:textId="77777777" w:rsidR="00D30024" w:rsidRPr="00D30024" w:rsidRDefault="00D30024">
      <w:pPr>
        <w:ind w:firstLine="708"/>
        <w:rPr>
          <w:ins w:id="498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85" w:author="Ivan Pugachev" w:date="2025-12-19T09:59:00Z" w16du:dateUtc="2025-12-19T06:59:00Z">
            <w:rPr>
              <w:ins w:id="498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87" w:author="Ivan Pugachev" w:date="2025-12-19T09:59:00Z" w16du:dateUtc="2025-12-19T06:59:00Z">
          <w:pPr>
            <w:ind w:firstLine="708"/>
            <w:jc w:val="center"/>
          </w:pPr>
        </w:pPrChange>
      </w:pPr>
      <w:ins w:id="498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FROM inventory;</w:t>
        </w:r>
      </w:ins>
    </w:p>
    <w:p w14:paraId="53283627" w14:textId="77777777" w:rsidR="00D30024" w:rsidRPr="00D30024" w:rsidRDefault="00D30024">
      <w:pPr>
        <w:ind w:firstLine="708"/>
        <w:rPr>
          <w:ins w:id="499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91" w:author="Ivan Pugachev" w:date="2025-12-19T09:59:00Z" w16du:dateUtc="2025-12-19T06:59:00Z">
            <w:rPr>
              <w:ins w:id="499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93" w:author="Ivan Pugachev" w:date="2025-12-19T09:59:00Z" w16du:dateUtc="2025-12-19T06:59:00Z">
          <w:pPr>
            <w:ind w:firstLine="708"/>
            <w:jc w:val="center"/>
          </w:pPr>
        </w:pPrChange>
      </w:pPr>
      <w:ins w:id="499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49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END$$</w:t>
        </w:r>
      </w:ins>
    </w:p>
    <w:p w14:paraId="48B25374" w14:textId="77777777" w:rsidR="00D30024" w:rsidRPr="00D30024" w:rsidRDefault="00D30024">
      <w:pPr>
        <w:ind w:firstLine="708"/>
        <w:rPr>
          <w:ins w:id="499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4997" w:author="Ivan Pugachev" w:date="2025-12-19T09:59:00Z" w16du:dateUtc="2025-12-19T06:59:00Z">
            <w:rPr>
              <w:ins w:id="499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99" w:author="Ivan Pugachev" w:date="2025-12-19T09:59:00Z" w16du:dateUtc="2025-12-19T06:59:00Z">
          <w:pPr>
            <w:ind w:firstLine="708"/>
            <w:jc w:val="center"/>
          </w:pPr>
        </w:pPrChange>
      </w:pPr>
    </w:p>
    <w:p w14:paraId="7C386872" w14:textId="77777777" w:rsidR="00D30024" w:rsidRPr="00D30024" w:rsidRDefault="00D30024">
      <w:pPr>
        <w:ind w:firstLine="708"/>
        <w:rPr>
          <w:ins w:id="500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01" w:author="Ivan Pugachev" w:date="2025-12-19T09:59:00Z" w16du:dateUtc="2025-12-19T06:59:00Z">
            <w:rPr>
              <w:ins w:id="500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03" w:author="Ivan Pugachev" w:date="2025-12-19T09:59:00Z" w16du:dateUtc="2025-12-19T06:59:00Z">
          <w:pPr>
            <w:ind w:firstLine="708"/>
            <w:jc w:val="center"/>
          </w:pPr>
        </w:pPrChange>
      </w:pPr>
      <w:proofErr w:type="gramStart"/>
      <w:ins w:id="500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DELIMITER ;</w:t>
        </w:r>
        <w:proofErr w:type="gramEnd"/>
      </w:ins>
    </w:p>
    <w:p w14:paraId="1B0BDF6B" w14:textId="77777777" w:rsidR="00D30024" w:rsidRPr="00D30024" w:rsidRDefault="00D30024">
      <w:pPr>
        <w:ind w:firstLine="708"/>
        <w:rPr>
          <w:ins w:id="500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07" w:author="Ivan Pugachev" w:date="2025-12-19T09:59:00Z" w16du:dateUtc="2025-12-19T06:59:00Z">
            <w:rPr>
              <w:ins w:id="500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09" w:author="Ivan Pugachev" w:date="2025-12-19T09:59:00Z" w16du:dateUtc="2025-12-19T06:59:00Z">
          <w:pPr>
            <w:ind w:firstLine="708"/>
            <w:jc w:val="center"/>
          </w:pPr>
        </w:pPrChange>
      </w:pPr>
    </w:p>
    <w:p w14:paraId="3186C50B" w14:textId="77777777" w:rsidR="00D30024" w:rsidRPr="00D30024" w:rsidRDefault="00D30024">
      <w:pPr>
        <w:ind w:firstLine="708"/>
        <w:rPr>
          <w:ins w:id="501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11" w:author="Ivan Pugachev" w:date="2025-12-19T09:59:00Z" w16du:dateUtc="2025-12-19T06:59:00Z">
            <w:rPr>
              <w:ins w:id="501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13" w:author="Ivan Pugachev" w:date="2025-12-19T09:59:00Z" w16du:dateUtc="2025-12-19T06:59:00Z">
          <w:pPr>
            <w:ind w:firstLine="708"/>
            <w:jc w:val="center"/>
          </w:pPr>
        </w:pPrChange>
      </w:pPr>
      <w:ins w:id="501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1A42012D" w14:textId="77777777" w:rsidR="00D30024" w:rsidRPr="00D30024" w:rsidRDefault="00D30024">
      <w:pPr>
        <w:ind w:firstLine="708"/>
        <w:rPr>
          <w:ins w:id="501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17" w:author="Ivan Pugachev" w:date="2025-12-19T09:59:00Z" w16du:dateUtc="2025-12-19T06:59:00Z">
            <w:rPr>
              <w:ins w:id="501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19" w:author="Ivan Pugachev" w:date="2025-12-19T09:59:00Z" w16du:dateUtc="2025-12-19T06:59:00Z">
          <w:pPr>
            <w:ind w:firstLine="708"/>
            <w:jc w:val="center"/>
          </w:pPr>
        </w:pPrChange>
      </w:pPr>
      <w:ins w:id="502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-- procedure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FindSupplierForProduct</w:t>
        </w:r>
        <w:proofErr w:type="spellEnd"/>
      </w:ins>
    </w:p>
    <w:p w14:paraId="7133EE71" w14:textId="77777777" w:rsidR="00D30024" w:rsidRPr="00D30024" w:rsidRDefault="00D30024">
      <w:pPr>
        <w:ind w:firstLine="708"/>
        <w:rPr>
          <w:ins w:id="502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24" w:author="Ivan Pugachev" w:date="2025-12-19T09:59:00Z" w16du:dateUtc="2025-12-19T06:59:00Z">
            <w:rPr>
              <w:ins w:id="502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26" w:author="Ivan Pugachev" w:date="2025-12-19T09:59:00Z" w16du:dateUtc="2025-12-19T06:59:00Z">
          <w:pPr>
            <w:ind w:firstLine="708"/>
            <w:jc w:val="center"/>
          </w:pPr>
        </w:pPrChange>
      </w:pPr>
      <w:ins w:id="502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704F4FBF" w14:textId="77777777" w:rsidR="00D30024" w:rsidRPr="00D30024" w:rsidRDefault="00D30024">
      <w:pPr>
        <w:ind w:firstLine="708"/>
        <w:rPr>
          <w:ins w:id="502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30" w:author="Ivan Pugachev" w:date="2025-12-19T09:59:00Z" w16du:dateUtc="2025-12-19T06:59:00Z">
            <w:rPr>
              <w:ins w:id="503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32" w:author="Ivan Pugachev" w:date="2025-12-19T09:59:00Z" w16du:dateUtc="2025-12-19T06:59:00Z">
          <w:pPr>
            <w:ind w:firstLine="708"/>
            <w:jc w:val="center"/>
          </w:pPr>
        </w:pPrChange>
      </w:pPr>
    </w:p>
    <w:p w14:paraId="2DB34567" w14:textId="77777777" w:rsidR="00D30024" w:rsidRPr="00D30024" w:rsidRDefault="00D30024">
      <w:pPr>
        <w:ind w:firstLine="708"/>
        <w:rPr>
          <w:ins w:id="503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34" w:author="Ivan Pugachev" w:date="2025-12-19T09:59:00Z" w16du:dateUtc="2025-12-19T06:59:00Z">
            <w:rPr>
              <w:ins w:id="503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36" w:author="Ivan Pugachev" w:date="2025-12-19T09:59:00Z" w16du:dateUtc="2025-12-19T06:59:00Z">
          <w:pPr>
            <w:ind w:firstLine="708"/>
            <w:jc w:val="center"/>
          </w:pPr>
        </w:pPrChange>
      </w:pPr>
      <w:ins w:id="503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517A535D" w14:textId="77777777" w:rsidR="00D30024" w:rsidRPr="00D30024" w:rsidRDefault="00D30024">
      <w:pPr>
        <w:ind w:firstLine="708"/>
        <w:rPr>
          <w:ins w:id="504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42" w:author="Ivan Pugachev" w:date="2025-12-19T09:59:00Z" w16du:dateUtc="2025-12-19T06:59:00Z">
            <w:rPr>
              <w:ins w:id="504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44" w:author="Ivan Pugachev" w:date="2025-12-19T09:59:00Z" w16du:dateUtc="2025-12-19T06:59:00Z">
          <w:pPr>
            <w:ind w:firstLine="708"/>
            <w:jc w:val="center"/>
          </w:pPr>
        </w:pPrChange>
      </w:pPr>
      <w:ins w:id="504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DROP procedure IF EXISTS `coffee_shop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spellStart"/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FindSupplierForProduct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5CDCF38C" w14:textId="77777777" w:rsidR="00D30024" w:rsidRPr="00D30024" w:rsidRDefault="00D30024">
      <w:pPr>
        <w:ind w:firstLine="708"/>
        <w:rPr>
          <w:ins w:id="505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51" w:author="Ivan Pugachev" w:date="2025-12-19T09:59:00Z" w16du:dateUtc="2025-12-19T06:59:00Z">
            <w:rPr>
              <w:ins w:id="505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53" w:author="Ivan Pugachev" w:date="2025-12-19T09:59:00Z" w16du:dateUtc="2025-12-19T06:59:00Z">
          <w:pPr>
            <w:ind w:firstLine="708"/>
            <w:jc w:val="center"/>
          </w:pPr>
        </w:pPrChange>
      </w:pPr>
    </w:p>
    <w:p w14:paraId="237816C1" w14:textId="77777777" w:rsidR="00D30024" w:rsidRPr="00D30024" w:rsidRDefault="00D30024">
      <w:pPr>
        <w:ind w:firstLine="708"/>
        <w:rPr>
          <w:ins w:id="505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55" w:author="Ivan Pugachev" w:date="2025-12-19T09:59:00Z" w16du:dateUtc="2025-12-19T06:59:00Z">
            <w:rPr>
              <w:ins w:id="505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57" w:author="Ivan Pugachev" w:date="2025-12-19T09:59:00Z" w16du:dateUtc="2025-12-19T06:59:00Z">
          <w:pPr>
            <w:ind w:firstLine="708"/>
            <w:jc w:val="center"/>
          </w:pPr>
        </w:pPrChange>
      </w:pPr>
      <w:ins w:id="505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DELIMITER $$</w:t>
        </w:r>
      </w:ins>
    </w:p>
    <w:p w14:paraId="510DBC3C" w14:textId="77777777" w:rsidR="00D30024" w:rsidRPr="00D30024" w:rsidRDefault="00D30024">
      <w:pPr>
        <w:ind w:firstLine="708"/>
        <w:rPr>
          <w:ins w:id="506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61" w:author="Ivan Pugachev" w:date="2025-12-19T09:59:00Z" w16du:dateUtc="2025-12-19T06:59:00Z">
            <w:rPr>
              <w:ins w:id="506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63" w:author="Ivan Pugachev" w:date="2025-12-19T09:59:00Z" w16du:dateUtc="2025-12-19T06:59:00Z">
          <w:pPr>
            <w:ind w:firstLine="708"/>
            <w:jc w:val="center"/>
          </w:pPr>
        </w:pPrChange>
      </w:pPr>
      <w:ins w:id="506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`$$</w:t>
        </w:r>
      </w:ins>
    </w:p>
    <w:p w14:paraId="16FB26A3" w14:textId="77777777" w:rsidR="00D30024" w:rsidRPr="00D30024" w:rsidRDefault="00D30024">
      <w:pPr>
        <w:ind w:firstLine="708"/>
        <w:rPr>
          <w:ins w:id="506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69" w:author="Ivan Pugachev" w:date="2025-12-19T09:59:00Z" w16du:dateUtc="2025-12-19T06:59:00Z">
            <w:rPr>
              <w:ins w:id="507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71" w:author="Ivan Pugachev" w:date="2025-12-19T09:59:00Z" w16du:dateUtc="2025-12-19T06:59:00Z">
          <w:pPr>
            <w:ind w:firstLine="708"/>
            <w:jc w:val="center"/>
          </w:pPr>
        </w:pPrChange>
      </w:pPr>
      <w:ins w:id="507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CREATE PROCEDURE </w:t>
        </w:r>
        <w:proofErr w:type="spellStart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FindSupplierForProduct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(</w:t>
        </w:r>
        <w:proofErr w:type="gramEnd"/>
      </w:ins>
    </w:p>
    <w:p w14:paraId="3C05F0B7" w14:textId="77777777" w:rsidR="00D30024" w:rsidRPr="00D30024" w:rsidRDefault="00D30024">
      <w:pPr>
        <w:ind w:firstLine="708"/>
        <w:rPr>
          <w:ins w:id="507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77" w:author="Ivan Pugachev" w:date="2025-12-19T09:59:00Z" w16du:dateUtc="2025-12-19T06:59:00Z">
            <w:rPr>
              <w:ins w:id="507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79" w:author="Ivan Pugachev" w:date="2025-12-19T09:59:00Z" w16du:dateUtc="2025-12-19T06:59:00Z">
          <w:pPr>
            <w:ind w:firstLine="708"/>
            <w:jc w:val="center"/>
          </w:pPr>
        </w:pPrChange>
      </w:pPr>
      <w:ins w:id="508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VARCHAR(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100)</w:t>
        </w:r>
      </w:ins>
    </w:p>
    <w:p w14:paraId="4AF06A7B" w14:textId="77777777" w:rsidR="00D30024" w:rsidRPr="00D30024" w:rsidRDefault="00D30024">
      <w:pPr>
        <w:ind w:firstLine="708"/>
        <w:rPr>
          <w:ins w:id="508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87" w:author="Ivan Pugachev" w:date="2025-12-19T09:59:00Z" w16du:dateUtc="2025-12-19T06:59:00Z">
            <w:rPr>
              <w:ins w:id="508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89" w:author="Ivan Pugachev" w:date="2025-12-19T09:59:00Z" w16du:dateUtc="2025-12-19T06:59:00Z">
          <w:pPr>
            <w:ind w:firstLine="708"/>
            <w:jc w:val="center"/>
          </w:pPr>
        </w:pPrChange>
      </w:pPr>
      <w:ins w:id="509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</w:t>
        </w:r>
      </w:ins>
    </w:p>
    <w:p w14:paraId="0431CDE6" w14:textId="77777777" w:rsidR="00D30024" w:rsidRPr="00D30024" w:rsidRDefault="00D30024">
      <w:pPr>
        <w:ind w:firstLine="708"/>
        <w:rPr>
          <w:ins w:id="509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93" w:author="Ivan Pugachev" w:date="2025-12-19T09:59:00Z" w16du:dateUtc="2025-12-19T06:59:00Z">
            <w:rPr>
              <w:ins w:id="509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95" w:author="Ivan Pugachev" w:date="2025-12-19T09:59:00Z" w16du:dateUtc="2025-12-19T06:59:00Z">
          <w:pPr>
            <w:ind w:firstLine="708"/>
            <w:jc w:val="center"/>
          </w:pPr>
        </w:pPrChange>
      </w:pPr>
      <w:ins w:id="509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0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BEGIN</w:t>
        </w:r>
      </w:ins>
    </w:p>
    <w:p w14:paraId="05B4A289" w14:textId="77777777" w:rsidR="00D30024" w:rsidRPr="00D30024" w:rsidRDefault="00D30024">
      <w:pPr>
        <w:ind w:firstLine="708"/>
        <w:rPr>
          <w:ins w:id="509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099" w:author="Ivan Pugachev" w:date="2025-12-19T09:59:00Z" w16du:dateUtc="2025-12-19T06:59:00Z">
            <w:rPr>
              <w:ins w:id="510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01" w:author="Ivan Pugachev" w:date="2025-12-19T09:59:00Z" w16du:dateUtc="2025-12-19T06:59:00Z">
          <w:pPr>
            <w:ind w:firstLine="708"/>
            <w:jc w:val="center"/>
          </w:pPr>
        </w:pPrChange>
      </w:pPr>
      <w:ins w:id="510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SELECT </w:t>
        </w:r>
      </w:ins>
    </w:p>
    <w:p w14:paraId="7DCC1B29" w14:textId="77777777" w:rsidR="00D30024" w:rsidRPr="00D30024" w:rsidRDefault="00D30024">
      <w:pPr>
        <w:ind w:firstLine="708"/>
        <w:rPr>
          <w:ins w:id="510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105" w:author="Ivan Pugachev" w:date="2025-12-19T09:59:00Z" w16du:dateUtc="2025-12-19T06:59:00Z">
            <w:rPr>
              <w:ins w:id="510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07" w:author="Ivan Pugachev" w:date="2025-12-19T09:59:00Z" w16du:dateUtc="2025-12-19T06:59:00Z">
          <w:pPr>
            <w:ind w:firstLine="708"/>
            <w:jc w:val="center"/>
          </w:pPr>
        </w:pPrChange>
      </w:pPr>
      <w:ins w:id="510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товар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1A3AF958" w14:textId="77777777" w:rsidR="00D30024" w:rsidRPr="00AB0C02" w:rsidRDefault="00D30024">
      <w:pPr>
        <w:ind w:firstLine="708"/>
        <w:rPr>
          <w:ins w:id="511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5115" w:author="Ivan Pugachev" w:date="2025-12-19T10:04:00Z" w16du:dateUtc="2025-12-19T07:04:00Z">
            <w:rPr>
              <w:ins w:id="511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17" w:author="Ivan Pugachev" w:date="2025-12-19T09:59:00Z" w16du:dateUtc="2025-12-19T06:59:00Z">
          <w:pPr>
            <w:ind w:firstLine="708"/>
            <w:jc w:val="center"/>
          </w:pPr>
        </w:pPrChange>
      </w:pPr>
      <w:ins w:id="511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</w:t>
        </w:r>
        <w:proofErr w:type="spellEnd"/>
        <w:r w:rsidRPr="00AB0C02">
          <w:rPr>
            <w:rFonts w:ascii="Courier New" w:hAnsi="Courier New" w:cs="Courier New"/>
            <w:b/>
            <w:bCs/>
            <w:sz w:val="14"/>
            <w:szCs w:val="14"/>
            <w:rPrChange w:id="5121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.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123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quantity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125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AS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127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AB0C02">
          <w:rPr>
            <w:rFonts w:ascii="Courier New" w:hAnsi="Courier New" w:cs="Courier New"/>
            <w:b/>
            <w:bCs/>
            <w:sz w:val="14"/>
            <w:szCs w:val="14"/>
            <w:rPrChange w:id="5128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текущее_количество</w:t>
        </w:r>
        <w:proofErr w:type="spellEnd"/>
        <w:r w:rsidRPr="00AB0C02">
          <w:rPr>
            <w:rFonts w:ascii="Courier New" w:hAnsi="Courier New" w:cs="Courier New"/>
            <w:b/>
            <w:bCs/>
            <w:sz w:val="14"/>
            <w:szCs w:val="14"/>
            <w:rPrChange w:id="5129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637C6BC6" w14:textId="77777777" w:rsidR="00D30024" w:rsidRPr="00D30024" w:rsidRDefault="00D30024">
      <w:pPr>
        <w:ind w:firstLine="708"/>
        <w:rPr>
          <w:ins w:id="513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131" w:author="Ivan Pugachev" w:date="2025-12-19T09:59:00Z" w16du:dateUtc="2025-12-19T06:59:00Z">
            <w:rPr>
              <w:ins w:id="513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33" w:author="Ivan Pugachev" w:date="2025-12-19T09:59:00Z" w16du:dateUtc="2025-12-19T06:59:00Z">
          <w:pPr>
            <w:ind w:firstLine="708"/>
            <w:jc w:val="center"/>
          </w:pPr>
        </w:pPrChange>
      </w:pPr>
      <w:ins w:id="5134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5135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минимальный_запас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373F7DB8" w14:textId="77777777" w:rsidR="00D30024" w:rsidRPr="00D30024" w:rsidRDefault="00D30024">
      <w:pPr>
        <w:ind w:firstLine="708"/>
        <w:rPr>
          <w:ins w:id="514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141" w:author="Ivan Pugachev" w:date="2025-12-19T09:59:00Z" w16du:dateUtc="2025-12-19T06:59:00Z">
            <w:rPr>
              <w:ins w:id="514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43" w:author="Ivan Pugachev" w:date="2025-12-19T09:59:00Z" w16du:dateUtc="2025-12-19T06:59:00Z">
          <w:pPr>
            <w:ind w:firstLine="708"/>
            <w:jc w:val="center"/>
          </w:pPr>
        </w:pPrChange>
      </w:pPr>
      <w:ins w:id="514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s.sup_name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поставщик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19C6E02D" w14:textId="77777777" w:rsidR="00D30024" w:rsidRPr="00D30024" w:rsidRDefault="00D30024">
      <w:pPr>
        <w:ind w:firstLine="708"/>
        <w:rPr>
          <w:ins w:id="515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151" w:author="Ivan Pugachev" w:date="2025-12-19T09:59:00Z" w16du:dateUtc="2025-12-19T06:59:00Z">
            <w:rPr>
              <w:ins w:id="515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53" w:author="Ivan Pugachev" w:date="2025-12-19T09:59:00Z" w16du:dateUtc="2025-12-19T06:59:00Z">
          <w:pPr>
            <w:ind w:firstLine="708"/>
            <w:jc w:val="center"/>
          </w:pPr>
        </w:pPrChange>
      </w:pPr>
      <w:ins w:id="515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s.sup_contact_person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контактное_лицо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7D92DA23" w14:textId="77777777" w:rsidR="00D30024" w:rsidRPr="00D30024" w:rsidRDefault="00D30024">
      <w:pPr>
        <w:ind w:firstLine="708"/>
        <w:rPr>
          <w:ins w:id="516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161" w:author="Ivan Pugachev" w:date="2025-12-19T09:59:00Z" w16du:dateUtc="2025-12-19T06:59:00Z">
            <w:rPr>
              <w:ins w:id="516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63" w:author="Ivan Pugachev" w:date="2025-12-19T09:59:00Z" w16du:dateUtc="2025-12-19T06:59:00Z">
          <w:pPr>
            <w:ind w:firstLine="708"/>
            <w:jc w:val="center"/>
          </w:pPr>
        </w:pPrChange>
      </w:pPr>
      <w:ins w:id="516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s.sup_phone_number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телефон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</w:t>
        </w:r>
      </w:ins>
    </w:p>
    <w:p w14:paraId="05C76EF9" w14:textId="77777777" w:rsidR="00D30024" w:rsidRPr="00D30024" w:rsidRDefault="00D30024">
      <w:pPr>
        <w:ind w:firstLine="708"/>
        <w:rPr>
          <w:ins w:id="517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171" w:author="Ivan Pugachev" w:date="2025-12-19T09:59:00Z" w16du:dateUtc="2025-12-19T06:59:00Z">
            <w:rPr>
              <w:ins w:id="517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73" w:author="Ivan Pugachev" w:date="2025-12-19T09:59:00Z" w16du:dateUtc="2025-12-19T06:59:00Z">
          <w:pPr>
            <w:ind w:firstLine="708"/>
            <w:jc w:val="center"/>
          </w:pPr>
        </w:pPrChange>
      </w:pPr>
      <w:ins w:id="517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s.sup_email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email,</w:t>
        </w:r>
      </w:ins>
    </w:p>
    <w:p w14:paraId="4EF8FC7B" w14:textId="77777777" w:rsidR="00D30024" w:rsidRPr="00D30024" w:rsidRDefault="00D30024">
      <w:pPr>
        <w:ind w:firstLine="708"/>
        <w:rPr>
          <w:ins w:id="517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179" w:author="Ivan Pugachev" w:date="2025-12-19T09:59:00Z" w16du:dateUtc="2025-12-19T06:59:00Z">
            <w:rPr>
              <w:ins w:id="518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81" w:author="Ivan Pugachev" w:date="2025-12-19T09:59:00Z" w16du:dateUtc="2025-12-19T06:59:00Z">
          <w:pPr>
            <w:ind w:firstLine="708"/>
            <w:jc w:val="center"/>
          </w:pPr>
        </w:pPrChange>
      </w:pPr>
      <w:ins w:id="518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CASE </w:t>
        </w:r>
      </w:ins>
    </w:p>
    <w:p w14:paraId="40FAD319" w14:textId="77777777" w:rsidR="00D30024" w:rsidRPr="00D30024" w:rsidRDefault="00D30024">
      <w:pPr>
        <w:ind w:firstLine="708"/>
        <w:rPr>
          <w:ins w:id="518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185" w:author="Ivan Pugachev" w:date="2025-12-19T09:59:00Z" w16du:dateUtc="2025-12-19T06:59:00Z">
            <w:rPr>
              <w:ins w:id="518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87" w:author="Ivan Pugachev" w:date="2025-12-19T09:59:00Z" w16du:dateUtc="2025-12-19T06:59:00Z">
          <w:pPr>
            <w:ind w:firstLine="708"/>
            <w:jc w:val="center"/>
          </w:pPr>
        </w:pPrChange>
      </w:pPr>
      <w:ins w:id="518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WHEN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&gt;=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9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9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THEN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Достаточно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1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</w:t>
        </w:r>
      </w:ins>
    </w:p>
    <w:p w14:paraId="71814CCE" w14:textId="77777777" w:rsidR="00D30024" w:rsidRPr="00D30024" w:rsidRDefault="00D30024">
      <w:pPr>
        <w:ind w:firstLine="708"/>
        <w:rPr>
          <w:ins w:id="519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197" w:author="Ivan Pugachev" w:date="2025-12-19T09:59:00Z" w16du:dateUtc="2025-12-19T06:59:00Z">
            <w:rPr>
              <w:ins w:id="519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99" w:author="Ivan Pugachev" w:date="2025-12-19T09:59:00Z" w16du:dateUtc="2025-12-19T06:59:00Z">
          <w:pPr>
            <w:ind w:firstLine="708"/>
            <w:jc w:val="center"/>
          </w:pPr>
        </w:pPrChange>
      </w:pPr>
      <w:ins w:id="520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0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WHEN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&gt; 0 THEN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Мало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</w:t>
        </w:r>
      </w:ins>
    </w:p>
    <w:p w14:paraId="086C7C2A" w14:textId="77777777" w:rsidR="00D30024" w:rsidRPr="00AB0C02" w:rsidRDefault="00D30024">
      <w:pPr>
        <w:ind w:firstLine="708"/>
        <w:rPr>
          <w:ins w:id="520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5207" w:author="Ivan Pugachev" w:date="2025-12-19T10:04:00Z" w16du:dateUtc="2025-12-19T07:04:00Z">
            <w:rPr>
              <w:ins w:id="520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09" w:author="Ivan Pugachev" w:date="2025-12-19T09:59:00Z" w16du:dateUtc="2025-12-19T06:59:00Z">
          <w:pPr>
            <w:ind w:firstLine="708"/>
            <w:jc w:val="center"/>
          </w:pPr>
        </w:pPrChange>
      </w:pPr>
      <w:ins w:id="521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ELSE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21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'Нет в наличии'</w:t>
        </w:r>
      </w:ins>
    </w:p>
    <w:p w14:paraId="44E41E84" w14:textId="77777777" w:rsidR="00D30024" w:rsidRPr="00AB0C02" w:rsidRDefault="00D30024">
      <w:pPr>
        <w:ind w:firstLine="708"/>
        <w:rPr>
          <w:ins w:id="521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5214" w:author="Ivan Pugachev" w:date="2025-12-19T10:04:00Z" w16du:dateUtc="2025-12-19T07:04:00Z">
            <w:rPr>
              <w:ins w:id="521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16" w:author="Ivan Pugachev" w:date="2025-12-19T09:59:00Z" w16du:dateUtc="2025-12-19T06:59:00Z">
          <w:pPr>
            <w:ind w:firstLine="708"/>
            <w:jc w:val="center"/>
          </w:pPr>
        </w:pPrChange>
      </w:pPr>
      <w:ins w:id="5217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5218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END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22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AS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22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статус</w:t>
        </w:r>
      </w:ins>
    </w:p>
    <w:p w14:paraId="7E737DD3" w14:textId="77777777" w:rsidR="00D30024" w:rsidRPr="00D30024" w:rsidRDefault="00D30024">
      <w:pPr>
        <w:ind w:firstLine="708"/>
        <w:rPr>
          <w:ins w:id="522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24" w:author="Ivan Pugachev" w:date="2025-12-19T09:59:00Z" w16du:dateUtc="2025-12-19T06:59:00Z">
            <w:rPr>
              <w:ins w:id="522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26" w:author="Ivan Pugachev" w:date="2025-12-19T09:59:00Z" w16du:dateUtc="2025-12-19T06:59:00Z">
          <w:pPr>
            <w:ind w:firstLine="708"/>
            <w:jc w:val="center"/>
          </w:pPr>
        </w:pPrChange>
      </w:pPr>
      <w:ins w:id="5227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5228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FROM inventory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</w:t>
        </w:r>
        <w:proofErr w:type="spellEnd"/>
      </w:ins>
    </w:p>
    <w:p w14:paraId="2FAEF99F" w14:textId="77777777" w:rsidR="00D30024" w:rsidRPr="00D30024" w:rsidRDefault="00D30024">
      <w:pPr>
        <w:ind w:firstLine="708"/>
        <w:rPr>
          <w:ins w:id="523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32" w:author="Ivan Pugachev" w:date="2025-12-19T09:59:00Z" w16du:dateUtc="2025-12-19T06:59:00Z">
            <w:rPr>
              <w:ins w:id="523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34" w:author="Ivan Pugachev" w:date="2025-12-19T09:59:00Z" w16du:dateUtc="2025-12-19T06:59:00Z">
          <w:pPr>
            <w:ind w:firstLine="708"/>
            <w:jc w:val="center"/>
          </w:pPr>
        </w:pPrChange>
      </w:pPr>
      <w:ins w:id="523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JOIN suppliers s ON </w:t>
        </w:r>
        <w:proofErr w:type="spellStart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i.supplier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s.sup_id</w:t>
        </w:r>
        <w:proofErr w:type="spellEnd"/>
      </w:ins>
    </w:p>
    <w:p w14:paraId="66AB06E0" w14:textId="77777777" w:rsidR="00D30024" w:rsidRPr="00D30024" w:rsidRDefault="00D30024">
      <w:pPr>
        <w:ind w:firstLine="708"/>
        <w:rPr>
          <w:ins w:id="524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42" w:author="Ivan Pugachev" w:date="2025-12-19T09:59:00Z" w16du:dateUtc="2025-12-19T06:59:00Z">
            <w:rPr>
              <w:ins w:id="524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44" w:author="Ivan Pugachev" w:date="2025-12-19T09:59:00Z" w16du:dateUtc="2025-12-19T06:59:00Z">
          <w:pPr>
            <w:ind w:firstLine="708"/>
            <w:jc w:val="center"/>
          </w:pPr>
        </w:pPrChange>
      </w:pPr>
      <w:ins w:id="524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LIKE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CONCAT(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'%',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 '%')</w:t>
        </w:r>
      </w:ins>
    </w:p>
    <w:p w14:paraId="4A33AF78" w14:textId="77777777" w:rsidR="00D30024" w:rsidRPr="00D30024" w:rsidRDefault="00D30024">
      <w:pPr>
        <w:ind w:firstLine="708"/>
        <w:rPr>
          <w:ins w:id="525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54" w:author="Ivan Pugachev" w:date="2025-12-19T09:59:00Z" w16du:dateUtc="2025-12-19T06:59:00Z">
            <w:rPr>
              <w:ins w:id="525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56" w:author="Ivan Pugachev" w:date="2025-12-19T09:59:00Z" w16du:dateUtc="2025-12-19T06:59:00Z">
          <w:pPr>
            <w:ind w:firstLine="708"/>
            <w:jc w:val="center"/>
          </w:pPr>
        </w:pPrChange>
      </w:pPr>
      <w:ins w:id="525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ORDER BY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i.int_name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3BDF5E3E" w14:textId="77777777" w:rsidR="00D30024" w:rsidRPr="00D30024" w:rsidRDefault="00D30024">
      <w:pPr>
        <w:ind w:firstLine="708"/>
        <w:rPr>
          <w:ins w:id="526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62" w:author="Ivan Pugachev" w:date="2025-12-19T09:59:00Z" w16du:dateUtc="2025-12-19T06:59:00Z">
            <w:rPr>
              <w:ins w:id="526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64" w:author="Ivan Pugachev" w:date="2025-12-19T09:59:00Z" w16du:dateUtc="2025-12-19T06:59:00Z">
          <w:pPr>
            <w:ind w:firstLine="708"/>
            <w:jc w:val="center"/>
          </w:pPr>
        </w:pPrChange>
      </w:pPr>
      <w:ins w:id="526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END$$</w:t>
        </w:r>
      </w:ins>
    </w:p>
    <w:p w14:paraId="032F4D97" w14:textId="77777777" w:rsidR="00D30024" w:rsidRPr="00D30024" w:rsidRDefault="00D30024">
      <w:pPr>
        <w:ind w:firstLine="708"/>
        <w:rPr>
          <w:ins w:id="526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68" w:author="Ivan Pugachev" w:date="2025-12-19T09:59:00Z" w16du:dateUtc="2025-12-19T06:59:00Z">
            <w:rPr>
              <w:ins w:id="526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70" w:author="Ivan Pugachev" w:date="2025-12-19T09:59:00Z" w16du:dateUtc="2025-12-19T06:59:00Z">
          <w:pPr>
            <w:ind w:firstLine="708"/>
            <w:jc w:val="center"/>
          </w:pPr>
        </w:pPrChange>
      </w:pPr>
    </w:p>
    <w:p w14:paraId="48C03DE5" w14:textId="77777777" w:rsidR="00D30024" w:rsidRPr="00D30024" w:rsidRDefault="00D30024">
      <w:pPr>
        <w:ind w:firstLine="708"/>
        <w:rPr>
          <w:ins w:id="527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72" w:author="Ivan Pugachev" w:date="2025-12-19T09:59:00Z" w16du:dateUtc="2025-12-19T06:59:00Z">
            <w:rPr>
              <w:ins w:id="527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74" w:author="Ivan Pugachev" w:date="2025-12-19T09:59:00Z" w16du:dateUtc="2025-12-19T06:59:00Z">
          <w:pPr>
            <w:ind w:firstLine="708"/>
            <w:jc w:val="center"/>
          </w:pPr>
        </w:pPrChange>
      </w:pPr>
      <w:proofErr w:type="gramStart"/>
      <w:ins w:id="527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DELIMITER ;</w:t>
        </w:r>
        <w:proofErr w:type="gramEnd"/>
      </w:ins>
    </w:p>
    <w:p w14:paraId="12136233" w14:textId="77777777" w:rsidR="00D30024" w:rsidRPr="00D30024" w:rsidRDefault="00D30024">
      <w:pPr>
        <w:ind w:firstLine="708"/>
        <w:rPr>
          <w:ins w:id="527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78" w:author="Ivan Pugachev" w:date="2025-12-19T09:59:00Z" w16du:dateUtc="2025-12-19T06:59:00Z">
            <w:rPr>
              <w:ins w:id="527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80" w:author="Ivan Pugachev" w:date="2025-12-19T09:59:00Z" w16du:dateUtc="2025-12-19T06:59:00Z">
          <w:pPr>
            <w:ind w:firstLine="708"/>
            <w:jc w:val="center"/>
          </w:pPr>
        </w:pPrChange>
      </w:pPr>
    </w:p>
    <w:p w14:paraId="0CAAE724" w14:textId="77777777" w:rsidR="00D30024" w:rsidRPr="00D30024" w:rsidRDefault="00D30024">
      <w:pPr>
        <w:ind w:firstLine="708"/>
        <w:rPr>
          <w:ins w:id="528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82" w:author="Ivan Pugachev" w:date="2025-12-19T09:59:00Z" w16du:dateUtc="2025-12-19T06:59:00Z">
            <w:rPr>
              <w:ins w:id="528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84" w:author="Ivan Pugachev" w:date="2025-12-19T09:59:00Z" w16du:dateUtc="2025-12-19T06:59:00Z">
          <w:pPr>
            <w:ind w:firstLine="708"/>
            <w:jc w:val="center"/>
          </w:pPr>
        </w:pPrChange>
      </w:pPr>
      <w:ins w:id="528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137214CA" w14:textId="77777777" w:rsidR="00D30024" w:rsidRPr="00D30024" w:rsidRDefault="00D30024">
      <w:pPr>
        <w:ind w:firstLine="708"/>
        <w:rPr>
          <w:ins w:id="528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88" w:author="Ivan Pugachev" w:date="2025-12-19T09:59:00Z" w16du:dateUtc="2025-12-19T06:59:00Z">
            <w:rPr>
              <w:ins w:id="528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90" w:author="Ivan Pugachev" w:date="2025-12-19T09:59:00Z" w16du:dateUtc="2025-12-19T06:59:00Z">
          <w:pPr>
            <w:ind w:firstLine="708"/>
            <w:jc w:val="center"/>
          </w:pPr>
        </w:pPrChange>
      </w:pPr>
      <w:ins w:id="529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9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-- procedure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9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ProcessOrder</w:t>
        </w:r>
        <w:proofErr w:type="spellEnd"/>
      </w:ins>
    </w:p>
    <w:p w14:paraId="1A945284" w14:textId="77777777" w:rsidR="00D30024" w:rsidRPr="00D30024" w:rsidRDefault="00D30024">
      <w:pPr>
        <w:ind w:firstLine="708"/>
        <w:rPr>
          <w:ins w:id="529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295" w:author="Ivan Pugachev" w:date="2025-12-19T09:59:00Z" w16du:dateUtc="2025-12-19T06:59:00Z">
            <w:rPr>
              <w:ins w:id="529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97" w:author="Ivan Pugachev" w:date="2025-12-19T09:59:00Z" w16du:dateUtc="2025-12-19T06:59:00Z">
          <w:pPr>
            <w:ind w:firstLine="708"/>
            <w:jc w:val="center"/>
          </w:pPr>
        </w:pPrChange>
      </w:pPr>
      <w:ins w:id="529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2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472E5038" w14:textId="77777777" w:rsidR="00D30024" w:rsidRPr="00D30024" w:rsidRDefault="00D30024">
      <w:pPr>
        <w:ind w:firstLine="708"/>
        <w:rPr>
          <w:ins w:id="530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01" w:author="Ivan Pugachev" w:date="2025-12-19T09:59:00Z" w16du:dateUtc="2025-12-19T06:59:00Z">
            <w:rPr>
              <w:ins w:id="530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03" w:author="Ivan Pugachev" w:date="2025-12-19T09:59:00Z" w16du:dateUtc="2025-12-19T06:59:00Z">
          <w:pPr>
            <w:ind w:firstLine="708"/>
            <w:jc w:val="center"/>
          </w:pPr>
        </w:pPrChange>
      </w:pPr>
    </w:p>
    <w:p w14:paraId="56C84C02" w14:textId="77777777" w:rsidR="00D30024" w:rsidRPr="00D30024" w:rsidRDefault="00D30024">
      <w:pPr>
        <w:ind w:firstLine="708"/>
        <w:rPr>
          <w:ins w:id="530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05" w:author="Ivan Pugachev" w:date="2025-12-19T09:59:00Z" w16du:dateUtc="2025-12-19T06:59:00Z">
            <w:rPr>
              <w:ins w:id="530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07" w:author="Ivan Pugachev" w:date="2025-12-19T09:59:00Z" w16du:dateUtc="2025-12-19T06:59:00Z">
          <w:pPr>
            <w:ind w:firstLine="708"/>
            <w:jc w:val="center"/>
          </w:pPr>
        </w:pPrChange>
      </w:pPr>
      <w:ins w:id="530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5D18D67F" w14:textId="77777777" w:rsidR="00D30024" w:rsidRPr="00D30024" w:rsidRDefault="00D30024">
      <w:pPr>
        <w:ind w:firstLine="708"/>
        <w:rPr>
          <w:ins w:id="531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13" w:author="Ivan Pugachev" w:date="2025-12-19T09:59:00Z" w16du:dateUtc="2025-12-19T06:59:00Z">
            <w:rPr>
              <w:ins w:id="531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15" w:author="Ivan Pugachev" w:date="2025-12-19T09:59:00Z" w16du:dateUtc="2025-12-19T06:59:00Z">
          <w:pPr>
            <w:ind w:firstLine="708"/>
            <w:jc w:val="center"/>
          </w:pPr>
        </w:pPrChange>
      </w:pPr>
      <w:ins w:id="531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DROP procedure IF EXISTS `coffee_shop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spellStart"/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ProcessOrder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1CE9A3F3" w14:textId="77777777" w:rsidR="00D30024" w:rsidRPr="00D30024" w:rsidRDefault="00D30024">
      <w:pPr>
        <w:ind w:firstLine="708"/>
        <w:rPr>
          <w:ins w:id="53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22" w:author="Ivan Pugachev" w:date="2025-12-19T09:59:00Z" w16du:dateUtc="2025-12-19T06:59:00Z">
            <w:rPr>
              <w:ins w:id="53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24" w:author="Ivan Pugachev" w:date="2025-12-19T09:59:00Z" w16du:dateUtc="2025-12-19T06:59:00Z">
          <w:pPr>
            <w:ind w:firstLine="708"/>
            <w:jc w:val="center"/>
          </w:pPr>
        </w:pPrChange>
      </w:pPr>
    </w:p>
    <w:p w14:paraId="4A4364A3" w14:textId="77777777" w:rsidR="00D30024" w:rsidRPr="00D30024" w:rsidRDefault="00D30024">
      <w:pPr>
        <w:ind w:firstLine="708"/>
        <w:rPr>
          <w:ins w:id="532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26" w:author="Ivan Pugachev" w:date="2025-12-19T09:59:00Z" w16du:dateUtc="2025-12-19T06:59:00Z">
            <w:rPr>
              <w:ins w:id="532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28" w:author="Ivan Pugachev" w:date="2025-12-19T09:59:00Z" w16du:dateUtc="2025-12-19T06:59:00Z">
          <w:pPr>
            <w:ind w:firstLine="708"/>
            <w:jc w:val="center"/>
          </w:pPr>
        </w:pPrChange>
      </w:pPr>
      <w:ins w:id="532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DELIMITER $$</w:t>
        </w:r>
      </w:ins>
    </w:p>
    <w:p w14:paraId="1678A65F" w14:textId="77777777" w:rsidR="00D30024" w:rsidRPr="00D30024" w:rsidRDefault="00D30024">
      <w:pPr>
        <w:ind w:firstLine="708"/>
        <w:rPr>
          <w:ins w:id="533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32" w:author="Ivan Pugachev" w:date="2025-12-19T09:59:00Z" w16du:dateUtc="2025-12-19T06:59:00Z">
            <w:rPr>
              <w:ins w:id="533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34" w:author="Ivan Pugachev" w:date="2025-12-19T09:59:00Z" w16du:dateUtc="2025-12-19T06:59:00Z">
          <w:pPr>
            <w:ind w:firstLine="708"/>
            <w:jc w:val="center"/>
          </w:pPr>
        </w:pPrChange>
      </w:pPr>
      <w:ins w:id="533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`$$</w:t>
        </w:r>
      </w:ins>
    </w:p>
    <w:p w14:paraId="2D93463B" w14:textId="77777777" w:rsidR="00D30024" w:rsidRPr="00D30024" w:rsidRDefault="00D30024">
      <w:pPr>
        <w:ind w:firstLine="708"/>
        <w:rPr>
          <w:ins w:id="5339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40" w:author="Ivan Pugachev" w:date="2025-12-19T09:59:00Z" w16du:dateUtc="2025-12-19T06:59:00Z">
            <w:rPr>
              <w:ins w:id="5341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42" w:author="Ivan Pugachev" w:date="2025-12-19T09:59:00Z" w16du:dateUtc="2025-12-19T06:59:00Z">
          <w:pPr>
            <w:ind w:firstLine="708"/>
            <w:jc w:val="center"/>
          </w:pPr>
        </w:pPrChange>
      </w:pPr>
      <w:ins w:id="5343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CREATE PROCEDURE </w:t>
        </w:r>
        <w:proofErr w:type="spellStart"/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ProcessOrder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(</w:t>
        </w:r>
        <w:proofErr w:type="gramEnd"/>
      </w:ins>
    </w:p>
    <w:p w14:paraId="05FA165C" w14:textId="77777777" w:rsidR="00D30024" w:rsidRPr="00D30024" w:rsidRDefault="00D30024">
      <w:pPr>
        <w:ind w:firstLine="708"/>
        <w:rPr>
          <w:ins w:id="534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48" w:author="Ivan Pugachev" w:date="2025-12-19T09:59:00Z" w16du:dateUtc="2025-12-19T06:59:00Z">
            <w:rPr>
              <w:ins w:id="534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50" w:author="Ivan Pugachev" w:date="2025-12-19T09:59:00Z" w16du:dateUtc="2025-12-19T06:59:00Z">
          <w:pPr>
            <w:ind w:firstLine="708"/>
            <w:jc w:val="center"/>
          </w:pPr>
        </w:pPrChange>
      </w:pPr>
      <w:ins w:id="535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customer_id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INT,</w:t>
        </w:r>
      </w:ins>
    </w:p>
    <w:p w14:paraId="6638817D" w14:textId="77777777" w:rsidR="00D30024" w:rsidRPr="00D30024" w:rsidRDefault="00D30024">
      <w:pPr>
        <w:ind w:firstLine="708"/>
        <w:rPr>
          <w:ins w:id="535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56" w:author="Ivan Pugachev" w:date="2025-12-19T09:59:00Z" w16du:dateUtc="2025-12-19T06:59:00Z">
            <w:rPr>
              <w:ins w:id="535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58" w:author="Ivan Pugachev" w:date="2025-12-19T09:59:00Z" w16du:dateUtc="2025-12-19T06:59:00Z">
          <w:pPr>
            <w:ind w:firstLine="708"/>
            <w:jc w:val="center"/>
          </w:pPr>
        </w:pPrChange>
      </w:pPr>
      <w:ins w:id="535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INT,</w:t>
        </w:r>
      </w:ins>
    </w:p>
    <w:p w14:paraId="20CC8FD9" w14:textId="77777777" w:rsidR="00D30024" w:rsidRPr="00D30024" w:rsidRDefault="00D30024">
      <w:pPr>
        <w:ind w:firstLine="708"/>
        <w:rPr>
          <w:ins w:id="536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64" w:author="Ivan Pugachev" w:date="2025-12-19T09:59:00Z" w16du:dateUtc="2025-12-19T06:59:00Z">
            <w:rPr>
              <w:ins w:id="536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66" w:author="Ivan Pugachev" w:date="2025-12-19T09:59:00Z" w16du:dateUtc="2025-12-19T06:59:00Z">
          <w:pPr>
            <w:ind w:firstLine="708"/>
            <w:jc w:val="center"/>
          </w:pPr>
        </w:pPrChange>
      </w:pPr>
      <w:ins w:id="536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quantity_ordered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</w:t>
        </w:r>
      </w:ins>
    </w:p>
    <w:p w14:paraId="62B73FD6" w14:textId="77777777" w:rsidR="00D30024" w:rsidRPr="00D30024" w:rsidRDefault="00D30024">
      <w:pPr>
        <w:ind w:firstLine="708"/>
        <w:rPr>
          <w:ins w:id="537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72" w:author="Ivan Pugachev" w:date="2025-12-19T09:59:00Z" w16du:dateUtc="2025-12-19T06:59:00Z">
            <w:rPr>
              <w:ins w:id="537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74" w:author="Ivan Pugachev" w:date="2025-12-19T09:59:00Z" w16du:dateUtc="2025-12-19T06:59:00Z">
          <w:pPr>
            <w:ind w:firstLine="708"/>
            <w:jc w:val="center"/>
          </w:pPr>
        </w:pPrChange>
      </w:pPr>
      <w:ins w:id="537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</w:t>
        </w:r>
      </w:ins>
    </w:p>
    <w:p w14:paraId="2B18E3F0" w14:textId="77777777" w:rsidR="00D30024" w:rsidRPr="00D30024" w:rsidRDefault="00D30024">
      <w:pPr>
        <w:ind w:firstLine="708"/>
        <w:rPr>
          <w:ins w:id="537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78" w:author="Ivan Pugachev" w:date="2025-12-19T09:59:00Z" w16du:dateUtc="2025-12-19T06:59:00Z">
            <w:rPr>
              <w:ins w:id="537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80" w:author="Ivan Pugachev" w:date="2025-12-19T09:59:00Z" w16du:dateUtc="2025-12-19T06:59:00Z">
          <w:pPr>
            <w:ind w:firstLine="708"/>
            <w:jc w:val="center"/>
          </w:pPr>
        </w:pPrChange>
      </w:pPr>
      <w:ins w:id="538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BEGIN</w:t>
        </w:r>
      </w:ins>
    </w:p>
    <w:p w14:paraId="74ED36F1" w14:textId="77777777" w:rsidR="00D30024" w:rsidRPr="00D30024" w:rsidRDefault="00D30024">
      <w:pPr>
        <w:ind w:firstLine="708"/>
        <w:rPr>
          <w:ins w:id="538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84" w:author="Ivan Pugachev" w:date="2025-12-19T09:59:00Z" w16du:dateUtc="2025-12-19T06:59:00Z">
            <w:rPr>
              <w:ins w:id="538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86" w:author="Ivan Pugachev" w:date="2025-12-19T09:59:00Z" w16du:dateUtc="2025-12-19T06:59:00Z">
          <w:pPr>
            <w:ind w:firstLine="708"/>
            <w:jc w:val="center"/>
          </w:pPr>
        </w:pPrChange>
      </w:pPr>
      <w:ins w:id="538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INT;</w:t>
        </w:r>
      </w:ins>
    </w:p>
    <w:p w14:paraId="4B61A3B3" w14:textId="77777777" w:rsidR="00D30024" w:rsidRPr="00D30024" w:rsidRDefault="00D30024">
      <w:pPr>
        <w:ind w:firstLine="708"/>
        <w:rPr>
          <w:ins w:id="53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392" w:author="Ivan Pugachev" w:date="2025-12-19T09:59:00Z" w16du:dateUtc="2025-12-19T06:59:00Z">
            <w:rPr>
              <w:ins w:id="53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94" w:author="Ivan Pugachev" w:date="2025-12-19T09:59:00Z" w16du:dateUtc="2025-12-19T06:59:00Z">
          <w:pPr>
            <w:ind w:firstLine="708"/>
            <w:jc w:val="center"/>
          </w:pPr>
        </w:pPrChange>
      </w:pPr>
      <w:ins w:id="53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3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DECIMAL(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10,2);</w:t>
        </w:r>
      </w:ins>
    </w:p>
    <w:p w14:paraId="7BD1F672" w14:textId="77777777" w:rsidR="00D30024" w:rsidRPr="00D30024" w:rsidRDefault="00D30024">
      <w:pPr>
        <w:ind w:firstLine="708"/>
        <w:rPr>
          <w:ins w:id="540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02" w:author="Ivan Pugachev" w:date="2025-12-19T09:59:00Z" w16du:dateUtc="2025-12-19T06:59:00Z">
            <w:rPr>
              <w:ins w:id="540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04" w:author="Ivan Pugachev" w:date="2025-12-19T09:59:00Z" w16du:dateUtc="2025-12-19T06:59:00Z">
          <w:pPr>
            <w:ind w:firstLine="708"/>
            <w:jc w:val="center"/>
          </w:pPr>
        </w:pPrChange>
      </w:pPr>
      <w:ins w:id="540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total_amount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DECIMAL(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10,2);</w:t>
        </w:r>
      </w:ins>
    </w:p>
    <w:p w14:paraId="40E86D3F" w14:textId="77777777" w:rsidR="00D30024" w:rsidRPr="00D30024" w:rsidRDefault="00D30024">
      <w:pPr>
        <w:ind w:firstLine="708"/>
        <w:rPr>
          <w:ins w:id="541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12" w:author="Ivan Pugachev" w:date="2025-12-19T09:59:00Z" w16du:dateUtc="2025-12-19T06:59:00Z">
            <w:rPr>
              <w:ins w:id="541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14" w:author="Ivan Pugachev" w:date="2025-12-19T09:59:00Z" w16du:dateUtc="2025-12-19T06:59:00Z">
          <w:pPr>
            <w:ind w:firstLine="708"/>
            <w:jc w:val="center"/>
          </w:pPr>
        </w:pPrChange>
      </w:pPr>
      <w:ins w:id="541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DECLARE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points_to_add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DECIMAL(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10,2);</w:t>
        </w:r>
      </w:ins>
    </w:p>
    <w:p w14:paraId="2FB3F137" w14:textId="77777777" w:rsidR="00D30024" w:rsidRPr="00D30024" w:rsidRDefault="00D30024">
      <w:pPr>
        <w:ind w:firstLine="708"/>
        <w:rPr>
          <w:ins w:id="542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22" w:author="Ivan Pugachev" w:date="2025-12-19T09:59:00Z" w16du:dateUtc="2025-12-19T06:59:00Z">
            <w:rPr>
              <w:ins w:id="542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24" w:author="Ivan Pugachev" w:date="2025-12-19T09:59:00Z" w16du:dateUtc="2025-12-19T06:59:00Z">
          <w:pPr>
            <w:ind w:firstLine="708"/>
            <w:jc w:val="center"/>
          </w:pPr>
        </w:pPrChange>
      </w:pPr>
      <w:ins w:id="542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</w:ins>
    </w:p>
    <w:p w14:paraId="253990F7" w14:textId="77777777" w:rsidR="00D30024" w:rsidRPr="00AB0C02" w:rsidRDefault="00D30024">
      <w:pPr>
        <w:ind w:firstLine="708"/>
        <w:rPr>
          <w:ins w:id="542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5428" w:author="Ivan Pugachev" w:date="2025-12-19T10:04:00Z" w16du:dateUtc="2025-12-19T07:04:00Z">
            <w:rPr>
              <w:ins w:id="542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30" w:author="Ivan Pugachev" w:date="2025-12-19T09:59:00Z" w16du:dateUtc="2025-12-19T06:59:00Z">
          <w:pPr>
            <w:ind w:firstLine="708"/>
            <w:jc w:val="center"/>
          </w:pPr>
        </w:pPrChange>
      </w:pPr>
      <w:ins w:id="543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433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Получаем текущее количество и цену товара</w:t>
        </w:r>
      </w:ins>
    </w:p>
    <w:p w14:paraId="2C7B203C" w14:textId="77777777" w:rsidR="00D30024" w:rsidRPr="00D30024" w:rsidRDefault="00D30024">
      <w:pPr>
        <w:ind w:firstLine="708"/>
        <w:rPr>
          <w:ins w:id="543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35" w:author="Ivan Pugachev" w:date="2025-12-19T09:59:00Z" w16du:dateUtc="2025-12-19T06:59:00Z">
            <w:rPr>
              <w:ins w:id="543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37" w:author="Ivan Pugachev" w:date="2025-12-19T09:59:00Z" w16du:dateUtc="2025-12-19T06:59:00Z">
          <w:pPr>
            <w:ind w:firstLine="708"/>
            <w:jc w:val="center"/>
          </w:pPr>
        </w:pPrChange>
      </w:pPr>
      <w:ins w:id="5438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5439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SELECT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</w:ins>
    </w:p>
    <w:p w14:paraId="0A9062BC" w14:textId="77777777" w:rsidR="00D30024" w:rsidRPr="00D30024" w:rsidRDefault="00D30024">
      <w:pPr>
        <w:ind w:firstLine="708"/>
        <w:rPr>
          <w:ins w:id="54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46" w:author="Ivan Pugachev" w:date="2025-12-19T09:59:00Z" w16du:dateUtc="2025-12-19T06:59:00Z">
            <w:rPr>
              <w:ins w:id="54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48" w:author="Ivan Pugachev" w:date="2025-12-19T09:59:00Z" w16du:dateUtc="2025-12-19T06:59:00Z">
          <w:pPr>
            <w:ind w:firstLine="708"/>
            <w:jc w:val="center"/>
          </w:pPr>
        </w:pPrChange>
      </w:pPr>
      <w:ins w:id="544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INTO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product_price</w:t>
        </w:r>
        <w:proofErr w:type="spellEnd"/>
      </w:ins>
    </w:p>
    <w:p w14:paraId="60287DF8" w14:textId="77777777" w:rsidR="00D30024" w:rsidRPr="00D30024" w:rsidRDefault="00D30024">
      <w:pPr>
        <w:ind w:firstLine="708"/>
        <w:rPr>
          <w:ins w:id="545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55" w:author="Ivan Pugachev" w:date="2025-12-19T09:59:00Z" w16du:dateUtc="2025-12-19T06:59:00Z">
            <w:rPr>
              <w:ins w:id="545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57" w:author="Ivan Pugachev" w:date="2025-12-19T09:59:00Z" w16du:dateUtc="2025-12-19T06:59:00Z">
          <w:pPr>
            <w:ind w:firstLine="708"/>
            <w:jc w:val="center"/>
          </w:pPr>
        </w:pPrChange>
      </w:pPr>
      <w:ins w:id="545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FROM menu </w:t>
        </w:r>
      </w:ins>
    </w:p>
    <w:p w14:paraId="0C756B5D" w14:textId="77777777" w:rsidR="00D30024" w:rsidRPr="00D30024" w:rsidRDefault="00D30024">
      <w:pPr>
        <w:ind w:firstLine="708"/>
        <w:rPr>
          <w:ins w:id="546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61" w:author="Ivan Pugachev" w:date="2025-12-19T09:59:00Z" w16du:dateUtc="2025-12-19T06:59:00Z">
            <w:rPr>
              <w:ins w:id="546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63" w:author="Ivan Pugachev" w:date="2025-12-19T09:59:00Z" w16du:dateUtc="2025-12-19T06:59:00Z">
          <w:pPr>
            <w:ind w:firstLine="708"/>
            <w:jc w:val="center"/>
          </w:pPr>
        </w:pPrChange>
      </w:pPr>
      <w:ins w:id="546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0FA48137" w14:textId="77777777" w:rsidR="00D30024" w:rsidRPr="00D30024" w:rsidRDefault="00D30024">
      <w:pPr>
        <w:ind w:firstLine="708"/>
        <w:rPr>
          <w:ins w:id="547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71" w:author="Ivan Pugachev" w:date="2025-12-19T09:59:00Z" w16du:dateUtc="2025-12-19T06:59:00Z">
            <w:rPr>
              <w:ins w:id="547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73" w:author="Ivan Pugachev" w:date="2025-12-19T09:59:00Z" w16du:dateUtc="2025-12-19T06:59:00Z">
          <w:pPr>
            <w:ind w:firstLine="708"/>
            <w:jc w:val="center"/>
          </w:pPr>
        </w:pPrChange>
      </w:pPr>
      <w:ins w:id="547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</w:t>
        </w:r>
      </w:ins>
    </w:p>
    <w:p w14:paraId="34FDD7D3" w14:textId="77777777" w:rsidR="00D30024" w:rsidRPr="00D30024" w:rsidRDefault="00D30024">
      <w:pPr>
        <w:ind w:firstLine="708"/>
        <w:rPr>
          <w:ins w:id="547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77" w:author="Ivan Pugachev" w:date="2025-12-19T09:59:00Z" w16du:dateUtc="2025-12-19T06:59:00Z">
            <w:rPr>
              <w:ins w:id="547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79" w:author="Ivan Pugachev" w:date="2025-12-19T09:59:00Z" w16du:dateUtc="2025-12-19T06:59:00Z">
          <w:pPr>
            <w:ind w:firstLine="708"/>
            <w:jc w:val="center"/>
          </w:pPr>
        </w:pPrChange>
      </w:pPr>
      <w:ins w:id="548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 xml:space="preserve">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Проверяем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существование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товара</w:t>
        </w:r>
        <w:proofErr w:type="spellEnd"/>
      </w:ins>
    </w:p>
    <w:p w14:paraId="094D8004" w14:textId="77777777" w:rsidR="00D30024" w:rsidRPr="00D30024" w:rsidRDefault="00D30024">
      <w:pPr>
        <w:ind w:firstLine="708"/>
        <w:rPr>
          <w:ins w:id="548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88" w:author="Ivan Pugachev" w:date="2025-12-19T09:59:00Z" w16du:dateUtc="2025-12-19T06:59:00Z">
            <w:rPr>
              <w:ins w:id="548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90" w:author="Ivan Pugachev" w:date="2025-12-19T09:59:00Z" w16du:dateUtc="2025-12-19T06:59:00Z">
          <w:pPr>
            <w:ind w:firstLine="708"/>
            <w:jc w:val="center"/>
          </w:pPr>
        </w:pPrChange>
      </w:pPr>
      <w:ins w:id="549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9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IF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9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4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IS NULL THEN</w:t>
        </w:r>
      </w:ins>
    </w:p>
    <w:p w14:paraId="7D34BC11" w14:textId="77777777" w:rsidR="00D30024" w:rsidRPr="00D30024" w:rsidRDefault="00D30024">
      <w:pPr>
        <w:ind w:firstLine="708"/>
        <w:rPr>
          <w:ins w:id="549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496" w:author="Ivan Pugachev" w:date="2025-12-19T09:59:00Z" w16du:dateUtc="2025-12-19T06:59:00Z">
            <w:rPr>
              <w:ins w:id="549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98" w:author="Ivan Pugachev" w:date="2025-12-19T09:59:00Z" w16du:dateUtc="2025-12-19T06:59:00Z">
          <w:pPr>
            <w:ind w:firstLine="708"/>
            <w:jc w:val="center"/>
          </w:pPr>
        </w:pPrChange>
      </w:pPr>
      <w:ins w:id="549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SELECT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0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Ошибка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: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Товар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не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найден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 AS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Результат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';</w:t>
        </w:r>
      </w:ins>
    </w:p>
    <w:p w14:paraId="6B1FD53B" w14:textId="77777777" w:rsidR="00D30024" w:rsidRPr="00D30024" w:rsidRDefault="00D30024">
      <w:pPr>
        <w:ind w:firstLine="708"/>
        <w:rPr>
          <w:ins w:id="551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512" w:author="Ivan Pugachev" w:date="2025-12-19T09:59:00Z" w16du:dateUtc="2025-12-19T06:59:00Z">
            <w:rPr>
              <w:ins w:id="551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14" w:author="Ivan Pugachev" w:date="2025-12-19T09:59:00Z" w16du:dateUtc="2025-12-19T06:59:00Z">
          <w:pPr>
            <w:ind w:firstLine="708"/>
            <w:jc w:val="center"/>
          </w:pPr>
        </w:pPrChange>
      </w:pPr>
      <w:ins w:id="551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Проверяем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достаточно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ли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товара</w:t>
        </w:r>
        <w:proofErr w:type="spellEnd"/>
      </w:ins>
    </w:p>
    <w:p w14:paraId="3F44186B" w14:textId="77777777" w:rsidR="00D30024" w:rsidRPr="00D30024" w:rsidRDefault="00D30024">
      <w:pPr>
        <w:ind w:firstLine="708"/>
        <w:rPr>
          <w:ins w:id="552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525" w:author="Ivan Pugachev" w:date="2025-12-19T09:59:00Z" w16du:dateUtc="2025-12-19T06:59:00Z">
            <w:rPr>
              <w:ins w:id="552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27" w:author="Ivan Pugachev" w:date="2025-12-19T09:59:00Z" w16du:dateUtc="2025-12-19T06:59:00Z">
          <w:pPr>
            <w:ind w:firstLine="708"/>
            <w:jc w:val="center"/>
          </w:pPr>
        </w:pPrChange>
      </w:pPr>
      <w:ins w:id="552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ELSEIF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3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&lt;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3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quantity_ordered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THEN</w:t>
        </w:r>
      </w:ins>
    </w:p>
    <w:p w14:paraId="32698E93" w14:textId="77777777" w:rsidR="00D30024" w:rsidRPr="00D30024" w:rsidRDefault="00D30024">
      <w:pPr>
        <w:ind w:firstLine="708"/>
        <w:rPr>
          <w:ins w:id="553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535" w:author="Ivan Pugachev" w:date="2025-12-19T09:59:00Z" w16du:dateUtc="2025-12-19T06:59:00Z">
            <w:rPr>
              <w:ins w:id="553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37" w:author="Ivan Pugachev" w:date="2025-12-19T09:59:00Z" w16du:dateUtc="2025-12-19T06:59:00Z">
          <w:pPr>
            <w:ind w:firstLine="708"/>
            <w:jc w:val="center"/>
          </w:pPr>
        </w:pPrChange>
      </w:pPr>
      <w:ins w:id="553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SELECT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54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CONCAT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54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(</w:t>
        </w:r>
        <w:proofErr w:type="gramEnd"/>
        <w:r w:rsidRPr="00AB0C02">
          <w:rPr>
            <w:rFonts w:ascii="Courier New" w:hAnsi="Courier New" w:cs="Courier New"/>
            <w:b/>
            <w:bCs/>
            <w:sz w:val="14"/>
            <w:szCs w:val="14"/>
            <w:rPrChange w:id="5543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'Ошибка: Недостаточно товара.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В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наличии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: ',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 AS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Результат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';</w:t>
        </w:r>
      </w:ins>
    </w:p>
    <w:p w14:paraId="168F5EBE" w14:textId="77777777" w:rsidR="00D30024" w:rsidRPr="00D30024" w:rsidRDefault="00D30024">
      <w:pPr>
        <w:ind w:firstLine="708"/>
        <w:rPr>
          <w:ins w:id="555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552" w:author="Ivan Pugachev" w:date="2025-12-19T09:59:00Z" w16du:dateUtc="2025-12-19T06:59:00Z">
            <w:rPr>
              <w:ins w:id="555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54" w:author="Ivan Pugachev" w:date="2025-12-19T09:59:00Z" w16du:dateUtc="2025-12-19T06:59:00Z">
          <w:pPr>
            <w:ind w:firstLine="708"/>
            <w:jc w:val="center"/>
          </w:pPr>
        </w:pPrChange>
      </w:pPr>
      <w:ins w:id="555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ELSE</w:t>
        </w:r>
      </w:ins>
    </w:p>
    <w:p w14:paraId="1532617D" w14:textId="77777777" w:rsidR="00D30024" w:rsidRPr="00D30024" w:rsidRDefault="00D30024">
      <w:pPr>
        <w:ind w:firstLine="708"/>
        <w:rPr>
          <w:ins w:id="555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558" w:author="Ivan Pugachev" w:date="2025-12-19T09:59:00Z" w16du:dateUtc="2025-12-19T06:59:00Z">
            <w:rPr>
              <w:ins w:id="555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60" w:author="Ivan Pugachev" w:date="2025-12-19T09:59:00Z" w16du:dateUtc="2025-12-19T06:59:00Z">
          <w:pPr>
            <w:ind w:firstLine="708"/>
            <w:jc w:val="center"/>
          </w:pPr>
        </w:pPrChange>
      </w:pPr>
      <w:ins w:id="556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6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Вычисляем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общую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сумму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заказа</w:t>
        </w:r>
        <w:proofErr w:type="spellEnd"/>
      </w:ins>
    </w:p>
    <w:p w14:paraId="48D2B04E" w14:textId="77777777" w:rsidR="00D30024" w:rsidRPr="00D30024" w:rsidRDefault="00D30024">
      <w:pPr>
        <w:ind w:firstLine="708"/>
        <w:rPr>
          <w:ins w:id="557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571" w:author="Ivan Pugachev" w:date="2025-12-19T09:59:00Z" w16du:dateUtc="2025-12-19T06:59:00Z">
            <w:rPr>
              <w:ins w:id="557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73" w:author="Ivan Pugachev" w:date="2025-12-19T09:59:00Z" w16du:dateUtc="2025-12-19T06:59:00Z">
          <w:pPr>
            <w:ind w:firstLine="708"/>
            <w:jc w:val="center"/>
          </w:pPr>
        </w:pPrChange>
      </w:pPr>
      <w:ins w:id="557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total_amount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*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quantity_ordered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55C28D81" w14:textId="77777777" w:rsidR="00D30024" w:rsidRPr="00D30024" w:rsidRDefault="00D30024">
      <w:pPr>
        <w:ind w:firstLine="708"/>
        <w:rPr>
          <w:ins w:id="558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583" w:author="Ivan Pugachev" w:date="2025-12-19T09:59:00Z" w16du:dateUtc="2025-12-19T06:59:00Z">
            <w:rPr>
              <w:ins w:id="558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85" w:author="Ivan Pugachev" w:date="2025-12-19T09:59:00Z" w16du:dateUtc="2025-12-19T06:59:00Z">
          <w:pPr>
            <w:ind w:firstLine="708"/>
            <w:jc w:val="center"/>
          </w:pPr>
        </w:pPrChange>
      </w:pPr>
      <w:ins w:id="558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</w:ins>
    </w:p>
    <w:p w14:paraId="23BB80A8" w14:textId="77777777" w:rsidR="00D30024" w:rsidRPr="00D30024" w:rsidRDefault="00D30024">
      <w:pPr>
        <w:ind w:firstLine="708"/>
        <w:rPr>
          <w:ins w:id="558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589" w:author="Ivan Pugachev" w:date="2025-12-19T09:59:00Z" w16du:dateUtc="2025-12-19T06:59:00Z">
            <w:rPr>
              <w:ins w:id="559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91" w:author="Ivan Pugachev" w:date="2025-12-19T09:59:00Z" w16du:dateUtc="2025-12-19T06:59:00Z">
          <w:pPr>
            <w:ind w:firstLine="708"/>
            <w:jc w:val="center"/>
          </w:pPr>
        </w:pPrChange>
      </w:pPr>
      <w:ins w:id="559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9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Вычисляем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баллы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(10%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от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5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суммы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0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</w:t>
        </w:r>
      </w:ins>
    </w:p>
    <w:p w14:paraId="6B436AFF" w14:textId="77777777" w:rsidR="00D30024" w:rsidRPr="00D30024" w:rsidRDefault="00D30024">
      <w:pPr>
        <w:ind w:firstLine="708"/>
        <w:rPr>
          <w:ins w:id="560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603" w:author="Ivan Pugachev" w:date="2025-12-19T09:59:00Z" w16du:dateUtc="2025-12-19T06:59:00Z">
            <w:rPr>
              <w:ins w:id="560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05" w:author="Ivan Pugachev" w:date="2025-12-19T09:59:00Z" w16du:dateUtc="2025-12-19T06:59:00Z">
          <w:pPr>
            <w:ind w:firstLine="708"/>
            <w:jc w:val="center"/>
          </w:pPr>
        </w:pPrChange>
      </w:pPr>
      <w:ins w:id="560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points_to_add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total_amount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* 0.10;</w:t>
        </w:r>
      </w:ins>
    </w:p>
    <w:p w14:paraId="146C9ACC" w14:textId="77777777" w:rsidR="00D30024" w:rsidRPr="00D30024" w:rsidRDefault="00D30024">
      <w:pPr>
        <w:ind w:firstLine="708"/>
        <w:rPr>
          <w:ins w:id="561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613" w:author="Ivan Pugachev" w:date="2025-12-19T09:59:00Z" w16du:dateUtc="2025-12-19T06:59:00Z">
            <w:rPr>
              <w:ins w:id="561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15" w:author="Ivan Pugachev" w:date="2025-12-19T09:59:00Z" w16du:dateUtc="2025-12-19T06:59:00Z">
          <w:pPr>
            <w:ind w:firstLine="708"/>
            <w:jc w:val="center"/>
          </w:pPr>
        </w:pPrChange>
      </w:pPr>
      <w:ins w:id="561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</w:ins>
    </w:p>
    <w:p w14:paraId="257B35CA" w14:textId="77777777" w:rsidR="00D30024" w:rsidRPr="00AB0C02" w:rsidRDefault="00D30024">
      <w:pPr>
        <w:ind w:firstLine="708"/>
        <w:rPr>
          <w:ins w:id="561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5619" w:author="Ivan Pugachev" w:date="2025-12-19T10:04:00Z" w16du:dateUtc="2025-12-19T07:04:00Z">
            <w:rPr>
              <w:ins w:id="562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21" w:author="Ivan Pugachev" w:date="2025-12-19T09:59:00Z" w16du:dateUtc="2025-12-19T06:59:00Z">
          <w:pPr>
            <w:ind w:firstLine="708"/>
            <w:jc w:val="center"/>
          </w:pPr>
        </w:pPrChange>
      </w:pPr>
      <w:ins w:id="562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62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Обновляем количество товара в меню</w:t>
        </w:r>
      </w:ins>
    </w:p>
    <w:p w14:paraId="02CB4A46" w14:textId="77777777" w:rsidR="00D30024" w:rsidRPr="00AB0C02" w:rsidRDefault="00D30024">
      <w:pPr>
        <w:ind w:firstLine="708"/>
        <w:rPr>
          <w:ins w:id="562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5626" w:author="Ivan Pugachev" w:date="2025-12-19T10:04:00Z" w16du:dateUtc="2025-12-19T07:04:00Z">
            <w:rPr>
              <w:ins w:id="562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28" w:author="Ivan Pugachev" w:date="2025-12-19T09:59:00Z" w16du:dateUtc="2025-12-19T06:59:00Z">
          <w:pPr>
            <w:ind w:firstLine="708"/>
            <w:jc w:val="center"/>
          </w:pPr>
        </w:pPrChange>
      </w:pPr>
      <w:ins w:id="5629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563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3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UPDATE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632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634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</w:ins>
    </w:p>
    <w:p w14:paraId="4BED0245" w14:textId="77777777" w:rsidR="00D30024" w:rsidRPr="00D30024" w:rsidRDefault="00D30024">
      <w:pPr>
        <w:ind w:firstLine="708"/>
        <w:rPr>
          <w:ins w:id="563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636" w:author="Ivan Pugachev" w:date="2025-12-19T09:59:00Z" w16du:dateUtc="2025-12-19T06:59:00Z">
            <w:rPr>
              <w:ins w:id="563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38" w:author="Ivan Pugachev" w:date="2025-12-19T09:59:00Z" w16du:dateUtc="2025-12-19T06:59:00Z">
          <w:pPr>
            <w:ind w:firstLine="708"/>
            <w:jc w:val="center"/>
          </w:pPr>
        </w:pPrChange>
      </w:pPr>
      <w:ins w:id="5639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5640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quantity_ordered</w:t>
        </w:r>
        <w:proofErr w:type="spellEnd"/>
      </w:ins>
    </w:p>
    <w:p w14:paraId="5E7CFCAA" w14:textId="77777777" w:rsidR="00D30024" w:rsidRPr="00D30024" w:rsidRDefault="00D30024">
      <w:pPr>
        <w:ind w:firstLine="708"/>
        <w:rPr>
          <w:ins w:id="564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648" w:author="Ivan Pugachev" w:date="2025-12-19T09:59:00Z" w16du:dateUtc="2025-12-19T06:59:00Z">
            <w:rPr>
              <w:ins w:id="564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50" w:author="Ivan Pugachev" w:date="2025-12-19T09:59:00Z" w16du:dateUtc="2025-12-19T06:59:00Z">
          <w:pPr>
            <w:ind w:firstLine="708"/>
            <w:jc w:val="center"/>
          </w:pPr>
        </w:pPrChange>
      </w:pPr>
      <w:ins w:id="565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7BF5F04D" w14:textId="77777777" w:rsidR="00D30024" w:rsidRPr="00D30024" w:rsidRDefault="00D30024">
      <w:pPr>
        <w:ind w:firstLine="708"/>
        <w:rPr>
          <w:ins w:id="565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658" w:author="Ivan Pugachev" w:date="2025-12-19T09:59:00Z" w16du:dateUtc="2025-12-19T06:59:00Z">
            <w:rPr>
              <w:ins w:id="565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60" w:author="Ivan Pugachev" w:date="2025-12-19T09:59:00Z" w16du:dateUtc="2025-12-19T06:59:00Z">
          <w:pPr>
            <w:ind w:firstLine="708"/>
            <w:jc w:val="center"/>
          </w:pPr>
        </w:pPrChange>
      </w:pPr>
      <w:ins w:id="566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</w:ins>
    </w:p>
    <w:p w14:paraId="2510C56B" w14:textId="77777777" w:rsidR="00D30024" w:rsidRPr="00D30024" w:rsidRDefault="00D30024">
      <w:pPr>
        <w:ind w:firstLine="708"/>
        <w:rPr>
          <w:ins w:id="5663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664" w:author="Ivan Pugachev" w:date="2025-12-19T09:59:00Z" w16du:dateUtc="2025-12-19T06:59:00Z">
            <w:rPr>
              <w:ins w:id="5665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66" w:author="Ivan Pugachev" w:date="2025-12-19T09:59:00Z" w16du:dateUtc="2025-12-19T06:59:00Z">
          <w:pPr>
            <w:ind w:firstLine="708"/>
            <w:jc w:val="center"/>
          </w:pPr>
        </w:pPrChange>
      </w:pPr>
      <w:ins w:id="5667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--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Начисляем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баллы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покупателю</w:t>
        </w:r>
        <w:proofErr w:type="spellEnd"/>
      </w:ins>
    </w:p>
    <w:p w14:paraId="0F724EB3" w14:textId="77777777" w:rsidR="00D30024" w:rsidRPr="00D30024" w:rsidRDefault="00D30024">
      <w:pPr>
        <w:ind w:firstLine="708"/>
        <w:rPr>
          <w:ins w:id="567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675" w:author="Ivan Pugachev" w:date="2025-12-19T09:59:00Z" w16du:dateUtc="2025-12-19T06:59:00Z">
            <w:rPr>
              <w:ins w:id="567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77" w:author="Ivan Pugachev" w:date="2025-12-19T09:59:00Z" w16du:dateUtc="2025-12-19T06:59:00Z">
          <w:pPr>
            <w:ind w:firstLine="708"/>
            <w:jc w:val="center"/>
          </w:pPr>
        </w:pPrChange>
      </w:pPr>
      <w:ins w:id="567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UPDATE customers </w:t>
        </w:r>
      </w:ins>
    </w:p>
    <w:p w14:paraId="2F41DEAD" w14:textId="77777777" w:rsidR="00D30024" w:rsidRPr="00D30024" w:rsidRDefault="00D30024">
      <w:pPr>
        <w:ind w:firstLine="708"/>
        <w:rPr>
          <w:ins w:id="568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681" w:author="Ivan Pugachev" w:date="2025-12-19T09:59:00Z" w16du:dateUtc="2025-12-19T06:59:00Z">
            <w:rPr>
              <w:ins w:id="568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83" w:author="Ivan Pugachev" w:date="2025-12-19T09:59:00Z" w16du:dateUtc="2025-12-19T06:59:00Z">
          <w:pPr>
            <w:ind w:firstLine="708"/>
            <w:jc w:val="center"/>
          </w:pPr>
        </w:pPrChange>
      </w:pPr>
      <w:ins w:id="568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SET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+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points_to_add</w:t>
        </w:r>
        <w:proofErr w:type="spellEnd"/>
      </w:ins>
    </w:p>
    <w:p w14:paraId="0D086ECA" w14:textId="77777777" w:rsidR="00D30024" w:rsidRPr="00D30024" w:rsidRDefault="00D30024">
      <w:pPr>
        <w:ind w:firstLine="708"/>
        <w:rPr>
          <w:ins w:id="569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692" w:author="Ivan Pugachev" w:date="2025-12-19T09:59:00Z" w16du:dateUtc="2025-12-19T06:59:00Z">
            <w:rPr>
              <w:ins w:id="569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94" w:author="Ivan Pugachev" w:date="2025-12-19T09:59:00Z" w16du:dateUtc="2025-12-19T06:59:00Z">
          <w:pPr>
            <w:ind w:firstLine="708"/>
            <w:jc w:val="center"/>
          </w:pPr>
        </w:pPrChange>
      </w:pPr>
      <w:ins w:id="569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6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customer_id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;</w:t>
        </w:r>
      </w:ins>
    </w:p>
    <w:p w14:paraId="178EE9FE" w14:textId="77777777" w:rsidR="00D30024" w:rsidRPr="00D30024" w:rsidRDefault="00D30024">
      <w:pPr>
        <w:ind w:firstLine="708"/>
        <w:rPr>
          <w:ins w:id="5701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702" w:author="Ivan Pugachev" w:date="2025-12-19T09:59:00Z" w16du:dateUtc="2025-12-19T06:59:00Z">
            <w:rPr>
              <w:ins w:id="5703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04" w:author="Ivan Pugachev" w:date="2025-12-19T09:59:00Z" w16du:dateUtc="2025-12-19T06:59:00Z">
          <w:pPr>
            <w:ind w:firstLine="708"/>
            <w:jc w:val="center"/>
          </w:pPr>
        </w:pPrChange>
      </w:pPr>
      <w:ins w:id="5705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</w:ins>
    </w:p>
    <w:p w14:paraId="60B36800" w14:textId="77777777" w:rsidR="00D30024" w:rsidRPr="00AB0C02" w:rsidRDefault="00D30024">
      <w:pPr>
        <w:ind w:firstLine="708"/>
        <w:rPr>
          <w:ins w:id="5707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5708" w:author="Ivan Pugachev" w:date="2025-12-19T10:04:00Z" w16du:dateUtc="2025-12-19T07:04:00Z">
            <w:rPr>
              <w:ins w:id="5709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10" w:author="Ivan Pugachev" w:date="2025-12-19T09:59:00Z" w16du:dateUtc="2025-12-19T06:59:00Z">
          <w:pPr>
            <w:ind w:firstLine="708"/>
            <w:jc w:val="center"/>
          </w:pPr>
        </w:pPrChange>
      </w:pPr>
      <w:ins w:id="5711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713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Выводим результат операции с русскими названиями полей</w:t>
        </w:r>
      </w:ins>
    </w:p>
    <w:p w14:paraId="5DA9A0B7" w14:textId="77777777" w:rsidR="00D30024" w:rsidRPr="00AB0C02" w:rsidRDefault="00D30024">
      <w:pPr>
        <w:ind w:firstLine="708"/>
        <w:rPr>
          <w:ins w:id="571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5715" w:author="Ivan Pugachev" w:date="2025-12-19T10:04:00Z" w16du:dateUtc="2025-12-19T07:04:00Z">
            <w:rPr>
              <w:ins w:id="571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17" w:author="Ivan Pugachev" w:date="2025-12-19T09:59:00Z" w16du:dateUtc="2025-12-19T06:59:00Z">
          <w:pPr>
            <w:ind w:firstLine="708"/>
            <w:jc w:val="center"/>
          </w:pPr>
        </w:pPrChange>
      </w:pPr>
      <w:ins w:id="5718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5719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SELECT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721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</w:t>
        </w:r>
      </w:ins>
    </w:p>
    <w:p w14:paraId="4F8768B7" w14:textId="77777777" w:rsidR="00D30024" w:rsidRPr="00AB0C02" w:rsidRDefault="00D30024">
      <w:pPr>
        <w:ind w:firstLine="708"/>
        <w:rPr>
          <w:ins w:id="572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rPrChange w:id="5723" w:author="Ivan Pugachev" w:date="2025-12-19T10:04:00Z" w16du:dateUtc="2025-12-19T07:04:00Z">
            <w:rPr>
              <w:ins w:id="572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25" w:author="Ivan Pugachev" w:date="2025-12-19T09:59:00Z" w16du:dateUtc="2025-12-19T06:59:00Z">
          <w:pPr>
            <w:ind w:firstLine="708"/>
            <w:jc w:val="center"/>
          </w:pPr>
        </w:pPrChange>
      </w:pPr>
      <w:ins w:id="5726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5727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'Заказ успешно обработан'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AS</w:t>
        </w:r>
        <w:r w:rsidRPr="00AB0C02">
          <w:rPr>
            <w:rFonts w:ascii="Courier New" w:hAnsi="Courier New" w:cs="Courier New"/>
            <w:b/>
            <w:bCs/>
            <w:sz w:val="14"/>
            <w:szCs w:val="14"/>
            <w:rPrChange w:id="5729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'Результат',</w:t>
        </w:r>
      </w:ins>
    </w:p>
    <w:p w14:paraId="18C92553" w14:textId="77777777" w:rsidR="00D30024" w:rsidRPr="00D30024" w:rsidRDefault="00D30024">
      <w:pPr>
        <w:ind w:firstLine="708"/>
        <w:rPr>
          <w:ins w:id="573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731" w:author="Ivan Pugachev" w:date="2025-12-19T09:59:00Z" w16du:dateUtc="2025-12-19T06:59:00Z">
            <w:rPr>
              <w:ins w:id="573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33" w:author="Ivan Pugachev" w:date="2025-12-19T09:59:00Z" w16du:dateUtc="2025-12-19T06:59:00Z">
          <w:pPr>
            <w:ind w:firstLine="708"/>
            <w:jc w:val="center"/>
          </w:pPr>
        </w:pPrChange>
      </w:pPr>
      <w:ins w:id="5734" w:author="Ivan Pugachev" w:date="2025-12-19T09:58:00Z" w16du:dateUtc="2025-12-19T06:58:00Z">
        <w:r w:rsidRPr="00AB0C02">
          <w:rPr>
            <w:rFonts w:ascii="Courier New" w:hAnsi="Courier New" w:cs="Courier New"/>
            <w:b/>
            <w:bCs/>
            <w:sz w:val="14"/>
            <w:szCs w:val="14"/>
            <w:rPrChange w:id="5735" w:author="Ivan Pugachev" w:date="2025-12-19T10:04:00Z" w16du:dateUtc="2025-12-19T07:04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(SELECT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FROM menu WHERE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=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) AS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Название_Товара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',</w:t>
        </w:r>
      </w:ins>
    </w:p>
    <w:p w14:paraId="77A9A9C1" w14:textId="77777777" w:rsidR="00D30024" w:rsidRPr="00D30024" w:rsidRDefault="00D30024">
      <w:pPr>
        <w:ind w:firstLine="708"/>
        <w:rPr>
          <w:ins w:id="574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746" w:author="Ivan Pugachev" w:date="2025-12-19T09:59:00Z" w16du:dateUtc="2025-12-19T06:59:00Z">
            <w:rPr>
              <w:ins w:id="574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48" w:author="Ivan Pugachev" w:date="2025-12-19T09:59:00Z" w16du:dateUtc="2025-12-19T06:59:00Z">
          <w:pPr>
            <w:ind w:firstLine="708"/>
            <w:jc w:val="center"/>
          </w:pPr>
        </w:pPrChange>
      </w:pPr>
      <w:ins w:id="574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quantity_ordered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Количество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',</w:t>
        </w:r>
      </w:ins>
    </w:p>
    <w:p w14:paraId="42E251B1" w14:textId="77777777" w:rsidR="00D30024" w:rsidRPr="00D30024" w:rsidRDefault="00D30024">
      <w:pPr>
        <w:ind w:firstLine="708"/>
        <w:rPr>
          <w:ins w:id="575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756" w:author="Ivan Pugachev" w:date="2025-12-19T09:59:00Z" w16du:dateUtc="2025-12-19T06:59:00Z">
            <w:rPr>
              <w:ins w:id="575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58" w:author="Ivan Pugachev" w:date="2025-12-19T09:59:00Z" w16du:dateUtc="2025-12-19T06:59:00Z">
          <w:pPr>
            <w:ind w:firstLine="708"/>
            <w:jc w:val="center"/>
          </w:pPr>
        </w:pPrChange>
      </w:pPr>
      <w:ins w:id="575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product_price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6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Цена_за_Единицу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',</w:t>
        </w:r>
      </w:ins>
    </w:p>
    <w:p w14:paraId="7F64C173" w14:textId="77777777" w:rsidR="00D30024" w:rsidRPr="00D30024" w:rsidRDefault="00D30024">
      <w:pPr>
        <w:ind w:firstLine="708"/>
        <w:rPr>
          <w:ins w:id="576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766" w:author="Ivan Pugachev" w:date="2025-12-19T09:59:00Z" w16du:dateUtc="2025-12-19T06:59:00Z">
            <w:rPr>
              <w:ins w:id="576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68" w:author="Ivan Pugachev" w:date="2025-12-19T09:59:00Z" w16du:dateUtc="2025-12-19T06:59:00Z">
          <w:pPr>
            <w:ind w:firstLine="708"/>
            <w:jc w:val="center"/>
          </w:pPr>
        </w:pPrChange>
      </w:pPr>
      <w:ins w:id="576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total_amount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AS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Общая_Сумма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',</w:t>
        </w:r>
      </w:ins>
    </w:p>
    <w:p w14:paraId="575E43EC" w14:textId="77777777" w:rsidR="00D30024" w:rsidRPr="00D30024" w:rsidRDefault="00D30024">
      <w:pPr>
        <w:ind w:firstLine="708"/>
        <w:rPr>
          <w:ins w:id="5775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776" w:author="Ivan Pugachev" w:date="2025-12-19T09:59:00Z" w16du:dateUtc="2025-12-19T06:59:00Z">
            <w:rPr>
              <w:ins w:id="5777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78" w:author="Ivan Pugachev" w:date="2025-12-19T09:59:00Z" w16du:dateUtc="2025-12-19T06:59:00Z">
          <w:pPr>
            <w:ind w:firstLine="708"/>
            <w:jc w:val="center"/>
          </w:pPr>
        </w:pPrChange>
      </w:pPr>
      <w:ins w:id="5779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        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ROUND(</w:t>
        </w:r>
        <w:proofErr w:type="spellStart"/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points_to_add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, 2) AS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Начислено_Баллов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';</w:t>
        </w:r>
      </w:ins>
    </w:p>
    <w:p w14:paraId="5660AB58" w14:textId="77777777" w:rsidR="00D30024" w:rsidRPr="00D30024" w:rsidRDefault="00D30024">
      <w:pPr>
        <w:ind w:firstLine="708"/>
        <w:rPr>
          <w:ins w:id="578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787" w:author="Ivan Pugachev" w:date="2025-12-19T09:59:00Z" w16du:dateUtc="2025-12-19T06:59:00Z">
            <w:rPr>
              <w:ins w:id="578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89" w:author="Ivan Pugachev" w:date="2025-12-19T09:59:00Z" w16du:dateUtc="2025-12-19T06:59:00Z">
          <w:pPr>
            <w:ind w:firstLine="708"/>
            <w:jc w:val="center"/>
          </w:pPr>
        </w:pPrChange>
      </w:pPr>
      <w:ins w:id="579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 xml:space="preserve">    END IF;</w:t>
        </w:r>
      </w:ins>
    </w:p>
    <w:p w14:paraId="559A3D69" w14:textId="77777777" w:rsidR="00D30024" w:rsidRPr="00D30024" w:rsidRDefault="00D30024">
      <w:pPr>
        <w:ind w:firstLine="708"/>
        <w:rPr>
          <w:ins w:id="579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793" w:author="Ivan Pugachev" w:date="2025-12-19T09:59:00Z" w16du:dateUtc="2025-12-19T06:59:00Z">
            <w:rPr>
              <w:ins w:id="579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95" w:author="Ivan Pugachev" w:date="2025-12-19T09:59:00Z" w16du:dateUtc="2025-12-19T06:59:00Z">
          <w:pPr>
            <w:ind w:firstLine="708"/>
            <w:jc w:val="center"/>
          </w:pPr>
        </w:pPrChange>
      </w:pPr>
      <w:ins w:id="579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7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END$$</w:t>
        </w:r>
      </w:ins>
    </w:p>
    <w:p w14:paraId="1932DB4F" w14:textId="77777777" w:rsidR="00D30024" w:rsidRPr="00D30024" w:rsidRDefault="00D30024">
      <w:pPr>
        <w:ind w:firstLine="708"/>
        <w:rPr>
          <w:ins w:id="579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799" w:author="Ivan Pugachev" w:date="2025-12-19T09:59:00Z" w16du:dateUtc="2025-12-19T06:59:00Z">
            <w:rPr>
              <w:ins w:id="580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01" w:author="Ivan Pugachev" w:date="2025-12-19T09:59:00Z" w16du:dateUtc="2025-12-19T06:59:00Z">
          <w:pPr>
            <w:ind w:firstLine="708"/>
            <w:jc w:val="center"/>
          </w:pPr>
        </w:pPrChange>
      </w:pPr>
    </w:p>
    <w:p w14:paraId="4F142A55" w14:textId="77777777" w:rsidR="00D30024" w:rsidRPr="00D30024" w:rsidRDefault="00D30024">
      <w:pPr>
        <w:ind w:firstLine="708"/>
        <w:rPr>
          <w:ins w:id="580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03" w:author="Ivan Pugachev" w:date="2025-12-19T09:59:00Z" w16du:dateUtc="2025-12-19T06:59:00Z">
            <w:rPr>
              <w:ins w:id="580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05" w:author="Ivan Pugachev" w:date="2025-12-19T09:59:00Z" w16du:dateUtc="2025-12-19T06:59:00Z">
          <w:pPr>
            <w:ind w:firstLine="708"/>
            <w:jc w:val="center"/>
          </w:pPr>
        </w:pPrChange>
      </w:pPr>
      <w:proofErr w:type="gramStart"/>
      <w:ins w:id="580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DELIMITER ;</w:t>
        </w:r>
        <w:proofErr w:type="gramEnd"/>
      </w:ins>
    </w:p>
    <w:p w14:paraId="53A8E767" w14:textId="77777777" w:rsidR="00D30024" w:rsidRPr="00D30024" w:rsidRDefault="00D30024">
      <w:pPr>
        <w:ind w:firstLine="708"/>
        <w:rPr>
          <w:ins w:id="580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09" w:author="Ivan Pugachev" w:date="2025-12-19T09:59:00Z" w16du:dateUtc="2025-12-19T06:59:00Z">
            <w:rPr>
              <w:ins w:id="581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11" w:author="Ivan Pugachev" w:date="2025-12-19T09:59:00Z" w16du:dateUtc="2025-12-19T06:59:00Z">
          <w:pPr>
            <w:ind w:firstLine="708"/>
            <w:jc w:val="center"/>
          </w:pPr>
        </w:pPrChange>
      </w:pPr>
    </w:p>
    <w:p w14:paraId="11C2432C" w14:textId="77777777" w:rsidR="00D30024" w:rsidRPr="00D30024" w:rsidRDefault="00D30024">
      <w:pPr>
        <w:ind w:firstLine="708"/>
        <w:rPr>
          <w:ins w:id="581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13" w:author="Ivan Pugachev" w:date="2025-12-19T09:59:00Z" w16du:dateUtc="2025-12-19T06:59:00Z">
            <w:rPr>
              <w:ins w:id="581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15" w:author="Ivan Pugachev" w:date="2025-12-19T09:59:00Z" w16du:dateUtc="2025-12-19T06:59:00Z">
          <w:pPr>
            <w:ind w:firstLine="708"/>
            <w:jc w:val="center"/>
          </w:pPr>
        </w:pPrChange>
      </w:pPr>
      <w:ins w:id="581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SET SQL_MODE=@OLD_SQL_MODE;</w:t>
        </w:r>
      </w:ins>
    </w:p>
    <w:p w14:paraId="64979FE9" w14:textId="77777777" w:rsidR="00D30024" w:rsidRPr="00D30024" w:rsidRDefault="00D30024">
      <w:pPr>
        <w:ind w:firstLine="708"/>
        <w:rPr>
          <w:ins w:id="581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19" w:author="Ivan Pugachev" w:date="2025-12-19T09:59:00Z" w16du:dateUtc="2025-12-19T06:59:00Z">
            <w:rPr>
              <w:ins w:id="582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21" w:author="Ivan Pugachev" w:date="2025-12-19T09:59:00Z" w16du:dateUtc="2025-12-19T06:59:00Z">
          <w:pPr>
            <w:ind w:firstLine="708"/>
            <w:jc w:val="center"/>
          </w:pPr>
        </w:pPrChange>
      </w:pPr>
      <w:ins w:id="582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SET FOREIGN_KEY_CHECKS=@OLD_FOREIGN_KEY_CHECKS;</w:t>
        </w:r>
      </w:ins>
    </w:p>
    <w:p w14:paraId="27DE9EF0" w14:textId="77777777" w:rsidR="00D30024" w:rsidRPr="00D30024" w:rsidRDefault="00D30024">
      <w:pPr>
        <w:ind w:firstLine="708"/>
        <w:rPr>
          <w:ins w:id="582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25" w:author="Ivan Pugachev" w:date="2025-12-19T09:59:00Z" w16du:dateUtc="2025-12-19T06:59:00Z">
            <w:rPr>
              <w:ins w:id="582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27" w:author="Ivan Pugachev" w:date="2025-12-19T09:59:00Z" w16du:dateUtc="2025-12-19T06:59:00Z">
          <w:pPr>
            <w:ind w:firstLine="708"/>
            <w:jc w:val="center"/>
          </w:pPr>
        </w:pPrChange>
      </w:pPr>
      <w:ins w:id="582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SET UNIQUE_CHECKS=@OLD_UNIQUE_CHECKS;</w:t>
        </w:r>
      </w:ins>
    </w:p>
    <w:p w14:paraId="2284293E" w14:textId="77777777" w:rsidR="00D30024" w:rsidRPr="00D30024" w:rsidRDefault="00D30024">
      <w:pPr>
        <w:ind w:firstLine="708"/>
        <w:rPr>
          <w:ins w:id="583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31" w:author="Ivan Pugachev" w:date="2025-12-19T09:59:00Z" w16du:dateUtc="2025-12-19T06:59:00Z">
            <w:rPr>
              <w:ins w:id="583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33" w:author="Ivan Pugachev" w:date="2025-12-19T09:59:00Z" w16du:dateUtc="2025-12-19T06:59:00Z">
          <w:pPr>
            <w:ind w:firstLine="708"/>
            <w:jc w:val="center"/>
          </w:pPr>
        </w:pPrChange>
      </w:pPr>
    </w:p>
    <w:p w14:paraId="432EF103" w14:textId="77777777" w:rsidR="00D30024" w:rsidRPr="00D30024" w:rsidRDefault="00D30024">
      <w:pPr>
        <w:ind w:firstLine="708"/>
        <w:rPr>
          <w:ins w:id="583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35" w:author="Ivan Pugachev" w:date="2025-12-19T09:59:00Z" w16du:dateUtc="2025-12-19T06:59:00Z">
            <w:rPr>
              <w:ins w:id="583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37" w:author="Ivan Pugachev" w:date="2025-12-19T09:59:00Z" w16du:dateUtc="2025-12-19T06:59:00Z">
          <w:pPr>
            <w:ind w:firstLine="708"/>
            <w:jc w:val="center"/>
          </w:pPr>
        </w:pPrChange>
      </w:pPr>
      <w:ins w:id="583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7AE0D07C" w14:textId="77777777" w:rsidR="00D30024" w:rsidRPr="00D30024" w:rsidRDefault="00D30024">
      <w:pPr>
        <w:ind w:firstLine="708"/>
        <w:rPr>
          <w:ins w:id="584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41" w:author="Ivan Pugachev" w:date="2025-12-19T09:59:00Z" w16du:dateUtc="2025-12-19T06:59:00Z">
            <w:rPr>
              <w:ins w:id="584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43" w:author="Ivan Pugachev" w:date="2025-12-19T09:59:00Z" w16du:dateUtc="2025-12-19T06:59:00Z">
          <w:pPr>
            <w:ind w:firstLine="708"/>
            <w:jc w:val="center"/>
          </w:pPr>
        </w:pPrChange>
      </w:pPr>
      <w:ins w:id="584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Data for table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1DAB216E" w14:textId="77777777" w:rsidR="00D30024" w:rsidRPr="00D30024" w:rsidRDefault="00D30024">
      <w:pPr>
        <w:ind w:firstLine="708"/>
        <w:rPr>
          <w:ins w:id="585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51" w:author="Ivan Pugachev" w:date="2025-12-19T09:59:00Z" w16du:dateUtc="2025-12-19T06:59:00Z">
            <w:rPr>
              <w:ins w:id="585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53" w:author="Ivan Pugachev" w:date="2025-12-19T09:59:00Z" w16du:dateUtc="2025-12-19T06:59:00Z">
          <w:pPr>
            <w:ind w:firstLine="708"/>
            <w:jc w:val="center"/>
          </w:pPr>
        </w:pPrChange>
      </w:pPr>
      <w:ins w:id="585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492E4084" w14:textId="77777777" w:rsidR="00D30024" w:rsidRPr="00D30024" w:rsidRDefault="00D30024">
      <w:pPr>
        <w:ind w:firstLine="708"/>
        <w:rPr>
          <w:ins w:id="585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57" w:author="Ivan Pugachev" w:date="2025-12-19T09:59:00Z" w16du:dateUtc="2025-12-19T06:59:00Z">
            <w:rPr>
              <w:ins w:id="585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59" w:author="Ivan Pugachev" w:date="2025-12-19T09:59:00Z" w16du:dateUtc="2025-12-19T06:59:00Z">
          <w:pPr>
            <w:ind w:firstLine="708"/>
            <w:jc w:val="center"/>
          </w:pPr>
        </w:pPrChange>
      </w:pPr>
      <w:ins w:id="586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START TRANSACTION;</w:t>
        </w:r>
      </w:ins>
    </w:p>
    <w:p w14:paraId="0E6DF3B4" w14:textId="77777777" w:rsidR="00D30024" w:rsidRPr="00D30024" w:rsidRDefault="00D30024">
      <w:pPr>
        <w:ind w:firstLine="708"/>
        <w:rPr>
          <w:ins w:id="586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63" w:author="Ivan Pugachev" w:date="2025-12-19T09:59:00Z" w16du:dateUtc="2025-12-19T06:59:00Z">
            <w:rPr>
              <w:ins w:id="586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65" w:author="Ivan Pugachev" w:date="2025-12-19T09:59:00Z" w16du:dateUtc="2025-12-19T06:59:00Z">
          <w:pPr>
            <w:ind w:firstLine="708"/>
            <w:jc w:val="center"/>
          </w:pPr>
        </w:pPrChange>
      </w:pPr>
      <w:ins w:id="586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2B2AFB83" w14:textId="77777777" w:rsidR="00D30024" w:rsidRPr="00D30024" w:rsidRDefault="00D30024">
      <w:pPr>
        <w:ind w:firstLine="708"/>
        <w:rPr>
          <w:ins w:id="587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71" w:author="Ivan Pugachev" w:date="2025-12-19T09:59:00Z" w16du:dateUtc="2025-12-19T06:59:00Z">
            <w:rPr>
              <w:ins w:id="587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73" w:author="Ivan Pugachev" w:date="2025-12-19T09:59:00Z" w16du:dateUtc="2025-12-19T06:59:00Z">
          <w:pPr>
            <w:ind w:firstLine="708"/>
            <w:jc w:val="center"/>
          </w:pPr>
        </w:pPrChange>
      </w:pPr>
      <w:ins w:id="587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(1, 'flour', 10, 5, 1);</w:t>
        </w:r>
      </w:ins>
    </w:p>
    <w:p w14:paraId="2AFF9021" w14:textId="77777777" w:rsidR="00D30024" w:rsidRPr="00D30024" w:rsidRDefault="00D30024">
      <w:pPr>
        <w:ind w:firstLine="708"/>
        <w:rPr>
          <w:ins w:id="589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891" w:author="Ivan Pugachev" w:date="2025-12-19T09:59:00Z" w16du:dateUtc="2025-12-19T06:59:00Z">
            <w:rPr>
              <w:ins w:id="589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93" w:author="Ivan Pugachev" w:date="2025-12-19T09:59:00Z" w16du:dateUtc="2025-12-19T06:59:00Z">
          <w:pPr>
            <w:ind w:firstLine="708"/>
            <w:jc w:val="center"/>
          </w:pPr>
        </w:pPrChange>
      </w:pPr>
      <w:ins w:id="589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8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0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(2,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coffee_beans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', 15, 10, 1);</w:t>
        </w:r>
      </w:ins>
    </w:p>
    <w:p w14:paraId="29491D07" w14:textId="77777777" w:rsidR="00D30024" w:rsidRPr="00D30024" w:rsidRDefault="00D30024">
      <w:pPr>
        <w:ind w:firstLine="708"/>
        <w:rPr>
          <w:ins w:id="591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13" w:author="Ivan Pugachev" w:date="2025-12-19T09:59:00Z" w16du:dateUtc="2025-12-19T06:59:00Z">
            <w:rPr>
              <w:ins w:id="591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15" w:author="Ivan Pugachev" w:date="2025-12-19T09:59:00Z" w16du:dateUtc="2025-12-19T06:59:00Z">
          <w:pPr>
            <w:ind w:firstLine="708"/>
            <w:jc w:val="center"/>
          </w:pPr>
        </w:pPrChange>
      </w:pPr>
      <w:ins w:id="591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3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(3, 'glasses', 50, 20, 3);</w:t>
        </w:r>
      </w:ins>
    </w:p>
    <w:p w14:paraId="74EB639E" w14:textId="77777777" w:rsidR="00D30024" w:rsidRPr="00D30024" w:rsidRDefault="00D30024">
      <w:pPr>
        <w:ind w:firstLine="708"/>
        <w:rPr>
          <w:ins w:id="593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33" w:author="Ivan Pugachev" w:date="2025-12-19T09:59:00Z" w16du:dateUtc="2025-12-19T06:59:00Z">
            <w:rPr>
              <w:ins w:id="593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35" w:author="Ivan Pugachev" w:date="2025-12-19T09:59:00Z" w16du:dateUtc="2025-12-19T06:59:00Z">
          <w:pPr>
            <w:ind w:firstLine="708"/>
            <w:jc w:val="center"/>
          </w:pPr>
        </w:pPrChange>
      </w:pPr>
      <w:ins w:id="593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int_min_quantity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(4, 'milk', 20, 10, 2);</w:t>
        </w:r>
      </w:ins>
    </w:p>
    <w:p w14:paraId="05598895" w14:textId="77777777" w:rsidR="00D30024" w:rsidRPr="00D30024" w:rsidRDefault="00D30024">
      <w:pPr>
        <w:ind w:firstLine="708"/>
        <w:rPr>
          <w:ins w:id="595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53" w:author="Ivan Pugachev" w:date="2025-12-19T09:59:00Z" w16du:dateUtc="2025-12-19T06:59:00Z">
            <w:rPr>
              <w:ins w:id="595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55" w:author="Ivan Pugachev" w:date="2025-12-19T09:59:00Z" w16du:dateUtc="2025-12-19T06:59:00Z">
          <w:pPr>
            <w:ind w:firstLine="708"/>
            <w:jc w:val="center"/>
          </w:pPr>
        </w:pPrChange>
      </w:pPr>
    </w:p>
    <w:p w14:paraId="56D96A0F" w14:textId="77777777" w:rsidR="00D30024" w:rsidRPr="00D30024" w:rsidRDefault="00D30024">
      <w:pPr>
        <w:ind w:firstLine="708"/>
        <w:rPr>
          <w:ins w:id="595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57" w:author="Ivan Pugachev" w:date="2025-12-19T09:59:00Z" w16du:dateUtc="2025-12-19T06:59:00Z">
            <w:rPr>
              <w:ins w:id="595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59" w:author="Ivan Pugachev" w:date="2025-12-19T09:59:00Z" w16du:dateUtc="2025-12-19T06:59:00Z">
          <w:pPr>
            <w:ind w:firstLine="708"/>
            <w:jc w:val="center"/>
          </w:pPr>
        </w:pPrChange>
      </w:pPr>
      <w:ins w:id="596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COMMIT;</w:t>
        </w:r>
      </w:ins>
    </w:p>
    <w:p w14:paraId="6DC6A88C" w14:textId="77777777" w:rsidR="00D30024" w:rsidRPr="00D30024" w:rsidRDefault="00D30024">
      <w:pPr>
        <w:ind w:firstLine="708"/>
        <w:rPr>
          <w:ins w:id="596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63" w:author="Ivan Pugachev" w:date="2025-12-19T09:59:00Z" w16du:dateUtc="2025-12-19T06:59:00Z">
            <w:rPr>
              <w:ins w:id="596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65" w:author="Ivan Pugachev" w:date="2025-12-19T09:59:00Z" w16du:dateUtc="2025-12-19T06:59:00Z">
          <w:pPr>
            <w:ind w:firstLine="708"/>
            <w:jc w:val="center"/>
          </w:pPr>
        </w:pPrChange>
      </w:pPr>
    </w:p>
    <w:p w14:paraId="793D00A9" w14:textId="77777777" w:rsidR="00D30024" w:rsidRPr="00D30024" w:rsidRDefault="00D30024">
      <w:pPr>
        <w:ind w:firstLine="708"/>
        <w:rPr>
          <w:ins w:id="596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67" w:author="Ivan Pugachev" w:date="2025-12-19T09:59:00Z" w16du:dateUtc="2025-12-19T06:59:00Z">
            <w:rPr>
              <w:ins w:id="596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69" w:author="Ivan Pugachev" w:date="2025-12-19T09:59:00Z" w16du:dateUtc="2025-12-19T06:59:00Z">
          <w:pPr>
            <w:ind w:firstLine="708"/>
            <w:jc w:val="center"/>
          </w:pPr>
        </w:pPrChange>
      </w:pPr>
    </w:p>
    <w:p w14:paraId="344F52B3" w14:textId="77777777" w:rsidR="00D30024" w:rsidRPr="00D30024" w:rsidRDefault="00D30024">
      <w:pPr>
        <w:ind w:firstLine="708"/>
        <w:rPr>
          <w:ins w:id="597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71" w:author="Ivan Pugachev" w:date="2025-12-19T09:59:00Z" w16du:dateUtc="2025-12-19T06:59:00Z">
            <w:rPr>
              <w:ins w:id="597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73" w:author="Ivan Pugachev" w:date="2025-12-19T09:59:00Z" w16du:dateUtc="2025-12-19T06:59:00Z">
          <w:pPr>
            <w:ind w:firstLine="708"/>
            <w:jc w:val="center"/>
          </w:pPr>
        </w:pPrChange>
      </w:pPr>
      <w:ins w:id="597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622467E1" w14:textId="77777777" w:rsidR="00D30024" w:rsidRPr="00D30024" w:rsidRDefault="00D30024">
      <w:pPr>
        <w:ind w:firstLine="708"/>
        <w:rPr>
          <w:ins w:id="597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77" w:author="Ivan Pugachev" w:date="2025-12-19T09:59:00Z" w16du:dateUtc="2025-12-19T06:59:00Z">
            <w:rPr>
              <w:ins w:id="597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79" w:author="Ivan Pugachev" w:date="2025-12-19T09:59:00Z" w16du:dateUtc="2025-12-19T06:59:00Z">
          <w:pPr>
            <w:ind w:firstLine="708"/>
            <w:jc w:val="center"/>
          </w:pPr>
        </w:pPrChange>
      </w:pPr>
      <w:ins w:id="598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Data for table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29B20E30" w14:textId="77777777" w:rsidR="00D30024" w:rsidRPr="00D30024" w:rsidRDefault="00D30024">
      <w:pPr>
        <w:ind w:firstLine="708"/>
        <w:rPr>
          <w:ins w:id="598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87" w:author="Ivan Pugachev" w:date="2025-12-19T09:59:00Z" w16du:dateUtc="2025-12-19T06:59:00Z">
            <w:rPr>
              <w:ins w:id="598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89" w:author="Ivan Pugachev" w:date="2025-12-19T09:59:00Z" w16du:dateUtc="2025-12-19T06:59:00Z">
          <w:pPr>
            <w:ind w:firstLine="708"/>
            <w:jc w:val="center"/>
          </w:pPr>
        </w:pPrChange>
      </w:pPr>
      <w:ins w:id="599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2ED70D0C" w14:textId="77777777" w:rsidR="00D30024" w:rsidRPr="00D30024" w:rsidRDefault="00D30024">
      <w:pPr>
        <w:ind w:firstLine="708"/>
        <w:rPr>
          <w:ins w:id="599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93" w:author="Ivan Pugachev" w:date="2025-12-19T09:59:00Z" w16du:dateUtc="2025-12-19T06:59:00Z">
            <w:rPr>
              <w:ins w:id="599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95" w:author="Ivan Pugachev" w:date="2025-12-19T09:59:00Z" w16du:dateUtc="2025-12-19T06:59:00Z">
          <w:pPr>
            <w:ind w:firstLine="708"/>
            <w:jc w:val="center"/>
          </w:pPr>
        </w:pPrChange>
      </w:pPr>
      <w:ins w:id="599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59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START TRANSACTION;</w:t>
        </w:r>
      </w:ins>
    </w:p>
    <w:p w14:paraId="0B1C5563" w14:textId="77777777" w:rsidR="00D30024" w:rsidRPr="00D30024" w:rsidRDefault="00D30024">
      <w:pPr>
        <w:ind w:firstLine="708"/>
        <w:rPr>
          <w:ins w:id="599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5999" w:author="Ivan Pugachev" w:date="2025-12-19T09:59:00Z" w16du:dateUtc="2025-12-19T06:59:00Z">
            <w:rPr>
              <w:ins w:id="600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01" w:author="Ivan Pugachev" w:date="2025-12-19T09:59:00Z" w16du:dateUtc="2025-12-19T06:59:00Z">
          <w:pPr>
            <w:ind w:firstLine="708"/>
            <w:jc w:val="center"/>
          </w:pPr>
        </w:pPrChange>
      </w:pPr>
      <w:ins w:id="600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59046A24" w14:textId="77777777" w:rsidR="00D30024" w:rsidRPr="00D30024" w:rsidRDefault="00D30024">
      <w:pPr>
        <w:ind w:firstLine="708"/>
        <w:rPr>
          <w:ins w:id="600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007" w:author="Ivan Pugachev" w:date="2025-12-19T09:59:00Z" w16du:dateUtc="2025-12-19T06:59:00Z">
            <w:rPr>
              <w:ins w:id="600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09" w:author="Ivan Pugachev" w:date="2025-12-19T09:59:00Z" w16du:dateUtc="2025-12-19T06:59:00Z">
          <w:pPr>
            <w:ind w:firstLine="708"/>
            <w:jc w:val="center"/>
          </w:pPr>
        </w:pPrChange>
      </w:pPr>
      <w:ins w:id="601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(1, 'latte', 'coffee', 120, 90, 2, NULL);</w:t>
        </w:r>
      </w:ins>
    </w:p>
    <w:p w14:paraId="1968C33E" w14:textId="77777777" w:rsidR="00D30024" w:rsidRPr="00D30024" w:rsidRDefault="00D30024">
      <w:pPr>
        <w:ind w:firstLine="708"/>
        <w:rPr>
          <w:ins w:id="603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031" w:author="Ivan Pugachev" w:date="2025-12-19T09:59:00Z" w16du:dateUtc="2025-12-19T06:59:00Z">
            <w:rPr>
              <w:ins w:id="603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33" w:author="Ivan Pugachev" w:date="2025-12-19T09:59:00Z" w16du:dateUtc="2025-12-19T06:59:00Z">
          <w:pPr>
            <w:ind w:firstLine="708"/>
            <w:jc w:val="center"/>
          </w:pPr>
        </w:pPrChange>
      </w:pPr>
      <w:ins w:id="603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(2, 'croissant', 'bakery', 80, 30, 5, NULL);</w:t>
        </w:r>
      </w:ins>
    </w:p>
    <w:p w14:paraId="6316E508" w14:textId="77777777" w:rsidR="00D30024" w:rsidRPr="00D30024" w:rsidRDefault="00D30024">
      <w:pPr>
        <w:ind w:firstLine="708"/>
        <w:rPr>
          <w:ins w:id="605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055" w:author="Ivan Pugachev" w:date="2025-12-19T09:59:00Z" w16du:dateUtc="2025-12-19T06:59:00Z">
            <w:rPr>
              <w:ins w:id="605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57" w:author="Ivan Pugachev" w:date="2025-12-19T09:59:00Z" w16du:dateUtc="2025-12-19T06:59:00Z">
          <w:pPr>
            <w:ind w:firstLine="708"/>
            <w:jc w:val="center"/>
          </w:pPr>
        </w:pPrChange>
      </w:pPr>
      <w:ins w:id="605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6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(3, 'americano ', 'coffee', 90, 50, 3, NULL);</w:t>
        </w:r>
      </w:ins>
    </w:p>
    <w:p w14:paraId="005D5700" w14:textId="77777777" w:rsidR="00D30024" w:rsidRPr="00D30024" w:rsidRDefault="00D30024">
      <w:pPr>
        <w:ind w:firstLine="708"/>
        <w:rPr>
          <w:ins w:id="607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079" w:author="Ivan Pugachev" w:date="2025-12-19T09:59:00Z" w16du:dateUtc="2025-12-19T06:59:00Z">
            <w:rPr>
              <w:ins w:id="608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81" w:author="Ivan Pugachev" w:date="2025-12-19T09:59:00Z" w16du:dateUtc="2025-12-19T06:59:00Z">
          <w:pPr>
            <w:ind w:firstLine="708"/>
            <w:jc w:val="center"/>
          </w:pPr>
        </w:pPrChange>
      </w:pPr>
      <w:ins w:id="608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9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9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0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0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(4, 'cake', 'bakery ', 100, 60, 4, NULL);</w:t>
        </w:r>
      </w:ins>
    </w:p>
    <w:p w14:paraId="17DF4E7B" w14:textId="77777777" w:rsidR="00D30024" w:rsidRPr="00D30024" w:rsidRDefault="00D30024">
      <w:pPr>
        <w:ind w:firstLine="708"/>
        <w:rPr>
          <w:ins w:id="610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03" w:author="Ivan Pugachev" w:date="2025-12-19T09:59:00Z" w16du:dateUtc="2025-12-19T06:59:00Z">
            <w:rPr>
              <w:ins w:id="610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05" w:author="Ivan Pugachev" w:date="2025-12-19T09:59:00Z" w16du:dateUtc="2025-12-19T06:59:00Z">
          <w:pPr>
            <w:ind w:firstLine="708"/>
            <w:jc w:val="center"/>
          </w:pPr>
        </w:pPrChange>
      </w:pPr>
      <w:ins w:id="610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pro_category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cost_price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pro_quantity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(5, 'cappuccino', 'coffee', 110, 70, 6, NULL);</w:t>
        </w:r>
      </w:ins>
    </w:p>
    <w:p w14:paraId="6CD26FFE" w14:textId="77777777" w:rsidR="00D30024" w:rsidRPr="00D30024" w:rsidRDefault="00D30024">
      <w:pPr>
        <w:ind w:firstLine="708"/>
        <w:rPr>
          <w:ins w:id="612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27" w:author="Ivan Pugachev" w:date="2025-12-19T09:59:00Z" w16du:dateUtc="2025-12-19T06:59:00Z">
            <w:rPr>
              <w:ins w:id="612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29" w:author="Ivan Pugachev" w:date="2025-12-19T09:59:00Z" w16du:dateUtc="2025-12-19T06:59:00Z">
          <w:pPr>
            <w:ind w:firstLine="708"/>
            <w:jc w:val="center"/>
          </w:pPr>
        </w:pPrChange>
      </w:pPr>
    </w:p>
    <w:p w14:paraId="601F4B07" w14:textId="77777777" w:rsidR="00D30024" w:rsidRPr="00D30024" w:rsidRDefault="00D30024">
      <w:pPr>
        <w:ind w:firstLine="708"/>
        <w:rPr>
          <w:ins w:id="613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31" w:author="Ivan Pugachev" w:date="2025-12-19T09:59:00Z" w16du:dateUtc="2025-12-19T06:59:00Z">
            <w:rPr>
              <w:ins w:id="613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33" w:author="Ivan Pugachev" w:date="2025-12-19T09:59:00Z" w16du:dateUtc="2025-12-19T06:59:00Z">
          <w:pPr>
            <w:ind w:firstLine="708"/>
            <w:jc w:val="center"/>
          </w:pPr>
        </w:pPrChange>
      </w:pPr>
      <w:ins w:id="613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COMMIT;</w:t>
        </w:r>
      </w:ins>
    </w:p>
    <w:p w14:paraId="2B8E4334" w14:textId="77777777" w:rsidR="00D30024" w:rsidRPr="00D30024" w:rsidRDefault="00D30024">
      <w:pPr>
        <w:ind w:firstLine="708"/>
        <w:rPr>
          <w:ins w:id="613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37" w:author="Ivan Pugachev" w:date="2025-12-19T09:59:00Z" w16du:dateUtc="2025-12-19T06:59:00Z">
            <w:rPr>
              <w:ins w:id="613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39" w:author="Ivan Pugachev" w:date="2025-12-19T09:59:00Z" w16du:dateUtc="2025-12-19T06:59:00Z">
          <w:pPr>
            <w:ind w:firstLine="708"/>
            <w:jc w:val="center"/>
          </w:pPr>
        </w:pPrChange>
      </w:pPr>
    </w:p>
    <w:p w14:paraId="0BB4FECE" w14:textId="77777777" w:rsidR="00D30024" w:rsidRPr="00D30024" w:rsidRDefault="00D30024">
      <w:pPr>
        <w:ind w:firstLine="708"/>
        <w:rPr>
          <w:ins w:id="614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41" w:author="Ivan Pugachev" w:date="2025-12-19T09:59:00Z" w16du:dateUtc="2025-12-19T06:59:00Z">
            <w:rPr>
              <w:ins w:id="614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43" w:author="Ivan Pugachev" w:date="2025-12-19T09:59:00Z" w16du:dateUtc="2025-12-19T06:59:00Z">
          <w:pPr>
            <w:ind w:firstLine="708"/>
            <w:jc w:val="center"/>
          </w:pPr>
        </w:pPrChange>
      </w:pPr>
    </w:p>
    <w:p w14:paraId="399FE14E" w14:textId="77777777" w:rsidR="00D30024" w:rsidRPr="00D30024" w:rsidRDefault="00D30024">
      <w:pPr>
        <w:ind w:firstLine="708"/>
        <w:rPr>
          <w:ins w:id="614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45" w:author="Ivan Pugachev" w:date="2025-12-19T09:59:00Z" w16du:dateUtc="2025-12-19T06:59:00Z">
            <w:rPr>
              <w:ins w:id="614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47" w:author="Ivan Pugachev" w:date="2025-12-19T09:59:00Z" w16du:dateUtc="2025-12-19T06:59:00Z">
          <w:pPr>
            <w:ind w:firstLine="708"/>
            <w:jc w:val="center"/>
          </w:pPr>
        </w:pPrChange>
      </w:pPr>
      <w:ins w:id="614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45933737" w14:textId="77777777" w:rsidR="00D30024" w:rsidRPr="00D30024" w:rsidRDefault="00D30024">
      <w:pPr>
        <w:ind w:firstLine="708"/>
        <w:rPr>
          <w:ins w:id="615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51" w:author="Ivan Pugachev" w:date="2025-12-19T09:59:00Z" w16du:dateUtc="2025-12-19T06:59:00Z">
            <w:rPr>
              <w:ins w:id="615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53" w:author="Ivan Pugachev" w:date="2025-12-19T09:59:00Z" w16du:dateUtc="2025-12-19T06:59:00Z">
          <w:pPr>
            <w:ind w:firstLine="708"/>
            <w:jc w:val="center"/>
          </w:pPr>
        </w:pPrChange>
      </w:pPr>
      <w:ins w:id="615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Data for table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3BBA1691" w14:textId="77777777" w:rsidR="00D30024" w:rsidRPr="00D30024" w:rsidRDefault="00D30024">
      <w:pPr>
        <w:ind w:firstLine="708"/>
        <w:rPr>
          <w:ins w:id="616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61" w:author="Ivan Pugachev" w:date="2025-12-19T09:59:00Z" w16du:dateUtc="2025-12-19T06:59:00Z">
            <w:rPr>
              <w:ins w:id="616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63" w:author="Ivan Pugachev" w:date="2025-12-19T09:59:00Z" w16du:dateUtc="2025-12-19T06:59:00Z">
          <w:pPr>
            <w:ind w:firstLine="708"/>
            <w:jc w:val="center"/>
          </w:pPr>
        </w:pPrChange>
      </w:pPr>
      <w:ins w:id="616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6D008D7E" w14:textId="77777777" w:rsidR="00D30024" w:rsidRPr="00D30024" w:rsidRDefault="00D30024">
      <w:pPr>
        <w:ind w:firstLine="708"/>
        <w:rPr>
          <w:ins w:id="616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67" w:author="Ivan Pugachev" w:date="2025-12-19T09:59:00Z" w16du:dateUtc="2025-12-19T06:59:00Z">
            <w:rPr>
              <w:ins w:id="616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69" w:author="Ivan Pugachev" w:date="2025-12-19T09:59:00Z" w16du:dateUtc="2025-12-19T06:59:00Z">
          <w:pPr>
            <w:ind w:firstLine="708"/>
            <w:jc w:val="center"/>
          </w:pPr>
        </w:pPrChange>
      </w:pPr>
      <w:ins w:id="617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START TRANSACTION;</w:t>
        </w:r>
      </w:ins>
    </w:p>
    <w:p w14:paraId="49410C4A" w14:textId="77777777" w:rsidR="00D30024" w:rsidRPr="00D30024" w:rsidRDefault="00D30024">
      <w:pPr>
        <w:ind w:firstLine="708"/>
        <w:rPr>
          <w:ins w:id="617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73" w:author="Ivan Pugachev" w:date="2025-12-19T09:59:00Z" w16du:dateUtc="2025-12-19T06:59:00Z">
            <w:rPr>
              <w:ins w:id="617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75" w:author="Ivan Pugachev" w:date="2025-12-19T09:59:00Z" w16du:dateUtc="2025-12-19T06:59:00Z">
          <w:pPr>
            <w:ind w:firstLine="708"/>
            <w:jc w:val="center"/>
          </w:pPr>
        </w:pPrChange>
      </w:pPr>
      <w:ins w:id="617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5F8153EA" w14:textId="77777777" w:rsidR="00D30024" w:rsidRPr="00D30024" w:rsidRDefault="00D30024">
      <w:pPr>
        <w:ind w:firstLine="708"/>
        <w:rPr>
          <w:ins w:id="618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181" w:author="Ivan Pugachev" w:date="2025-12-19T09:59:00Z" w16du:dateUtc="2025-12-19T06:59:00Z">
            <w:rPr>
              <w:ins w:id="618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83" w:author="Ivan Pugachev" w:date="2025-12-19T09:59:00Z" w16du:dateUtc="2025-12-19T06:59:00Z">
          <w:pPr>
            <w:ind w:firstLine="708"/>
            <w:jc w:val="center"/>
          </w:pPr>
        </w:pPrChange>
      </w:pPr>
      <w:ins w:id="618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9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9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9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sup_contact_person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9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9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sup_email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9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1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0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0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0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(1,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0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Pyaterochka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', 'Dmitry', 'dmitry.larin123@gmail.com', '89313778899', NULL, NULL);</w:t>
        </w:r>
      </w:ins>
    </w:p>
    <w:p w14:paraId="7F7D1A76" w14:textId="77777777" w:rsidR="00D30024" w:rsidRPr="00D30024" w:rsidRDefault="00D30024">
      <w:pPr>
        <w:ind w:firstLine="708"/>
        <w:rPr>
          <w:ins w:id="620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207" w:author="Ivan Pugachev" w:date="2025-12-19T09:59:00Z" w16du:dateUtc="2025-12-19T06:59:00Z">
            <w:rPr>
              <w:ins w:id="620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09" w:author="Ivan Pugachev" w:date="2025-12-19T09:59:00Z" w16du:dateUtc="2025-12-19T06:59:00Z">
          <w:pPr>
            <w:ind w:firstLine="708"/>
            <w:jc w:val="center"/>
          </w:pPr>
        </w:pPrChange>
      </w:pPr>
      <w:ins w:id="621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1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1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1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1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sup_contact_person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sup_email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(2,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3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Molochniy_zavod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3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', 'Boris', 'boris45@gmail.com', '89314440099', NULL, NULL);</w:t>
        </w:r>
      </w:ins>
    </w:p>
    <w:p w14:paraId="7D6D14A1" w14:textId="77777777" w:rsidR="00D30024" w:rsidRPr="00D30024" w:rsidRDefault="00D30024">
      <w:pPr>
        <w:ind w:firstLine="708"/>
        <w:rPr>
          <w:ins w:id="623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233" w:author="Ivan Pugachev" w:date="2025-12-19T09:59:00Z" w16du:dateUtc="2025-12-19T06:59:00Z">
            <w:rPr>
              <w:ins w:id="623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35" w:author="Ivan Pugachev" w:date="2025-12-19T09:59:00Z" w16du:dateUtc="2025-12-19T06:59:00Z">
          <w:pPr>
            <w:ind w:firstLine="708"/>
            <w:jc w:val="center"/>
          </w:pPr>
        </w:pPrChange>
      </w:pPr>
      <w:ins w:id="623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sup_contact_person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sup_email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inventory_int_id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(3, '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Fabrika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', 'Nikolay', 'kolyakolya@gmail.com', '89312340987', NULL, NULL);</w:t>
        </w:r>
      </w:ins>
    </w:p>
    <w:p w14:paraId="5CBD56C1" w14:textId="77777777" w:rsidR="00D30024" w:rsidRPr="00D30024" w:rsidRDefault="00D30024">
      <w:pPr>
        <w:ind w:firstLine="708"/>
        <w:rPr>
          <w:ins w:id="625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259" w:author="Ivan Pugachev" w:date="2025-12-19T09:59:00Z" w16du:dateUtc="2025-12-19T06:59:00Z">
            <w:rPr>
              <w:ins w:id="626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61" w:author="Ivan Pugachev" w:date="2025-12-19T09:59:00Z" w16du:dateUtc="2025-12-19T06:59:00Z">
          <w:pPr>
            <w:ind w:firstLine="708"/>
            <w:jc w:val="center"/>
          </w:pPr>
        </w:pPrChange>
      </w:pPr>
    </w:p>
    <w:p w14:paraId="66B6041A" w14:textId="77777777" w:rsidR="00D30024" w:rsidRPr="00D30024" w:rsidRDefault="00D30024">
      <w:pPr>
        <w:ind w:firstLine="708"/>
        <w:rPr>
          <w:ins w:id="626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263" w:author="Ivan Pugachev" w:date="2025-12-19T09:59:00Z" w16du:dateUtc="2025-12-19T06:59:00Z">
            <w:rPr>
              <w:ins w:id="626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65" w:author="Ivan Pugachev" w:date="2025-12-19T09:59:00Z" w16du:dateUtc="2025-12-19T06:59:00Z">
          <w:pPr>
            <w:ind w:firstLine="708"/>
            <w:jc w:val="center"/>
          </w:pPr>
        </w:pPrChange>
      </w:pPr>
      <w:ins w:id="626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COMMIT;</w:t>
        </w:r>
      </w:ins>
    </w:p>
    <w:p w14:paraId="6FC8390D" w14:textId="77777777" w:rsidR="00D30024" w:rsidRPr="00D30024" w:rsidRDefault="00D30024">
      <w:pPr>
        <w:ind w:firstLine="708"/>
        <w:rPr>
          <w:ins w:id="626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269" w:author="Ivan Pugachev" w:date="2025-12-19T09:59:00Z" w16du:dateUtc="2025-12-19T06:59:00Z">
            <w:rPr>
              <w:ins w:id="627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71" w:author="Ivan Pugachev" w:date="2025-12-19T09:59:00Z" w16du:dateUtc="2025-12-19T06:59:00Z">
          <w:pPr>
            <w:ind w:firstLine="708"/>
            <w:jc w:val="center"/>
          </w:pPr>
        </w:pPrChange>
      </w:pPr>
    </w:p>
    <w:p w14:paraId="6F419F3B" w14:textId="77777777" w:rsidR="00D30024" w:rsidRPr="00D30024" w:rsidRDefault="00D30024">
      <w:pPr>
        <w:ind w:firstLine="708"/>
        <w:rPr>
          <w:ins w:id="627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273" w:author="Ivan Pugachev" w:date="2025-12-19T09:59:00Z" w16du:dateUtc="2025-12-19T06:59:00Z">
            <w:rPr>
              <w:ins w:id="627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75" w:author="Ivan Pugachev" w:date="2025-12-19T09:59:00Z" w16du:dateUtc="2025-12-19T06:59:00Z">
          <w:pPr>
            <w:ind w:firstLine="708"/>
            <w:jc w:val="center"/>
          </w:pPr>
        </w:pPrChange>
      </w:pPr>
    </w:p>
    <w:p w14:paraId="43868FD9" w14:textId="77777777" w:rsidR="00D30024" w:rsidRPr="00D30024" w:rsidRDefault="00D30024">
      <w:pPr>
        <w:ind w:firstLine="708"/>
        <w:rPr>
          <w:ins w:id="627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277" w:author="Ivan Pugachev" w:date="2025-12-19T09:59:00Z" w16du:dateUtc="2025-12-19T06:59:00Z">
            <w:rPr>
              <w:ins w:id="627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79" w:author="Ivan Pugachev" w:date="2025-12-19T09:59:00Z" w16du:dateUtc="2025-12-19T06:59:00Z">
          <w:pPr>
            <w:ind w:firstLine="708"/>
            <w:jc w:val="center"/>
          </w:pPr>
        </w:pPrChange>
      </w:pPr>
      <w:ins w:id="628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1C494396" w14:textId="77777777" w:rsidR="00D30024" w:rsidRPr="00D30024" w:rsidRDefault="00D30024">
      <w:pPr>
        <w:ind w:firstLine="708"/>
        <w:rPr>
          <w:ins w:id="628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283" w:author="Ivan Pugachev" w:date="2025-12-19T09:59:00Z" w16du:dateUtc="2025-12-19T06:59:00Z">
            <w:rPr>
              <w:ins w:id="628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85" w:author="Ivan Pugachev" w:date="2025-12-19T09:59:00Z" w16du:dateUtc="2025-12-19T06:59:00Z">
          <w:pPr>
            <w:ind w:firstLine="708"/>
            <w:jc w:val="center"/>
          </w:pPr>
        </w:pPrChange>
      </w:pPr>
      <w:ins w:id="628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lastRenderedPageBreak/>
          <w:t>-- Data for table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9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9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41B29D78" w14:textId="77777777" w:rsidR="00D30024" w:rsidRPr="00D30024" w:rsidRDefault="00D30024">
      <w:pPr>
        <w:ind w:firstLine="708"/>
        <w:rPr>
          <w:ins w:id="629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293" w:author="Ivan Pugachev" w:date="2025-12-19T09:59:00Z" w16du:dateUtc="2025-12-19T06:59:00Z">
            <w:rPr>
              <w:ins w:id="629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95" w:author="Ivan Pugachev" w:date="2025-12-19T09:59:00Z" w16du:dateUtc="2025-12-19T06:59:00Z">
          <w:pPr>
            <w:ind w:firstLine="708"/>
            <w:jc w:val="center"/>
          </w:pPr>
        </w:pPrChange>
      </w:pPr>
      <w:ins w:id="629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29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7C4FE579" w14:textId="77777777" w:rsidR="00D30024" w:rsidRPr="00D30024" w:rsidRDefault="00D30024">
      <w:pPr>
        <w:ind w:firstLine="708"/>
        <w:rPr>
          <w:ins w:id="629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299" w:author="Ivan Pugachev" w:date="2025-12-19T09:59:00Z" w16du:dateUtc="2025-12-19T06:59:00Z">
            <w:rPr>
              <w:ins w:id="630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01" w:author="Ivan Pugachev" w:date="2025-12-19T09:59:00Z" w16du:dateUtc="2025-12-19T06:59:00Z">
          <w:pPr>
            <w:ind w:firstLine="708"/>
            <w:jc w:val="center"/>
          </w:pPr>
        </w:pPrChange>
      </w:pPr>
      <w:ins w:id="630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0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START TRANSACTION;</w:t>
        </w:r>
      </w:ins>
    </w:p>
    <w:p w14:paraId="20234DD7" w14:textId="77777777" w:rsidR="00D30024" w:rsidRPr="00D30024" w:rsidRDefault="00D30024">
      <w:pPr>
        <w:ind w:firstLine="708"/>
        <w:rPr>
          <w:ins w:id="630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305" w:author="Ivan Pugachev" w:date="2025-12-19T09:59:00Z" w16du:dateUtc="2025-12-19T06:59:00Z">
            <w:rPr>
              <w:ins w:id="630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07" w:author="Ivan Pugachev" w:date="2025-12-19T09:59:00Z" w16du:dateUtc="2025-12-19T06:59:00Z">
          <w:pPr>
            <w:ind w:firstLine="708"/>
            <w:jc w:val="center"/>
          </w:pPr>
        </w:pPrChange>
      </w:pPr>
      <w:ins w:id="630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1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1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056E06C1" w14:textId="77777777" w:rsidR="00D30024" w:rsidRPr="00D30024" w:rsidRDefault="00D30024">
      <w:pPr>
        <w:ind w:firstLine="708"/>
        <w:rPr>
          <w:ins w:id="631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313" w:author="Ivan Pugachev" w:date="2025-12-19T09:59:00Z" w16du:dateUtc="2025-12-19T06:59:00Z">
            <w:rPr>
              <w:ins w:id="631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15" w:author="Ivan Pugachev" w:date="2025-12-19T09:59:00Z" w16du:dateUtc="2025-12-19T06:59:00Z">
          <w:pPr>
            <w:ind w:firstLine="708"/>
            <w:jc w:val="center"/>
          </w:pPr>
        </w:pPrChange>
      </w:pPr>
      <w:ins w:id="631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1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1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1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2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(`id`, `name`, `email`,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2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2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`position`,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2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suppliers_sup_id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2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2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(1, 'Petr', 'petr220899@gmail.com', '89313886677', 'boss', NULL, NULL);</w:t>
        </w:r>
      </w:ins>
    </w:p>
    <w:p w14:paraId="6905BED3" w14:textId="77777777" w:rsidR="00D30024" w:rsidRPr="00D30024" w:rsidRDefault="00D30024">
      <w:pPr>
        <w:ind w:firstLine="708"/>
        <w:rPr>
          <w:ins w:id="6328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329" w:author="Ivan Pugachev" w:date="2025-12-19T09:59:00Z" w16du:dateUtc="2025-12-19T06:59:00Z">
            <w:rPr>
              <w:ins w:id="6330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31" w:author="Ivan Pugachev" w:date="2025-12-19T09:59:00Z" w16du:dateUtc="2025-12-19T06:59:00Z">
          <w:pPr>
            <w:ind w:firstLine="708"/>
            <w:jc w:val="center"/>
          </w:pPr>
        </w:pPrChange>
      </w:pPr>
      <w:ins w:id="6332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3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3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(`id`, `name`, `email`,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`position`,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suppliers_sup_id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(2, 'Fedor', 'fedya.cool1234@gmail.com', '89314559901', 'barista', NULL, NULL);</w:t>
        </w:r>
      </w:ins>
    </w:p>
    <w:p w14:paraId="1C76A502" w14:textId="77777777" w:rsidR="00D30024" w:rsidRPr="00D30024" w:rsidRDefault="00D30024">
      <w:pPr>
        <w:ind w:firstLine="708"/>
        <w:rPr>
          <w:ins w:id="634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345" w:author="Ivan Pugachev" w:date="2025-12-19T09:59:00Z" w16du:dateUtc="2025-12-19T06:59:00Z">
            <w:rPr>
              <w:ins w:id="634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47" w:author="Ivan Pugachev" w:date="2025-12-19T09:59:00Z" w16du:dateUtc="2025-12-19T06:59:00Z">
          <w:pPr>
            <w:ind w:firstLine="708"/>
            <w:jc w:val="center"/>
          </w:pPr>
        </w:pPrChange>
      </w:pPr>
      <w:ins w:id="634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5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5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5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5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(`id`, `name`, `email`,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5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`position`,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suppliers_sup_id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(3, 'Egor', 'egorka4321@gmail.com', '89311234567', 'cleaner', NULL, NULL);</w:t>
        </w:r>
      </w:ins>
    </w:p>
    <w:p w14:paraId="0EA4F6FA" w14:textId="77777777" w:rsidR="00D30024" w:rsidRPr="00D30024" w:rsidRDefault="00D30024">
      <w:pPr>
        <w:ind w:firstLine="708"/>
        <w:rPr>
          <w:ins w:id="636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361" w:author="Ivan Pugachev" w:date="2025-12-19T09:59:00Z" w16du:dateUtc="2025-12-19T06:59:00Z">
            <w:rPr>
              <w:ins w:id="636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63" w:author="Ivan Pugachev" w:date="2025-12-19T09:59:00Z" w16du:dateUtc="2025-12-19T06:59:00Z">
          <w:pPr>
            <w:ind w:firstLine="708"/>
            <w:jc w:val="center"/>
          </w:pPr>
        </w:pPrChange>
      </w:pPr>
      <w:ins w:id="636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(`id`, `name`, `email`,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7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7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`position`,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7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suppliers_sup_id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7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7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(4, 'Oleg', 'oleg.ivanov@gmail.com', '89313714478', 'baker', NULL, NULL);</w:t>
        </w:r>
      </w:ins>
    </w:p>
    <w:p w14:paraId="69A37F9A" w14:textId="77777777" w:rsidR="00D30024" w:rsidRPr="00D30024" w:rsidRDefault="00D30024">
      <w:pPr>
        <w:ind w:firstLine="708"/>
        <w:rPr>
          <w:ins w:id="637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377" w:author="Ivan Pugachev" w:date="2025-12-19T09:59:00Z" w16du:dateUtc="2025-12-19T06:59:00Z">
            <w:rPr>
              <w:ins w:id="637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79" w:author="Ivan Pugachev" w:date="2025-12-19T09:59:00Z" w16du:dateUtc="2025-12-19T06:59:00Z">
          <w:pPr>
            <w:ind w:firstLine="708"/>
            <w:jc w:val="center"/>
          </w:pPr>
        </w:pPrChange>
      </w:pPr>
    </w:p>
    <w:p w14:paraId="40632C49" w14:textId="77777777" w:rsidR="00D30024" w:rsidRPr="00D30024" w:rsidRDefault="00D30024">
      <w:pPr>
        <w:ind w:firstLine="708"/>
        <w:rPr>
          <w:ins w:id="638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381" w:author="Ivan Pugachev" w:date="2025-12-19T09:59:00Z" w16du:dateUtc="2025-12-19T06:59:00Z">
            <w:rPr>
              <w:ins w:id="638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83" w:author="Ivan Pugachev" w:date="2025-12-19T09:59:00Z" w16du:dateUtc="2025-12-19T06:59:00Z">
          <w:pPr>
            <w:ind w:firstLine="708"/>
            <w:jc w:val="center"/>
          </w:pPr>
        </w:pPrChange>
      </w:pPr>
      <w:ins w:id="638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COMMIT;</w:t>
        </w:r>
      </w:ins>
    </w:p>
    <w:p w14:paraId="37A6B13B" w14:textId="77777777" w:rsidR="00D30024" w:rsidRPr="00D30024" w:rsidRDefault="00D30024">
      <w:pPr>
        <w:ind w:firstLine="708"/>
        <w:rPr>
          <w:ins w:id="638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387" w:author="Ivan Pugachev" w:date="2025-12-19T09:59:00Z" w16du:dateUtc="2025-12-19T06:59:00Z">
            <w:rPr>
              <w:ins w:id="638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89" w:author="Ivan Pugachev" w:date="2025-12-19T09:59:00Z" w16du:dateUtc="2025-12-19T06:59:00Z">
          <w:pPr>
            <w:ind w:firstLine="708"/>
            <w:jc w:val="center"/>
          </w:pPr>
        </w:pPrChange>
      </w:pPr>
    </w:p>
    <w:p w14:paraId="10E9ED91" w14:textId="77777777" w:rsidR="00D30024" w:rsidRPr="00D30024" w:rsidRDefault="00D30024">
      <w:pPr>
        <w:ind w:firstLine="708"/>
        <w:rPr>
          <w:ins w:id="639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391" w:author="Ivan Pugachev" w:date="2025-12-19T09:59:00Z" w16du:dateUtc="2025-12-19T06:59:00Z">
            <w:rPr>
              <w:ins w:id="639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93" w:author="Ivan Pugachev" w:date="2025-12-19T09:59:00Z" w16du:dateUtc="2025-12-19T06:59:00Z">
          <w:pPr>
            <w:ind w:firstLine="708"/>
            <w:jc w:val="center"/>
          </w:pPr>
        </w:pPrChange>
      </w:pPr>
    </w:p>
    <w:p w14:paraId="794B91F0" w14:textId="77777777" w:rsidR="00D30024" w:rsidRPr="00D30024" w:rsidRDefault="00D30024">
      <w:pPr>
        <w:ind w:firstLine="708"/>
        <w:rPr>
          <w:ins w:id="639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395" w:author="Ivan Pugachev" w:date="2025-12-19T09:59:00Z" w16du:dateUtc="2025-12-19T06:59:00Z">
            <w:rPr>
              <w:ins w:id="639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97" w:author="Ivan Pugachev" w:date="2025-12-19T09:59:00Z" w16du:dateUtc="2025-12-19T06:59:00Z">
          <w:pPr>
            <w:ind w:firstLine="708"/>
            <w:jc w:val="center"/>
          </w:pPr>
        </w:pPrChange>
      </w:pPr>
      <w:ins w:id="639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3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632AA237" w14:textId="77777777" w:rsidR="00D30024" w:rsidRPr="00D30024" w:rsidRDefault="00D30024">
      <w:pPr>
        <w:ind w:firstLine="708"/>
        <w:rPr>
          <w:ins w:id="640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401" w:author="Ivan Pugachev" w:date="2025-12-19T09:59:00Z" w16du:dateUtc="2025-12-19T06:59:00Z">
            <w:rPr>
              <w:ins w:id="640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03" w:author="Ivan Pugachev" w:date="2025-12-19T09:59:00Z" w16du:dateUtc="2025-12-19T06:59:00Z">
          <w:pPr>
            <w:ind w:firstLine="708"/>
            <w:jc w:val="center"/>
          </w:pPr>
        </w:pPrChange>
      </w:pPr>
      <w:ins w:id="640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0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Data for table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0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0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0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customers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0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</w:t>
        </w:r>
      </w:ins>
    </w:p>
    <w:p w14:paraId="759E05E6" w14:textId="77777777" w:rsidR="00D30024" w:rsidRPr="00D30024" w:rsidRDefault="00D30024">
      <w:pPr>
        <w:ind w:firstLine="708"/>
        <w:rPr>
          <w:ins w:id="641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411" w:author="Ivan Pugachev" w:date="2025-12-19T09:59:00Z" w16du:dateUtc="2025-12-19T06:59:00Z">
            <w:rPr>
              <w:ins w:id="641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13" w:author="Ivan Pugachev" w:date="2025-12-19T09:59:00Z" w16du:dateUtc="2025-12-19T06:59:00Z">
          <w:pPr>
            <w:ind w:firstLine="708"/>
            <w:jc w:val="center"/>
          </w:pPr>
        </w:pPrChange>
      </w:pPr>
      <w:ins w:id="641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1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-- -----------------------------------------------------</w:t>
        </w:r>
      </w:ins>
    </w:p>
    <w:p w14:paraId="4A55344D" w14:textId="77777777" w:rsidR="00D30024" w:rsidRPr="00D30024" w:rsidRDefault="00D30024">
      <w:pPr>
        <w:ind w:firstLine="708"/>
        <w:rPr>
          <w:ins w:id="6416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417" w:author="Ivan Pugachev" w:date="2025-12-19T09:59:00Z" w16du:dateUtc="2025-12-19T06:59:00Z">
            <w:rPr>
              <w:ins w:id="6418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19" w:author="Ivan Pugachev" w:date="2025-12-19T09:59:00Z" w16du:dateUtc="2025-12-19T06:59:00Z">
          <w:pPr>
            <w:ind w:firstLine="708"/>
            <w:jc w:val="center"/>
          </w:pPr>
        </w:pPrChange>
      </w:pPr>
      <w:ins w:id="6420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2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START TRANSACTION;</w:t>
        </w:r>
      </w:ins>
    </w:p>
    <w:p w14:paraId="41C44F9B" w14:textId="77777777" w:rsidR="00D30024" w:rsidRPr="00D30024" w:rsidRDefault="00D30024">
      <w:pPr>
        <w:ind w:firstLine="708"/>
        <w:rPr>
          <w:ins w:id="6422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423" w:author="Ivan Pugachev" w:date="2025-12-19T09:59:00Z" w16du:dateUtc="2025-12-19T06:59:00Z">
            <w:rPr>
              <w:ins w:id="6424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25" w:author="Ivan Pugachev" w:date="2025-12-19T09:59:00Z" w16du:dateUtc="2025-12-19T06:59:00Z">
          <w:pPr>
            <w:ind w:firstLine="708"/>
            <w:jc w:val="center"/>
          </w:pPr>
        </w:pPrChange>
      </w:pPr>
      <w:ins w:id="6426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2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USE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2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2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`;</w:t>
        </w:r>
      </w:ins>
    </w:p>
    <w:p w14:paraId="232EBAC9" w14:textId="77777777" w:rsidR="00D30024" w:rsidRPr="00D30024" w:rsidRDefault="00D30024">
      <w:pPr>
        <w:ind w:firstLine="708"/>
        <w:rPr>
          <w:ins w:id="643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431" w:author="Ivan Pugachev" w:date="2025-12-19T09:59:00Z" w16du:dateUtc="2025-12-19T06:59:00Z">
            <w:rPr>
              <w:ins w:id="643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33" w:author="Ivan Pugachev" w:date="2025-12-19T09:59:00Z" w16du:dateUtc="2025-12-19T06:59:00Z">
          <w:pPr>
            <w:ind w:firstLine="708"/>
            <w:jc w:val="center"/>
          </w:pPr>
        </w:pPrChange>
      </w:pPr>
      <w:ins w:id="643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3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3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3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3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customers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3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4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4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4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4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4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4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4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4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4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4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(1, 'Maksim', '89313652206', 52, NULL);</w:t>
        </w:r>
      </w:ins>
    </w:p>
    <w:p w14:paraId="52C083D1" w14:textId="77777777" w:rsidR="00D30024" w:rsidRPr="00D30024" w:rsidRDefault="00D30024">
      <w:pPr>
        <w:ind w:firstLine="708"/>
        <w:rPr>
          <w:ins w:id="645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451" w:author="Ivan Pugachev" w:date="2025-12-19T09:59:00Z" w16du:dateUtc="2025-12-19T06:59:00Z">
            <w:rPr>
              <w:ins w:id="645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53" w:author="Ivan Pugachev" w:date="2025-12-19T09:59:00Z" w16du:dateUtc="2025-12-19T06:59:00Z">
          <w:pPr>
            <w:ind w:firstLine="708"/>
            <w:jc w:val="center"/>
          </w:pPr>
        </w:pPrChange>
      </w:pPr>
      <w:ins w:id="645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5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5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5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5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customers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5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6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6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6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6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6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6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6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6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6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6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(2, 'Maria', '89313018973', 34, NULL);</w:t>
        </w:r>
      </w:ins>
    </w:p>
    <w:p w14:paraId="3E8DB7C0" w14:textId="77777777" w:rsidR="00D30024" w:rsidRPr="00D30024" w:rsidRDefault="00D30024">
      <w:pPr>
        <w:ind w:firstLine="708"/>
        <w:rPr>
          <w:ins w:id="647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471" w:author="Ivan Pugachev" w:date="2025-12-19T09:59:00Z" w16du:dateUtc="2025-12-19T06:59:00Z">
            <w:rPr>
              <w:ins w:id="647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73" w:author="Ivan Pugachev" w:date="2025-12-19T09:59:00Z" w16du:dateUtc="2025-12-19T06:59:00Z">
          <w:pPr>
            <w:ind w:firstLine="708"/>
            <w:jc w:val="center"/>
          </w:pPr>
        </w:pPrChange>
      </w:pPr>
      <w:ins w:id="6474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7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INSERT INTO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7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coffee_shop</w:t>
        </w:r>
        <w:proofErr w:type="gram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7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`.`</w:t>
        </w:r>
        <w:proofErr w:type="gram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7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customers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7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 (`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80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81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82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cust_name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83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84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cust_phone_number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85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86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cust_points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87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`, `</w:t>
        </w:r>
        <w:proofErr w:type="spellStart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88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menu_pro_id</w:t>
        </w:r>
        <w:proofErr w:type="spellEnd"/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8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`) VALUES (3, 'Georgy', '89314445566', 102, NULL);</w:t>
        </w:r>
      </w:ins>
    </w:p>
    <w:p w14:paraId="5DCF1DE2" w14:textId="77777777" w:rsidR="00D30024" w:rsidRPr="00D30024" w:rsidRDefault="00D30024">
      <w:pPr>
        <w:ind w:firstLine="708"/>
        <w:rPr>
          <w:ins w:id="6490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491" w:author="Ivan Pugachev" w:date="2025-12-19T09:59:00Z" w16du:dateUtc="2025-12-19T06:59:00Z">
            <w:rPr>
              <w:ins w:id="6492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93" w:author="Ivan Pugachev" w:date="2025-12-19T09:59:00Z" w16du:dateUtc="2025-12-19T06:59:00Z">
          <w:pPr>
            <w:ind w:firstLine="708"/>
            <w:jc w:val="center"/>
          </w:pPr>
        </w:pPrChange>
      </w:pPr>
    </w:p>
    <w:p w14:paraId="6DBA5ED6" w14:textId="77777777" w:rsidR="00D30024" w:rsidRPr="00D30024" w:rsidRDefault="00D30024">
      <w:pPr>
        <w:ind w:firstLine="708"/>
        <w:rPr>
          <w:ins w:id="6494" w:author="Ivan Pugachev" w:date="2025-12-19T09:58:00Z" w16du:dateUtc="2025-12-19T06:58:00Z"/>
          <w:rFonts w:ascii="Courier New" w:hAnsi="Courier New" w:cs="Courier New"/>
          <w:b/>
          <w:bCs/>
          <w:sz w:val="14"/>
          <w:szCs w:val="14"/>
          <w:lang w:val="en-GB"/>
          <w:rPrChange w:id="6495" w:author="Ivan Pugachev" w:date="2025-12-19T09:59:00Z" w16du:dateUtc="2025-12-19T06:59:00Z">
            <w:rPr>
              <w:ins w:id="6496" w:author="Ivan Pugachev" w:date="2025-12-19T09:58:00Z" w16du:dateUtc="2025-12-19T06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97" w:author="Ivan Pugachev" w:date="2025-12-19T09:59:00Z" w16du:dateUtc="2025-12-19T06:59:00Z">
          <w:pPr>
            <w:ind w:firstLine="708"/>
            <w:jc w:val="center"/>
          </w:pPr>
        </w:pPrChange>
      </w:pPr>
      <w:ins w:id="6498" w:author="Ivan Pugachev" w:date="2025-12-19T09:58:00Z" w16du:dateUtc="2025-12-19T06:58:00Z">
        <w:r w:rsidRPr="00D30024">
          <w:rPr>
            <w:rFonts w:ascii="Courier New" w:hAnsi="Courier New" w:cs="Courier New"/>
            <w:b/>
            <w:bCs/>
            <w:sz w:val="14"/>
            <w:szCs w:val="14"/>
            <w:lang w:val="en-GB"/>
            <w:rPrChange w:id="6499" w:author="Ivan Pugachev" w:date="2025-12-19T09:59:00Z" w16du:dateUtc="2025-12-19T06:59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rPrChange>
          </w:rPr>
          <w:t>COMMIT;</w:t>
        </w:r>
      </w:ins>
    </w:p>
    <w:p w14:paraId="7686A81A" w14:textId="21D51BA0" w:rsidR="00BD3177" w:rsidRPr="00BD3177" w:rsidDel="00D30024" w:rsidRDefault="00BD3177">
      <w:pPr>
        <w:ind w:firstLine="708"/>
        <w:rPr>
          <w:del w:id="6500" w:author="Ivan Pugachev" w:date="2025-12-19T09:58:00Z" w16du:dateUtc="2025-12-19T06:58:00Z"/>
          <w:rFonts w:ascii="Times New Roman" w:hAnsi="Times New Roman" w:cs="Times New Roman"/>
          <w:b/>
          <w:bCs/>
          <w:sz w:val="28"/>
          <w:szCs w:val="28"/>
        </w:rPr>
        <w:pPrChange w:id="6501" w:author="Ivan Pugachev" w:date="2025-12-19T09:58:00Z" w16du:dateUtc="2025-12-19T06:58:00Z">
          <w:pPr>
            <w:ind w:firstLine="708"/>
            <w:jc w:val="center"/>
          </w:pPr>
        </w:pPrChange>
      </w:pPr>
    </w:p>
    <w:p w14:paraId="26EBF179" w14:textId="13F67DA4" w:rsidR="00BD3177" w:rsidRPr="00BD3177" w:rsidDel="00D30024" w:rsidRDefault="00BD3177">
      <w:pPr>
        <w:spacing w:after="0"/>
        <w:rPr>
          <w:del w:id="650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0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@OLD_UNIQUE_CHECKS=@@UNIQUE_CHECKS, UNIQUE_CHECKS=0;</w:delText>
        </w:r>
      </w:del>
    </w:p>
    <w:p w14:paraId="449B7B75" w14:textId="6C9E1C1B" w:rsidR="00BD3177" w:rsidRPr="00BD3177" w:rsidDel="00D30024" w:rsidRDefault="00BD3177">
      <w:pPr>
        <w:spacing w:after="0"/>
        <w:rPr>
          <w:del w:id="650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0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@OLD_FOREIGN_KEY_CHECKS=@@FOREIGN_KEY_CHECKS, FOREIGN_KEY_CHECKS=0;</w:delText>
        </w:r>
      </w:del>
    </w:p>
    <w:p w14:paraId="1BDC22CE" w14:textId="5C24BBE0" w:rsidR="00BD3177" w:rsidRPr="00BD3177" w:rsidDel="00D30024" w:rsidRDefault="00BD3177">
      <w:pPr>
        <w:spacing w:after="0"/>
        <w:rPr>
          <w:del w:id="650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0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@OLD_SQL_MODE=@@SQL_MODE, SQL_MODE='ONLY_FULL_GROUP_BY,STRICT_TRANS_TABLES,NO_ZERO_IN_DATE,NO_ZERO_DATE,ERROR_FOR_DIVISION_BY_ZERO,NO_ENGINE_SUBSTITUTION';</w:delText>
        </w:r>
      </w:del>
    </w:p>
    <w:p w14:paraId="672FF081" w14:textId="08485858" w:rsidR="00BD3177" w:rsidRPr="00BD3177" w:rsidDel="00D30024" w:rsidRDefault="00BD3177">
      <w:pPr>
        <w:spacing w:after="0"/>
        <w:rPr>
          <w:del w:id="650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352A837E" w14:textId="5E66A5CA" w:rsidR="00BD3177" w:rsidRPr="00BD3177" w:rsidDel="00D30024" w:rsidRDefault="00BD3177">
      <w:pPr>
        <w:spacing w:after="0"/>
        <w:rPr>
          <w:del w:id="650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1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B035190" w14:textId="645D0E60" w:rsidR="00BD3177" w:rsidRPr="00BD3177" w:rsidDel="00D30024" w:rsidRDefault="00BD3177">
      <w:pPr>
        <w:spacing w:after="0"/>
        <w:rPr>
          <w:del w:id="65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Schema freelance</w:delText>
        </w:r>
      </w:del>
    </w:p>
    <w:p w14:paraId="095CE485" w14:textId="71BCC3C1" w:rsidR="00BD3177" w:rsidRPr="00BD3177" w:rsidDel="00D30024" w:rsidRDefault="00BD3177">
      <w:pPr>
        <w:spacing w:after="0"/>
        <w:rPr>
          <w:del w:id="65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BB788AC" w14:textId="71AEA9D6" w:rsidR="00BD3177" w:rsidRPr="00BD3177" w:rsidDel="00D30024" w:rsidRDefault="00BD3177">
      <w:pPr>
        <w:spacing w:after="0"/>
        <w:rPr>
          <w:del w:id="65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B031DD4" w14:textId="772BF197" w:rsidR="00BD3177" w:rsidRPr="00BD3177" w:rsidDel="00D30024" w:rsidRDefault="00BD3177">
      <w:pPr>
        <w:spacing w:after="0"/>
        <w:rPr>
          <w:del w:id="651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1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19C24B6" w14:textId="0F2C0B9D" w:rsidR="00BD3177" w:rsidRPr="00BD3177" w:rsidDel="00D30024" w:rsidRDefault="00BD3177">
      <w:pPr>
        <w:spacing w:after="0"/>
        <w:rPr>
          <w:del w:id="651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1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Schema freelance</w:delText>
        </w:r>
      </w:del>
    </w:p>
    <w:p w14:paraId="7E3913A9" w14:textId="7DB28490" w:rsidR="00BD3177" w:rsidRPr="00BD3177" w:rsidDel="00D30024" w:rsidRDefault="00BD3177">
      <w:pPr>
        <w:spacing w:after="0"/>
        <w:rPr>
          <w:del w:id="652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2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EB4276A" w14:textId="133A2B33" w:rsidR="00BD3177" w:rsidRPr="00BD3177" w:rsidDel="00D30024" w:rsidRDefault="00BD3177">
      <w:pPr>
        <w:spacing w:after="0"/>
        <w:rPr>
          <w:del w:id="652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2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SCHEMA IF NOT EXISTS `freelance` DEFAULT CHARACTER SET utf8mb3 ;</w:delText>
        </w:r>
      </w:del>
    </w:p>
    <w:p w14:paraId="1058F271" w14:textId="18ABF35A" w:rsidR="00BD3177" w:rsidRPr="00BD3177" w:rsidDel="00D30024" w:rsidRDefault="00BD3177">
      <w:pPr>
        <w:spacing w:after="0"/>
        <w:rPr>
          <w:del w:id="652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2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 ;</w:delText>
        </w:r>
      </w:del>
    </w:p>
    <w:p w14:paraId="3F597FF0" w14:textId="17A390E0" w:rsidR="00BD3177" w:rsidRPr="00BD3177" w:rsidDel="00D30024" w:rsidRDefault="00BD3177">
      <w:pPr>
        <w:spacing w:after="0"/>
        <w:rPr>
          <w:del w:id="652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678DFE71" w14:textId="1A547AEC" w:rsidR="00BD3177" w:rsidRPr="00BD3177" w:rsidDel="00D30024" w:rsidRDefault="00BD3177">
      <w:pPr>
        <w:spacing w:after="0"/>
        <w:rPr>
          <w:del w:id="652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2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D67103D" w14:textId="2EBBDD30" w:rsidR="00BD3177" w:rsidRPr="00BD3177" w:rsidDel="00D30024" w:rsidRDefault="00BD3177">
      <w:pPr>
        <w:spacing w:after="0"/>
        <w:rPr>
          <w:del w:id="652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3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`freelance`.`users`</w:delText>
        </w:r>
      </w:del>
    </w:p>
    <w:p w14:paraId="05E6D02D" w14:textId="2E46E086" w:rsidR="00BD3177" w:rsidRPr="00BD3177" w:rsidDel="00D30024" w:rsidRDefault="00BD3177">
      <w:pPr>
        <w:spacing w:after="0"/>
        <w:rPr>
          <w:del w:id="653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3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2CD03ED" w14:textId="1F29BBC1" w:rsidR="00BD3177" w:rsidRPr="00BD3177" w:rsidDel="00D30024" w:rsidRDefault="00BD3177">
      <w:pPr>
        <w:spacing w:after="0"/>
        <w:rPr>
          <w:del w:id="653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3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`freelance`.`users` ;</w:delText>
        </w:r>
      </w:del>
    </w:p>
    <w:p w14:paraId="0E1C49B5" w14:textId="1F149C61" w:rsidR="00BD3177" w:rsidRPr="00BD3177" w:rsidDel="00D30024" w:rsidRDefault="00BD3177">
      <w:pPr>
        <w:spacing w:after="0"/>
        <w:rPr>
          <w:del w:id="653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6E44577B" w14:textId="02831852" w:rsidR="00BD3177" w:rsidRPr="00BD3177" w:rsidDel="00D30024" w:rsidRDefault="00BD3177">
      <w:pPr>
        <w:spacing w:after="0"/>
        <w:rPr>
          <w:del w:id="653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3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`freelance`.`users` (</w:delText>
        </w:r>
      </w:del>
    </w:p>
    <w:p w14:paraId="4EDCF967" w14:textId="4F7924BE" w:rsidR="00BD3177" w:rsidRPr="00BD3177" w:rsidDel="00D30024" w:rsidRDefault="00BD3177">
      <w:pPr>
        <w:spacing w:after="0"/>
        <w:rPr>
          <w:del w:id="653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3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0E58B7AB" w14:textId="4ECE69C8" w:rsidR="00BD3177" w:rsidRPr="00BD3177" w:rsidDel="00D30024" w:rsidRDefault="00BD3177">
      <w:pPr>
        <w:spacing w:after="0"/>
        <w:rPr>
          <w:del w:id="654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4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`name` VARCHAR(16) NOT NULL,</w:delText>
        </w:r>
      </w:del>
    </w:p>
    <w:p w14:paraId="7C8AC707" w14:textId="70C88549" w:rsidR="00BD3177" w:rsidRPr="00BD3177" w:rsidDel="00D30024" w:rsidRDefault="00BD3177">
      <w:pPr>
        <w:spacing w:after="0"/>
        <w:rPr>
          <w:del w:id="654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4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`email` VARCHAR(20) NOT NULL,</w:delText>
        </w:r>
      </w:del>
    </w:p>
    <w:p w14:paraId="73024250" w14:textId="53ABE17D" w:rsidR="00BD3177" w:rsidRPr="00BD3177" w:rsidDel="00D30024" w:rsidRDefault="00BD3177">
      <w:pPr>
        <w:spacing w:after="0"/>
        <w:rPr>
          <w:del w:id="654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4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`password_hash` VARCHAR(255) NOT NULL,</w:delText>
        </w:r>
      </w:del>
    </w:p>
    <w:p w14:paraId="38B6F11F" w14:textId="1A96203F" w:rsidR="00BD3177" w:rsidRPr="00BD3177" w:rsidDel="00D30024" w:rsidRDefault="00BD3177">
      <w:pPr>
        <w:spacing w:after="0"/>
        <w:rPr>
          <w:del w:id="654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4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`role` ENUM('client', 'freelancer') NOT NULL,</w:delText>
        </w:r>
      </w:del>
    </w:p>
    <w:p w14:paraId="5D4D080E" w14:textId="514A91F7" w:rsidR="00BD3177" w:rsidRPr="00BD3177" w:rsidDel="00D30024" w:rsidRDefault="00BD3177">
      <w:pPr>
        <w:spacing w:after="0"/>
        <w:rPr>
          <w:del w:id="654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4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`bio` TEXT NULL DEFAULT NULL,</w:delText>
        </w:r>
      </w:del>
    </w:p>
    <w:p w14:paraId="6F3ADA19" w14:textId="73282EE3" w:rsidR="00BD3177" w:rsidRPr="00BD3177" w:rsidDel="00D30024" w:rsidRDefault="00BD3177">
      <w:pPr>
        <w:spacing w:after="0"/>
        <w:rPr>
          <w:del w:id="655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5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`rating` DECIMAL(3,2) NULL DEFAULT '0.00',</w:delText>
        </w:r>
      </w:del>
    </w:p>
    <w:p w14:paraId="3FCDE931" w14:textId="5D3819B9" w:rsidR="00BD3177" w:rsidRPr="00BD3177" w:rsidDel="00D30024" w:rsidRDefault="00BD3177">
      <w:pPr>
        <w:spacing w:after="0"/>
        <w:rPr>
          <w:del w:id="655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5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5977DD3B" w14:textId="46180CBD" w:rsidR="00BD3177" w:rsidRPr="00BD3177" w:rsidDel="00D30024" w:rsidRDefault="00BD3177">
      <w:pPr>
        <w:spacing w:after="0"/>
        <w:rPr>
          <w:del w:id="655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5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666F17DE" w14:textId="55A7ADA9" w:rsidR="00BD3177" w:rsidRPr="00BD3177" w:rsidDel="00D30024" w:rsidRDefault="00BD3177">
      <w:pPr>
        <w:spacing w:after="0"/>
        <w:rPr>
          <w:del w:id="655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5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4EF38E04" w14:textId="40D11FAB" w:rsidR="00BD3177" w:rsidRPr="00BD3177" w:rsidDel="00D30024" w:rsidRDefault="00BD3177">
      <w:pPr>
        <w:spacing w:after="0"/>
        <w:rPr>
          <w:del w:id="655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5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`email_UNIQUE` (`email` ASC) VISIBLE)</w:delText>
        </w:r>
      </w:del>
    </w:p>
    <w:p w14:paraId="709C1EA5" w14:textId="1624E754" w:rsidR="00BD3177" w:rsidRPr="00BD3177" w:rsidDel="00D30024" w:rsidRDefault="00BD3177">
      <w:pPr>
        <w:spacing w:after="0"/>
        <w:rPr>
          <w:del w:id="656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6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30508F10" w14:textId="2FD95925" w:rsidR="00BD3177" w:rsidRPr="00BD3177" w:rsidDel="00D30024" w:rsidRDefault="00BD3177">
      <w:pPr>
        <w:spacing w:after="0"/>
        <w:rPr>
          <w:del w:id="656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6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6</w:delText>
        </w:r>
      </w:del>
    </w:p>
    <w:p w14:paraId="1D8D1AAD" w14:textId="1768B8A3" w:rsidR="00BD3177" w:rsidRPr="00BD3177" w:rsidDel="00D30024" w:rsidRDefault="00BD3177">
      <w:pPr>
        <w:spacing w:after="0"/>
        <w:rPr>
          <w:del w:id="656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6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49452BB9" w14:textId="27800D99" w:rsidR="00BD3177" w:rsidRPr="00BD3177" w:rsidDel="00D30024" w:rsidRDefault="00BD3177">
      <w:pPr>
        <w:spacing w:after="0"/>
        <w:rPr>
          <w:del w:id="656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7DAB3FFB" w14:textId="76966BE3" w:rsidR="00BD3177" w:rsidRPr="00BD3177" w:rsidDel="00D30024" w:rsidRDefault="00BD3177">
      <w:pPr>
        <w:spacing w:after="0"/>
        <w:rPr>
          <w:del w:id="656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2DC26FFA" w14:textId="7405C7A0" w:rsidR="00BD3177" w:rsidRPr="00BD3177" w:rsidDel="00D30024" w:rsidRDefault="00BD3177">
      <w:pPr>
        <w:spacing w:after="0"/>
        <w:rPr>
          <w:del w:id="656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6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74EA3F6" w14:textId="4A3817EA" w:rsidR="00BD3177" w:rsidRPr="00BD3177" w:rsidDel="00D30024" w:rsidRDefault="00BD3177">
      <w:pPr>
        <w:spacing w:after="0"/>
        <w:rPr>
          <w:del w:id="657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7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`freelance`.`categories`</w:delText>
        </w:r>
      </w:del>
    </w:p>
    <w:p w14:paraId="3EF4DB8D" w14:textId="71507C40" w:rsidR="00BD3177" w:rsidRPr="00BD3177" w:rsidDel="00D30024" w:rsidRDefault="00BD3177">
      <w:pPr>
        <w:spacing w:after="0"/>
        <w:rPr>
          <w:del w:id="657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7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2977921" w14:textId="326C627B" w:rsidR="00BD3177" w:rsidRPr="00BD3177" w:rsidDel="00D30024" w:rsidRDefault="00BD3177">
      <w:pPr>
        <w:spacing w:after="0"/>
        <w:rPr>
          <w:del w:id="657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7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`freelance`.`categories` ;</w:delText>
        </w:r>
      </w:del>
    </w:p>
    <w:p w14:paraId="180EB6B7" w14:textId="030AD4F7" w:rsidR="00BD3177" w:rsidRPr="00BD3177" w:rsidDel="00D30024" w:rsidRDefault="00BD3177">
      <w:pPr>
        <w:spacing w:after="0"/>
        <w:rPr>
          <w:del w:id="657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07844826" w14:textId="6ACE77E0" w:rsidR="00BD3177" w:rsidRPr="00BD3177" w:rsidDel="00D30024" w:rsidRDefault="00BD3177">
      <w:pPr>
        <w:spacing w:after="0"/>
        <w:rPr>
          <w:del w:id="657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7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`freelance`.`categories` (</w:delText>
        </w:r>
      </w:del>
    </w:p>
    <w:p w14:paraId="78D0A016" w14:textId="74D55AC1" w:rsidR="00BD3177" w:rsidRPr="00BD3177" w:rsidDel="00D30024" w:rsidRDefault="00BD3177">
      <w:pPr>
        <w:spacing w:after="0"/>
        <w:rPr>
          <w:del w:id="657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769A545D" w14:textId="12F32D8F" w:rsidR="00BD3177" w:rsidRPr="00BD3177" w:rsidDel="00D30024" w:rsidRDefault="00BD3177">
      <w:pPr>
        <w:spacing w:after="0"/>
        <w:rPr>
          <w:del w:id="658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`name` VARCHAR(50) NOT NULL,</w:delText>
        </w:r>
      </w:del>
    </w:p>
    <w:p w14:paraId="19A3750A" w14:textId="045C9017" w:rsidR="00BD3177" w:rsidRPr="00BD3177" w:rsidDel="00D30024" w:rsidRDefault="00BD3177">
      <w:pPr>
        <w:spacing w:after="0"/>
        <w:rPr>
          <w:del w:id="65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`description` TEXT NULL DEFAULT NULL,</w:delText>
        </w:r>
      </w:del>
    </w:p>
    <w:p w14:paraId="2ECDC0D9" w14:textId="0A990621" w:rsidR="00BD3177" w:rsidRPr="00BD3177" w:rsidDel="00D30024" w:rsidRDefault="00BD3177">
      <w:pPr>
        <w:spacing w:after="0"/>
        <w:rPr>
          <w:del w:id="65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8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266C11DC" w14:textId="5545C624" w:rsidR="00BD3177" w:rsidRPr="00BD3177" w:rsidDel="00D30024" w:rsidRDefault="00BD3177">
      <w:pPr>
        <w:spacing w:after="0"/>
        <w:rPr>
          <w:del w:id="658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8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1AF5F446" w14:textId="5A1A2117" w:rsidR="00BD3177" w:rsidRPr="00BD3177" w:rsidDel="00D30024" w:rsidRDefault="00BD3177">
      <w:pPr>
        <w:spacing w:after="0"/>
        <w:rPr>
          <w:del w:id="658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9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`name_UNIQUE` (`name` ASC) VISIBLE)</w:delText>
        </w:r>
      </w:del>
    </w:p>
    <w:p w14:paraId="68A8E29D" w14:textId="03E0CC90" w:rsidR="00BD3177" w:rsidRPr="00BD3177" w:rsidDel="00D30024" w:rsidRDefault="00BD3177">
      <w:pPr>
        <w:spacing w:after="0"/>
        <w:rPr>
          <w:del w:id="65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320AA24A" w14:textId="43EBC68E" w:rsidR="00BD3177" w:rsidRPr="00BD3177" w:rsidDel="00D30024" w:rsidRDefault="00BD3177">
      <w:pPr>
        <w:spacing w:after="0"/>
        <w:rPr>
          <w:del w:id="65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9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6</w:delText>
        </w:r>
      </w:del>
    </w:p>
    <w:p w14:paraId="5D00B105" w14:textId="25512A4F" w:rsidR="00BD3177" w:rsidRPr="00BD3177" w:rsidDel="00D30024" w:rsidRDefault="00BD3177">
      <w:pPr>
        <w:spacing w:after="0"/>
        <w:rPr>
          <w:del w:id="659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59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7E93F93C" w14:textId="35D0D804" w:rsidR="00BD3177" w:rsidRPr="00BD3177" w:rsidDel="00D30024" w:rsidRDefault="00BD3177">
      <w:pPr>
        <w:spacing w:after="0"/>
        <w:rPr>
          <w:del w:id="65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0DCD6CA2" w14:textId="27FBD796" w:rsidR="00BD3177" w:rsidRPr="00BD3177" w:rsidDel="00D30024" w:rsidRDefault="00BD3177">
      <w:pPr>
        <w:spacing w:after="0"/>
        <w:rPr>
          <w:del w:id="659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1CCD43D1" w14:textId="70F4E083" w:rsidR="00BD3177" w:rsidRPr="00BD3177" w:rsidDel="00D30024" w:rsidRDefault="00BD3177">
      <w:pPr>
        <w:spacing w:after="0"/>
        <w:rPr>
          <w:del w:id="659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0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9AF6EEA" w14:textId="684D51F5" w:rsidR="00BD3177" w:rsidRPr="00BD3177" w:rsidDel="00D30024" w:rsidRDefault="00BD3177">
      <w:pPr>
        <w:spacing w:after="0"/>
        <w:rPr>
          <w:del w:id="660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0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`freelance`.`projects`</w:delText>
        </w:r>
      </w:del>
    </w:p>
    <w:p w14:paraId="2A3EAD26" w14:textId="4088D3B6" w:rsidR="00BD3177" w:rsidRPr="00BD3177" w:rsidDel="00D30024" w:rsidRDefault="00BD3177">
      <w:pPr>
        <w:spacing w:after="0"/>
        <w:rPr>
          <w:del w:id="66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1854FBD" w14:textId="06911957" w:rsidR="00BD3177" w:rsidRPr="00BD3177" w:rsidDel="00D30024" w:rsidRDefault="00BD3177">
      <w:pPr>
        <w:spacing w:after="0"/>
        <w:rPr>
          <w:del w:id="66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0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`freelance`.`projects` ;</w:delText>
        </w:r>
      </w:del>
    </w:p>
    <w:p w14:paraId="3250E3B2" w14:textId="0785C98B" w:rsidR="00BD3177" w:rsidRPr="00BD3177" w:rsidDel="00D30024" w:rsidRDefault="00BD3177">
      <w:pPr>
        <w:spacing w:after="0"/>
        <w:rPr>
          <w:del w:id="660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643BFBED" w14:textId="154FD8D4" w:rsidR="00BD3177" w:rsidRPr="00BD3177" w:rsidDel="00D30024" w:rsidRDefault="00BD3177">
      <w:pPr>
        <w:spacing w:after="0"/>
        <w:rPr>
          <w:del w:id="660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0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`freelance`.`projects` (</w:delText>
        </w:r>
      </w:del>
    </w:p>
    <w:p w14:paraId="6C3CB240" w14:textId="6D9B5CC6" w:rsidR="00BD3177" w:rsidRPr="00BD3177" w:rsidDel="00D30024" w:rsidRDefault="00BD3177">
      <w:pPr>
        <w:spacing w:after="0"/>
        <w:rPr>
          <w:del w:id="661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1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6F8F2474" w14:textId="34410AB0" w:rsidR="00BD3177" w:rsidRPr="00BD3177" w:rsidDel="00D30024" w:rsidRDefault="00BD3177">
      <w:pPr>
        <w:spacing w:after="0"/>
        <w:rPr>
          <w:del w:id="661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1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`title` VARCHAR(100) NOT NULL,</w:delText>
        </w:r>
      </w:del>
    </w:p>
    <w:p w14:paraId="617662DC" w14:textId="4D67268D" w:rsidR="00BD3177" w:rsidRPr="00BD3177" w:rsidDel="00D30024" w:rsidRDefault="00BD3177">
      <w:pPr>
        <w:spacing w:after="0"/>
        <w:rPr>
          <w:del w:id="661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1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`description` TEXT NOT NULL,</w:delText>
        </w:r>
      </w:del>
    </w:p>
    <w:p w14:paraId="15BB8158" w14:textId="46D711F4" w:rsidR="00BD3177" w:rsidRPr="00BD3177" w:rsidDel="00D30024" w:rsidRDefault="00BD3177">
      <w:pPr>
        <w:spacing w:after="0"/>
        <w:rPr>
          <w:del w:id="661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1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`budget_min` DECIMAL(10,2) NULL DEFAULT NULL,</w:delText>
        </w:r>
      </w:del>
    </w:p>
    <w:p w14:paraId="555DC444" w14:textId="662FA740" w:rsidR="00BD3177" w:rsidRPr="00BD3177" w:rsidDel="00D30024" w:rsidRDefault="00BD3177">
      <w:pPr>
        <w:spacing w:after="0"/>
        <w:rPr>
          <w:del w:id="661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1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`budget_max` DECIMAL(10,2) NULL DEFAULT NULL,</w:delText>
        </w:r>
      </w:del>
    </w:p>
    <w:p w14:paraId="093F407E" w14:textId="4EB47659" w:rsidR="00BD3177" w:rsidRPr="00BD3177" w:rsidDel="00D30024" w:rsidRDefault="00BD3177">
      <w:pPr>
        <w:spacing w:after="0"/>
        <w:rPr>
          <w:del w:id="662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2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`deadline` DATE NULL DEFAULT NULL,</w:delText>
        </w:r>
      </w:del>
    </w:p>
    <w:p w14:paraId="5A99E8CE" w14:textId="67F87A7B" w:rsidR="00BD3177" w:rsidRPr="00BD3177" w:rsidDel="00D30024" w:rsidRDefault="00BD3177">
      <w:pPr>
        <w:spacing w:after="0"/>
        <w:rPr>
          <w:del w:id="662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2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`client_id` INT NOT NULL,</w:delText>
        </w:r>
      </w:del>
    </w:p>
    <w:p w14:paraId="5D85082B" w14:textId="38572A50" w:rsidR="00BD3177" w:rsidRPr="00BD3177" w:rsidDel="00D30024" w:rsidRDefault="00BD3177">
      <w:pPr>
        <w:spacing w:after="0"/>
        <w:rPr>
          <w:del w:id="662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2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`category_id` INT NOT NULL,</w:delText>
        </w:r>
      </w:del>
    </w:p>
    <w:p w14:paraId="53973196" w14:textId="0DF57868" w:rsidR="00BD3177" w:rsidRPr="00BD3177" w:rsidDel="00D30024" w:rsidRDefault="00BD3177">
      <w:pPr>
        <w:spacing w:after="0"/>
        <w:rPr>
          <w:del w:id="662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2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`status` ENUM('open', 'in_progress', 'completed', 'cancelled') NOT NULL DEFAULT 'open',</w:delText>
        </w:r>
      </w:del>
    </w:p>
    <w:p w14:paraId="6A562AC5" w14:textId="5E418CC1" w:rsidR="00BD3177" w:rsidRPr="00BD3177" w:rsidDel="00D30024" w:rsidRDefault="00BD3177">
      <w:pPr>
        <w:spacing w:after="0"/>
        <w:rPr>
          <w:del w:id="662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2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06B3BB42" w14:textId="0854A976" w:rsidR="00BD3177" w:rsidRPr="00BD3177" w:rsidDel="00D30024" w:rsidRDefault="00BD3177">
      <w:pPr>
        <w:spacing w:after="0"/>
        <w:rPr>
          <w:del w:id="663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3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382397D6" w14:textId="18F8F7A3" w:rsidR="00BD3177" w:rsidRPr="00BD3177" w:rsidDel="00D30024" w:rsidRDefault="00BD3177">
      <w:pPr>
        <w:spacing w:after="0"/>
        <w:rPr>
          <w:del w:id="663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3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4884C3CF" w14:textId="2DE83F16" w:rsidR="00BD3177" w:rsidRPr="00BD3177" w:rsidDel="00D30024" w:rsidRDefault="00BD3177">
      <w:pPr>
        <w:spacing w:after="0"/>
        <w:rPr>
          <w:del w:id="663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3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`fk_projects_client_idx` (`client_id` ASC) VISIBLE,</w:delText>
        </w:r>
      </w:del>
    </w:p>
    <w:p w14:paraId="2858B896" w14:textId="5525EA6D" w:rsidR="00BD3177" w:rsidRPr="00BD3177" w:rsidDel="00D30024" w:rsidRDefault="00BD3177">
      <w:pPr>
        <w:spacing w:after="0"/>
        <w:rPr>
          <w:del w:id="663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3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`fk_projects_category_idx` (`category_id` ASC) VISIBLE,</w:delText>
        </w:r>
      </w:del>
    </w:p>
    <w:p w14:paraId="6EAE2AE8" w14:textId="38694529" w:rsidR="00BD3177" w:rsidRPr="00BD3177" w:rsidDel="00D30024" w:rsidRDefault="00BD3177">
      <w:pPr>
        <w:spacing w:after="0"/>
        <w:rPr>
          <w:del w:id="663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3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`fk_projects_category`</w:delText>
        </w:r>
      </w:del>
    </w:p>
    <w:p w14:paraId="2AB0ED02" w14:textId="414A063C" w:rsidR="00BD3177" w:rsidRPr="00BD3177" w:rsidDel="00D30024" w:rsidRDefault="00BD3177">
      <w:pPr>
        <w:spacing w:after="0"/>
        <w:rPr>
          <w:del w:id="664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4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(`category_id`)</w:delText>
        </w:r>
      </w:del>
    </w:p>
    <w:p w14:paraId="608140C3" w14:textId="13F56B1B" w:rsidR="00BD3177" w:rsidRPr="00BD3177" w:rsidDel="00D30024" w:rsidRDefault="00BD3177">
      <w:pPr>
        <w:spacing w:after="0"/>
        <w:rPr>
          <w:del w:id="664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4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`freelance`.`categories` (`id`)</w:delText>
        </w:r>
      </w:del>
    </w:p>
    <w:p w14:paraId="599E6D47" w14:textId="1D4B474A" w:rsidR="00BD3177" w:rsidRPr="00BD3177" w:rsidDel="00D30024" w:rsidRDefault="00BD3177">
      <w:pPr>
        <w:spacing w:after="0"/>
        <w:rPr>
          <w:del w:id="664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4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RESTRICT</w:delText>
        </w:r>
      </w:del>
    </w:p>
    <w:p w14:paraId="2DD320F9" w14:textId="089C8C73" w:rsidR="00BD3177" w:rsidRPr="00BD3177" w:rsidDel="00D30024" w:rsidRDefault="00BD3177">
      <w:pPr>
        <w:spacing w:after="0"/>
        <w:rPr>
          <w:del w:id="664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4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17A4C4AE" w14:textId="30AACECE" w:rsidR="00BD3177" w:rsidRPr="00BD3177" w:rsidDel="00D30024" w:rsidRDefault="00BD3177">
      <w:pPr>
        <w:spacing w:after="0"/>
        <w:rPr>
          <w:del w:id="664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4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`fk_projects_client`</w:delText>
        </w:r>
      </w:del>
    </w:p>
    <w:p w14:paraId="271A00FC" w14:textId="76377ACC" w:rsidR="00BD3177" w:rsidRPr="00BD3177" w:rsidDel="00D30024" w:rsidRDefault="00BD3177">
      <w:pPr>
        <w:spacing w:after="0"/>
        <w:rPr>
          <w:del w:id="665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5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(`client_id`)</w:delText>
        </w:r>
      </w:del>
    </w:p>
    <w:p w14:paraId="2BA478BF" w14:textId="3CFD7109" w:rsidR="00BD3177" w:rsidRPr="00BD3177" w:rsidDel="00D30024" w:rsidRDefault="00BD3177">
      <w:pPr>
        <w:spacing w:after="0"/>
        <w:rPr>
          <w:del w:id="665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5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5FB90FE0" w14:textId="592224BF" w:rsidR="00BD3177" w:rsidRPr="00BD3177" w:rsidDel="00D30024" w:rsidRDefault="00BD3177">
      <w:pPr>
        <w:spacing w:after="0"/>
        <w:rPr>
          <w:del w:id="665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5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59A2F212" w14:textId="31C02ABB" w:rsidR="00BD3177" w:rsidRPr="00BD3177" w:rsidDel="00D30024" w:rsidRDefault="00BD3177">
      <w:pPr>
        <w:spacing w:after="0"/>
        <w:rPr>
          <w:del w:id="665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5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5B2D7361" w14:textId="4AD60A95" w:rsidR="00BD3177" w:rsidRPr="00BD3177" w:rsidDel="00D30024" w:rsidRDefault="00BD3177">
      <w:pPr>
        <w:spacing w:after="0"/>
        <w:rPr>
          <w:del w:id="665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5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79B03E14" w14:textId="6C2E593D" w:rsidR="00BD3177" w:rsidRPr="00BD3177" w:rsidDel="00D30024" w:rsidRDefault="00BD3177">
      <w:pPr>
        <w:spacing w:after="0"/>
        <w:rPr>
          <w:del w:id="666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6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5</w:delText>
        </w:r>
      </w:del>
    </w:p>
    <w:p w14:paraId="794A9067" w14:textId="48CDAB05" w:rsidR="00BD3177" w:rsidRPr="00BD3177" w:rsidDel="00D30024" w:rsidRDefault="00BD3177">
      <w:pPr>
        <w:spacing w:after="0"/>
        <w:rPr>
          <w:del w:id="666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6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3C92CB76" w14:textId="1526BB48" w:rsidR="00BD3177" w:rsidRPr="00BD3177" w:rsidDel="00D30024" w:rsidRDefault="00BD3177">
      <w:pPr>
        <w:spacing w:after="0"/>
        <w:rPr>
          <w:del w:id="666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66943413" w14:textId="09EB722E" w:rsidR="00BD3177" w:rsidRPr="00BD3177" w:rsidDel="00D30024" w:rsidRDefault="00BD3177">
      <w:pPr>
        <w:spacing w:after="0"/>
        <w:rPr>
          <w:del w:id="66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E9E9E4F" w14:textId="06190DFB" w:rsidR="00BD3177" w:rsidRPr="00BD3177" w:rsidDel="00D30024" w:rsidRDefault="00BD3177">
      <w:pPr>
        <w:spacing w:after="0"/>
        <w:rPr>
          <w:del w:id="666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6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62C1BA3" w14:textId="71FB6E42" w:rsidR="00BD3177" w:rsidRPr="00BD3177" w:rsidDel="00D30024" w:rsidRDefault="00BD3177">
      <w:pPr>
        <w:spacing w:after="0"/>
        <w:rPr>
          <w:del w:id="666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6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`freelance`.`bids`</w:delText>
        </w:r>
      </w:del>
    </w:p>
    <w:p w14:paraId="652CF502" w14:textId="083DCF80" w:rsidR="00BD3177" w:rsidRPr="00BD3177" w:rsidDel="00D30024" w:rsidRDefault="00BD3177">
      <w:pPr>
        <w:spacing w:after="0"/>
        <w:rPr>
          <w:del w:id="667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7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8C041CB" w14:textId="3BEF3359" w:rsidR="00BD3177" w:rsidRPr="00BD3177" w:rsidDel="00D30024" w:rsidRDefault="00BD3177">
      <w:pPr>
        <w:spacing w:after="0"/>
        <w:rPr>
          <w:del w:id="667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7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`freelance`.`bids` ;</w:delText>
        </w:r>
      </w:del>
    </w:p>
    <w:p w14:paraId="52A8CA15" w14:textId="6291AAF5" w:rsidR="00BD3177" w:rsidRPr="00BD3177" w:rsidDel="00D30024" w:rsidRDefault="00BD3177">
      <w:pPr>
        <w:spacing w:after="0"/>
        <w:rPr>
          <w:del w:id="667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305D7074" w14:textId="1D776E3F" w:rsidR="00BD3177" w:rsidRPr="00BD3177" w:rsidDel="00D30024" w:rsidRDefault="00BD3177">
      <w:pPr>
        <w:spacing w:after="0"/>
        <w:rPr>
          <w:del w:id="667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7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`freelance`.`bids` (</w:delText>
        </w:r>
      </w:del>
    </w:p>
    <w:p w14:paraId="0BAFF067" w14:textId="1D146C7A" w:rsidR="00BD3177" w:rsidRPr="00BD3177" w:rsidDel="00D30024" w:rsidRDefault="00BD3177">
      <w:pPr>
        <w:spacing w:after="0"/>
        <w:rPr>
          <w:del w:id="667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7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77A66639" w14:textId="0C87525F" w:rsidR="00BD3177" w:rsidRPr="00BD3177" w:rsidDel="00D30024" w:rsidRDefault="00BD3177">
      <w:pPr>
        <w:spacing w:after="0"/>
        <w:rPr>
          <w:del w:id="667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`project_id` INT NOT NULL,</w:delText>
        </w:r>
      </w:del>
    </w:p>
    <w:p w14:paraId="45AC8B7F" w14:textId="5D61C60C" w:rsidR="00BD3177" w:rsidRPr="00BD3177" w:rsidDel="00D30024" w:rsidRDefault="00BD3177">
      <w:pPr>
        <w:spacing w:after="0"/>
        <w:rPr>
          <w:del w:id="668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`freelancer_id` INT NOT NULL,</w:delText>
        </w:r>
      </w:del>
    </w:p>
    <w:p w14:paraId="07706B78" w14:textId="5BB483E2" w:rsidR="00BD3177" w:rsidRPr="00BD3177" w:rsidDel="00D30024" w:rsidRDefault="00BD3177">
      <w:pPr>
        <w:spacing w:after="0"/>
        <w:rPr>
          <w:del w:id="66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`proposal_text` TEXT NOT NULL,</w:delText>
        </w:r>
      </w:del>
    </w:p>
    <w:p w14:paraId="7ED79662" w14:textId="6C078DC1" w:rsidR="00BD3177" w:rsidRPr="00BD3177" w:rsidDel="00D30024" w:rsidRDefault="00BD3177">
      <w:pPr>
        <w:spacing w:after="0"/>
        <w:rPr>
          <w:del w:id="66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8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`proposed_amount` DECIMAL(10,2) NOT NULL,</w:delText>
        </w:r>
      </w:del>
    </w:p>
    <w:p w14:paraId="2FB12BDB" w14:textId="4AD56100" w:rsidR="00BD3177" w:rsidRPr="00BD3177" w:rsidDel="00D30024" w:rsidRDefault="00BD3177">
      <w:pPr>
        <w:spacing w:after="0"/>
        <w:rPr>
          <w:del w:id="668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8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`delivery_days` INT NOT NULL,</w:delText>
        </w:r>
      </w:del>
    </w:p>
    <w:p w14:paraId="3AEC4CF2" w14:textId="7F7C100D" w:rsidR="00BD3177" w:rsidRPr="00BD3177" w:rsidDel="00D30024" w:rsidRDefault="00BD3177">
      <w:pPr>
        <w:spacing w:after="0"/>
        <w:rPr>
          <w:del w:id="668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9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`status` ENUM('pending', 'accepted', 'rejected', 'withdrawn') NOT NULL DEFAULT 'pending',</w:delText>
        </w:r>
      </w:del>
    </w:p>
    <w:p w14:paraId="1650B855" w14:textId="46FF58A3" w:rsidR="00BD3177" w:rsidRPr="00BD3177" w:rsidDel="00D30024" w:rsidRDefault="00BD3177">
      <w:pPr>
        <w:spacing w:after="0"/>
        <w:rPr>
          <w:del w:id="66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31BC553E" w14:textId="6D524E54" w:rsidR="00BD3177" w:rsidRPr="00BD3177" w:rsidDel="00D30024" w:rsidRDefault="00BD3177">
      <w:pPr>
        <w:spacing w:after="0"/>
        <w:rPr>
          <w:del w:id="66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9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211F067D" w14:textId="0A438826" w:rsidR="00BD3177" w:rsidRPr="00BD3177" w:rsidDel="00D30024" w:rsidRDefault="00BD3177">
      <w:pPr>
        <w:spacing w:after="0"/>
        <w:rPr>
          <w:del w:id="669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9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3E48B084" w14:textId="10121F3C" w:rsidR="00BD3177" w:rsidRPr="00BD3177" w:rsidDel="00D30024" w:rsidRDefault="00BD3177">
      <w:pPr>
        <w:spacing w:after="0"/>
        <w:rPr>
          <w:del w:id="66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69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`unique_freelancer_project` (`project_id` ASC, `freelancer_id` ASC) VISIBLE,</w:delText>
        </w:r>
      </w:del>
    </w:p>
    <w:p w14:paraId="05A8A042" w14:textId="4AA3CFDE" w:rsidR="00BD3177" w:rsidRPr="00BD3177" w:rsidDel="00D30024" w:rsidRDefault="00BD3177">
      <w:pPr>
        <w:spacing w:after="0"/>
        <w:rPr>
          <w:del w:id="669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0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`fk_bids_freelancer_idx` (`freelancer_id` ASC) VISIBLE,</w:delText>
        </w:r>
      </w:del>
    </w:p>
    <w:p w14:paraId="3118B176" w14:textId="50828609" w:rsidR="00BD3177" w:rsidRPr="00BD3177" w:rsidDel="00D30024" w:rsidRDefault="00BD3177">
      <w:pPr>
        <w:spacing w:after="0"/>
        <w:rPr>
          <w:del w:id="670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0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`fk_bids_project_idx` (`project_id` ASC) VISIBLE,</w:delText>
        </w:r>
      </w:del>
    </w:p>
    <w:p w14:paraId="1B5CB929" w14:textId="1A260A79" w:rsidR="00BD3177" w:rsidRPr="00BD3177" w:rsidDel="00D30024" w:rsidRDefault="00BD3177">
      <w:pPr>
        <w:spacing w:after="0"/>
        <w:rPr>
          <w:del w:id="67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`fk_bids_freelancer`</w:delText>
        </w:r>
      </w:del>
    </w:p>
    <w:p w14:paraId="4F3823B3" w14:textId="1E81B43A" w:rsidR="00BD3177" w:rsidRPr="00BD3177" w:rsidDel="00D30024" w:rsidRDefault="00BD3177">
      <w:pPr>
        <w:spacing w:after="0"/>
        <w:rPr>
          <w:del w:id="67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0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(`freelancer_id`)</w:delText>
        </w:r>
      </w:del>
    </w:p>
    <w:p w14:paraId="37BE60A5" w14:textId="24CC22BE" w:rsidR="00BD3177" w:rsidRPr="00BD3177" w:rsidDel="00D30024" w:rsidRDefault="00BD3177">
      <w:pPr>
        <w:spacing w:after="0"/>
        <w:rPr>
          <w:del w:id="670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0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1D8E72E2" w14:textId="10A10446" w:rsidR="00BD3177" w:rsidRPr="00BD3177" w:rsidDel="00D30024" w:rsidRDefault="00BD3177">
      <w:pPr>
        <w:spacing w:after="0"/>
        <w:rPr>
          <w:del w:id="670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1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7CDA12E0" w14:textId="4F2A5DCC" w:rsidR="00BD3177" w:rsidRPr="00BD3177" w:rsidDel="00D30024" w:rsidRDefault="00BD3177">
      <w:pPr>
        <w:spacing w:after="0"/>
        <w:rPr>
          <w:del w:id="67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55132637" w14:textId="3D242731" w:rsidR="00BD3177" w:rsidRPr="00BD3177" w:rsidDel="00D30024" w:rsidRDefault="00BD3177">
      <w:pPr>
        <w:spacing w:after="0"/>
        <w:rPr>
          <w:del w:id="67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`fk_bids_project`</w:delText>
        </w:r>
      </w:del>
    </w:p>
    <w:p w14:paraId="5AADFC26" w14:textId="3BF490FE" w:rsidR="00BD3177" w:rsidRPr="00BD3177" w:rsidDel="00D30024" w:rsidRDefault="00BD3177">
      <w:pPr>
        <w:spacing w:after="0"/>
        <w:rPr>
          <w:del w:id="67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1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(`project_id`)</w:delText>
        </w:r>
      </w:del>
    </w:p>
    <w:p w14:paraId="5FAF146C" w14:textId="1B53CB36" w:rsidR="00BD3177" w:rsidRPr="00BD3177" w:rsidDel="00D30024" w:rsidRDefault="00BD3177">
      <w:pPr>
        <w:spacing w:after="0"/>
        <w:rPr>
          <w:del w:id="671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1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`freelance`.`projects` (`id`)</w:delText>
        </w:r>
      </w:del>
    </w:p>
    <w:p w14:paraId="5AAF4C2C" w14:textId="50FEAEA5" w:rsidR="00BD3177" w:rsidRPr="00BD3177" w:rsidDel="00D30024" w:rsidRDefault="00BD3177">
      <w:pPr>
        <w:spacing w:after="0"/>
        <w:rPr>
          <w:del w:id="671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2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120A2521" w14:textId="7DADBCB4" w:rsidR="00BD3177" w:rsidRPr="00BD3177" w:rsidDel="00D30024" w:rsidRDefault="00BD3177">
      <w:pPr>
        <w:spacing w:after="0"/>
        <w:rPr>
          <w:del w:id="672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2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2A3F211B" w14:textId="1A1089C8" w:rsidR="00BD3177" w:rsidRPr="00BD3177" w:rsidDel="00D30024" w:rsidRDefault="00BD3177">
      <w:pPr>
        <w:spacing w:after="0"/>
        <w:rPr>
          <w:del w:id="672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2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52E5D28A" w14:textId="35A7AF94" w:rsidR="00BD3177" w:rsidRPr="00BD3177" w:rsidDel="00D30024" w:rsidRDefault="00BD3177">
      <w:pPr>
        <w:spacing w:after="0"/>
        <w:rPr>
          <w:del w:id="672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2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6</w:delText>
        </w:r>
      </w:del>
    </w:p>
    <w:p w14:paraId="55CAC7C8" w14:textId="290D8F1C" w:rsidR="00BD3177" w:rsidRPr="00BD3177" w:rsidDel="00D30024" w:rsidRDefault="00BD3177">
      <w:pPr>
        <w:spacing w:after="0"/>
        <w:rPr>
          <w:del w:id="672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2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5F5F20B7" w14:textId="0837F114" w:rsidR="00BD3177" w:rsidRPr="00BD3177" w:rsidDel="00D30024" w:rsidRDefault="00BD3177">
      <w:pPr>
        <w:spacing w:after="0"/>
        <w:rPr>
          <w:del w:id="672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F76FD3F" w14:textId="65283FD0" w:rsidR="00BD3177" w:rsidRPr="00BD3177" w:rsidDel="00D30024" w:rsidRDefault="00BD3177">
      <w:pPr>
        <w:spacing w:after="0"/>
        <w:rPr>
          <w:del w:id="673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72DE41E2" w14:textId="2C8648F2" w:rsidR="00BD3177" w:rsidRPr="00BD3177" w:rsidDel="00D30024" w:rsidRDefault="00BD3177">
      <w:pPr>
        <w:spacing w:after="0"/>
        <w:rPr>
          <w:del w:id="673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3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3927FCC" w14:textId="1536A230" w:rsidR="00BD3177" w:rsidRPr="00BD3177" w:rsidDel="00D30024" w:rsidRDefault="00BD3177">
      <w:pPr>
        <w:spacing w:after="0"/>
        <w:rPr>
          <w:del w:id="673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3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`freelance`.`contracts`</w:delText>
        </w:r>
      </w:del>
    </w:p>
    <w:p w14:paraId="363DA953" w14:textId="415661F4" w:rsidR="00BD3177" w:rsidRPr="00BD3177" w:rsidDel="00D30024" w:rsidRDefault="00BD3177">
      <w:pPr>
        <w:spacing w:after="0"/>
        <w:rPr>
          <w:del w:id="673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3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695A46C" w14:textId="4593D075" w:rsidR="00BD3177" w:rsidRPr="00BD3177" w:rsidDel="00D30024" w:rsidRDefault="00BD3177">
      <w:pPr>
        <w:spacing w:after="0"/>
        <w:rPr>
          <w:del w:id="673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3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`freelance`.`contracts` ;</w:delText>
        </w:r>
      </w:del>
    </w:p>
    <w:p w14:paraId="65D1CA2E" w14:textId="52B0E4B5" w:rsidR="00BD3177" w:rsidRPr="00BD3177" w:rsidDel="00D30024" w:rsidRDefault="00BD3177">
      <w:pPr>
        <w:spacing w:after="0"/>
        <w:rPr>
          <w:del w:id="673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3C4625CC" w14:textId="074683DF" w:rsidR="00BD3177" w:rsidRPr="00BD3177" w:rsidDel="00D30024" w:rsidRDefault="00BD3177">
      <w:pPr>
        <w:spacing w:after="0"/>
        <w:rPr>
          <w:del w:id="674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4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`freelance`.`contracts` (</w:delText>
        </w:r>
      </w:del>
    </w:p>
    <w:p w14:paraId="6A24C9D7" w14:textId="54F27362" w:rsidR="00BD3177" w:rsidRPr="00BD3177" w:rsidDel="00D30024" w:rsidRDefault="00BD3177">
      <w:pPr>
        <w:spacing w:after="0"/>
        <w:rPr>
          <w:del w:id="674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4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206028EE" w14:textId="0AF996BB" w:rsidR="00BD3177" w:rsidRPr="00BD3177" w:rsidDel="00D30024" w:rsidRDefault="00BD3177">
      <w:pPr>
        <w:spacing w:after="0"/>
        <w:rPr>
          <w:del w:id="674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4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`project_id` INT NOT NULL,</w:delText>
        </w:r>
      </w:del>
    </w:p>
    <w:p w14:paraId="240EF48D" w14:textId="525CEE6F" w:rsidR="00BD3177" w:rsidRPr="00BD3177" w:rsidDel="00D30024" w:rsidRDefault="00BD3177">
      <w:pPr>
        <w:spacing w:after="0"/>
        <w:rPr>
          <w:del w:id="674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4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`bid_id` INT NOT NULL,</w:delText>
        </w:r>
      </w:del>
    </w:p>
    <w:p w14:paraId="6CC880A3" w14:textId="2E4B4204" w:rsidR="00BD3177" w:rsidRPr="00BD3177" w:rsidDel="00D30024" w:rsidRDefault="00BD3177">
      <w:pPr>
        <w:spacing w:after="0"/>
        <w:rPr>
          <w:del w:id="674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4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`freelancer_id` INT NOT NULL,</w:delText>
        </w:r>
      </w:del>
    </w:p>
    <w:p w14:paraId="62FBEEFD" w14:textId="1453AE21" w:rsidR="00BD3177" w:rsidRPr="00BD3177" w:rsidDel="00D30024" w:rsidRDefault="00BD3177">
      <w:pPr>
        <w:spacing w:after="0"/>
        <w:rPr>
          <w:del w:id="675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5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`client_id` INT NOT NULL,</w:delText>
        </w:r>
      </w:del>
    </w:p>
    <w:p w14:paraId="760C50D3" w14:textId="1F03EC56" w:rsidR="00BD3177" w:rsidRPr="00BD3177" w:rsidDel="00D30024" w:rsidRDefault="00BD3177">
      <w:pPr>
        <w:spacing w:after="0"/>
        <w:rPr>
          <w:del w:id="675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5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`final_price` DECIMAL(10,2) NOT NULL,</w:delText>
        </w:r>
      </w:del>
    </w:p>
    <w:p w14:paraId="5185A497" w14:textId="1341ABEF" w:rsidR="00BD3177" w:rsidRPr="00BD3177" w:rsidDel="00D30024" w:rsidRDefault="00BD3177">
      <w:pPr>
        <w:spacing w:after="0"/>
        <w:rPr>
          <w:del w:id="675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5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`status` ENUM('active', 'completed', 'disputed', 'cancelled') NOT NULL DEFAULT 'active',</w:delText>
        </w:r>
      </w:del>
    </w:p>
    <w:p w14:paraId="0F080B1A" w14:textId="5D389CFD" w:rsidR="00BD3177" w:rsidRPr="00BD3177" w:rsidDel="00D30024" w:rsidRDefault="00BD3177">
      <w:pPr>
        <w:spacing w:after="0"/>
        <w:rPr>
          <w:del w:id="675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5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429E9A8B" w14:textId="698383E1" w:rsidR="00BD3177" w:rsidRPr="00BD3177" w:rsidDel="00D30024" w:rsidRDefault="00BD3177">
      <w:pPr>
        <w:spacing w:after="0"/>
        <w:rPr>
          <w:del w:id="675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5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`completed_at` DATETIME NULL DEFAULT NULL,</w:delText>
        </w:r>
      </w:del>
    </w:p>
    <w:p w14:paraId="599BA5E1" w14:textId="1729C6C7" w:rsidR="00BD3177" w:rsidRPr="00BD3177" w:rsidDel="00D30024" w:rsidRDefault="00BD3177">
      <w:pPr>
        <w:spacing w:after="0"/>
        <w:rPr>
          <w:del w:id="676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6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43378B58" w14:textId="0BF30B9E" w:rsidR="00BD3177" w:rsidRPr="00BD3177" w:rsidDel="00D30024" w:rsidRDefault="00BD3177">
      <w:pPr>
        <w:spacing w:after="0"/>
        <w:rPr>
          <w:del w:id="676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6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44E98A4E" w14:textId="669483A5" w:rsidR="00BD3177" w:rsidRPr="00BD3177" w:rsidDel="00D30024" w:rsidRDefault="00BD3177">
      <w:pPr>
        <w:spacing w:after="0"/>
        <w:rPr>
          <w:del w:id="676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6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`project_id_UNIQUE` (`project_id` ASC) VISIBLE,</w:delText>
        </w:r>
      </w:del>
    </w:p>
    <w:p w14:paraId="4E6BBC49" w14:textId="7A5670E8" w:rsidR="00BD3177" w:rsidRPr="00BD3177" w:rsidDel="00D30024" w:rsidRDefault="00BD3177">
      <w:pPr>
        <w:spacing w:after="0"/>
        <w:rPr>
          <w:del w:id="676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6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`fk_contracts_freelancer_idx` (`freelancer_id` ASC) VISIBLE,</w:delText>
        </w:r>
      </w:del>
    </w:p>
    <w:p w14:paraId="16231038" w14:textId="025BBC92" w:rsidR="00BD3177" w:rsidRPr="00BD3177" w:rsidDel="00D30024" w:rsidRDefault="00BD3177">
      <w:pPr>
        <w:spacing w:after="0"/>
        <w:rPr>
          <w:del w:id="676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6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`fk_contracts_client_idx` (`client_id` ASC) VISIBLE,</w:delText>
        </w:r>
      </w:del>
    </w:p>
    <w:p w14:paraId="5A31E3B2" w14:textId="72834237" w:rsidR="00BD3177" w:rsidRPr="00BD3177" w:rsidDel="00D30024" w:rsidRDefault="00BD3177">
      <w:pPr>
        <w:spacing w:after="0"/>
        <w:rPr>
          <w:del w:id="677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7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`fk_contracts_bid_idx` (`bid_id` ASC) VISIBLE,</w:delText>
        </w:r>
      </w:del>
    </w:p>
    <w:p w14:paraId="46F91C13" w14:textId="289CEB41" w:rsidR="00BD3177" w:rsidRPr="00BD3177" w:rsidDel="00D30024" w:rsidRDefault="00BD3177">
      <w:pPr>
        <w:spacing w:after="0"/>
        <w:rPr>
          <w:del w:id="677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7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`fk_contracts_bid`</w:delText>
        </w:r>
      </w:del>
    </w:p>
    <w:p w14:paraId="5DB6DAC5" w14:textId="59F5A56A" w:rsidR="00BD3177" w:rsidRPr="00BD3177" w:rsidDel="00D30024" w:rsidRDefault="00BD3177">
      <w:pPr>
        <w:spacing w:after="0"/>
        <w:rPr>
          <w:del w:id="677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7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(`bid_id`)</w:delText>
        </w:r>
      </w:del>
    </w:p>
    <w:p w14:paraId="4AF3978D" w14:textId="4F44AAF6" w:rsidR="00BD3177" w:rsidRPr="00BD3177" w:rsidDel="00D30024" w:rsidRDefault="00BD3177">
      <w:pPr>
        <w:spacing w:after="0"/>
        <w:rPr>
          <w:del w:id="677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7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`freelance`.`bids` (`id`)</w:delText>
        </w:r>
      </w:del>
    </w:p>
    <w:p w14:paraId="7E09C9D8" w14:textId="233806BA" w:rsidR="00BD3177" w:rsidRPr="00BD3177" w:rsidDel="00D30024" w:rsidRDefault="00BD3177">
      <w:pPr>
        <w:spacing w:after="0"/>
        <w:rPr>
          <w:del w:id="677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7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RESTRICT</w:delText>
        </w:r>
      </w:del>
    </w:p>
    <w:p w14:paraId="58916A90" w14:textId="0010AC9C" w:rsidR="00BD3177" w:rsidRPr="00BD3177" w:rsidDel="00D30024" w:rsidRDefault="00BD3177">
      <w:pPr>
        <w:spacing w:after="0"/>
        <w:rPr>
          <w:del w:id="678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8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5DB20355" w14:textId="7EE8D9A0" w:rsidR="00BD3177" w:rsidRPr="00BD3177" w:rsidDel="00D30024" w:rsidRDefault="00BD3177">
      <w:pPr>
        <w:spacing w:after="0"/>
        <w:rPr>
          <w:del w:id="678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8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`fk_contracts_client`</w:delText>
        </w:r>
      </w:del>
    </w:p>
    <w:p w14:paraId="1136B8BC" w14:textId="68DC78FD" w:rsidR="00BD3177" w:rsidRPr="00BD3177" w:rsidDel="00D30024" w:rsidRDefault="00BD3177">
      <w:pPr>
        <w:spacing w:after="0"/>
        <w:rPr>
          <w:del w:id="678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8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(`client_id`)</w:delText>
        </w:r>
      </w:del>
    </w:p>
    <w:p w14:paraId="7B59CA80" w14:textId="282D3BB1" w:rsidR="00BD3177" w:rsidRPr="00BD3177" w:rsidDel="00D30024" w:rsidRDefault="00BD3177">
      <w:pPr>
        <w:spacing w:after="0"/>
        <w:rPr>
          <w:del w:id="678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8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3EBA9845" w14:textId="405FE70D" w:rsidR="00BD3177" w:rsidRPr="00BD3177" w:rsidDel="00D30024" w:rsidRDefault="00BD3177">
      <w:pPr>
        <w:spacing w:after="0"/>
        <w:rPr>
          <w:del w:id="678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8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17706E01" w14:textId="5317E731" w:rsidR="00BD3177" w:rsidRPr="00BD3177" w:rsidDel="00D30024" w:rsidRDefault="00BD3177">
      <w:pPr>
        <w:spacing w:after="0"/>
        <w:rPr>
          <w:del w:id="679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9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4F38D529" w14:textId="2DE547AE" w:rsidR="00BD3177" w:rsidRPr="00BD3177" w:rsidDel="00D30024" w:rsidRDefault="00BD3177">
      <w:pPr>
        <w:spacing w:after="0"/>
        <w:rPr>
          <w:del w:id="679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9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`fk_contracts_freelancer`</w:delText>
        </w:r>
      </w:del>
    </w:p>
    <w:p w14:paraId="52565398" w14:textId="070A19D0" w:rsidR="00BD3177" w:rsidRPr="00BD3177" w:rsidDel="00D30024" w:rsidRDefault="00BD3177">
      <w:pPr>
        <w:spacing w:after="0"/>
        <w:rPr>
          <w:del w:id="679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9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(`freelancer_id`)</w:delText>
        </w:r>
      </w:del>
    </w:p>
    <w:p w14:paraId="54D1D5EB" w14:textId="1E8F3FE9" w:rsidR="00BD3177" w:rsidRPr="00BD3177" w:rsidDel="00D30024" w:rsidRDefault="00BD3177">
      <w:pPr>
        <w:spacing w:after="0"/>
        <w:rPr>
          <w:del w:id="679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9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11088133" w14:textId="52621F2B" w:rsidR="00BD3177" w:rsidRPr="00BD3177" w:rsidDel="00D30024" w:rsidRDefault="00BD3177">
      <w:pPr>
        <w:spacing w:after="0"/>
        <w:rPr>
          <w:del w:id="679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79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0E51396D" w14:textId="10218BAE" w:rsidR="00BD3177" w:rsidRPr="00BD3177" w:rsidDel="00D30024" w:rsidRDefault="00BD3177">
      <w:pPr>
        <w:spacing w:after="0"/>
        <w:rPr>
          <w:del w:id="680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0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5D14D167" w14:textId="5C6284F0" w:rsidR="00BD3177" w:rsidRPr="00BD3177" w:rsidDel="00D30024" w:rsidRDefault="00BD3177">
      <w:pPr>
        <w:spacing w:after="0"/>
        <w:rPr>
          <w:del w:id="680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0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`fk_contracts_project`</w:delText>
        </w:r>
      </w:del>
    </w:p>
    <w:p w14:paraId="02B24F36" w14:textId="7B2A7462" w:rsidR="00BD3177" w:rsidRPr="00BD3177" w:rsidDel="00D30024" w:rsidRDefault="00BD3177">
      <w:pPr>
        <w:spacing w:after="0"/>
        <w:rPr>
          <w:del w:id="680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0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(`project_id`)</w:delText>
        </w:r>
      </w:del>
    </w:p>
    <w:p w14:paraId="0D958896" w14:textId="29D104B4" w:rsidR="00BD3177" w:rsidRPr="00BD3177" w:rsidDel="00D30024" w:rsidRDefault="00BD3177">
      <w:pPr>
        <w:spacing w:after="0"/>
        <w:rPr>
          <w:del w:id="680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0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`freelance`.`projects` (`id`)</w:delText>
        </w:r>
      </w:del>
    </w:p>
    <w:p w14:paraId="3CA59E4A" w14:textId="7FFB761D" w:rsidR="00BD3177" w:rsidRPr="00BD3177" w:rsidDel="00D30024" w:rsidRDefault="00BD3177">
      <w:pPr>
        <w:spacing w:after="0"/>
        <w:rPr>
          <w:del w:id="680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0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38B6456A" w14:textId="31755293" w:rsidR="00BD3177" w:rsidRPr="00BD3177" w:rsidDel="00D30024" w:rsidRDefault="00BD3177">
      <w:pPr>
        <w:spacing w:after="0"/>
        <w:rPr>
          <w:del w:id="681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1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4391C6C1" w14:textId="459E31E2" w:rsidR="00BD3177" w:rsidRPr="00BD3177" w:rsidDel="00D30024" w:rsidRDefault="00BD3177">
      <w:pPr>
        <w:spacing w:after="0"/>
        <w:rPr>
          <w:del w:id="681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1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4A82AC62" w14:textId="6E305226" w:rsidR="00BD3177" w:rsidRPr="00BD3177" w:rsidDel="00D30024" w:rsidRDefault="00BD3177">
      <w:pPr>
        <w:spacing w:after="0"/>
        <w:rPr>
          <w:del w:id="681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1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3</w:delText>
        </w:r>
      </w:del>
    </w:p>
    <w:p w14:paraId="121C1661" w14:textId="14A47726" w:rsidR="00BD3177" w:rsidRPr="00BD3177" w:rsidDel="00D30024" w:rsidRDefault="00BD3177">
      <w:pPr>
        <w:spacing w:after="0"/>
        <w:rPr>
          <w:del w:id="681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1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5A93347E" w14:textId="047BBB09" w:rsidR="00BD3177" w:rsidRPr="00BD3177" w:rsidDel="00D30024" w:rsidRDefault="00BD3177">
      <w:pPr>
        <w:spacing w:after="0"/>
        <w:rPr>
          <w:del w:id="681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C51BAE3" w14:textId="19C2EDA9" w:rsidR="00BD3177" w:rsidRPr="00BD3177" w:rsidDel="00D30024" w:rsidRDefault="00BD3177">
      <w:pPr>
        <w:spacing w:after="0"/>
        <w:rPr>
          <w:del w:id="681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467B6CA2" w14:textId="16937566" w:rsidR="00BD3177" w:rsidRPr="00BD3177" w:rsidDel="00D30024" w:rsidRDefault="00BD3177">
      <w:pPr>
        <w:spacing w:after="0"/>
        <w:rPr>
          <w:del w:id="682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2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8035859" w14:textId="7D0F8542" w:rsidR="00BD3177" w:rsidRPr="00BD3177" w:rsidDel="00D30024" w:rsidRDefault="00BD3177">
      <w:pPr>
        <w:spacing w:after="0"/>
        <w:rPr>
          <w:del w:id="682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2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`freelance`.`reviews`</w:delText>
        </w:r>
      </w:del>
    </w:p>
    <w:p w14:paraId="03610B7A" w14:textId="3766B103" w:rsidR="00BD3177" w:rsidRPr="00BD3177" w:rsidDel="00D30024" w:rsidRDefault="00BD3177">
      <w:pPr>
        <w:spacing w:after="0"/>
        <w:rPr>
          <w:del w:id="682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2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D020330" w14:textId="44CF5156" w:rsidR="00BD3177" w:rsidRPr="00BD3177" w:rsidDel="00D30024" w:rsidRDefault="00BD3177">
      <w:pPr>
        <w:spacing w:after="0"/>
        <w:rPr>
          <w:del w:id="682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2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`freelance`.`reviews` ;</w:delText>
        </w:r>
      </w:del>
    </w:p>
    <w:p w14:paraId="1141274D" w14:textId="6070200A" w:rsidR="00BD3177" w:rsidRPr="00BD3177" w:rsidDel="00D30024" w:rsidRDefault="00BD3177">
      <w:pPr>
        <w:spacing w:after="0"/>
        <w:rPr>
          <w:del w:id="682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0B8D66CE" w14:textId="72C6AB03" w:rsidR="00BD3177" w:rsidRPr="00BD3177" w:rsidDel="00D30024" w:rsidRDefault="00BD3177">
      <w:pPr>
        <w:spacing w:after="0"/>
        <w:rPr>
          <w:del w:id="682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3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`freelance`.`reviews` (</w:delText>
        </w:r>
      </w:del>
    </w:p>
    <w:p w14:paraId="4AAD984B" w14:textId="49C4618C" w:rsidR="00BD3177" w:rsidRPr="00BD3177" w:rsidDel="00D30024" w:rsidRDefault="00BD3177">
      <w:pPr>
        <w:spacing w:after="0"/>
        <w:rPr>
          <w:del w:id="683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3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00B85C94" w14:textId="41917361" w:rsidR="00BD3177" w:rsidRPr="00BD3177" w:rsidDel="00D30024" w:rsidRDefault="00BD3177">
      <w:pPr>
        <w:spacing w:after="0"/>
        <w:rPr>
          <w:del w:id="683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3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`contract_id` INT NOT NULL,</w:delText>
        </w:r>
      </w:del>
    </w:p>
    <w:p w14:paraId="3BC43963" w14:textId="31055976" w:rsidR="00BD3177" w:rsidRPr="00BD3177" w:rsidDel="00D30024" w:rsidRDefault="00BD3177">
      <w:pPr>
        <w:spacing w:after="0"/>
        <w:rPr>
          <w:del w:id="683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3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`reviewer_id` INT NOT NULL,</w:delText>
        </w:r>
      </w:del>
    </w:p>
    <w:p w14:paraId="71DA5777" w14:textId="535765EF" w:rsidR="00BD3177" w:rsidRPr="00BD3177" w:rsidDel="00D30024" w:rsidRDefault="00BD3177">
      <w:pPr>
        <w:spacing w:after="0"/>
        <w:rPr>
          <w:del w:id="683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3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`target_id` INT NOT NULL,</w:delText>
        </w:r>
      </w:del>
    </w:p>
    <w:p w14:paraId="605A66FD" w14:textId="08671618" w:rsidR="00BD3177" w:rsidRPr="00BD3177" w:rsidDel="00D30024" w:rsidRDefault="00BD3177">
      <w:pPr>
        <w:spacing w:after="0"/>
        <w:rPr>
          <w:del w:id="683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4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`rating` TINYINT NOT NULL,</w:delText>
        </w:r>
      </w:del>
    </w:p>
    <w:p w14:paraId="072DF45F" w14:textId="7853DEE5" w:rsidR="00BD3177" w:rsidRPr="00BD3177" w:rsidDel="00D30024" w:rsidRDefault="00BD3177">
      <w:pPr>
        <w:spacing w:after="0"/>
        <w:rPr>
          <w:del w:id="684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4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`comment` TEXT NULL DEFAULT NULL,</w:delText>
        </w:r>
      </w:del>
    </w:p>
    <w:p w14:paraId="090488AD" w14:textId="0725FA0C" w:rsidR="00BD3177" w:rsidRPr="00BD3177" w:rsidDel="00D30024" w:rsidRDefault="00BD3177">
      <w:pPr>
        <w:spacing w:after="0"/>
        <w:rPr>
          <w:del w:id="684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4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0DFC161D" w14:textId="428EB1D6" w:rsidR="00BD3177" w:rsidRPr="00BD3177" w:rsidDel="00D30024" w:rsidRDefault="00BD3177">
      <w:pPr>
        <w:spacing w:after="0"/>
        <w:rPr>
          <w:del w:id="684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4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1AE91208" w14:textId="5006928C" w:rsidR="00BD3177" w:rsidRPr="00BD3177" w:rsidDel="00D30024" w:rsidRDefault="00BD3177">
      <w:pPr>
        <w:spacing w:after="0"/>
        <w:rPr>
          <w:del w:id="684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4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7A6578EC" w14:textId="1C90E006" w:rsidR="00BD3177" w:rsidRPr="00BD3177" w:rsidDel="00D30024" w:rsidRDefault="00BD3177">
      <w:pPr>
        <w:spacing w:after="0"/>
        <w:rPr>
          <w:del w:id="684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5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`unique_review_per_contract` (`contract_id` ASC, `reviewer_id` ASC, `target_id` ASC) VISIBLE,</w:delText>
        </w:r>
      </w:del>
    </w:p>
    <w:p w14:paraId="21DCE288" w14:textId="7A05D002" w:rsidR="00BD3177" w:rsidRPr="00BD3177" w:rsidDel="00D30024" w:rsidRDefault="00BD3177">
      <w:pPr>
        <w:spacing w:after="0"/>
        <w:rPr>
          <w:del w:id="685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5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`fk_reviews_contract_idx` (`contract_id` ASC) VISIBLE,</w:delText>
        </w:r>
      </w:del>
    </w:p>
    <w:p w14:paraId="31EB4B5B" w14:textId="2DA793AA" w:rsidR="00BD3177" w:rsidRPr="00BD3177" w:rsidDel="00D30024" w:rsidRDefault="00BD3177">
      <w:pPr>
        <w:spacing w:after="0"/>
        <w:rPr>
          <w:del w:id="685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5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`fk_reviews_reviewer_idx` (`reviewer_id` ASC) VISIBLE,</w:delText>
        </w:r>
      </w:del>
    </w:p>
    <w:p w14:paraId="2AB6B4A2" w14:textId="613FA202" w:rsidR="00BD3177" w:rsidRPr="00BD3177" w:rsidDel="00D30024" w:rsidRDefault="00BD3177">
      <w:pPr>
        <w:spacing w:after="0"/>
        <w:rPr>
          <w:del w:id="685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5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`fk_reviews_target_idx` (`target_id` ASC) VISIBLE,</w:delText>
        </w:r>
      </w:del>
    </w:p>
    <w:p w14:paraId="3E3C64C6" w14:textId="18E94C26" w:rsidR="00BD3177" w:rsidRPr="00BD3177" w:rsidDel="00D30024" w:rsidRDefault="00BD3177">
      <w:pPr>
        <w:spacing w:after="0"/>
        <w:rPr>
          <w:del w:id="685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5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`fk_reviews_contract`</w:delText>
        </w:r>
      </w:del>
    </w:p>
    <w:p w14:paraId="2DF2C311" w14:textId="2D6E88EC" w:rsidR="00BD3177" w:rsidRPr="00BD3177" w:rsidDel="00D30024" w:rsidRDefault="00BD3177">
      <w:pPr>
        <w:spacing w:after="0"/>
        <w:rPr>
          <w:del w:id="685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6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(`contract_id`)</w:delText>
        </w:r>
      </w:del>
    </w:p>
    <w:p w14:paraId="5532336C" w14:textId="60B70AF2" w:rsidR="00BD3177" w:rsidRPr="00BD3177" w:rsidDel="00D30024" w:rsidRDefault="00BD3177">
      <w:pPr>
        <w:spacing w:after="0"/>
        <w:rPr>
          <w:del w:id="686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6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`freelance`.`contracts` (`id`)</w:delText>
        </w:r>
      </w:del>
    </w:p>
    <w:p w14:paraId="01EBA4AF" w14:textId="505F2A27" w:rsidR="00BD3177" w:rsidRPr="00BD3177" w:rsidDel="00D30024" w:rsidRDefault="00BD3177">
      <w:pPr>
        <w:spacing w:after="0"/>
        <w:rPr>
          <w:del w:id="686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6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48197702" w14:textId="6B1495DA" w:rsidR="00BD3177" w:rsidRPr="00BD3177" w:rsidDel="00D30024" w:rsidRDefault="00BD3177">
      <w:pPr>
        <w:spacing w:after="0"/>
        <w:rPr>
          <w:del w:id="68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6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13F772BB" w14:textId="2FC6D341" w:rsidR="00BD3177" w:rsidRPr="00BD3177" w:rsidDel="00D30024" w:rsidRDefault="00BD3177">
      <w:pPr>
        <w:spacing w:after="0"/>
        <w:rPr>
          <w:del w:id="686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6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`fk_reviews_reviewer`</w:delText>
        </w:r>
      </w:del>
    </w:p>
    <w:p w14:paraId="16F922BD" w14:textId="057D66E1" w:rsidR="00BD3177" w:rsidRPr="00BD3177" w:rsidDel="00D30024" w:rsidRDefault="00BD3177">
      <w:pPr>
        <w:spacing w:after="0"/>
        <w:rPr>
          <w:del w:id="686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7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(`reviewer_id`)</w:delText>
        </w:r>
      </w:del>
    </w:p>
    <w:p w14:paraId="6EB665FA" w14:textId="5BAB4F41" w:rsidR="00BD3177" w:rsidRPr="00BD3177" w:rsidDel="00D30024" w:rsidRDefault="00BD3177">
      <w:pPr>
        <w:spacing w:after="0"/>
        <w:rPr>
          <w:del w:id="687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7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6673264C" w14:textId="3525E10C" w:rsidR="00BD3177" w:rsidRPr="00BD3177" w:rsidDel="00D30024" w:rsidRDefault="00BD3177">
      <w:pPr>
        <w:spacing w:after="0"/>
        <w:rPr>
          <w:del w:id="687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7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6A9122D3" w14:textId="2DD12299" w:rsidR="00BD3177" w:rsidRPr="00BD3177" w:rsidDel="00D30024" w:rsidRDefault="00BD3177">
      <w:pPr>
        <w:spacing w:after="0"/>
        <w:rPr>
          <w:del w:id="687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7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5CF1E419" w14:textId="7F3CB438" w:rsidR="00BD3177" w:rsidRPr="00BD3177" w:rsidDel="00D30024" w:rsidRDefault="00BD3177">
      <w:pPr>
        <w:spacing w:after="0"/>
        <w:rPr>
          <w:del w:id="687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7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`fk_reviews_target`</w:delText>
        </w:r>
      </w:del>
    </w:p>
    <w:p w14:paraId="46C87F0E" w14:textId="22E7ADA0" w:rsidR="00BD3177" w:rsidRPr="00BD3177" w:rsidDel="00D30024" w:rsidRDefault="00BD3177">
      <w:pPr>
        <w:spacing w:after="0"/>
        <w:rPr>
          <w:del w:id="687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(`target_id`)</w:delText>
        </w:r>
      </w:del>
    </w:p>
    <w:p w14:paraId="14BF0C1D" w14:textId="70E3DB2C" w:rsidR="00BD3177" w:rsidRPr="00BD3177" w:rsidDel="00D30024" w:rsidRDefault="00BD3177">
      <w:pPr>
        <w:spacing w:after="0"/>
        <w:rPr>
          <w:del w:id="688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004067B7" w14:textId="18896315" w:rsidR="00BD3177" w:rsidRPr="00BD3177" w:rsidDel="00D30024" w:rsidRDefault="00BD3177">
      <w:pPr>
        <w:spacing w:after="0"/>
        <w:rPr>
          <w:del w:id="68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41D78D47" w14:textId="5CB8C28B" w:rsidR="00BD3177" w:rsidRPr="00BD3177" w:rsidDel="00D30024" w:rsidRDefault="00BD3177">
      <w:pPr>
        <w:spacing w:after="0"/>
        <w:rPr>
          <w:del w:id="68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8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0553C6AC" w14:textId="6A516772" w:rsidR="00BD3177" w:rsidRPr="00BD3177" w:rsidDel="00D30024" w:rsidRDefault="00BD3177">
      <w:pPr>
        <w:spacing w:after="0"/>
        <w:rPr>
          <w:del w:id="688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8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79F9693B" w14:textId="534B36F0" w:rsidR="00BD3177" w:rsidRPr="00BD3177" w:rsidDel="00D30024" w:rsidRDefault="00BD3177">
      <w:pPr>
        <w:spacing w:after="0"/>
        <w:rPr>
          <w:del w:id="688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9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4</w:delText>
        </w:r>
      </w:del>
    </w:p>
    <w:p w14:paraId="7046F7D6" w14:textId="73FFD717" w:rsidR="00BD3177" w:rsidRPr="00BD3177" w:rsidDel="00D30024" w:rsidRDefault="00BD3177">
      <w:pPr>
        <w:spacing w:after="0"/>
        <w:rPr>
          <w:del w:id="68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6D9ED33C" w14:textId="38EB7249" w:rsidR="00BD3177" w:rsidRPr="00BD3177" w:rsidDel="00D30024" w:rsidRDefault="00BD3177">
      <w:pPr>
        <w:spacing w:after="0"/>
        <w:rPr>
          <w:del w:id="68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011AA6CD" w14:textId="0ADE94D3" w:rsidR="00BD3177" w:rsidRPr="00BD3177" w:rsidDel="00D30024" w:rsidRDefault="00BD3177">
      <w:pPr>
        <w:spacing w:after="0"/>
        <w:rPr>
          <w:del w:id="689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9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 ;</w:delText>
        </w:r>
      </w:del>
    </w:p>
    <w:p w14:paraId="767DBFA4" w14:textId="1800177B" w:rsidR="00BD3177" w:rsidRPr="00BD3177" w:rsidDel="00D30024" w:rsidRDefault="00BD3177">
      <w:pPr>
        <w:spacing w:after="0"/>
        <w:rPr>
          <w:del w:id="689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12DE71F" w14:textId="26CEBBD1" w:rsidR="00BD3177" w:rsidRPr="00BD3177" w:rsidDel="00D30024" w:rsidRDefault="00BD3177">
      <w:pPr>
        <w:spacing w:after="0"/>
        <w:rPr>
          <w:del w:id="68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89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9086EE5" w14:textId="253CCB48" w:rsidR="00BD3177" w:rsidRPr="00BD3177" w:rsidDel="00D30024" w:rsidRDefault="00BD3177">
      <w:pPr>
        <w:spacing w:after="0"/>
        <w:rPr>
          <w:del w:id="689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0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RegisterUser</w:delText>
        </w:r>
      </w:del>
    </w:p>
    <w:p w14:paraId="039330D8" w14:textId="086A8441" w:rsidR="00BD3177" w:rsidRPr="00BD3177" w:rsidDel="00D30024" w:rsidRDefault="00BD3177">
      <w:pPr>
        <w:spacing w:after="0"/>
        <w:rPr>
          <w:del w:id="690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0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0C5864A" w14:textId="796055BA" w:rsidR="00BD3177" w:rsidRPr="00BD3177" w:rsidDel="00D30024" w:rsidRDefault="00BD3177">
      <w:pPr>
        <w:spacing w:after="0"/>
        <w:rPr>
          <w:del w:id="69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74BDAB15" w14:textId="5DEC1B6B" w:rsidR="00BD3177" w:rsidRPr="00BD3177" w:rsidDel="00D30024" w:rsidRDefault="00BD3177">
      <w:pPr>
        <w:spacing w:after="0"/>
        <w:rPr>
          <w:del w:id="690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0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2B593B8B" w14:textId="768FEA97" w:rsidR="00BD3177" w:rsidRPr="00BD3177" w:rsidDel="00D30024" w:rsidRDefault="00BD3177">
      <w:pPr>
        <w:spacing w:after="0"/>
        <w:rPr>
          <w:del w:id="690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0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`freelance`.`RegisterUser`;</w:delText>
        </w:r>
      </w:del>
    </w:p>
    <w:p w14:paraId="194E012A" w14:textId="0A279593" w:rsidR="00BD3177" w:rsidRPr="00BD3177" w:rsidDel="00D30024" w:rsidRDefault="00BD3177">
      <w:pPr>
        <w:spacing w:after="0"/>
        <w:rPr>
          <w:del w:id="690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608F6E8A" w14:textId="7C071233" w:rsidR="00BD3177" w:rsidRPr="00BD3177" w:rsidDel="00D30024" w:rsidRDefault="00BD3177">
      <w:pPr>
        <w:spacing w:after="0"/>
        <w:rPr>
          <w:del w:id="690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1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79908C81" w14:textId="08E058CE" w:rsidR="00BD3177" w:rsidRPr="00BD3177" w:rsidDel="00D30024" w:rsidRDefault="00BD3177">
      <w:pPr>
        <w:spacing w:after="0"/>
        <w:rPr>
          <w:del w:id="69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396B320A" w14:textId="350EB5B5" w:rsidR="00BD3177" w:rsidRPr="00BD3177" w:rsidDel="00D30024" w:rsidRDefault="00BD3177">
      <w:pPr>
        <w:spacing w:after="0"/>
        <w:rPr>
          <w:del w:id="69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RegisterUser(</w:delText>
        </w:r>
      </w:del>
    </w:p>
    <w:p w14:paraId="606B892A" w14:textId="7422E98A" w:rsidR="00BD3177" w:rsidRPr="00BD3177" w:rsidDel="00D30024" w:rsidRDefault="00BD3177">
      <w:pPr>
        <w:spacing w:after="0"/>
        <w:rPr>
          <w:del w:id="69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1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user_name VARCHAR(16),</w:delText>
        </w:r>
      </w:del>
    </w:p>
    <w:p w14:paraId="187A00CE" w14:textId="3F6A6083" w:rsidR="00BD3177" w:rsidRPr="00BD3177" w:rsidDel="00D30024" w:rsidRDefault="00BD3177">
      <w:pPr>
        <w:spacing w:after="0"/>
        <w:rPr>
          <w:del w:id="691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1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user_email VARCHAR(20),</w:delText>
        </w:r>
      </w:del>
    </w:p>
    <w:p w14:paraId="1B7D8B92" w14:textId="3DD042C5" w:rsidR="00BD3177" w:rsidRPr="00BD3177" w:rsidDel="00D30024" w:rsidRDefault="00BD3177">
      <w:pPr>
        <w:spacing w:after="0"/>
        <w:rPr>
          <w:del w:id="691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2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user_password VARCHAR(255),</w:delText>
        </w:r>
      </w:del>
    </w:p>
    <w:p w14:paraId="3A602460" w14:textId="48045D0B" w:rsidR="00BD3177" w:rsidRPr="00BD3177" w:rsidDel="00D30024" w:rsidRDefault="00BD3177">
      <w:pPr>
        <w:spacing w:after="0"/>
        <w:rPr>
          <w:del w:id="692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2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user_role ENUM('client', 'freelancer'),</w:delText>
        </w:r>
      </w:del>
    </w:p>
    <w:p w14:paraId="15604388" w14:textId="3DBD0747" w:rsidR="00BD3177" w:rsidRPr="00BD3177" w:rsidDel="00D30024" w:rsidRDefault="00BD3177">
      <w:pPr>
        <w:spacing w:after="0"/>
        <w:rPr>
          <w:del w:id="692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2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user_bio TEXT</w:delText>
        </w:r>
      </w:del>
    </w:p>
    <w:p w14:paraId="290B64EA" w14:textId="2D3BDE45" w:rsidR="00BD3177" w:rsidRPr="00BD3177" w:rsidDel="00D30024" w:rsidRDefault="00BD3177">
      <w:pPr>
        <w:spacing w:after="0"/>
        <w:rPr>
          <w:del w:id="692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2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)</w:delText>
        </w:r>
      </w:del>
    </w:p>
    <w:p w14:paraId="352B3ACD" w14:textId="3AE2E821" w:rsidR="00BD3177" w:rsidRPr="00BD3177" w:rsidDel="00D30024" w:rsidRDefault="00BD3177">
      <w:pPr>
        <w:spacing w:after="0"/>
        <w:rPr>
          <w:del w:id="692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2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567BA37D" w14:textId="6CC58E3D" w:rsidR="00BD3177" w:rsidRPr="00BD3177" w:rsidDel="00D30024" w:rsidRDefault="00BD3177">
      <w:pPr>
        <w:spacing w:after="0"/>
        <w:rPr>
          <w:del w:id="692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3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user_count INT;</w:delText>
        </w:r>
      </w:del>
    </w:p>
    <w:p w14:paraId="603BC428" w14:textId="6CEF24DC" w:rsidR="00BD3177" w:rsidRPr="00BD3177" w:rsidDel="00D30024" w:rsidRDefault="00BD3177">
      <w:pPr>
        <w:spacing w:after="0"/>
        <w:rPr>
          <w:del w:id="693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3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FE112E3" w14:textId="3C6DD615" w:rsidR="00BD3177" w:rsidRPr="00BD3177" w:rsidDel="00D30024" w:rsidRDefault="00BD3177">
      <w:pPr>
        <w:spacing w:after="0"/>
        <w:rPr>
          <w:del w:id="693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3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COUNT(*) INTO user_count FROM users WHERE email = user_email;</w:delText>
        </w:r>
      </w:del>
    </w:p>
    <w:p w14:paraId="289E7EEF" w14:textId="031D551B" w:rsidR="00BD3177" w:rsidRPr="00BD3177" w:rsidDel="00D30024" w:rsidRDefault="00BD3177">
      <w:pPr>
        <w:spacing w:after="0"/>
        <w:rPr>
          <w:del w:id="693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3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3786306" w14:textId="716F80C5" w:rsidR="00BD3177" w:rsidRPr="00BD3177" w:rsidDel="00D30024" w:rsidRDefault="00BD3177">
      <w:pPr>
        <w:spacing w:after="0"/>
        <w:rPr>
          <w:del w:id="693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3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user_count &gt; 0 THEN</w:delText>
        </w:r>
      </w:del>
    </w:p>
    <w:p w14:paraId="1C7BD2F8" w14:textId="27FC4FA1" w:rsidR="00BD3177" w:rsidRPr="00BD3177" w:rsidDel="00D30024" w:rsidRDefault="00BD3177">
      <w:pPr>
        <w:spacing w:after="0"/>
        <w:rPr>
          <w:del w:id="693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4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Пользователь с таким email уже существует' AS result;</w:delText>
        </w:r>
      </w:del>
    </w:p>
    <w:p w14:paraId="55593C40" w14:textId="10116CB3" w:rsidR="00BD3177" w:rsidRPr="00BD3177" w:rsidDel="00D30024" w:rsidRDefault="00BD3177">
      <w:pPr>
        <w:spacing w:after="0"/>
        <w:rPr>
          <w:del w:id="694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4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</w:delText>
        </w:r>
      </w:del>
    </w:p>
    <w:p w14:paraId="5B693A04" w14:textId="67F15C31" w:rsidR="00BD3177" w:rsidRPr="00BD3177" w:rsidDel="00D30024" w:rsidRDefault="00BD3177">
      <w:pPr>
        <w:spacing w:after="0"/>
        <w:rPr>
          <w:del w:id="694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4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INSERT INTO users (name, email, password_hash, role, bio)</w:delText>
        </w:r>
      </w:del>
    </w:p>
    <w:p w14:paraId="6EE39254" w14:textId="66CBD918" w:rsidR="00BD3177" w:rsidRPr="00BD3177" w:rsidDel="00D30024" w:rsidRDefault="00BD3177">
      <w:pPr>
        <w:spacing w:after="0"/>
        <w:rPr>
          <w:del w:id="694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4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VALUES (user_name, user_email, user_password, user_role, user_bio);</w:delText>
        </w:r>
      </w:del>
    </w:p>
    <w:p w14:paraId="2B71896B" w14:textId="021B3325" w:rsidR="00BD3177" w:rsidRPr="00BD3177" w:rsidDel="00D30024" w:rsidRDefault="00BD3177">
      <w:pPr>
        <w:spacing w:after="0"/>
        <w:rPr>
          <w:del w:id="694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4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3DB18CBD" w14:textId="0FFF1B30" w:rsidR="00BD3177" w:rsidRPr="00BD3177" w:rsidDel="00D30024" w:rsidRDefault="00BD3177">
      <w:pPr>
        <w:spacing w:after="0"/>
        <w:rPr>
          <w:del w:id="6949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695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'Пользователь успешно зарегистрирован'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result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5F70F158" w14:textId="0E67CCE1" w:rsidR="00BD3177" w:rsidRPr="00BD3177" w:rsidDel="00D30024" w:rsidRDefault="00BD3177">
      <w:pPr>
        <w:spacing w:after="0"/>
        <w:rPr>
          <w:del w:id="695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5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 IF;</w:delText>
        </w:r>
      </w:del>
    </w:p>
    <w:p w14:paraId="0AE7B023" w14:textId="067E7D2B" w:rsidR="00BD3177" w:rsidRPr="00BD3177" w:rsidDel="00D30024" w:rsidRDefault="00BD3177">
      <w:pPr>
        <w:spacing w:after="0"/>
        <w:rPr>
          <w:del w:id="695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5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755CE928" w14:textId="3D94A121" w:rsidR="00BD3177" w:rsidRPr="00BD3177" w:rsidDel="00D30024" w:rsidRDefault="00BD3177">
      <w:pPr>
        <w:spacing w:after="0"/>
        <w:rPr>
          <w:del w:id="695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08699773" w14:textId="47E4A3BB" w:rsidR="00BD3177" w:rsidRPr="00BD3177" w:rsidDel="00D30024" w:rsidRDefault="00BD3177">
      <w:pPr>
        <w:spacing w:after="0"/>
        <w:rPr>
          <w:del w:id="695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5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55E3CA41" w14:textId="296A1D98" w:rsidR="00BD3177" w:rsidRPr="00BD3177" w:rsidDel="00D30024" w:rsidRDefault="00BD3177">
      <w:pPr>
        <w:spacing w:after="0"/>
        <w:rPr>
          <w:del w:id="695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1ED2F14A" w14:textId="3BB24063" w:rsidR="00BD3177" w:rsidRPr="00BD3177" w:rsidDel="00D30024" w:rsidRDefault="00BD3177">
      <w:pPr>
        <w:spacing w:after="0"/>
        <w:rPr>
          <w:del w:id="695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6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D7F56E9" w14:textId="46071EED" w:rsidR="00BD3177" w:rsidRPr="00BD3177" w:rsidDel="00D30024" w:rsidRDefault="00BD3177">
      <w:pPr>
        <w:spacing w:after="0"/>
        <w:rPr>
          <w:del w:id="696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6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AddReviewAndUpdateRating</w:delText>
        </w:r>
      </w:del>
    </w:p>
    <w:p w14:paraId="3935F6DF" w14:textId="46EE6FA3" w:rsidR="00BD3177" w:rsidRPr="00BD3177" w:rsidDel="00D30024" w:rsidRDefault="00BD3177">
      <w:pPr>
        <w:spacing w:after="0"/>
        <w:rPr>
          <w:del w:id="696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6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64C94C3" w14:textId="443D9DA7" w:rsidR="00BD3177" w:rsidRPr="00BD3177" w:rsidDel="00D30024" w:rsidRDefault="00BD3177">
      <w:pPr>
        <w:spacing w:after="0"/>
        <w:rPr>
          <w:del w:id="69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22F3EF2F" w14:textId="4894B29E" w:rsidR="00BD3177" w:rsidRPr="00BD3177" w:rsidDel="00D30024" w:rsidRDefault="00BD3177">
      <w:pPr>
        <w:spacing w:after="0"/>
        <w:rPr>
          <w:del w:id="696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6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032B9899" w14:textId="768317D6" w:rsidR="00BD3177" w:rsidRPr="00BD3177" w:rsidDel="00D30024" w:rsidRDefault="00BD3177">
      <w:pPr>
        <w:spacing w:after="0"/>
        <w:rPr>
          <w:del w:id="696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6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`freelance`.`AddReviewAndUpdateRating`;</w:delText>
        </w:r>
      </w:del>
    </w:p>
    <w:p w14:paraId="3A89D3BD" w14:textId="1E36677A" w:rsidR="00BD3177" w:rsidRPr="00BD3177" w:rsidDel="00D30024" w:rsidRDefault="00BD3177">
      <w:pPr>
        <w:spacing w:after="0"/>
        <w:rPr>
          <w:del w:id="697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48CCF4E" w14:textId="4D7E4E9B" w:rsidR="00BD3177" w:rsidRPr="00BD3177" w:rsidDel="00D30024" w:rsidRDefault="00BD3177">
      <w:pPr>
        <w:spacing w:after="0"/>
        <w:rPr>
          <w:del w:id="697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7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38F9C56B" w14:textId="1A93D4BD" w:rsidR="00BD3177" w:rsidRPr="00BD3177" w:rsidDel="00D30024" w:rsidRDefault="00BD3177">
      <w:pPr>
        <w:spacing w:after="0"/>
        <w:rPr>
          <w:del w:id="697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7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61176ACB" w14:textId="414411EB" w:rsidR="00BD3177" w:rsidRPr="00BD3177" w:rsidDel="00D30024" w:rsidRDefault="00BD3177">
      <w:pPr>
        <w:spacing w:after="0"/>
        <w:rPr>
          <w:del w:id="697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7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AddReviewAndUpdateRating(</w:delText>
        </w:r>
      </w:del>
    </w:p>
    <w:p w14:paraId="5A68CE2D" w14:textId="4B2DC97A" w:rsidR="00BD3177" w:rsidRPr="00BD3177" w:rsidDel="00D30024" w:rsidRDefault="00BD3177">
      <w:pPr>
        <w:spacing w:after="0"/>
        <w:rPr>
          <w:del w:id="697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7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review_contract_id INT,</w:delText>
        </w:r>
      </w:del>
    </w:p>
    <w:p w14:paraId="01BA8BCA" w14:textId="62BCFF6C" w:rsidR="00BD3177" w:rsidRPr="00BD3177" w:rsidDel="00D30024" w:rsidRDefault="00BD3177">
      <w:pPr>
        <w:spacing w:after="0"/>
        <w:rPr>
          <w:del w:id="697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review_reviewer_id INT,</w:delText>
        </w:r>
      </w:del>
    </w:p>
    <w:p w14:paraId="6C916606" w14:textId="1736BCEF" w:rsidR="00BD3177" w:rsidRPr="00BD3177" w:rsidDel="00D30024" w:rsidRDefault="00BD3177">
      <w:pPr>
        <w:spacing w:after="0"/>
        <w:rPr>
          <w:del w:id="698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review_target_id INT,</w:delText>
        </w:r>
      </w:del>
    </w:p>
    <w:p w14:paraId="2103E361" w14:textId="18605144" w:rsidR="00BD3177" w:rsidRPr="00BD3177" w:rsidDel="00D30024" w:rsidRDefault="00BD3177">
      <w:pPr>
        <w:spacing w:after="0"/>
        <w:rPr>
          <w:del w:id="69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review_rating TINYINT,</w:delText>
        </w:r>
      </w:del>
    </w:p>
    <w:p w14:paraId="2D36B9B6" w14:textId="07165E79" w:rsidR="00BD3177" w:rsidRPr="00BD3177" w:rsidDel="00D30024" w:rsidRDefault="00BD3177">
      <w:pPr>
        <w:spacing w:after="0"/>
        <w:rPr>
          <w:del w:id="69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8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review_comment TEXT</w:delText>
        </w:r>
      </w:del>
    </w:p>
    <w:p w14:paraId="277F3ACF" w14:textId="3E5AA934" w:rsidR="00BD3177" w:rsidRPr="00BD3177" w:rsidDel="00D30024" w:rsidRDefault="00BD3177">
      <w:pPr>
        <w:spacing w:after="0"/>
        <w:rPr>
          <w:del w:id="698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8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)</w:delText>
        </w:r>
      </w:del>
    </w:p>
    <w:p w14:paraId="56FFD9CF" w14:textId="7DC8E16B" w:rsidR="00BD3177" w:rsidRPr="00BD3177" w:rsidDel="00D30024" w:rsidRDefault="00BD3177">
      <w:pPr>
        <w:spacing w:after="0"/>
        <w:rPr>
          <w:del w:id="698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9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3053C666" w14:textId="33491E57" w:rsidR="00BD3177" w:rsidRPr="00BD3177" w:rsidDel="00D30024" w:rsidRDefault="00BD3177">
      <w:pPr>
        <w:spacing w:after="0"/>
        <w:rPr>
          <w:del w:id="69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contract_exists INT;</w:delText>
        </w:r>
      </w:del>
    </w:p>
    <w:p w14:paraId="18EEF59F" w14:textId="6C2D92F0" w:rsidR="00BD3177" w:rsidRPr="00BD3177" w:rsidDel="00D30024" w:rsidRDefault="00BD3177">
      <w:pPr>
        <w:spacing w:after="0"/>
        <w:rPr>
          <w:del w:id="69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9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already_reviewed INT;</w:delText>
        </w:r>
      </w:del>
    </w:p>
    <w:p w14:paraId="2251A1F1" w14:textId="414CA015" w:rsidR="00BD3177" w:rsidRPr="00BD3177" w:rsidDel="00D30024" w:rsidRDefault="00BD3177">
      <w:pPr>
        <w:spacing w:after="0"/>
        <w:rPr>
          <w:del w:id="699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9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new_avg_rating DECIMAL(3,2);</w:delText>
        </w:r>
      </w:del>
    </w:p>
    <w:p w14:paraId="30BE5179" w14:textId="042F5182" w:rsidR="00BD3177" w:rsidRPr="00BD3177" w:rsidDel="00D30024" w:rsidRDefault="00BD3177">
      <w:pPr>
        <w:spacing w:after="0"/>
        <w:rPr>
          <w:del w:id="69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699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10486E45" w14:textId="614D14D5" w:rsidR="00BD3177" w:rsidRPr="00BD3177" w:rsidDel="00D30024" w:rsidRDefault="00BD3177">
      <w:pPr>
        <w:spacing w:after="0"/>
        <w:rPr>
          <w:del w:id="699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0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Проверяем существование контракта</w:delText>
        </w:r>
      </w:del>
    </w:p>
    <w:p w14:paraId="45BB0257" w14:textId="5A2A0C24" w:rsidR="00BD3177" w:rsidRPr="00BD3177" w:rsidDel="00D30024" w:rsidRDefault="00BD3177">
      <w:pPr>
        <w:spacing w:after="0"/>
        <w:rPr>
          <w:del w:id="700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0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COUNT(*) INTO contract_exists </w:delText>
        </w:r>
      </w:del>
    </w:p>
    <w:p w14:paraId="3255A311" w14:textId="738A3102" w:rsidR="00BD3177" w:rsidRPr="00BD3177" w:rsidDel="00D30024" w:rsidRDefault="00BD3177">
      <w:pPr>
        <w:spacing w:after="0"/>
        <w:rPr>
          <w:del w:id="70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contracts WHERE id = review_contract_id;</w:delText>
        </w:r>
      </w:del>
    </w:p>
    <w:p w14:paraId="1A5D8664" w14:textId="356AAC3D" w:rsidR="00BD3177" w:rsidRPr="00BD3177" w:rsidDel="00D30024" w:rsidRDefault="00BD3177">
      <w:pPr>
        <w:spacing w:after="0"/>
        <w:rPr>
          <w:del w:id="70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0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10F95B2F" w14:textId="2EB1BC53" w:rsidR="00BD3177" w:rsidRPr="00BD3177" w:rsidDel="00D30024" w:rsidRDefault="00BD3177">
      <w:pPr>
        <w:spacing w:after="0"/>
        <w:rPr>
          <w:del w:id="7007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00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-- Проверяем, не оставлял ли уже пользователь отзыв этому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target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в рамках контракта</w:delText>
        </w:r>
      </w:del>
    </w:p>
    <w:p w14:paraId="492BDE09" w14:textId="73F813F4" w:rsidR="00BD3177" w:rsidRPr="00BD3177" w:rsidDel="00D30024" w:rsidRDefault="00BD3177">
      <w:pPr>
        <w:spacing w:after="0"/>
        <w:rPr>
          <w:del w:id="700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1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COUNT(*) INTO already_reviewed </w:delText>
        </w:r>
      </w:del>
    </w:p>
    <w:p w14:paraId="32F1CF72" w14:textId="34C1B4CE" w:rsidR="00BD3177" w:rsidRPr="00BD3177" w:rsidDel="00D30024" w:rsidRDefault="00BD3177">
      <w:pPr>
        <w:spacing w:after="0"/>
        <w:rPr>
          <w:del w:id="70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reviews </w:delText>
        </w:r>
      </w:del>
    </w:p>
    <w:p w14:paraId="01B00988" w14:textId="305E9583" w:rsidR="00BD3177" w:rsidRPr="00BD3177" w:rsidDel="00D30024" w:rsidRDefault="00BD3177">
      <w:pPr>
        <w:spacing w:after="0"/>
        <w:rPr>
          <w:del w:id="70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WHERE contract_id = review_contract_id </w:delText>
        </w:r>
      </w:del>
    </w:p>
    <w:p w14:paraId="596A53F6" w14:textId="421F51BE" w:rsidR="00BD3177" w:rsidRPr="00BD3177" w:rsidDel="00D30024" w:rsidRDefault="00BD3177">
      <w:pPr>
        <w:spacing w:after="0"/>
        <w:rPr>
          <w:del w:id="70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1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AND reviewer_id = review_reviewer_id </w:delText>
        </w:r>
      </w:del>
    </w:p>
    <w:p w14:paraId="5F23EEFE" w14:textId="1641561F" w:rsidR="00BD3177" w:rsidRPr="00BD3177" w:rsidDel="00D30024" w:rsidRDefault="00BD3177">
      <w:pPr>
        <w:spacing w:after="0"/>
        <w:rPr>
          <w:del w:id="701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1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AND target_id = review_target_id;</w:delText>
        </w:r>
      </w:del>
    </w:p>
    <w:p w14:paraId="009462F7" w14:textId="63818022" w:rsidR="00BD3177" w:rsidRPr="00BD3177" w:rsidDel="00D30024" w:rsidRDefault="00BD3177">
      <w:pPr>
        <w:spacing w:after="0"/>
        <w:rPr>
          <w:del w:id="701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2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57A5454B" w14:textId="57A128BD" w:rsidR="00BD3177" w:rsidRPr="00BD3177" w:rsidDel="00D30024" w:rsidRDefault="00BD3177">
      <w:pPr>
        <w:spacing w:after="0"/>
        <w:rPr>
          <w:del w:id="702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2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contract_exists = 0 THEN</w:delText>
        </w:r>
      </w:del>
    </w:p>
    <w:p w14:paraId="7A60247D" w14:textId="361A9F42" w:rsidR="00BD3177" w:rsidRPr="00BD3177" w:rsidDel="00D30024" w:rsidRDefault="00BD3177">
      <w:pPr>
        <w:spacing w:after="0"/>
        <w:rPr>
          <w:del w:id="702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2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Контракт не найден' AS result;</w:delText>
        </w:r>
      </w:del>
    </w:p>
    <w:p w14:paraId="5564B756" w14:textId="153CA9CF" w:rsidR="00BD3177" w:rsidRPr="00BD3177" w:rsidDel="00D30024" w:rsidRDefault="00BD3177">
      <w:pPr>
        <w:spacing w:after="0"/>
        <w:rPr>
          <w:del w:id="702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2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ELSEIF already_reviewed &gt; 0 THEN</w:delText>
        </w:r>
      </w:del>
    </w:p>
    <w:p w14:paraId="13DA35B0" w14:textId="0492FDF4" w:rsidR="00BD3177" w:rsidRPr="00BD3177" w:rsidDel="00D30024" w:rsidRDefault="00BD3177">
      <w:pPr>
        <w:spacing w:after="0"/>
        <w:rPr>
          <w:del w:id="702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2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Отзыв уже был оставлен на этот контракт' AS result;</w:delText>
        </w:r>
      </w:del>
    </w:p>
    <w:p w14:paraId="354A5371" w14:textId="2B7A26FC" w:rsidR="00BD3177" w:rsidRPr="00BD3177" w:rsidDel="00D30024" w:rsidRDefault="00BD3177">
      <w:pPr>
        <w:spacing w:after="0"/>
        <w:rPr>
          <w:del w:id="702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3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ELSEIF review_rating &lt; 1 OR review_rating &gt; 5 THEN</w:delText>
        </w:r>
      </w:del>
    </w:p>
    <w:p w14:paraId="7F6FD9DB" w14:textId="722D683F" w:rsidR="00BD3177" w:rsidRPr="00BD3177" w:rsidDel="00D30024" w:rsidRDefault="00BD3177">
      <w:pPr>
        <w:spacing w:after="0"/>
        <w:rPr>
          <w:del w:id="7031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03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'Ошибка: Рейтинг должен быть от 1 до 5'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result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0105B587" w14:textId="6B6237C7" w:rsidR="00BD3177" w:rsidRPr="00BD3177" w:rsidDel="00D30024" w:rsidRDefault="00BD3177">
      <w:pPr>
        <w:spacing w:after="0"/>
        <w:rPr>
          <w:del w:id="703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3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ELSE</w:delText>
        </w:r>
      </w:del>
    </w:p>
    <w:p w14:paraId="53119F09" w14:textId="2FB21CF9" w:rsidR="00BD3177" w:rsidRPr="00BD3177" w:rsidDel="00D30024" w:rsidRDefault="00BD3177">
      <w:pPr>
        <w:spacing w:after="0"/>
        <w:rPr>
          <w:del w:id="703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3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Начинаем транзакцию</w:delText>
        </w:r>
      </w:del>
    </w:p>
    <w:p w14:paraId="660EEF70" w14:textId="41797128" w:rsidR="00BD3177" w:rsidRPr="00BD3177" w:rsidDel="00D30024" w:rsidRDefault="00BD3177">
      <w:pPr>
        <w:spacing w:after="0"/>
        <w:rPr>
          <w:del w:id="703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3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START TRANSACTION;</w:delText>
        </w:r>
      </w:del>
    </w:p>
    <w:p w14:paraId="660498D1" w14:textId="1BA7EC3F" w:rsidR="00BD3177" w:rsidRPr="00BD3177" w:rsidDel="00D30024" w:rsidRDefault="00BD3177">
      <w:pPr>
        <w:spacing w:after="0"/>
        <w:rPr>
          <w:del w:id="703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4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96770CD" w14:textId="046629DA" w:rsidR="00BD3177" w:rsidRPr="00BD3177" w:rsidDel="00D30024" w:rsidRDefault="00BD3177">
      <w:pPr>
        <w:spacing w:after="0"/>
        <w:rPr>
          <w:del w:id="704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4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Добавляем отзыв</w:delText>
        </w:r>
      </w:del>
    </w:p>
    <w:p w14:paraId="705F515F" w14:textId="2CE5FC9C" w:rsidR="00BD3177" w:rsidRPr="00BD3177" w:rsidDel="00D30024" w:rsidRDefault="00BD3177">
      <w:pPr>
        <w:spacing w:after="0"/>
        <w:rPr>
          <w:del w:id="704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4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INSERT INTO reviews (contract_id, reviewer_id, target_id, rating, comment)</w:delText>
        </w:r>
      </w:del>
    </w:p>
    <w:p w14:paraId="13C18EBE" w14:textId="62B058DF" w:rsidR="00BD3177" w:rsidRPr="00BD3177" w:rsidDel="00D30024" w:rsidRDefault="00BD3177">
      <w:pPr>
        <w:spacing w:after="0"/>
        <w:rPr>
          <w:del w:id="704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4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VALUES (review_contract_id, review_reviewer_id, review_target_id, review_rating, review_comment);</w:delText>
        </w:r>
      </w:del>
    </w:p>
    <w:p w14:paraId="038DD1CA" w14:textId="2F89BCF8" w:rsidR="00BD3177" w:rsidRPr="00BD3177" w:rsidDel="00D30024" w:rsidRDefault="00BD3177">
      <w:pPr>
        <w:spacing w:after="0"/>
        <w:rPr>
          <w:del w:id="704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4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2B5DFC9" w14:textId="279F27E5" w:rsidR="00BD3177" w:rsidRPr="00BD3177" w:rsidDel="00D30024" w:rsidRDefault="00BD3177">
      <w:pPr>
        <w:spacing w:after="0"/>
        <w:rPr>
          <w:del w:id="7049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05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-- Вычисляем новый средний рейтинг для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target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пользователя</w:delText>
        </w:r>
      </w:del>
    </w:p>
    <w:p w14:paraId="46572512" w14:textId="16E79744" w:rsidR="00BD3177" w:rsidRPr="00BD3177" w:rsidDel="00D30024" w:rsidRDefault="00BD3177">
      <w:pPr>
        <w:spacing w:after="0"/>
        <w:rPr>
          <w:del w:id="705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5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AVG(rating) INTO new_avg_rating </w:delText>
        </w:r>
      </w:del>
    </w:p>
    <w:p w14:paraId="1835F18B" w14:textId="7B80EBDB" w:rsidR="00BD3177" w:rsidRPr="00BD3177" w:rsidDel="00D30024" w:rsidRDefault="00BD3177">
      <w:pPr>
        <w:spacing w:after="0"/>
        <w:rPr>
          <w:del w:id="705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5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reviews </w:delText>
        </w:r>
      </w:del>
    </w:p>
    <w:p w14:paraId="68801857" w14:textId="438F2EF3" w:rsidR="00BD3177" w:rsidRPr="00BD3177" w:rsidDel="00D30024" w:rsidRDefault="00BD3177">
      <w:pPr>
        <w:spacing w:after="0"/>
        <w:rPr>
          <w:del w:id="705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5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target_id = review_target_id;</w:delText>
        </w:r>
      </w:del>
    </w:p>
    <w:p w14:paraId="1532C050" w14:textId="5B93238C" w:rsidR="00BD3177" w:rsidRPr="00BD3177" w:rsidDel="00D30024" w:rsidRDefault="00BD3177">
      <w:pPr>
        <w:spacing w:after="0"/>
        <w:rPr>
          <w:del w:id="705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5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7087675" w14:textId="2277AA7C" w:rsidR="00BD3177" w:rsidRPr="00BD3177" w:rsidDel="00D30024" w:rsidRDefault="00BD3177">
      <w:pPr>
        <w:spacing w:after="0"/>
        <w:rPr>
          <w:del w:id="705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6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Обновляем рейтинг пользователя</w:delText>
        </w:r>
      </w:del>
    </w:p>
    <w:p w14:paraId="7AB54596" w14:textId="58E0E5A2" w:rsidR="00BD3177" w:rsidRPr="00BD3177" w:rsidDel="00D30024" w:rsidRDefault="00BD3177">
      <w:pPr>
        <w:spacing w:after="0"/>
        <w:rPr>
          <w:del w:id="706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6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UPDATE users </w:delText>
        </w:r>
      </w:del>
    </w:p>
    <w:p w14:paraId="173B7897" w14:textId="2B3EB47A" w:rsidR="00BD3177" w:rsidRPr="00BD3177" w:rsidDel="00D30024" w:rsidRDefault="00BD3177">
      <w:pPr>
        <w:spacing w:after="0"/>
        <w:rPr>
          <w:del w:id="706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6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SET rating = ROUND(new_avg_rating, 2),</w:delText>
        </w:r>
      </w:del>
    </w:p>
    <w:p w14:paraId="5F8DFE50" w14:textId="1DDB9819" w:rsidR="00BD3177" w:rsidRPr="00BD3177" w:rsidDel="00D30024" w:rsidRDefault="00BD3177">
      <w:pPr>
        <w:spacing w:after="0"/>
        <w:rPr>
          <w:del w:id="70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6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updated_at = CURRENT_TIMESTAMP</w:delText>
        </w:r>
      </w:del>
    </w:p>
    <w:p w14:paraId="65622B83" w14:textId="5ADD93C8" w:rsidR="00BD3177" w:rsidRPr="00BD3177" w:rsidDel="00D30024" w:rsidRDefault="00BD3177">
      <w:pPr>
        <w:spacing w:after="0"/>
        <w:rPr>
          <w:del w:id="706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6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id = review_target_id;</w:delText>
        </w:r>
      </w:del>
    </w:p>
    <w:p w14:paraId="022C2260" w14:textId="7230CE16" w:rsidR="00BD3177" w:rsidRPr="00BD3177" w:rsidDel="00D30024" w:rsidRDefault="00BD3177">
      <w:pPr>
        <w:spacing w:after="0"/>
        <w:rPr>
          <w:del w:id="706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7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22F71EC" w14:textId="3C98E1EC" w:rsidR="00BD3177" w:rsidRPr="00BD3177" w:rsidDel="00D30024" w:rsidRDefault="00BD3177">
      <w:pPr>
        <w:spacing w:after="0"/>
        <w:rPr>
          <w:del w:id="707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7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COMMIT;</w:delText>
        </w:r>
      </w:del>
    </w:p>
    <w:p w14:paraId="21325BA8" w14:textId="71674611" w:rsidR="00BD3177" w:rsidRPr="00BD3177" w:rsidDel="00D30024" w:rsidRDefault="00BD3177">
      <w:pPr>
        <w:spacing w:after="0"/>
        <w:rPr>
          <w:del w:id="707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7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23F2FC3F" w14:textId="41898A32" w:rsidR="00BD3177" w:rsidRPr="00BD3177" w:rsidDel="00D30024" w:rsidRDefault="00BD3177">
      <w:pPr>
        <w:spacing w:after="0"/>
        <w:rPr>
          <w:del w:id="707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7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</w:delText>
        </w:r>
      </w:del>
    </w:p>
    <w:p w14:paraId="3BC3C9EA" w14:textId="6AD67BC0" w:rsidR="00BD3177" w:rsidRPr="00BD3177" w:rsidDel="00D30024" w:rsidRDefault="00BD3177">
      <w:pPr>
        <w:spacing w:after="0"/>
        <w:rPr>
          <w:del w:id="707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7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'Отзыв успешно добавлен' AS result,</w:delText>
        </w:r>
      </w:del>
    </w:p>
    <w:p w14:paraId="6125E55B" w14:textId="2B1F79D8" w:rsidR="00BD3177" w:rsidRPr="00BD3177" w:rsidDel="00D30024" w:rsidRDefault="00BD3177">
      <w:pPr>
        <w:spacing w:after="0"/>
        <w:rPr>
          <w:del w:id="707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new_avg_rating AS new_rating,</w:delText>
        </w:r>
      </w:del>
    </w:p>
    <w:p w14:paraId="05DCBB9D" w14:textId="0B54D5C0" w:rsidR="00BD3177" w:rsidRPr="00BD3177" w:rsidDel="00D30024" w:rsidRDefault="00BD3177">
      <w:pPr>
        <w:spacing w:after="0"/>
        <w:rPr>
          <w:del w:id="708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(SELECT name FROM users WHERE id = review_target_id) AS target_user;</w:delText>
        </w:r>
      </w:del>
    </w:p>
    <w:p w14:paraId="00162A90" w14:textId="15D2D3E5" w:rsidR="00BD3177" w:rsidRPr="00BD3177" w:rsidDel="00D30024" w:rsidRDefault="00BD3177">
      <w:pPr>
        <w:spacing w:after="0"/>
        <w:rPr>
          <w:del w:id="70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6D6B9673" w14:textId="2F2C623D" w:rsidR="00BD3177" w:rsidRPr="00BD3177" w:rsidDel="00D30024" w:rsidRDefault="00BD3177">
      <w:pPr>
        <w:spacing w:after="0"/>
        <w:rPr>
          <w:del w:id="70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8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5377A633" w14:textId="54C17DC6" w:rsidR="00BD3177" w:rsidRPr="00BD3177" w:rsidDel="00D30024" w:rsidRDefault="00BD3177">
      <w:pPr>
        <w:spacing w:after="0"/>
        <w:rPr>
          <w:del w:id="708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302FD3B6" w14:textId="72C81F24" w:rsidR="00BD3177" w:rsidRPr="00BD3177" w:rsidDel="00D30024" w:rsidRDefault="00BD3177">
      <w:pPr>
        <w:spacing w:after="0"/>
        <w:rPr>
          <w:del w:id="708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8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35D9B726" w14:textId="025F8CA3" w:rsidR="00BD3177" w:rsidRPr="00BD3177" w:rsidDel="00D30024" w:rsidRDefault="00BD3177">
      <w:pPr>
        <w:spacing w:after="0"/>
        <w:rPr>
          <w:del w:id="709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7C53F1F6" w14:textId="546BF37E" w:rsidR="00BD3177" w:rsidRPr="00BD3177" w:rsidDel="00D30024" w:rsidRDefault="00BD3177">
      <w:pPr>
        <w:spacing w:after="0"/>
        <w:rPr>
          <w:del w:id="70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B765D4F" w14:textId="76565305" w:rsidR="00BD3177" w:rsidRPr="00BD3177" w:rsidDel="00D30024" w:rsidRDefault="00BD3177">
      <w:pPr>
        <w:spacing w:after="0"/>
        <w:rPr>
          <w:del w:id="70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9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GetUserProjectsHistory</w:delText>
        </w:r>
      </w:del>
    </w:p>
    <w:p w14:paraId="46E66BC0" w14:textId="09B4B27F" w:rsidR="00BD3177" w:rsidRPr="00BD3177" w:rsidDel="00D30024" w:rsidRDefault="00BD3177">
      <w:pPr>
        <w:spacing w:after="0"/>
        <w:rPr>
          <w:del w:id="709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9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0C08C9B" w14:textId="74307904" w:rsidR="00BD3177" w:rsidRPr="00BD3177" w:rsidDel="00D30024" w:rsidRDefault="00BD3177">
      <w:pPr>
        <w:spacing w:after="0"/>
        <w:rPr>
          <w:del w:id="70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45DEC058" w14:textId="3D395FE7" w:rsidR="00BD3177" w:rsidRPr="00BD3177" w:rsidDel="00D30024" w:rsidRDefault="00BD3177">
      <w:pPr>
        <w:spacing w:after="0"/>
        <w:rPr>
          <w:del w:id="709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09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0D85C5FD" w14:textId="51D9D456" w:rsidR="00BD3177" w:rsidRPr="00BD3177" w:rsidDel="00D30024" w:rsidRDefault="00BD3177">
      <w:pPr>
        <w:spacing w:after="0"/>
        <w:rPr>
          <w:del w:id="710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0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`freelance`.`GetUserProjectsHistory`;</w:delText>
        </w:r>
      </w:del>
    </w:p>
    <w:p w14:paraId="60094277" w14:textId="2CB3CC9F" w:rsidR="00BD3177" w:rsidRPr="00BD3177" w:rsidDel="00D30024" w:rsidRDefault="00BD3177">
      <w:pPr>
        <w:spacing w:after="0"/>
        <w:rPr>
          <w:del w:id="710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E47BAFA" w14:textId="728A5A85" w:rsidR="00BD3177" w:rsidRPr="00BD3177" w:rsidDel="00D30024" w:rsidRDefault="00BD3177">
      <w:pPr>
        <w:spacing w:after="0"/>
        <w:rPr>
          <w:del w:id="71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00DCEA4E" w14:textId="13A5F2D2" w:rsidR="00BD3177" w:rsidRPr="00BD3177" w:rsidDel="00D30024" w:rsidRDefault="00BD3177">
      <w:pPr>
        <w:spacing w:after="0"/>
        <w:rPr>
          <w:del w:id="71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0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361571E0" w14:textId="09335EDE" w:rsidR="00BD3177" w:rsidRPr="00BD3177" w:rsidDel="00D30024" w:rsidRDefault="00BD3177">
      <w:pPr>
        <w:spacing w:after="0"/>
        <w:rPr>
          <w:del w:id="710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0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GetUserProjectsHistory(IN user_id INT)</w:delText>
        </w:r>
      </w:del>
    </w:p>
    <w:p w14:paraId="6FBE7969" w14:textId="1671D63D" w:rsidR="00BD3177" w:rsidRPr="00BD3177" w:rsidDel="00D30024" w:rsidRDefault="00BD3177">
      <w:pPr>
        <w:spacing w:after="0"/>
        <w:rPr>
          <w:del w:id="710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1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7944B10B" w14:textId="052976B5" w:rsidR="00BD3177" w:rsidRPr="00BD3177" w:rsidDel="00D30024" w:rsidRDefault="00BD3177">
      <w:pPr>
        <w:spacing w:after="0"/>
        <w:rPr>
          <w:del w:id="71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user_exists INT;</w:delText>
        </w:r>
      </w:del>
    </w:p>
    <w:p w14:paraId="5B48F598" w14:textId="179EBE2F" w:rsidR="00BD3177" w:rsidRPr="00BD3177" w:rsidDel="00D30024" w:rsidRDefault="00BD3177">
      <w:pPr>
        <w:spacing w:after="0"/>
        <w:rPr>
          <w:del w:id="71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1902B923" w14:textId="6014BF43" w:rsidR="00BD3177" w:rsidRPr="00BD3177" w:rsidDel="00D30024" w:rsidRDefault="00BD3177">
      <w:pPr>
        <w:spacing w:after="0"/>
        <w:rPr>
          <w:del w:id="71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1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Проверяем существование пользователя</w:delText>
        </w:r>
      </w:del>
    </w:p>
    <w:p w14:paraId="1885434B" w14:textId="1E46B652" w:rsidR="00BD3177" w:rsidRPr="00BD3177" w:rsidDel="00D30024" w:rsidRDefault="00BD3177">
      <w:pPr>
        <w:spacing w:after="0"/>
        <w:rPr>
          <w:del w:id="711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1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COUNT(*) INTO user_exists FROM users WHERE id = user_id;</w:delText>
        </w:r>
      </w:del>
    </w:p>
    <w:p w14:paraId="4B7343FA" w14:textId="6DDAE304" w:rsidR="00BD3177" w:rsidRPr="00BD3177" w:rsidDel="00D30024" w:rsidRDefault="00BD3177">
      <w:pPr>
        <w:spacing w:after="0"/>
        <w:rPr>
          <w:del w:id="711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2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20039C59" w14:textId="2B9EAA70" w:rsidR="00BD3177" w:rsidRPr="00BD3177" w:rsidDel="00D30024" w:rsidRDefault="00BD3177">
      <w:pPr>
        <w:spacing w:after="0"/>
        <w:rPr>
          <w:del w:id="712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2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user_exists = 0 THEN</w:delText>
        </w:r>
      </w:del>
    </w:p>
    <w:p w14:paraId="4591C398" w14:textId="10D33114" w:rsidR="00BD3177" w:rsidRPr="00BD3177" w:rsidDel="00D30024" w:rsidRDefault="00BD3177">
      <w:pPr>
        <w:spacing w:after="0"/>
        <w:rPr>
          <w:del w:id="712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2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Пользователь не найден' AS result;</w:delText>
        </w:r>
      </w:del>
    </w:p>
    <w:p w14:paraId="04098014" w14:textId="7431EA2A" w:rsidR="00BD3177" w:rsidRPr="00BD3177" w:rsidDel="00D30024" w:rsidRDefault="00BD3177">
      <w:pPr>
        <w:spacing w:after="0"/>
        <w:rPr>
          <w:del w:id="7125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12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</w:delText>
        </w:r>
      </w:del>
    </w:p>
    <w:p w14:paraId="7B833B48" w14:textId="77584F14" w:rsidR="00BD3177" w:rsidRPr="00BD3177" w:rsidDel="00D30024" w:rsidRDefault="00BD3177">
      <w:pPr>
        <w:spacing w:after="0"/>
        <w:rPr>
          <w:del w:id="7127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12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-- 1. Основная информация о пользователе</w:delText>
        </w:r>
      </w:del>
    </w:p>
    <w:p w14:paraId="748625F3" w14:textId="6728C825" w:rsidR="00BD3177" w:rsidRPr="00BD3177" w:rsidDel="00D30024" w:rsidRDefault="00BD3177">
      <w:pPr>
        <w:spacing w:after="0"/>
        <w:rPr>
          <w:del w:id="7129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13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</w:del>
    </w:p>
    <w:p w14:paraId="596AD197" w14:textId="2F00B61F" w:rsidR="00BD3177" w:rsidRPr="00BD3177" w:rsidDel="00D30024" w:rsidRDefault="00BD3177">
      <w:pPr>
        <w:spacing w:after="0"/>
        <w:rPr>
          <w:del w:id="713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3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u.id,</w:delText>
        </w:r>
      </w:del>
    </w:p>
    <w:p w14:paraId="71F76080" w14:textId="3DC33331" w:rsidR="00BD3177" w:rsidRPr="00BD3177" w:rsidDel="00D30024" w:rsidRDefault="00BD3177">
      <w:pPr>
        <w:spacing w:after="0"/>
        <w:rPr>
          <w:del w:id="713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3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u.name,</w:delText>
        </w:r>
      </w:del>
    </w:p>
    <w:p w14:paraId="3A3DF5C0" w14:textId="1A0CCD58" w:rsidR="00BD3177" w:rsidRPr="00BD3177" w:rsidDel="00D30024" w:rsidRDefault="00BD3177">
      <w:pPr>
        <w:spacing w:after="0"/>
        <w:rPr>
          <w:del w:id="713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3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u.email, </w:delText>
        </w:r>
      </w:del>
    </w:p>
    <w:p w14:paraId="7609AC46" w14:textId="2A127FBF" w:rsidR="00BD3177" w:rsidRPr="00BD3177" w:rsidDel="00D30024" w:rsidRDefault="00BD3177">
      <w:pPr>
        <w:spacing w:after="0"/>
        <w:rPr>
          <w:del w:id="713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3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u.role,</w:delText>
        </w:r>
      </w:del>
    </w:p>
    <w:p w14:paraId="6C22FE5A" w14:textId="0E9F5A33" w:rsidR="00BD3177" w:rsidRPr="00BD3177" w:rsidDel="00D30024" w:rsidRDefault="00BD3177">
      <w:pPr>
        <w:spacing w:after="0"/>
        <w:rPr>
          <w:del w:id="713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4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u.bio,</w:delText>
        </w:r>
      </w:del>
    </w:p>
    <w:p w14:paraId="1584A587" w14:textId="3D89549B" w:rsidR="00BD3177" w:rsidRPr="00BD3177" w:rsidDel="00D30024" w:rsidRDefault="00BD3177">
      <w:pPr>
        <w:spacing w:after="0"/>
        <w:rPr>
          <w:del w:id="714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4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u.rating,</w:delText>
        </w:r>
      </w:del>
    </w:p>
    <w:p w14:paraId="1CCEF600" w14:textId="2EFA5E23" w:rsidR="00BD3177" w:rsidRPr="00BD3177" w:rsidDel="00D30024" w:rsidRDefault="00BD3177">
      <w:pPr>
        <w:spacing w:after="0"/>
        <w:rPr>
          <w:del w:id="714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4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u.created_at as registration_date</w:delText>
        </w:r>
      </w:del>
    </w:p>
    <w:p w14:paraId="4AC01C31" w14:textId="7AF6EDFF" w:rsidR="00BD3177" w:rsidRPr="00BD3177" w:rsidDel="00D30024" w:rsidRDefault="00BD3177">
      <w:pPr>
        <w:spacing w:after="0"/>
        <w:rPr>
          <w:del w:id="714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4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users u</w:delText>
        </w:r>
      </w:del>
    </w:p>
    <w:p w14:paraId="47065480" w14:textId="43FDAD55" w:rsidR="00BD3177" w:rsidRPr="00BD3177" w:rsidDel="00D30024" w:rsidRDefault="00BD3177">
      <w:pPr>
        <w:spacing w:after="0"/>
        <w:rPr>
          <w:del w:id="714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4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u.id = user_id;</w:delText>
        </w:r>
      </w:del>
    </w:p>
    <w:p w14:paraId="58E47E07" w14:textId="7F3BA4E4" w:rsidR="00BD3177" w:rsidRPr="00BD3177" w:rsidDel="00D30024" w:rsidRDefault="00BD3177">
      <w:pPr>
        <w:spacing w:after="0"/>
        <w:rPr>
          <w:del w:id="714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5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0C3AFFA" w14:textId="68CA64B4" w:rsidR="00BD3177" w:rsidRPr="00BD3177" w:rsidDel="00D30024" w:rsidRDefault="00BD3177">
      <w:pPr>
        <w:spacing w:after="0"/>
        <w:rPr>
          <w:del w:id="7151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15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-- 2. Проекты, где пользователь является КЛИЕНТОМ (создал проект)</w:delText>
        </w:r>
      </w:del>
    </w:p>
    <w:p w14:paraId="7E42F710" w14:textId="0E4CC19D" w:rsidR="00BD3177" w:rsidRPr="00BD3177" w:rsidDel="00D30024" w:rsidRDefault="00BD3177">
      <w:pPr>
        <w:spacing w:after="0"/>
        <w:rPr>
          <w:del w:id="715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5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</w:delText>
        </w:r>
      </w:del>
    </w:p>
    <w:p w14:paraId="6A0D1A92" w14:textId="3A1C3FFB" w:rsidR="00BD3177" w:rsidRPr="00BD3177" w:rsidDel="00D30024" w:rsidRDefault="00BD3177">
      <w:pPr>
        <w:spacing w:after="0"/>
        <w:rPr>
          <w:del w:id="715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5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p.id as project_id,</w:delText>
        </w:r>
      </w:del>
    </w:p>
    <w:p w14:paraId="13C13353" w14:textId="740B5D60" w:rsidR="00BD3177" w:rsidRPr="00BD3177" w:rsidDel="00D30024" w:rsidRDefault="00BD3177">
      <w:pPr>
        <w:spacing w:after="0"/>
        <w:rPr>
          <w:del w:id="715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5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p.title,</w:delText>
        </w:r>
      </w:del>
    </w:p>
    <w:p w14:paraId="75DABA49" w14:textId="697D5F3F" w:rsidR="00BD3177" w:rsidRPr="00BD3177" w:rsidDel="00D30024" w:rsidRDefault="00BD3177">
      <w:pPr>
        <w:spacing w:after="0"/>
        <w:rPr>
          <w:del w:id="715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6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p.description,</w:delText>
        </w:r>
      </w:del>
    </w:p>
    <w:p w14:paraId="63297921" w14:textId="09C0F158" w:rsidR="00BD3177" w:rsidRPr="00BD3177" w:rsidDel="00D30024" w:rsidRDefault="00BD3177">
      <w:pPr>
        <w:spacing w:after="0"/>
        <w:rPr>
          <w:del w:id="716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6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p.deadline,</w:delText>
        </w:r>
      </w:del>
    </w:p>
    <w:p w14:paraId="4918D582" w14:textId="33096974" w:rsidR="00BD3177" w:rsidRPr="00BD3177" w:rsidDel="00D30024" w:rsidRDefault="00BD3177">
      <w:pPr>
        <w:spacing w:after="0"/>
        <w:rPr>
          <w:del w:id="716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6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p.status as project_status,</w:delText>
        </w:r>
      </w:del>
    </w:p>
    <w:p w14:paraId="58C3B2FE" w14:textId="497D0109" w:rsidR="00BD3177" w:rsidRPr="00BD3177" w:rsidDel="00D30024" w:rsidRDefault="00BD3177">
      <w:pPr>
        <w:spacing w:after="0"/>
        <w:rPr>
          <w:del w:id="71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6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p.created_at as project_created,</w:delText>
        </w:r>
      </w:del>
    </w:p>
    <w:p w14:paraId="66B6A126" w14:textId="44C5A9D4" w:rsidR="00BD3177" w:rsidRPr="00BD3177" w:rsidDel="00D30024" w:rsidRDefault="00BD3177">
      <w:pPr>
        <w:spacing w:after="0"/>
        <w:rPr>
          <w:del w:id="716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6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c.name as category_name,</w:delText>
        </w:r>
      </w:del>
    </w:p>
    <w:p w14:paraId="075117B5" w14:textId="1F3DA9AE" w:rsidR="00BD3177" w:rsidRPr="00BD3177" w:rsidDel="00D30024" w:rsidRDefault="00BD3177">
      <w:pPr>
        <w:spacing w:after="0"/>
        <w:rPr>
          <w:del w:id="716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7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'creator' as user_role_in_project</w:delText>
        </w:r>
      </w:del>
    </w:p>
    <w:p w14:paraId="4D07399E" w14:textId="5F344092" w:rsidR="00BD3177" w:rsidRPr="00BD3177" w:rsidDel="00D30024" w:rsidRDefault="00BD3177">
      <w:pPr>
        <w:spacing w:after="0"/>
        <w:rPr>
          <w:del w:id="717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7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projects p</w:delText>
        </w:r>
      </w:del>
    </w:p>
    <w:p w14:paraId="293A4B73" w14:textId="35856F2E" w:rsidR="00BD3177" w:rsidRPr="00BD3177" w:rsidDel="00D30024" w:rsidRDefault="00BD3177">
      <w:pPr>
        <w:spacing w:after="0"/>
        <w:rPr>
          <w:del w:id="717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7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categories c ON p.category_id = c.id</w:delText>
        </w:r>
      </w:del>
    </w:p>
    <w:p w14:paraId="3C6D4794" w14:textId="3AA90F57" w:rsidR="00BD3177" w:rsidRPr="00BD3177" w:rsidDel="00D30024" w:rsidRDefault="00BD3177">
      <w:pPr>
        <w:spacing w:after="0"/>
        <w:rPr>
          <w:del w:id="717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7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p.client_id = user_id</w:delText>
        </w:r>
      </w:del>
    </w:p>
    <w:p w14:paraId="475FD993" w14:textId="5C65D54F" w:rsidR="00BD3177" w:rsidRPr="00BD3177" w:rsidDel="00D30024" w:rsidRDefault="00BD3177">
      <w:pPr>
        <w:spacing w:after="0"/>
        <w:rPr>
          <w:del w:id="717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7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ORDER BY p.created_at DESC;</w:delText>
        </w:r>
      </w:del>
    </w:p>
    <w:p w14:paraId="432AA9F4" w14:textId="41C24B91" w:rsidR="00BD3177" w:rsidRPr="00BD3177" w:rsidDel="00D30024" w:rsidRDefault="00BD3177">
      <w:pPr>
        <w:spacing w:after="0"/>
        <w:rPr>
          <w:del w:id="717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6C6CF67" w14:textId="7447DA78" w:rsidR="00BD3177" w:rsidRPr="00BD3177" w:rsidDel="00D30024" w:rsidRDefault="00BD3177">
      <w:pPr>
        <w:spacing w:after="0"/>
        <w:rPr>
          <w:del w:id="7181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1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-- 3. Проекты, где пользователь является ФРИЛАНСЕРОМ (участвует через ставки/контракты)</w:delText>
        </w:r>
      </w:del>
    </w:p>
    <w:p w14:paraId="240F937D" w14:textId="276CFBA1" w:rsidR="00BD3177" w:rsidRPr="00BD3177" w:rsidDel="00D30024" w:rsidRDefault="00BD3177">
      <w:pPr>
        <w:spacing w:after="0"/>
        <w:rPr>
          <w:del w:id="71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 DISTINCT</w:delText>
        </w:r>
      </w:del>
    </w:p>
    <w:p w14:paraId="0499D990" w14:textId="238FCCAC" w:rsidR="00BD3177" w:rsidRPr="00BD3177" w:rsidDel="00D30024" w:rsidRDefault="00BD3177">
      <w:pPr>
        <w:spacing w:after="0"/>
        <w:rPr>
          <w:del w:id="71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8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p.id as project_id,</w:delText>
        </w:r>
      </w:del>
    </w:p>
    <w:p w14:paraId="1D3C10CD" w14:textId="7ADAEB0C" w:rsidR="00BD3177" w:rsidRPr="00BD3177" w:rsidDel="00D30024" w:rsidRDefault="00BD3177">
      <w:pPr>
        <w:spacing w:after="0"/>
        <w:rPr>
          <w:del w:id="718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8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p.title, </w:delText>
        </w:r>
      </w:del>
    </w:p>
    <w:p w14:paraId="245D57C0" w14:textId="0DB2F379" w:rsidR="00BD3177" w:rsidRPr="00BD3177" w:rsidDel="00D30024" w:rsidRDefault="00BD3177">
      <w:pPr>
        <w:spacing w:after="0"/>
        <w:rPr>
          <w:del w:id="718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9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p.description,</w:delText>
        </w:r>
      </w:del>
    </w:p>
    <w:p w14:paraId="2BFC1AF9" w14:textId="380F9AE1" w:rsidR="00BD3177" w:rsidRPr="00BD3177" w:rsidDel="00D30024" w:rsidRDefault="00BD3177">
      <w:pPr>
        <w:spacing w:after="0"/>
        <w:rPr>
          <w:del w:id="71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p.deadline,</w:delText>
        </w:r>
      </w:del>
    </w:p>
    <w:p w14:paraId="01A37B1B" w14:textId="546E6BF6" w:rsidR="00BD3177" w:rsidRPr="00BD3177" w:rsidDel="00D30024" w:rsidRDefault="00BD3177">
      <w:pPr>
        <w:spacing w:after="0"/>
        <w:rPr>
          <w:del w:id="71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9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p.status as project_status,</w:delText>
        </w:r>
      </w:del>
    </w:p>
    <w:p w14:paraId="77B67A92" w14:textId="03A5CDEB" w:rsidR="00BD3177" w:rsidRPr="00BD3177" w:rsidDel="00D30024" w:rsidRDefault="00BD3177">
      <w:pPr>
        <w:spacing w:after="0"/>
        <w:rPr>
          <w:del w:id="719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9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p.created_at as project_created,</w:delText>
        </w:r>
      </w:del>
    </w:p>
    <w:p w14:paraId="2E8922FC" w14:textId="51FAA071" w:rsidR="00BD3177" w:rsidRPr="00BD3177" w:rsidDel="00D30024" w:rsidRDefault="00BD3177">
      <w:pPr>
        <w:spacing w:after="0"/>
        <w:rPr>
          <w:del w:id="71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19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c.name as category_name,</w:delText>
        </w:r>
      </w:del>
    </w:p>
    <w:p w14:paraId="5E0FEACC" w14:textId="27645B52" w:rsidR="00BD3177" w:rsidRPr="00BD3177" w:rsidDel="00D30024" w:rsidRDefault="00BD3177">
      <w:pPr>
        <w:spacing w:after="0"/>
        <w:rPr>
          <w:del w:id="719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0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b.status as bid_status,</w:delText>
        </w:r>
      </w:del>
    </w:p>
    <w:p w14:paraId="23AF785E" w14:textId="14C72674" w:rsidR="00BD3177" w:rsidRPr="00BD3177" w:rsidDel="00D30024" w:rsidRDefault="00BD3177">
      <w:pPr>
        <w:spacing w:after="0"/>
        <w:rPr>
          <w:del w:id="720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0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contr.status as contract_status,</w:delText>
        </w:r>
      </w:del>
    </w:p>
    <w:p w14:paraId="1DA962FA" w14:textId="1E448E71" w:rsidR="00BD3177" w:rsidRPr="00BD3177" w:rsidDel="00D30024" w:rsidRDefault="00BD3177">
      <w:pPr>
        <w:spacing w:after="0"/>
        <w:rPr>
          <w:del w:id="72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CASE </w:delText>
        </w:r>
      </w:del>
    </w:p>
    <w:p w14:paraId="0646C679" w14:textId="315799A7" w:rsidR="00BD3177" w:rsidRPr="00BD3177" w:rsidDel="00D30024" w:rsidRDefault="00BD3177">
      <w:pPr>
        <w:spacing w:after="0"/>
        <w:rPr>
          <w:del w:id="72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0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contr.id IS NOT NULL THEN 'contract_freelancer'</w:delText>
        </w:r>
      </w:del>
    </w:p>
    <w:p w14:paraId="6438C587" w14:textId="235E21C3" w:rsidR="00BD3177" w:rsidRPr="00BD3177" w:rsidDel="00D30024" w:rsidRDefault="00BD3177">
      <w:pPr>
        <w:spacing w:after="0"/>
        <w:rPr>
          <w:del w:id="720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0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b.status = 'accepted' THEN 'accepted_freelancer' </w:delText>
        </w:r>
      </w:del>
    </w:p>
    <w:p w14:paraId="70FEC75F" w14:textId="14FF75D5" w:rsidR="00BD3177" w:rsidRPr="00BD3177" w:rsidDel="00D30024" w:rsidRDefault="00BD3177">
      <w:pPr>
        <w:spacing w:after="0"/>
        <w:rPr>
          <w:del w:id="720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1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ELSE 'bidder'</w:delText>
        </w:r>
      </w:del>
    </w:p>
    <w:p w14:paraId="793386F6" w14:textId="7D5A48BE" w:rsidR="00BD3177" w:rsidRPr="00BD3177" w:rsidDel="00D30024" w:rsidRDefault="00BD3177">
      <w:pPr>
        <w:spacing w:after="0"/>
        <w:rPr>
          <w:del w:id="72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 as user_role_in_project</w:delText>
        </w:r>
      </w:del>
    </w:p>
    <w:p w14:paraId="48CD8A85" w14:textId="6941612E" w:rsidR="00BD3177" w:rsidRPr="00BD3177" w:rsidDel="00D30024" w:rsidRDefault="00BD3177">
      <w:pPr>
        <w:spacing w:after="0"/>
        <w:rPr>
          <w:del w:id="72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projects p</w:delText>
        </w:r>
      </w:del>
    </w:p>
    <w:p w14:paraId="1047F39A" w14:textId="2C8A4750" w:rsidR="00BD3177" w:rsidRPr="00BD3177" w:rsidDel="00D30024" w:rsidRDefault="00BD3177">
      <w:pPr>
        <w:spacing w:after="0"/>
        <w:rPr>
          <w:del w:id="72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1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categories c ON p.category_id = c.id</w:delText>
        </w:r>
      </w:del>
    </w:p>
    <w:p w14:paraId="335901E9" w14:textId="27163936" w:rsidR="00BD3177" w:rsidRPr="00BD3177" w:rsidDel="00D30024" w:rsidRDefault="00BD3177">
      <w:pPr>
        <w:spacing w:after="0"/>
        <w:rPr>
          <w:del w:id="721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1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bids b ON p.id = b.project_id AND b.freelancer_id = user_id</w:delText>
        </w:r>
      </w:del>
    </w:p>
    <w:p w14:paraId="78AB0C80" w14:textId="278FC729" w:rsidR="00BD3177" w:rsidRPr="00BD3177" w:rsidDel="00D30024" w:rsidRDefault="00BD3177">
      <w:pPr>
        <w:spacing w:after="0"/>
        <w:rPr>
          <w:del w:id="721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2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contracts contr ON p.id = contr.project_id AND contr.freelancer_id = user_id</w:delText>
        </w:r>
      </w:del>
    </w:p>
    <w:p w14:paraId="550B87EE" w14:textId="6D8F5123" w:rsidR="00BD3177" w:rsidRPr="00BD3177" w:rsidDel="00D30024" w:rsidRDefault="00BD3177">
      <w:pPr>
        <w:spacing w:after="0"/>
        <w:rPr>
          <w:del w:id="722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2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b.freelancer_id = user_id OR contr.freelancer_id = user_id</w:delText>
        </w:r>
      </w:del>
    </w:p>
    <w:p w14:paraId="366A9200" w14:textId="6589B3E2" w:rsidR="00BD3177" w:rsidRPr="00BD3177" w:rsidDel="00D30024" w:rsidRDefault="00BD3177">
      <w:pPr>
        <w:spacing w:after="0"/>
        <w:rPr>
          <w:del w:id="722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2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ORDER BY p.created_at DESC;</w:delText>
        </w:r>
      </w:del>
    </w:p>
    <w:p w14:paraId="316FC9FD" w14:textId="5BEAFA73" w:rsidR="00BD3177" w:rsidRPr="00BD3177" w:rsidDel="00D30024" w:rsidRDefault="00BD3177">
      <w:pPr>
        <w:spacing w:after="0"/>
        <w:rPr>
          <w:del w:id="722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2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28A4CD65" w14:textId="1C95F827" w:rsidR="00BD3177" w:rsidRPr="00BD3177" w:rsidDel="00D30024" w:rsidRDefault="00BD3177">
      <w:pPr>
        <w:spacing w:after="0"/>
        <w:rPr>
          <w:del w:id="722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2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55687767" w14:textId="665E1FF4" w:rsidR="00BD3177" w:rsidRPr="00BD3177" w:rsidDel="00D30024" w:rsidRDefault="00BD3177">
      <w:pPr>
        <w:spacing w:after="0"/>
        <w:rPr>
          <w:del w:id="722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3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23B990D9" w14:textId="43FCB51F" w:rsidR="00BD3177" w:rsidRPr="00BD3177" w:rsidDel="00D30024" w:rsidRDefault="00BD3177">
      <w:pPr>
        <w:spacing w:after="0"/>
        <w:rPr>
          <w:del w:id="723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20F693ED" w14:textId="091FC24D" w:rsidR="00BD3177" w:rsidRPr="00BD3177" w:rsidDel="00D30024" w:rsidRDefault="00BD3177">
      <w:pPr>
        <w:spacing w:after="0"/>
        <w:rPr>
          <w:del w:id="723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3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2E959C54" w14:textId="226DABB0" w:rsidR="00BD3177" w:rsidRPr="00BD3177" w:rsidDel="00D30024" w:rsidRDefault="00BD3177">
      <w:pPr>
        <w:spacing w:after="0"/>
        <w:rPr>
          <w:del w:id="723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3C9B02F4" w14:textId="5B078C55" w:rsidR="00BD3177" w:rsidRPr="00BD3177" w:rsidDel="00D30024" w:rsidRDefault="00BD3177">
      <w:pPr>
        <w:spacing w:after="0"/>
        <w:rPr>
          <w:del w:id="723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3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1CD2C93" w14:textId="3FF243A7" w:rsidR="00BD3177" w:rsidRPr="00BD3177" w:rsidDel="00D30024" w:rsidRDefault="00BD3177">
      <w:pPr>
        <w:spacing w:after="0"/>
        <w:rPr>
          <w:del w:id="723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3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GetDaysUntilDeadline</w:delText>
        </w:r>
      </w:del>
    </w:p>
    <w:p w14:paraId="5733C663" w14:textId="249C8A3A" w:rsidR="00BD3177" w:rsidRPr="00BD3177" w:rsidDel="00D30024" w:rsidRDefault="00BD3177">
      <w:pPr>
        <w:spacing w:after="0"/>
        <w:rPr>
          <w:del w:id="723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4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84EACA3" w14:textId="246FA9EA" w:rsidR="00BD3177" w:rsidRPr="00BD3177" w:rsidDel="00D30024" w:rsidRDefault="00BD3177">
      <w:pPr>
        <w:spacing w:after="0"/>
        <w:rPr>
          <w:del w:id="724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7D41DFE6" w14:textId="3801C931" w:rsidR="00BD3177" w:rsidRPr="00BD3177" w:rsidDel="00D30024" w:rsidRDefault="00BD3177">
      <w:pPr>
        <w:spacing w:after="0"/>
        <w:rPr>
          <w:del w:id="724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4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63376FF7" w14:textId="2E937108" w:rsidR="00BD3177" w:rsidRPr="00BD3177" w:rsidDel="00D30024" w:rsidRDefault="00BD3177">
      <w:pPr>
        <w:spacing w:after="0"/>
        <w:rPr>
          <w:del w:id="724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4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`freelance`.`GetDaysUntilDeadline`;</w:delText>
        </w:r>
      </w:del>
    </w:p>
    <w:p w14:paraId="60CF48D8" w14:textId="69641A58" w:rsidR="00BD3177" w:rsidRPr="00BD3177" w:rsidDel="00D30024" w:rsidRDefault="00BD3177">
      <w:pPr>
        <w:spacing w:after="0"/>
        <w:rPr>
          <w:del w:id="724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0B2A78D0" w14:textId="5F2315F6" w:rsidR="00BD3177" w:rsidRPr="00BD3177" w:rsidDel="00D30024" w:rsidRDefault="00BD3177">
      <w:pPr>
        <w:spacing w:after="0"/>
        <w:rPr>
          <w:del w:id="724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4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77697E14" w14:textId="25CFE796" w:rsidR="00BD3177" w:rsidRPr="00BD3177" w:rsidDel="00D30024" w:rsidRDefault="00BD3177">
      <w:pPr>
        <w:spacing w:after="0"/>
        <w:rPr>
          <w:del w:id="724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5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2516C026" w14:textId="3865BD22" w:rsidR="00BD3177" w:rsidRPr="00BD3177" w:rsidDel="00D30024" w:rsidRDefault="00BD3177">
      <w:pPr>
        <w:spacing w:after="0"/>
        <w:rPr>
          <w:del w:id="725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5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GetDaysUntilDeadline(IN project_id INT)</w:delText>
        </w:r>
      </w:del>
    </w:p>
    <w:p w14:paraId="74D64772" w14:textId="03064BEF" w:rsidR="00BD3177" w:rsidRPr="00BD3177" w:rsidDel="00D30024" w:rsidRDefault="00BD3177">
      <w:pPr>
        <w:spacing w:after="0"/>
        <w:rPr>
          <w:del w:id="725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5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5B7FD1DB" w14:textId="2724EF3B" w:rsidR="00BD3177" w:rsidRPr="00BD3177" w:rsidDel="00D30024" w:rsidRDefault="00BD3177">
      <w:pPr>
        <w:spacing w:after="0"/>
        <w:rPr>
          <w:del w:id="725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5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project_deadline DATE;</w:delText>
        </w:r>
      </w:del>
    </w:p>
    <w:p w14:paraId="51A298B2" w14:textId="77D46F96" w:rsidR="00BD3177" w:rsidRPr="00BD3177" w:rsidDel="00D30024" w:rsidRDefault="00BD3177">
      <w:pPr>
        <w:spacing w:after="0"/>
        <w:rPr>
          <w:del w:id="725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5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days_remaining INT;</w:delText>
        </w:r>
      </w:del>
    </w:p>
    <w:p w14:paraId="65C8D235" w14:textId="778EBB4A" w:rsidR="00BD3177" w:rsidRPr="00BD3177" w:rsidDel="00D30024" w:rsidRDefault="00BD3177">
      <w:pPr>
        <w:spacing w:after="0"/>
        <w:rPr>
          <w:del w:id="725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6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4352A85" w14:textId="46DC53E2" w:rsidR="00BD3177" w:rsidRPr="00BD3177" w:rsidDel="00D30024" w:rsidRDefault="00BD3177">
      <w:pPr>
        <w:spacing w:after="0"/>
        <w:rPr>
          <w:del w:id="726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6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Получаем дедлайн проекта</w:delText>
        </w:r>
      </w:del>
    </w:p>
    <w:p w14:paraId="66AD2667" w14:textId="25DF1AF9" w:rsidR="00BD3177" w:rsidRPr="00BD3177" w:rsidDel="00D30024" w:rsidRDefault="00BD3177">
      <w:pPr>
        <w:spacing w:after="0"/>
        <w:rPr>
          <w:del w:id="726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6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deadline INTO project_deadline </w:delText>
        </w:r>
      </w:del>
    </w:p>
    <w:p w14:paraId="1BA72173" w14:textId="42367778" w:rsidR="00BD3177" w:rsidRPr="00BD3177" w:rsidDel="00D30024" w:rsidRDefault="00BD3177">
      <w:pPr>
        <w:spacing w:after="0"/>
        <w:rPr>
          <w:del w:id="72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6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projects </w:delText>
        </w:r>
      </w:del>
    </w:p>
    <w:p w14:paraId="75BAFF0F" w14:textId="048D4400" w:rsidR="00BD3177" w:rsidRPr="00BD3177" w:rsidDel="00D30024" w:rsidRDefault="00BD3177">
      <w:pPr>
        <w:spacing w:after="0"/>
        <w:rPr>
          <w:del w:id="726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6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WHERE id = project_id;</w:delText>
        </w:r>
      </w:del>
    </w:p>
    <w:p w14:paraId="21D7CAD4" w14:textId="6B5B45C4" w:rsidR="00BD3177" w:rsidRPr="00BD3177" w:rsidDel="00D30024" w:rsidRDefault="00BD3177">
      <w:pPr>
        <w:spacing w:after="0"/>
        <w:rPr>
          <w:del w:id="726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7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E8CDB8A" w14:textId="6918AFD7" w:rsidR="00BD3177" w:rsidRPr="00BD3177" w:rsidDel="00D30024" w:rsidRDefault="00BD3177">
      <w:pPr>
        <w:spacing w:after="0"/>
        <w:rPr>
          <w:del w:id="727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7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project_deadline IS NULL THEN</w:delText>
        </w:r>
      </w:del>
    </w:p>
    <w:p w14:paraId="2CCF23A3" w14:textId="4BA54868" w:rsidR="00BD3177" w:rsidRPr="00BD3177" w:rsidDel="00D30024" w:rsidRDefault="00BD3177">
      <w:pPr>
        <w:spacing w:after="0"/>
        <w:rPr>
          <w:del w:id="7273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27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'Для этого проекта нет дедлайна'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result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2196EA46" w14:textId="3EE9A906" w:rsidR="00BD3177" w:rsidRPr="00BD3177" w:rsidDel="00D30024" w:rsidRDefault="00BD3177">
      <w:pPr>
        <w:spacing w:after="0"/>
        <w:rPr>
          <w:del w:id="7275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27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ELSE</w:delText>
        </w:r>
      </w:del>
    </w:p>
    <w:p w14:paraId="35A652E7" w14:textId="75939BD5" w:rsidR="00BD3177" w:rsidRPr="00BD3177" w:rsidDel="00D30024" w:rsidRDefault="00BD3177">
      <w:pPr>
        <w:spacing w:after="0"/>
        <w:rPr>
          <w:del w:id="7277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27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Вычисляем разницу в днях между сегодня и дедлайном</w:delText>
        </w:r>
      </w:del>
    </w:p>
    <w:p w14:paraId="48C728BB" w14:textId="5B3B8653" w:rsidR="00BD3177" w:rsidRPr="00BD3177" w:rsidDel="00D30024" w:rsidRDefault="00BD3177">
      <w:pPr>
        <w:spacing w:after="0"/>
        <w:rPr>
          <w:del w:id="727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days_remaining = DATEDIFF(project_deadline, CURDATE());</w:delText>
        </w:r>
      </w:del>
    </w:p>
    <w:p w14:paraId="1B726C59" w14:textId="4682E7AA" w:rsidR="00BD3177" w:rsidRPr="00BD3177" w:rsidDel="00D30024" w:rsidRDefault="00BD3177">
      <w:pPr>
        <w:spacing w:after="0"/>
        <w:rPr>
          <w:del w:id="728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0FB340B7" w14:textId="0127971B" w:rsidR="00BD3177" w:rsidRPr="00BD3177" w:rsidDel="00D30024" w:rsidRDefault="00BD3177">
      <w:pPr>
        <w:spacing w:after="0"/>
        <w:rPr>
          <w:del w:id="72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Возвращаем результат с анализом</w:delText>
        </w:r>
      </w:del>
    </w:p>
    <w:p w14:paraId="6AC670AA" w14:textId="3703C09C" w:rsidR="00BD3177" w:rsidRPr="00BD3177" w:rsidDel="00D30024" w:rsidRDefault="00BD3177">
      <w:pPr>
        <w:spacing w:after="0"/>
        <w:rPr>
          <w:del w:id="72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8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</w:delText>
        </w:r>
      </w:del>
    </w:p>
    <w:p w14:paraId="59DD0ED6" w14:textId="0C49FFC7" w:rsidR="00BD3177" w:rsidRPr="00BD3177" w:rsidDel="00D30024" w:rsidRDefault="00BD3177">
      <w:pPr>
        <w:spacing w:after="0"/>
        <w:rPr>
          <w:del w:id="728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8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project_deadline as deadline_date,</w:delText>
        </w:r>
      </w:del>
    </w:p>
    <w:p w14:paraId="108F02EF" w14:textId="51C53E97" w:rsidR="00BD3177" w:rsidRPr="00BD3177" w:rsidDel="00D30024" w:rsidRDefault="00BD3177">
      <w:pPr>
        <w:spacing w:after="0"/>
        <w:rPr>
          <w:del w:id="728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9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days_remaining as days_until_deadline,</w:delText>
        </w:r>
      </w:del>
    </w:p>
    <w:p w14:paraId="59704079" w14:textId="52628076" w:rsidR="00BD3177" w:rsidRPr="00BD3177" w:rsidDel="00D30024" w:rsidRDefault="00BD3177">
      <w:pPr>
        <w:spacing w:after="0"/>
        <w:rPr>
          <w:del w:id="72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CASE </w:delText>
        </w:r>
      </w:del>
    </w:p>
    <w:p w14:paraId="42663DE5" w14:textId="6645ADEA" w:rsidR="00BD3177" w:rsidRPr="00BD3177" w:rsidDel="00D30024" w:rsidRDefault="00BD3177">
      <w:pPr>
        <w:spacing w:after="0"/>
        <w:rPr>
          <w:del w:id="72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9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days_remaining &gt; 0 THEN CONCAT('До дедлайна ', days_remaining, ' дней')</w:delText>
        </w:r>
      </w:del>
    </w:p>
    <w:p w14:paraId="67614F28" w14:textId="6B34B12E" w:rsidR="00BD3177" w:rsidRPr="00BD3177" w:rsidDel="00D30024" w:rsidRDefault="00BD3177">
      <w:pPr>
        <w:spacing w:after="0"/>
        <w:rPr>
          <w:del w:id="729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9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days_remaining = 0 THEN 'Дедлайн сегодня'</w:delText>
        </w:r>
      </w:del>
    </w:p>
    <w:p w14:paraId="1B26B0FD" w14:textId="04373340" w:rsidR="00BD3177" w:rsidRPr="00BD3177" w:rsidDel="00D30024" w:rsidRDefault="00BD3177">
      <w:pPr>
        <w:spacing w:after="0"/>
        <w:rPr>
          <w:del w:id="72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29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ELSE CONCAT('Дедлайн просрочен ', ABS(days_remaining), ' дней назад')</w:delText>
        </w:r>
      </w:del>
    </w:p>
    <w:p w14:paraId="36608C43" w14:textId="5B86DD69" w:rsidR="00BD3177" w:rsidRPr="00BD3177" w:rsidDel="00D30024" w:rsidRDefault="00BD3177">
      <w:pPr>
        <w:spacing w:after="0"/>
        <w:rPr>
          <w:del w:id="729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0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 as deadline_status;</w:delText>
        </w:r>
      </w:del>
    </w:p>
    <w:p w14:paraId="30F1C294" w14:textId="030A235F" w:rsidR="00BD3177" w:rsidRPr="00BD3177" w:rsidDel="00D30024" w:rsidRDefault="00BD3177">
      <w:pPr>
        <w:spacing w:after="0"/>
        <w:rPr>
          <w:del w:id="730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0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45C2723F" w14:textId="6DDAB9BF" w:rsidR="00BD3177" w:rsidRPr="00BD3177" w:rsidDel="00D30024" w:rsidRDefault="00BD3177">
      <w:pPr>
        <w:spacing w:after="0"/>
        <w:rPr>
          <w:del w:id="73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4FA5A37E" w14:textId="7B14D52F" w:rsidR="00BD3177" w:rsidRPr="00BD3177" w:rsidDel="00D30024" w:rsidRDefault="00BD3177">
      <w:pPr>
        <w:spacing w:after="0"/>
        <w:rPr>
          <w:del w:id="73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207DF2FD" w14:textId="5C022180" w:rsidR="00BD3177" w:rsidRPr="00BD3177" w:rsidDel="00D30024" w:rsidRDefault="00BD3177">
      <w:pPr>
        <w:spacing w:after="0"/>
        <w:rPr>
          <w:del w:id="730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0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1ADFA210" w14:textId="58CC25EE" w:rsidR="00BD3177" w:rsidRPr="00BD3177" w:rsidDel="00D30024" w:rsidRDefault="00BD3177">
      <w:pPr>
        <w:spacing w:after="0"/>
        <w:rPr>
          <w:del w:id="730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1059049A" w14:textId="3E84E79F" w:rsidR="00BD3177" w:rsidRPr="00BD3177" w:rsidDel="00D30024" w:rsidRDefault="00BD3177">
      <w:pPr>
        <w:spacing w:after="0"/>
        <w:rPr>
          <w:del w:id="730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1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21231AE" w14:textId="76B8A13C" w:rsidR="00BD3177" w:rsidRPr="00BD3177" w:rsidDel="00D30024" w:rsidRDefault="00BD3177">
      <w:pPr>
        <w:spacing w:after="0"/>
        <w:rPr>
          <w:del w:id="73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CloseContract</w:delText>
        </w:r>
      </w:del>
    </w:p>
    <w:p w14:paraId="4F08C0B8" w14:textId="5A8BC101" w:rsidR="00BD3177" w:rsidRPr="00BD3177" w:rsidDel="00D30024" w:rsidRDefault="00BD3177">
      <w:pPr>
        <w:spacing w:after="0"/>
        <w:rPr>
          <w:del w:id="73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DD62AE3" w14:textId="3E782BF7" w:rsidR="00BD3177" w:rsidRPr="00BD3177" w:rsidDel="00D30024" w:rsidRDefault="00BD3177">
      <w:pPr>
        <w:spacing w:after="0"/>
        <w:rPr>
          <w:del w:id="73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3C380A5A" w14:textId="39AE5B2A" w:rsidR="00BD3177" w:rsidRPr="00BD3177" w:rsidDel="00D30024" w:rsidRDefault="00BD3177">
      <w:pPr>
        <w:spacing w:after="0"/>
        <w:rPr>
          <w:del w:id="731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1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4CF1E7E6" w14:textId="2E69CDD8" w:rsidR="00BD3177" w:rsidRPr="00BD3177" w:rsidDel="00D30024" w:rsidRDefault="00BD3177">
      <w:pPr>
        <w:spacing w:after="0"/>
        <w:rPr>
          <w:del w:id="731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1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`freelance`.`CloseContract`;</w:delText>
        </w:r>
      </w:del>
    </w:p>
    <w:p w14:paraId="775A4E26" w14:textId="2C0AAAB7" w:rsidR="00BD3177" w:rsidRPr="00BD3177" w:rsidDel="00D30024" w:rsidRDefault="00BD3177">
      <w:pPr>
        <w:spacing w:after="0"/>
        <w:rPr>
          <w:del w:id="732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E7501B6" w14:textId="3BDDB086" w:rsidR="00BD3177" w:rsidRPr="00BD3177" w:rsidDel="00D30024" w:rsidRDefault="00BD3177">
      <w:pPr>
        <w:spacing w:after="0"/>
        <w:rPr>
          <w:del w:id="732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2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49CF9156" w14:textId="547BD0B9" w:rsidR="00BD3177" w:rsidRPr="00BD3177" w:rsidDel="00D30024" w:rsidRDefault="00BD3177">
      <w:pPr>
        <w:spacing w:after="0"/>
        <w:rPr>
          <w:del w:id="732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2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3B077180" w14:textId="6BD77B5E" w:rsidR="00BD3177" w:rsidRPr="00BD3177" w:rsidDel="00D30024" w:rsidRDefault="00BD3177">
      <w:pPr>
        <w:spacing w:after="0"/>
        <w:rPr>
          <w:del w:id="732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2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CloseContract(IN contract_id INT)</w:delText>
        </w:r>
      </w:del>
    </w:p>
    <w:p w14:paraId="279A0C80" w14:textId="7BE6F0E5" w:rsidR="00BD3177" w:rsidRPr="00BD3177" w:rsidDel="00D30024" w:rsidRDefault="00BD3177">
      <w:pPr>
        <w:spacing w:after="0"/>
        <w:rPr>
          <w:del w:id="732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2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5BDE4B89" w14:textId="599568D9" w:rsidR="00BD3177" w:rsidRPr="00BD3177" w:rsidDel="00D30024" w:rsidRDefault="00BD3177">
      <w:pPr>
        <w:spacing w:after="0"/>
        <w:rPr>
          <w:del w:id="732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3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contract_exists INT;</w:delText>
        </w:r>
      </w:del>
    </w:p>
    <w:p w14:paraId="7A04BA15" w14:textId="738F7BF0" w:rsidR="00BD3177" w:rsidRPr="00BD3177" w:rsidDel="00D30024" w:rsidRDefault="00BD3177">
      <w:pPr>
        <w:spacing w:after="0"/>
        <w:rPr>
          <w:del w:id="733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3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current_status VARCHAR(20);</w:delText>
        </w:r>
      </w:del>
    </w:p>
    <w:p w14:paraId="2263A660" w14:textId="2C291CFB" w:rsidR="00BD3177" w:rsidRPr="00BD3177" w:rsidDel="00D30024" w:rsidRDefault="00BD3177">
      <w:pPr>
        <w:spacing w:after="0"/>
        <w:rPr>
          <w:del w:id="733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3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project_id_val INT;</w:delText>
        </w:r>
      </w:del>
    </w:p>
    <w:p w14:paraId="63F27655" w14:textId="6070B7D9" w:rsidR="00BD3177" w:rsidRPr="00BD3177" w:rsidDel="00D30024" w:rsidRDefault="00BD3177">
      <w:pPr>
        <w:spacing w:after="0"/>
        <w:rPr>
          <w:del w:id="733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3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7B28354" w14:textId="7B9F209F" w:rsidR="00BD3177" w:rsidRPr="00BD3177" w:rsidDel="00D30024" w:rsidRDefault="00BD3177">
      <w:pPr>
        <w:spacing w:after="0"/>
        <w:rPr>
          <w:del w:id="7337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33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Проверяем существование контракта и получаем данные отдельными запросами</w:delText>
        </w:r>
      </w:del>
    </w:p>
    <w:p w14:paraId="46650F4C" w14:textId="5FE32625" w:rsidR="00BD3177" w:rsidRPr="00BD3177" w:rsidDel="00D30024" w:rsidRDefault="00BD3177">
      <w:pPr>
        <w:spacing w:after="0"/>
        <w:rPr>
          <w:del w:id="733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4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 COUNT(*) INTO contract_exists FROM contracts WHERE id = contract_id;</w:delText>
        </w:r>
      </w:del>
    </w:p>
    <w:p w14:paraId="2E08B206" w14:textId="02C09C1B" w:rsidR="00BD3177" w:rsidRPr="00BD3177" w:rsidDel="00D30024" w:rsidRDefault="00BD3177">
      <w:pPr>
        <w:spacing w:after="0"/>
        <w:rPr>
          <w:del w:id="734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4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1EA25ABC" w14:textId="2F3DC68E" w:rsidR="00BD3177" w:rsidRPr="00BD3177" w:rsidDel="00D30024" w:rsidRDefault="00BD3177">
      <w:pPr>
        <w:spacing w:after="0"/>
        <w:rPr>
          <w:del w:id="734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4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contract_exists = 0 THEN</w:delText>
        </w:r>
      </w:del>
    </w:p>
    <w:p w14:paraId="557FADDF" w14:textId="70FB5E17" w:rsidR="00BD3177" w:rsidRPr="00BD3177" w:rsidDel="00D30024" w:rsidRDefault="00BD3177">
      <w:pPr>
        <w:spacing w:after="0"/>
        <w:rPr>
          <w:del w:id="734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4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Контракт не найден' AS result;</w:delText>
        </w:r>
      </w:del>
    </w:p>
    <w:p w14:paraId="1E3E1A1B" w14:textId="4B54C882" w:rsidR="00BD3177" w:rsidRPr="00BD3177" w:rsidDel="00D30024" w:rsidRDefault="00BD3177">
      <w:pPr>
        <w:spacing w:after="0"/>
        <w:rPr>
          <w:del w:id="7347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34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</w:delText>
        </w:r>
      </w:del>
    </w:p>
    <w:p w14:paraId="4F7C4C55" w14:textId="4D0F1C30" w:rsidR="00BD3177" w:rsidRPr="00BD3177" w:rsidDel="00D30024" w:rsidRDefault="00BD3177">
      <w:pPr>
        <w:spacing w:after="0"/>
        <w:rPr>
          <w:del w:id="7349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35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Получаем текущий статус и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project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_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id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отдельным запросом</w:delText>
        </w:r>
      </w:del>
    </w:p>
    <w:p w14:paraId="6E894081" w14:textId="425C567B" w:rsidR="00BD3177" w:rsidRPr="00BD3177" w:rsidDel="00D30024" w:rsidRDefault="00BD3177">
      <w:pPr>
        <w:spacing w:after="0"/>
        <w:rPr>
          <w:del w:id="735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5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status, project_id INTO current_status, project_id_val </w:delText>
        </w:r>
      </w:del>
    </w:p>
    <w:p w14:paraId="227C76B9" w14:textId="0779B365" w:rsidR="00BD3177" w:rsidRPr="00BD3177" w:rsidDel="00D30024" w:rsidRDefault="00BD3177">
      <w:pPr>
        <w:spacing w:after="0"/>
        <w:rPr>
          <w:del w:id="735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5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contracts WHERE id = contract_id;</w:delText>
        </w:r>
      </w:del>
    </w:p>
    <w:p w14:paraId="1BE35361" w14:textId="595B1B4B" w:rsidR="00BD3177" w:rsidRPr="00BD3177" w:rsidDel="00D30024" w:rsidRDefault="00BD3177">
      <w:pPr>
        <w:spacing w:after="0"/>
        <w:rPr>
          <w:del w:id="735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5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B025E3E" w14:textId="1946CDEC" w:rsidR="00BD3177" w:rsidRPr="00BD3177" w:rsidDel="00D30024" w:rsidRDefault="00BD3177">
      <w:pPr>
        <w:spacing w:after="0"/>
        <w:rPr>
          <w:del w:id="735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5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IF current_status != 'active' THEN</w:delText>
        </w:r>
      </w:del>
    </w:p>
    <w:p w14:paraId="24E65E98" w14:textId="309EF8AB" w:rsidR="00BD3177" w:rsidRPr="00BD3177" w:rsidDel="00D30024" w:rsidRDefault="00BD3177">
      <w:pPr>
        <w:spacing w:after="0"/>
        <w:rPr>
          <w:del w:id="735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6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CONCAT('Ошибка: Контракт уже завершен ', current_status) AS result;</w:delText>
        </w:r>
      </w:del>
    </w:p>
    <w:p w14:paraId="34C7C09D" w14:textId="3D473BDB" w:rsidR="00BD3177" w:rsidRPr="00BD3177" w:rsidDel="00D30024" w:rsidRDefault="00BD3177">
      <w:pPr>
        <w:spacing w:after="0"/>
        <w:rPr>
          <w:del w:id="736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6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ELSE</w:delText>
        </w:r>
      </w:del>
    </w:p>
    <w:p w14:paraId="6E35273E" w14:textId="77333385" w:rsidR="00BD3177" w:rsidRPr="00BD3177" w:rsidDel="00D30024" w:rsidRDefault="00BD3177">
      <w:pPr>
        <w:spacing w:after="0"/>
        <w:rPr>
          <w:del w:id="736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6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-- Начинаем транзакцию</w:delText>
        </w:r>
      </w:del>
    </w:p>
    <w:p w14:paraId="082F580F" w14:textId="4B873294" w:rsidR="00BD3177" w:rsidRPr="00BD3177" w:rsidDel="00D30024" w:rsidRDefault="00BD3177">
      <w:pPr>
        <w:spacing w:after="0"/>
        <w:rPr>
          <w:del w:id="73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6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START TRANSACTION;</w:delText>
        </w:r>
      </w:del>
    </w:p>
    <w:p w14:paraId="1B51E588" w14:textId="15C406CE" w:rsidR="00BD3177" w:rsidRPr="00BD3177" w:rsidDel="00D30024" w:rsidRDefault="00BD3177">
      <w:pPr>
        <w:spacing w:after="0"/>
        <w:rPr>
          <w:del w:id="736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6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2FDF6115" w14:textId="3BA78675" w:rsidR="00BD3177" w:rsidRPr="00BD3177" w:rsidDel="00D30024" w:rsidRDefault="00BD3177">
      <w:pPr>
        <w:spacing w:after="0"/>
        <w:rPr>
          <w:del w:id="736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7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-- Закрываем контракт</w:delText>
        </w:r>
      </w:del>
    </w:p>
    <w:p w14:paraId="279C31D4" w14:textId="76CC8A23" w:rsidR="00BD3177" w:rsidRPr="00BD3177" w:rsidDel="00D30024" w:rsidRDefault="00BD3177">
      <w:pPr>
        <w:spacing w:after="0"/>
        <w:rPr>
          <w:del w:id="737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7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UPDATE contracts </w:delText>
        </w:r>
      </w:del>
    </w:p>
    <w:p w14:paraId="2E306BA2" w14:textId="631A7927" w:rsidR="00BD3177" w:rsidRPr="00BD3177" w:rsidDel="00D30024" w:rsidRDefault="00BD3177">
      <w:pPr>
        <w:spacing w:after="0"/>
        <w:rPr>
          <w:del w:id="737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7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SET status = 'completed', </w:delText>
        </w:r>
      </w:del>
    </w:p>
    <w:p w14:paraId="129DE29F" w14:textId="5C3348F0" w:rsidR="00BD3177" w:rsidRPr="00BD3177" w:rsidDel="00D30024" w:rsidRDefault="00BD3177">
      <w:pPr>
        <w:spacing w:after="0"/>
        <w:rPr>
          <w:del w:id="737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7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completed_at = CURRENT_TIMESTAMP,</w:delText>
        </w:r>
      </w:del>
    </w:p>
    <w:p w14:paraId="4E0BAD27" w14:textId="3360B189" w:rsidR="00BD3177" w:rsidRPr="00BD3177" w:rsidDel="00D30024" w:rsidRDefault="00BD3177">
      <w:pPr>
        <w:spacing w:after="0"/>
        <w:rPr>
          <w:del w:id="737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7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updated_at = CURRENT_TIMESTAMP</w:delText>
        </w:r>
      </w:del>
    </w:p>
    <w:p w14:paraId="30FE7E45" w14:textId="30E9A360" w:rsidR="00BD3177" w:rsidRPr="00BD3177" w:rsidDel="00D30024" w:rsidRDefault="00BD3177">
      <w:pPr>
        <w:spacing w:after="0"/>
        <w:rPr>
          <w:del w:id="737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id = contract_id;</w:delText>
        </w:r>
      </w:del>
    </w:p>
    <w:p w14:paraId="2E3EF363" w14:textId="7D840A44" w:rsidR="00BD3177" w:rsidRPr="00BD3177" w:rsidDel="00D30024" w:rsidRDefault="00BD3177">
      <w:pPr>
        <w:spacing w:after="0"/>
        <w:rPr>
          <w:del w:id="738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400BDA08" w14:textId="60BE8C21" w:rsidR="00BD3177" w:rsidRPr="00BD3177" w:rsidDel="00D30024" w:rsidRDefault="00BD3177">
      <w:pPr>
        <w:spacing w:after="0"/>
        <w:rPr>
          <w:del w:id="73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-- Обновляем статус проекта</w:delText>
        </w:r>
      </w:del>
    </w:p>
    <w:p w14:paraId="21B8402C" w14:textId="2DB44B0F" w:rsidR="00BD3177" w:rsidRPr="00BD3177" w:rsidDel="00D30024" w:rsidRDefault="00BD3177">
      <w:pPr>
        <w:spacing w:after="0"/>
        <w:rPr>
          <w:del w:id="73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8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UPDATE projects </w:delText>
        </w:r>
      </w:del>
    </w:p>
    <w:p w14:paraId="3482949A" w14:textId="1B8EF63A" w:rsidR="00BD3177" w:rsidRPr="00BD3177" w:rsidDel="00D30024" w:rsidRDefault="00BD3177">
      <w:pPr>
        <w:spacing w:after="0"/>
        <w:rPr>
          <w:del w:id="738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8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SET status = 'completed',</w:delText>
        </w:r>
      </w:del>
    </w:p>
    <w:p w14:paraId="108BAFC4" w14:textId="5AE3A0C4" w:rsidR="00BD3177" w:rsidRPr="00BD3177" w:rsidDel="00D30024" w:rsidRDefault="00BD3177">
      <w:pPr>
        <w:spacing w:after="0"/>
        <w:rPr>
          <w:del w:id="738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9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updated_at = CURRENT_TIMESTAMP</w:delText>
        </w:r>
      </w:del>
    </w:p>
    <w:p w14:paraId="59E2A12F" w14:textId="0B45E38C" w:rsidR="00BD3177" w:rsidRPr="00BD3177" w:rsidDel="00D30024" w:rsidRDefault="00BD3177">
      <w:pPr>
        <w:spacing w:after="0"/>
        <w:rPr>
          <w:del w:id="73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id = project_id_val;</w:delText>
        </w:r>
      </w:del>
    </w:p>
    <w:p w14:paraId="664E5DA4" w14:textId="44A3314B" w:rsidR="00BD3177" w:rsidRPr="00BD3177" w:rsidDel="00D30024" w:rsidRDefault="00BD3177">
      <w:pPr>
        <w:spacing w:after="0"/>
        <w:rPr>
          <w:del w:id="73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9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676B470D" w14:textId="7712946F" w:rsidR="00BD3177" w:rsidRPr="00BD3177" w:rsidDel="00D30024" w:rsidRDefault="00BD3177">
      <w:pPr>
        <w:spacing w:after="0"/>
        <w:rPr>
          <w:del w:id="739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9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COMMIT;</w:delText>
        </w:r>
      </w:del>
    </w:p>
    <w:p w14:paraId="19919BD6" w14:textId="7A21ADED" w:rsidR="00BD3177" w:rsidRPr="00BD3177" w:rsidDel="00D30024" w:rsidRDefault="00BD3177">
      <w:pPr>
        <w:spacing w:after="0"/>
        <w:rPr>
          <w:del w:id="73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39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0214199E" w14:textId="03DEC046" w:rsidR="00BD3177" w:rsidRPr="00BD3177" w:rsidDel="00D30024" w:rsidRDefault="00BD3177">
      <w:pPr>
        <w:spacing w:after="0"/>
        <w:rPr>
          <w:del w:id="739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0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'Контракт успешно завершен' AS result;</w:delText>
        </w:r>
      </w:del>
    </w:p>
    <w:p w14:paraId="582770B4" w14:textId="1F0AE0DB" w:rsidR="00BD3177" w:rsidRPr="00BD3177" w:rsidDel="00D30024" w:rsidRDefault="00BD3177">
      <w:pPr>
        <w:spacing w:after="0"/>
        <w:rPr>
          <w:del w:id="740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0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 IF;</w:delText>
        </w:r>
      </w:del>
    </w:p>
    <w:p w14:paraId="7C1B8CF8" w14:textId="452805F5" w:rsidR="00BD3177" w:rsidRPr="00BD3177" w:rsidDel="00D30024" w:rsidRDefault="00BD3177">
      <w:pPr>
        <w:spacing w:after="0"/>
        <w:rPr>
          <w:del w:id="74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47FC064C" w14:textId="6918FF3E" w:rsidR="00BD3177" w:rsidRPr="00BD3177" w:rsidDel="00D30024" w:rsidRDefault="00BD3177">
      <w:pPr>
        <w:spacing w:after="0"/>
        <w:rPr>
          <w:del w:id="74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0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2A8A635C" w14:textId="7F04EEC5" w:rsidR="00BD3177" w:rsidRPr="00BD3177" w:rsidDel="00D30024" w:rsidRDefault="00BD3177">
      <w:pPr>
        <w:spacing w:after="0"/>
        <w:rPr>
          <w:del w:id="740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1A127A6B" w14:textId="3BD55062" w:rsidR="00BD3177" w:rsidRPr="00BD3177" w:rsidDel="00D30024" w:rsidRDefault="00BD3177">
      <w:pPr>
        <w:spacing w:after="0"/>
        <w:rPr>
          <w:del w:id="740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0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51EF24F9" w14:textId="01799327" w:rsidR="00BD3177" w:rsidRPr="00BD3177" w:rsidDel="00D30024" w:rsidRDefault="00BD3177">
      <w:pPr>
        <w:spacing w:after="0"/>
        <w:rPr>
          <w:del w:id="741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E6A56F2" w14:textId="45CAB4C8" w:rsidR="00BD3177" w:rsidRPr="00BD3177" w:rsidDel="00D30024" w:rsidRDefault="00BD3177">
      <w:pPr>
        <w:spacing w:after="0"/>
        <w:rPr>
          <w:del w:id="74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09670BC" w14:textId="14E99C12" w:rsidR="00BD3177" w:rsidRPr="00BD3177" w:rsidDel="00D30024" w:rsidRDefault="00BD3177">
      <w:pPr>
        <w:spacing w:after="0"/>
        <w:rPr>
          <w:del w:id="74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GetFreelancerClientRelationshipsSimple</w:delText>
        </w:r>
      </w:del>
    </w:p>
    <w:p w14:paraId="166FA894" w14:textId="0163A97D" w:rsidR="00BD3177" w:rsidRPr="00BD3177" w:rsidDel="00D30024" w:rsidRDefault="00BD3177">
      <w:pPr>
        <w:spacing w:after="0"/>
        <w:rPr>
          <w:del w:id="74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1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4A2E5CB" w14:textId="6769E02C" w:rsidR="00BD3177" w:rsidRPr="00BD3177" w:rsidDel="00D30024" w:rsidRDefault="00BD3177">
      <w:pPr>
        <w:spacing w:after="0"/>
        <w:rPr>
          <w:del w:id="741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08568726" w14:textId="53D362A3" w:rsidR="00BD3177" w:rsidRPr="00BD3177" w:rsidDel="00D30024" w:rsidRDefault="00BD3177">
      <w:pPr>
        <w:spacing w:after="0"/>
        <w:rPr>
          <w:del w:id="741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1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7A8B6D94" w14:textId="7EF9E1CE" w:rsidR="00BD3177" w:rsidRPr="00BD3177" w:rsidDel="00D30024" w:rsidRDefault="00BD3177">
      <w:pPr>
        <w:spacing w:after="0"/>
        <w:rPr>
          <w:del w:id="742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2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`freelance`.`GetFreelancerClientRelationshipsSimple`;</w:delText>
        </w:r>
      </w:del>
    </w:p>
    <w:p w14:paraId="51F7D07C" w14:textId="53589DD6" w:rsidR="00BD3177" w:rsidRPr="00BD3177" w:rsidDel="00D30024" w:rsidRDefault="00BD3177">
      <w:pPr>
        <w:spacing w:after="0"/>
        <w:rPr>
          <w:del w:id="742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2B05F97E" w14:textId="25AD3FF9" w:rsidR="00BD3177" w:rsidRPr="00BD3177" w:rsidDel="00D30024" w:rsidRDefault="00BD3177">
      <w:pPr>
        <w:spacing w:after="0"/>
        <w:rPr>
          <w:del w:id="742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2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1F412573" w14:textId="6B1439EB" w:rsidR="00BD3177" w:rsidRPr="00BD3177" w:rsidDel="00D30024" w:rsidRDefault="00BD3177">
      <w:pPr>
        <w:spacing w:after="0"/>
        <w:rPr>
          <w:del w:id="742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2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21467BFB" w14:textId="29CCC2D7" w:rsidR="00BD3177" w:rsidRPr="00BD3177" w:rsidDel="00D30024" w:rsidRDefault="00BD3177">
      <w:pPr>
        <w:spacing w:after="0"/>
        <w:rPr>
          <w:del w:id="742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2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GetFreelancerClientRelationshipsSimple()</w:delText>
        </w:r>
      </w:del>
    </w:p>
    <w:p w14:paraId="280EFF70" w14:textId="641DA238" w:rsidR="00BD3177" w:rsidRPr="00BD3177" w:rsidDel="00D30024" w:rsidRDefault="00BD3177">
      <w:pPr>
        <w:spacing w:after="0"/>
        <w:rPr>
          <w:del w:id="742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3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626A2874" w14:textId="76083046" w:rsidR="00BD3177" w:rsidRPr="00BD3177" w:rsidDel="00D30024" w:rsidRDefault="00BD3177">
      <w:pPr>
        <w:spacing w:after="0"/>
        <w:rPr>
          <w:del w:id="743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3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done INT DEFAULT FALSE;</w:delText>
        </w:r>
      </w:del>
    </w:p>
    <w:p w14:paraId="1D9ECFE5" w14:textId="7558C5C5" w:rsidR="00BD3177" w:rsidRPr="00BD3177" w:rsidDel="00D30024" w:rsidRDefault="00BD3177">
      <w:pPr>
        <w:spacing w:after="0"/>
        <w:rPr>
          <w:del w:id="743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3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freelancer_id_val INT;</w:delText>
        </w:r>
      </w:del>
    </w:p>
    <w:p w14:paraId="709A514A" w14:textId="7013FA2C" w:rsidR="00BD3177" w:rsidRPr="00BD3177" w:rsidDel="00D30024" w:rsidRDefault="00BD3177">
      <w:pPr>
        <w:spacing w:after="0"/>
        <w:rPr>
          <w:del w:id="743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3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freelancer_name_val VARCHAR(16);</w:delText>
        </w:r>
      </w:del>
    </w:p>
    <w:p w14:paraId="6B2D8090" w14:textId="1B23D1E1" w:rsidR="00BD3177" w:rsidRPr="00BD3177" w:rsidDel="00D30024" w:rsidRDefault="00BD3177">
      <w:pPr>
        <w:spacing w:after="0"/>
        <w:rPr>
          <w:del w:id="743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3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client_list TEXT;</w:delText>
        </w:r>
      </w:del>
    </w:p>
    <w:p w14:paraId="4BA9F7BE" w14:textId="109E8C5E" w:rsidR="00BD3177" w:rsidRPr="00BD3177" w:rsidDel="00D30024" w:rsidRDefault="00BD3177">
      <w:pPr>
        <w:spacing w:after="0"/>
        <w:rPr>
          <w:del w:id="743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4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project_count_val INT;</w:delText>
        </w:r>
      </w:del>
    </w:p>
    <w:p w14:paraId="52920F5C" w14:textId="7D680774" w:rsidR="00BD3177" w:rsidRPr="00BD3177" w:rsidDel="00D30024" w:rsidRDefault="00BD3177">
      <w:pPr>
        <w:spacing w:after="0"/>
        <w:rPr>
          <w:del w:id="744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4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4864265F" w14:textId="760C2954" w:rsidR="00BD3177" w:rsidRPr="00BD3177" w:rsidDel="00D30024" w:rsidRDefault="00BD3177">
      <w:pPr>
        <w:spacing w:after="0"/>
        <w:rPr>
          <w:del w:id="744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4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Объявляем курсор ПЕРЕД обработчиком</w:delText>
        </w:r>
      </w:del>
    </w:p>
    <w:p w14:paraId="4520DE35" w14:textId="7FABBD9F" w:rsidR="00BD3177" w:rsidRPr="00BD3177" w:rsidDel="00D30024" w:rsidRDefault="00BD3177">
      <w:pPr>
        <w:spacing w:after="0"/>
        <w:rPr>
          <w:del w:id="744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4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freelancer_cursor CURSOR FOR </w:delText>
        </w:r>
      </w:del>
    </w:p>
    <w:p w14:paraId="18F96CF9" w14:textId="781A1A82" w:rsidR="00BD3177" w:rsidRPr="00BD3177" w:rsidDel="00D30024" w:rsidRDefault="00BD3177">
      <w:pPr>
        <w:spacing w:after="0"/>
        <w:rPr>
          <w:del w:id="744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4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DISTINCT u.id, u.name</w:delText>
        </w:r>
      </w:del>
    </w:p>
    <w:p w14:paraId="33D65E81" w14:textId="405AE105" w:rsidR="00BD3177" w:rsidRPr="00BD3177" w:rsidDel="00D30024" w:rsidRDefault="00BD3177">
      <w:pPr>
        <w:spacing w:after="0"/>
        <w:rPr>
          <w:del w:id="744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5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users u</w:delText>
        </w:r>
      </w:del>
    </w:p>
    <w:p w14:paraId="41F450BB" w14:textId="6F11018F" w:rsidR="00BD3177" w:rsidRPr="00BD3177" w:rsidDel="00D30024" w:rsidRDefault="00BD3177">
      <w:pPr>
        <w:spacing w:after="0"/>
        <w:rPr>
          <w:del w:id="745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5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u.role = 'freelancer';</w:delText>
        </w:r>
      </w:del>
    </w:p>
    <w:p w14:paraId="54C9F5EA" w14:textId="11BAC30B" w:rsidR="00BD3177" w:rsidRPr="00BD3177" w:rsidDel="00D30024" w:rsidRDefault="00BD3177">
      <w:pPr>
        <w:spacing w:after="0"/>
        <w:rPr>
          <w:del w:id="745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5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2EC05FF" w14:textId="5A67AC2A" w:rsidR="00BD3177" w:rsidRPr="00BD3177" w:rsidDel="00D30024" w:rsidRDefault="00BD3177">
      <w:pPr>
        <w:spacing w:after="0"/>
        <w:rPr>
          <w:del w:id="745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5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CONTINUE HANDLER FOR NOT FOUND SET done = TRUE;</w:delText>
        </w:r>
      </w:del>
    </w:p>
    <w:p w14:paraId="13AEE85F" w14:textId="22580895" w:rsidR="00BD3177" w:rsidRPr="00BD3177" w:rsidDel="00D30024" w:rsidRDefault="00BD3177">
      <w:pPr>
        <w:spacing w:after="0"/>
        <w:rPr>
          <w:del w:id="745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5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38154B18" w14:textId="3BEE89DE" w:rsidR="00BD3177" w:rsidRPr="00BD3177" w:rsidDel="00D30024" w:rsidRDefault="00BD3177">
      <w:pPr>
        <w:spacing w:after="0"/>
        <w:rPr>
          <w:del w:id="7459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46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Таблица 1: Фрилансеры -&gt; Клиенты</w:delText>
        </w:r>
      </w:del>
    </w:p>
    <w:p w14:paraId="23EEB59B" w14:textId="0992017D" w:rsidR="00BD3177" w:rsidRPr="00BD3177" w:rsidDel="00D30024" w:rsidRDefault="00BD3177">
      <w:pPr>
        <w:spacing w:after="0"/>
        <w:rPr>
          <w:del w:id="7461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46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'=== ФРИЛАНСЕРЫ И ИХ КЛИЕНТЫ ==='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 ';</w:delText>
        </w:r>
      </w:del>
    </w:p>
    <w:p w14:paraId="17B9C5A4" w14:textId="2FA37A3D" w:rsidR="00BD3177" w:rsidRPr="00BD3177" w:rsidDel="00D30024" w:rsidRDefault="00BD3177">
      <w:pPr>
        <w:spacing w:after="0"/>
        <w:rPr>
          <w:del w:id="7463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46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4CDFDF3F" w14:textId="261114C6" w:rsidR="00BD3177" w:rsidRPr="00BD3177" w:rsidDel="00D30024" w:rsidRDefault="00BD3177">
      <w:pPr>
        <w:spacing w:after="0"/>
        <w:rPr>
          <w:del w:id="74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6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OPEN freelancer_cursor;</w:delText>
        </w:r>
      </w:del>
    </w:p>
    <w:p w14:paraId="43845658" w14:textId="3411818B" w:rsidR="00BD3177" w:rsidRPr="00BD3177" w:rsidDel="00D30024" w:rsidRDefault="00BD3177">
      <w:pPr>
        <w:spacing w:after="0"/>
        <w:rPr>
          <w:del w:id="746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6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46F13B5F" w14:textId="7FAA1C00" w:rsidR="00BD3177" w:rsidRPr="00BD3177" w:rsidDel="00D30024" w:rsidRDefault="00BD3177">
      <w:pPr>
        <w:spacing w:after="0"/>
        <w:rPr>
          <w:del w:id="746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7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freelancer_loop: LOOP</w:delText>
        </w:r>
      </w:del>
    </w:p>
    <w:p w14:paraId="2F7F7757" w14:textId="15B30580" w:rsidR="00BD3177" w:rsidRPr="00BD3177" w:rsidDel="00D30024" w:rsidRDefault="00BD3177">
      <w:pPr>
        <w:spacing w:after="0"/>
        <w:rPr>
          <w:del w:id="747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7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FETCH freelancer_cursor INTO freelancer_id_val, freelancer_name_val;</w:delText>
        </w:r>
      </w:del>
    </w:p>
    <w:p w14:paraId="4812178D" w14:textId="21FC8085" w:rsidR="00BD3177" w:rsidRPr="00BD3177" w:rsidDel="00D30024" w:rsidRDefault="00BD3177">
      <w:pPr>
        <w:spacing w:after="0"/>
        <w:rPr>
          <w:del w:id="747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7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IF done THEN</w:delText>
        </w:r>
      </w:del>
    </w:p>
    <w:p w14:paraId="791E58FB" w14:textId="67FF96AA" w:rsidR="00BD3177" w:rsidRPr="00BD3177" w:rsidDel="00D30024" w:rsidRDefault="00BD3177">
      <w:pPr>
        <w:spacing w:after="0"/>
        <w:rPr>
          <w:del w:id="747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7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LEAVE freelancer_loop;</w:delText>
        </w:r>
      </w:del>
    </w:p>
    <w:p w14:paraId="1C489071" w14:textId="5522C0CA" w:rsidR="00BD3177" w:rsidRPr="00BD3177" w:rsidDel="00D30024" w:rsidRDefault="00BD3177">
      <w:pPr>
        <w:spacing w:after="0"/>
        <w:rPr>
          <w:del w:id="7477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47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IF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26DA1140" w14:textId="1FD86597" w:rsidR="00BD3177" w:rsidRPr="00BD3177" w:rsidDel="00D30024" w:rsidRDefault="00BD3177">
      <w:pPr>
        <w:spacing w:after="0"/>
        <w:rPr>
          <w:del w:id="7479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4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</w:del>
    </w:p>
    <w:p w14:paraId="16D481B2" w14:textId="54B415FB" w:rsidR="00BD3177" w:rsidRPr="00BD3177" w:rsidDel="00D30024" w:rsidRDefault="00BD3177">
      <w:pPr>
        <w:spacing w:after="0"/>
        <w:rPr>
          <w:del w:id="7481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4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Для каждого фрилансера получаем список клиентов</w:delText>
        </w:r>
      </w:del>
    </w:p>
    <w:p w14:paraId="71803B0A" w14:textId="223A1D66" w:rsidR="00BD3177" w:rsidRPr="00BD3177" w:rsidDel="00D30024" w:rsidRDefault="00BD3177">
      <w:pPr>
        <w:spacing w:after="0"/>
        <w:rPr>
          <w:del w:id="74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</w:delText>
        </w:r>
      </w:del>
    </w:p>
    <w:p w14:paraId="5F65E35F" w14:textId="0ADF28FB" w:rsidR="00BD3177" w:rsidRPr="00BD3177" w:rsidDel="00D30024" w:rsidRDefault="00BD3177">
      <w:pPr>
        <w:spacing w:after="0"/>
        <w:rPr>
          <w:del w:id="74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8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GROUP_CONCAT(DISTINCT cl.name ORDER BY cl.name SEPARATOR ', ') AS clients,</w:delText>
        </w:r>
      </w:del>
    </w:p>
    <w:p w14:paraId="62D08D59" w14:textId="157343EC" w:rsidR="00BD3177" w:rsidRPr="00BD3177" w:rsidDel="00D30024" w:rsidRDefault="00BD3177">
      <w:pPr>
        <w:spacing w:after="0"/>
        <w:rPr>
          <w:del w:id="748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8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COUNT(DISTINCT c.id) AS total_contracts</w:delText>
        </w:r>
      </w:del>
    </w:p>
    <w:p w14:paraId="75CB875D" w14:textId="0EF2E428" w:rsidR="00BD3177" w:rsidRPr="00BD3177" w:rsidDel="00D30024" w:rsidRDefault="00BD3177">
      <w:pPr>
        <w:spacing w:after="0"/>
        <w:rPr>
          <w:del w:id="748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9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INTO client_list, project_count_val</w:delText>
        </w:r>
      </w:del>
    </w:p>
    <w:p w14:paraId="1C14FA8A" w14:textId="6529E26C" w:rsidR="00BD3177" w:rsidRPr="00BD3177" w:rsidDel="00D30024" w:rsidRDefault="00BD3177">
      <w:pPr>
        <w:spacing w:after="0"/>
        <w:rPr>
          <w:del w:id="74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contracts c</w:delText>
        </w:r>
      </w:del>
    </w:p>
    <w:p w14:paraId="6BDC4E6E" w14:textId="3DBF49C7" w:rsidR="00BD3177" w:rsidRPr="00BD3177" w:rsidDel="00D30024" w:rsidRDefault="00BD3177">
      <w:pPr>
        <w:spacing w:after="0"/>
        <w:rPr>
          <w:del w:id="74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9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JOIN users cl ON c.client_id = cl.id</w:delText>
        </w:r>
      </w:del>
    </w:p>
    <w:p w14:paraId="7DB9CB0B" w14:textId="7B776847" w:rsidR="00BD3177" w:rsidRPr="00BD3177" w:rsidDel="00D30024" w:rsidRDefault="00BD3177">
      <w:pPr>
        <w:spacing w:after="0"/>
        <w:rPr>
          <w:del w:id="749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9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c.freelancer_id = freelancer_id_val;</w:delText>
        </w:r>
      </w:del>
    </w:p>
    <w:p w14:paraId="5BAF5337" w14:textId="24087875" w:rsidR="00BD3177" w:rsidRPr="00BD3177" w:rsidDel="00D30024" w:rsidRDefault="00BD3177">
      <w:pPr>
        <w:spacing w:after="0"/>
        <w:rPr>
          <w:del w:id="74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49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018464F" w14:textId="07309EB6" w:rsidR="00BD3177" w:rsidRPr="00BD3177" w:rsidDel="00D30024" w:rsidRDefault="00BD3177">
      <w:pPr>
        <w:spacing w:after="0"/>
        <w:rPr>
          <w:del w:id="749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0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IF client_list IS NOT NULL THEN</w:delText>
        </w:r>
      </w:del>
    </w:p>
    <w:p w14:paraId="6E4E4307" w14:textId="52126BAB" w:rsidR="00BD3177" w:rsidRPr="00BD3177" w:rsidDel="00D30024" w:rsidRDefault="00BD3177">
      <w:pPr>
        <w:spacing w:after="0"/>
        <w:rPr>
          <w:del w:id="750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0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</w:delText>
        </w:r>
      </w:del>
    </w:p>
    <w:p w14:paraId="4B6E46F9" w14:textId="0D20A0D6" w:rsidR="00BD3177" w:rsidRPr="00BD3177" w:rsidDel="00D30024" w:rsidRDefault="00BD3177">
      <w:pPr>
        <w:spacing w:after="0"/>
        <w:rPr>
          <w:del w:id="75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freelancer_name_val AS 'Фрилансер',</w:delText>
        </w:r>
      </w:del>
    </w:p>
    <w:p w14:paraId="60A599CB" w14:textId="635D3223" w:rsidR="00BD3177" w:rsidRPr="00BD3177" w:rsidDel="00D30024" w:rsidRDefault="00BD3177">
      <w:pPr>
        <w:spacing w:after="0"/>
        <w:rPr>
          <w:del w:id="75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0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client_list AS 'Клиенты',</w:delText>
        </w:r>
      </w:del>
    </w:p>
    <w:p w14:paraId="4C09EAB2" w14:textId="41A88442" w:rsidR="00BD3177" w:rsidRPr="00BD3177" w:rsidDel="00D30024" w:rsidRDefault="00BD3177">
      <w:pPr>
        <w:spacing w:after="0"/>
        <w:rPr>
          <w:del w:id="750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0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project_count_val AS 'Контрактов';</w:delText>
        </w:r>
      </w:del>
    </w:p>
    <w:p w14:paraId="337D825C" w14:textId="4288CFE5" w:rsidR="00BD3177" w:rsidRPr="00BD3177" w:rsidDel="00D30024" w:rsidRDefault="00BD3177">
      <w:pPr>
        <w:spacing w:after="0"/>
        <w:rPr>
          <w:del w:id="750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1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 IF;</w:delText>
        </w:r>
      </w:del>
    </w:p>
    <w:p w14:paraId="70FED923" w14:textId="2AB92B9D" w:rsidR="00BD3177" w:rsidRPr="00BD3177" w:rsidDel="00D30024" w:rsidRDefault="00BD3177">
      <w:pPr>
        <w:spacing w:after="0"/>
        <w:rPr>
          <w:del w:id="75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BDD0C1F" w14:textId="31E6D023" w:rsidR="00BD3177" w:rsidRPr="00BD3177" w:rsidDel="00D30024" w:rsidRDefault="00BD3177">
      <w:pPr>
        <w:spacing w:after="0"/>
        <w:rPr>
          <w:del w:id="75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LOOP freelancer_loop;</w:delText>
        </w:r>
      </w:del>
    </w:p>
    <w:p w14:paraId="6A26FD91" w14:textId="626ACB28" w:rsidR="00BD3177" w:rsidRPr="00BD3177" w:rsidDel="00D30024" w:rsidRDefault="00BD3177">
      <w:pPr>
        <w:spacing w:after="0"/>
        <w:rPr>
          <w:del w:id="75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1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74DA8AB3" w14:textId="6E4C3F8A" w:rsidR="00BD3177" w:rsidRPr="00BD3177" w:rsidDel="00D30024" w:rsidRDefault="00BD3177">
      <w:pPr>
        <w:spacing w:after="0"/>
        <w:rPr>
          <w:del w:id="7517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1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CLOSE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freelancer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_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cursor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7F07EBDC" w14:textId="59375CAF" w:rsidR="00BD3177" w:rsidRPr="00BD3177" w:rsidDel="00D30024" w:rsidRDefault="00BD3177">
      <w:pPr>
        <w:spacing w:after="0"/>
        <w:rPr>
          <w:del w:id="7519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2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6DF05A6B" w14:textId="55D1482D" w:rsidR="00BD3177" w:rsidRPr="00BD3177" w:rsidDel="00D30024" w:rsidRDefault="00BD3177">
      <w:pPr>
        <w:spacing w:after="0"/>
        <w:rPr>
          <w:del w:id="7521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2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-- Сбрасываем флаг для второго курсора</w:delText>
        </w:r>
      </w:del>
    </w:p>
    <w:p w14:paraId="38C9B2AF" w14:textId="2D09F9F4" w:rsidR="00BD3177" w:rsidRPr="00BD3177" w:rsidDel="00D30024" w:rsidRDefault="00BD3177">
      <w:pPr>
        <w:spacing w:after="0"/>
        <w:rPr>
          <w:del w:id="7523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2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done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=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FALSE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2CD8A823" w14:textId="4E33F480" w:rsidR="00BD3177" w:rsidRPr="00BD3177" w:rsidDel="00D30024" w:rsidRDefault="00BD3177">
      <w:pPr>
        <w:spacing w:after="0"/>
        <w:rPr>
          <w:del w:id="7525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2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0EB701E9" w14:textId="03C763B2" w:rsidR="00BD3177" w:rsidRPr="00BD3177" w:rsidDel="00D30024" w:rsidRDefault="00BD3177">
      <w:pPr>
        <w:spacing w:after="0"/>
        <w:rPr>
          <w:del w:id="7527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2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-- Таблица 2: Клиенты -&gt; Фрилансеры</w:delText>
        </w:r>
      </w:del>
    </w:p>
    <w:p w14:paraId="1DD10E28" w14:textId="435510AB" w:rsidR="00BD3177" w:rsidRPr="00BD3177" w:rsidDel="00D30024" w:rsidRDefault="00BD3177">
      <w:pPr>
        <w:spacing w:after="0"/>
        <w:rPr>
          <w:del w:id="7529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3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'=== КЛИЕНТЫ И ИХ ФРИЛАНСЕРЫ ==='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 ';</w:delText>
        </w:r>
      </w:del>
    </w:p>
    <w:p w14:paraId="7818C515" w14:textId="45CA15EC" w:rsidR="00BD3177" w:rsidRPr="00BD3177" w:rsidDel="00D30024" w:rsidRDefault="00BD3177">
      <w:pPr>
        <w:spacing w:after="0"/>
        <w:rPr>
          <w:del w:id="7531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3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694DAB71" w14:textId="74734001" w:rsidR="00BD3177" w:rsidRPr="00BD3177" w:rsidDel="00D30024" w:rsidRDefault="00BD3177">
      <w:pPr>
        <w:spacing w:after="0"/>
        <w:rPr>
          <w:del w:id="753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3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63B6EEC8" w14:textId="25B54CBC" w:rsidR="00BD3177" w:rsidRPr="00BD3177" w:rsidDel="00D30024" w:rsidRDefault="00BD3177">
      <w:pPr>
        <w:spacing w:after="0"/>
        <w:rPr>
          <w:del w:id="753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3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client_id_val INT;</w:delText>
        </w:r>
      </w:del>
    </w:p>
    <w:p w14:paraId="7BF35B99" w14:textId="356F2BA0" w:rsidR="00BD3177" w:rsidRPr="00BD3177" w:rsidDel="00D30024" w:rsidRDefault="00BD3177">
      <w:pPr>
        <w:spacing w:after="0"/>
        <w:rPr>
          <w:del w:id="753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3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client_name_val VARCHAR(16);</w:delText>
        </w:r>
      </w:del>
    </w:p>
    <w:p w14:paraId="420E00D5" w14:textId="08993A2D" w:rsidR="00BD3177" w:rsidRPr="00BD3177" w:rsidDel="00D30024" w:rsidRDefault="00BD3177">
      <w:pPr>
        <w:spacing w:after="0"/>
        <w:rPr>
          <w:del w:id="753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4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freelancer_list TEXT;</w:delText>
        </w:r>
      </w:del>
    </w:p>
    <w:p w14:paraId="2E42B5C9" w14:textId="7B6D9873" w:rsidR="00BD3177" w:rsidRPr="00BD3177" w:rsidDel="00D30024" w:rsidRDefault="00BD3177">
      <w:pPr>
        <w:spacing w:after="0"/>
        <w:rPr>
          <w:del w:id="754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4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client_project_count_val INT;</w:delText>
        </w:r>
      </w:del>
    </w:p>
    <w:p w14:paraId="5044A1A8" w14:textId="2A1D8DFD" w:rsidR="00BD3177" w:rsidRPr="00BD3177" w:rsidDel="00D30024" w:rsidRDefault="00BD3177">
      <w:pPr>
        <w:spacing w:after="0"/>
        <w:rPr>
          <w:del w:id="754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4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3FA885D" w14:textId="15F6BBAE" w:rsidR="00BD3177" w:rsidRPr="00BD3177" w:rsidDel="00D30024" w:rsidRDefault="00BD3177">
      <w:pPr>
        <w:spacing w:after="0"/>
        <w:rPr>
          <w:del w:id="754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4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Курсор для клиентов</w:delText>
        </w:r>
      </w:del>
    </w:p>
    <w:p w14:paraId="6D4E4BEC" w14:textId="2987E326" w:rsidR="00BD3177" w:rsidRPr="00BD3177" w:rsidDel="00D30024" w:rsidRDefault="00BD3177">
      <w:pPr>
        <w:spacing w:after="0"/>
        <w:rPr>
          <w:del w:id="754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4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client_cursor CURSOR FOR </w:delText>
        </w:r>
      </w:del>
    </w:p>
    <w:p w14:paraId="6FC38B8D" w14:textId="7A4B4273" w:rsidR="00BD3177" w:rsidRPr="00BD3177" w:rsidDel="00D30024" w:rsidRDefault="00BD3177">
      <w:pPr>
        <w:spacing w:after="0"/>
        <w:rPr>
          <w:del w:id="754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5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DISTINCT u.id, u.name</w:delText>
        </w:r>
      </w:del>
    </w:p>
    <w:p w14:paraId="3BCD92F0" w14:textId="446D53C1" w:rsidR="00BD3177" w:rsidRPr="00BD3177" w:rsidDel="00D30024" w:rsidRDefault="00BD3177">
      <w:pPr>
        <w:spacing w:after="0"/>
        <w:rPr>
          <w:del w:id="755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5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FROM users u</w:delText>
        </w:r>
      </w:del>
    </w:p>
    <w:p w14:paraId="588ADE9F" w14:textId="0C681F68" w:rsidR="00BD3177" w:rsidRPr="00BD3177" w:rsidDel="00D30024" w:rsidRDefault="00BD3177">
      <w:pPr>
        <w:spacing w:after="0"/>
        <w:rPr>
          <w:del w:id="755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5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u.role = 'client';</w:delText>
        </w:r>
      </w:del>
    </w:p>
    <w:p w14:paraId="628B6701" w14:textId="66A55CD3" w:rsidR="00BD3177" w:rsidRPr="00BD3177" w:rsidDel="00D30024" w:rsidRDefault="00BD3177">
      <w:pPr>
        <w:spacing w:after="0"/>
        <w:rPr>
          <w:del w:id="755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5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18FB8B20" w14:textId="68D4F988" w:rsidR="00BD3177" w:rsidRPr="00BD3177" w:rsidDel="00D30024" w:rsidRDefault="00BD3177">
      <w:pPr>
        <w:spacing w:after="0"/>
        <w:rPr>
          <w:del w:id="755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5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CONTINUE HANDLER FOR NOT FOUND SET done = TRUE;</w:delText>
        </w:r>
      </w:del>
    </w:p>
    <w:p w14:paraId="05150479" w14:textId="3BE239EA" w:rsidR="00BD3177" w:rsidRPr="00BD3177" w:rsidDel="00D30024" w:rsidRDefault="00BD3177">
      <w:pPr>
        <w:spacing w:after="0"/>
        <w:rPr>
          <w:del w:id="755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6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12595221" w14:textId="27A91DA5" w:rsidR="00BD3177" w:rsidRPr="00BD3177" w:rsidDel="00D30024" w:rsidRDefault="00BD3177">
      <w:pPr>
        <w:spacing w:after="0"/>
        <w:rPr>
          <w:del w:id="756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6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OPEN client_cursor;</w:delText>
        </w:r>
      </w:del>
    </w:p>
    <w:p w14:paraId="07B069FF" w14:textId="298C9C18" w:rsidR="00BD3177" w:rsidRPr="00BD3177" w:rsidDel="00D30024" w:rsidRDefault="00BD3177">
      <w:pPr>
        <w:spacing w:after="0"/>
        <w:rPr>
          <w:del w:id="756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6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15DF2359" w14:textId="2FE5904D" w:rsidR="00BD3177" w:rsidRPr="00BD3177" w:rsidDel="00D30024" w:rsidRDefault="00BD3177">
      <w:pPr>
        <w:spacing w:after="0"/>
        <w:rPr>
          <w:del w:id="75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6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client_loop: LOOP</w:delText>
        </w:r>
      </w:del>
    </w:p>
    <w:p w14:paraId="2C5BBA4A" w14:textId="150C297C" w:rsidR="00BD3177" w:rsidRPr="00BD3177" w:rsidDel="00D30024" w:rsidRDefault="00BD3177">
      <w:pPr>
        <w:spacing w:after="0"/>
        <w:rPr>
          <w:del w:id="756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6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FETCH client_cursor INTO client_id_val, client_name_val;</w:delText>
        </w:r>
      </w:del>
    </w:p>
    <w:p w14:paraId="5606821F" w14:textId="31920444" w:rsidR="00BD3177" w:rsidRPr="00BD3177" w:rsidDel="00D30024" w:rsidRDefault="00BD3177">
      <w:pPr>
        <w:spacing w:after="0"/>
        <w:rPr>
          <w:del w:id="756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7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IF done THEN</w:delText>
        </w:r>
      </w:del>
    </w:p>
    <w:p w14:paraId="52BAC5EA" w14:textId="12FCE784" w:rsidR="00BD3177" w:rsidRPr="00BD3177" w:rsidDel="00D30024" w:rsidRDefault="00BD3177">
      <w:pPr>
        <w:spacing w:after="0"/>
        <w:rPr>
          <w:del w:id="757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7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LEAVE client_loop;</w:delText>
        </w:r>
      </w:del>
    </w:p>
    <w:p w14:paraId="62477600" w14:textId="36FC5962" w:rsidR="00BD3177" w:rsidRPr="00BD3177" w:rsidDel="00D30024" w:rsidRDefault="00BD3177">
      <w:pPr>
        <w:spacing w:after="0"/>
        <w:rPr>
          <w:del w:id="7573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7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IF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6A86CF97" w14:textId="677CF290" w:rsidR="00BD3177" w:rsidRPr="00BD3177" w:rsidDel="00D30024" w:rsidRDefault="00BD3177">
      <w:pPr>
        <w:spacing w:after="0"/>
        <w:rPr>
          <w:del w:id="7575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7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</w:delText>
        </w:r>
      </w:del>
    </w:p>
    <w:p w14:paraId="50D6BBC8" w14:textId="22FFA712" w:rsidR="00BD3177" w:rsidRPr="00BD3177" w:rsidDel="00D30024" w:rsidRDefault="00BD3177">
      <w:pPr>
        <w:spacing w:after="0"/>
        <w:rPr>
          <w:del w:id="7577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57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-- Для каждого клиента получаем список фрилансеров</w:delText>
        </w:r>
      </w:del>
    </w:p>
    <w:p w14:paraId="58EEBF05" w14:textId="0A941CEC" w:rsidR="00BD3177" w:rsidRPr="00BD3177" w:rsidDel="00D30024" w:rsidRDefault="00BD3177">
      <w:pPr>
        <w:spacing w:after="0"/>
        <w:rPr>
          <w:del w:id="757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</w:delText>
        </w:r>
      </w:del>
    </w:p>
    <w:p w14:paraId="5A231B13" w14:textId="2BA7B407" w:rsidR="00BD3177" w:rsidRPr="00BD3177" w:rsidDel="00D30024" w:rsidRDefault="00BD3177">
      <w:pPr>
        <w:spacing w:after="0"/>
        <w:rPr>
          <w:del w:id="758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GROUP_CONCAT(DISTINCT fl.name ORDER BY fl.name SEPARATOR ', ') AS freelancers,</w:delText>
        </w:r>
      </w:del>
    </w:p>
    <w:p w14:paraId="0FD29633" w14:textId="6101ED1A" w:rsidR="00BD3177" w:rsidRPr="00BD3177" w:rsidDel="00D30024" w:rsidRDefault="00BD3177">
      <w:pPr>
        <w:spacing w:after="0"/>
        <w:rPr>
          <w:del w:id="75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COUNT(DISTINCT c.id) AS total_contracts</w:delText>
        </w:r>
      </w:del>
    </w:p>
    <w:p w14:paraId="1CD8E464" w14:textId="56E3701A" w:rsidR="00BD3177" w:rsidRPr="00BD3177" w:rsidDel="00D30024" w:rsidRDefault="00BD3177">
      <w:pPr>
        <w:spacing w:after="0"/>
        <w:rPr>
          <w:del w:id="75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8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INTO freelancer_list, client_project_count_val</w:delText>
        </w:r>
      </w:del>
    </w:p>
    <w:p w14:paraId="47BE9D34" w14:textId="224AECD8" w:rsidR="00BD3177" w:rsidRPr="00BD3177" w:rsidDel="00D30024" w:rsidRDefault="00BD3177">
      <w:pPr>
        <w:spacing w:after="0"/>
        <w:rPr>
          <w:del w:id="758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8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FROM contracts c</w:delText>
        </w:r>
      </w:del>
    </w:p>
    <w:p w14:paraId="76A1BBAA" w14:textId="7EE2EF07" w:rsidR="00BD3177" w:rsidRPr="00BD3177" w:rsidDel="00D30024" w:rsidRDefault="00BD3177">
      <w:pPr>
        <w:spacing w:after="0"/>
        <w:rPr>
          <w:del w:id="758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9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JOIN users fl ON c.freelancer_id = fl.id</w:delText>
        </w:r>
      </w:del>
    </w:p>
    <w:p w14:paraId="35A9588D" w14:textId="7F64C2E0" w:rsidR="00BD3177" w:rsidRPr="00BD3177" w:rsidDel="00D30024" w:rsidRDefault="00BD3177">
      <w:pPr>
        <w:spacing w:after="0"/>
        <w:rPr>
          <w:del w:id="75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c.client_id = client_id_val;</w:delText>
        </w:r>
      </w:del>
    </w:p>
    <w:p w14:paraId="3CB6F35D" w14:textId="088E851C" w:rsidR="00BD3177" w:rsidRPr="00BD3177" w:rsidDel="00D30024" w:rsidRDefault="00BD3177">
      <w:pPr>
        <w:spacing w:after="0"/>
        <w:rPr>
          <w:del w:id="75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9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51A2FDF7" w14:textId="1DFC68DE" w:rsidR="00BD3177" w:rsidRPr="00BD3177" w:rsidDel="00D30024" w:rsidRDefault="00BD3177">
      <w:pPr>
        <w:spacing w:after="0"/>
        <w:rPr>
          <w:del w:id="759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9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IF freelancer_list IS NOT NULL THEN</w:delText>
        </w:r>
      </w:del>
    </w:p>
    <w:p w14:paraId="74F5DBFF" w14:textId="4A0037FF" w:rsidR="00BD3177" w:rsidRPr="00BD3177" w:rsidDel="00D30024" w:rsidRDefault="00BD3177">
      <w:pPr>
        <w:spacing w:after="0"/>
        <w:rPr>
          <w:del w:id="75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59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SELECT </w:delText>
        </w:r>
      </w:del>
    </w:p>
    <w:p w14:paraId="1705BBBA" w14:textId="5A70B468" w:rsidR="00BD3177" w:rsidRPr="00BD3177" w:rsidDel="00D30024" w:rsidRDefault="00BD3177">
      <w:pPr>
        <w:spacing w:after="0"/>
        <w:rPr>
          <w:del w:id="759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0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    client_name_val AS 'Клиент',</w:delText>
        </w:r>
      </w:del>
    </w:p>
    <w:p w14:paraId="51FF8C3C" w14:textId="34B559FF" w:rsidR="00BD3177" w:rsidRPr="00BD3177" w:rsidDel="00D30024" w:rsidRDefault="00BD3177">
      <w:pPr>
        <w:spacing w:after="0"/>
        <w:rPr>
          <w:del w:id="760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0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    freelancer_list AS 'Фрилансеры',</w:delText>
        </w:r>
      </w:del>
    </w:p>
    <w:p w14:paraId="53B3C671" w14:textId="3DADC4C9" w:rsidR="00BD3177" w:rsidRPr="00BD3177" w:rsidDel="00D30024" w:rsidRDefault="00BD3177">
      <w:pPr>
        <w:spacing w:after="0"/>
        <w:rPr>
          <w:del w:id="76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    client_project_count_val AS 'Контрактов';</w:delText>
        </w:r>
      </w:del>
    </w:p>
    <w:p w14:paraId="32D0C56D" w14:textId="4CC590B7" w:rsidR="00BD3177" w:rsidRPr="00BD3177" w:rsidDel="00D30024" w:rsidRDefault="00BD3177">
      <w:pPr>
        <w:spacing w:after="0"/>
        <w:rPr>
          <w:del w:id="76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0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 IF;</w:delText>
        </w:r>
      </w:del>
    </w:p>
    <w:p w14:paraId="0E32C16A" w14:textId="06DA0A77" w:rsidR="00BD3177" w:rsidRPr="00BD3177" w:rsidDel="00D30024" w:rsidRDefault="00BD3177">
      <w:pPr>
        <w:spacing w:after="0"/>
        <w:rPr>
          <w:del w:id="760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0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4C32B8AD" w14:textId="4B4B92B9" w:rsidR="00BD3177" w:rsidRPr="00BD3177" w:rsidDel="00D30024" w:rsidRDefault="00BD3177">
      <w:pPr>
        <w:spacing w:after="0"/>
        <w:rPr>
          <w:del w:id="760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1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 LOOP client_loop;</w:delText>
        </w:r>
      </w:del>
    </w:p>
    <w:p w14:paraId="50E3B564" w14:textId="55A6A811" w:rsidR="00BD3177" w:rsidRPr="00BD3177" w:rsidDel="00D30024" w:rsidRDefault="00BD3177">
      <w:pPr>
        <w:spacing w:after="0"/>
        <w:rPr>
          <w:del w:id="76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4AB2906C" w14:textId="59CB2B36" w:rsidR="00BD3177" w:rsidRPr="00BD3177" w:rsidDel="00D30024" w:rsidRDefault="00BD3177">
      <w:pPr>
        <w:spacing w:after="0"/>
        <w:rPr>
          <w:del w:id="76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CLOSE client_cursor;</w:delText>
        </w:r>
      </w:del>
    </w:p>
    <w:p w14:paraId="3F5B69EF" w14:textId="23E011DD" w:rsidR="00BD3177" w:rsidRPr="00BD3177" w:rsidDel="00D30024" w:rsidRDefault="00BD3177">
      <w:pPr>
        <w:spacing w:after="0"/>
        <w:rPr>
          <w:del w:id="76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1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END;</w:delText>
        </w:r>
      </w:del>
    </w:p>
    <w:p w14:paraId="30FBC27A" w14:textId="12DE5C02" w:rsidR="00BD3177" w:rsidRPr="00BD3177" w:rsidDel="00D30024" w:rsidRDefault="00BD3177">
      <w:pPr>
        <w:spacing w:after="0"/>
        <w:rPr>
          <w:del w:id="761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1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45609531" w14:textId="7D77BFBA" w:rsidR="00BD3177" w:rsidRPr="00BD3177" w:rsidDel="00D30024" w:rsidRDefault="00BD3177">
      <w:pPr>
        <w:spacing w:after="0"/>
        <w:rPr>
          <w:del w:id="761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2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25484E98" w14:textId="760350DB" w:rsidR="00BD3177" w:rsidRPr="00BD3177" w:rsidDel="00D30024" w:rsidRDefault="00BD3177">
      <w:pPr>
        <w:spacing w:after="0"/>
        <w:rPr>
          <w:del w:id="762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61FBF63B" w14:textId="1222CBBA" w:rsidR="00BD3177" w:rsidRPr="00BD3177" w:rsidDel="00D30024" w:rsidRDefault="00BD3177">
      <w:pPr>
        <w:spacing w:after="0"/>
        <w:rPr>
          <w:del w:id="762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2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1A222D8C" w14:textId="5BEE696C" w:rsidR="00BD3177" w:rsidRPr="00BD3177" w:rsidDel="00D30024" w:rsidRDefault="00BD3177">
      <w:pPr>
        <w:spacing w:after="0"/>
        <w:rPr>
          <w:del w:id="762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2C3A0DDB" w14:textId="4F4AE22F" w:rsidR="00BD3177" w:rsidRPr="00BD3177" w:rsidDel="00D30024" w:rsidRDefault="00BD3177">
      <w:pPr>
        <w:spacing w:after="0"/>
        <w:rPr>
          <w:del w:id="762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2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A3254AA" w14:textId="0C6E99A0" w:rsidR="00BD3177" w:rsidRPr="00BD3177" w:rsidDel="00D30024" w:rsidRDefault="00BD3177">
      <w:pPr>
        <w:spacing w:after="0"/>
        <w:rPr>
          <w:del w:id="762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2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GetCategoryStatsSimple</w:delText>
        </w:r>
      </w:del>
    </w:p>
    <w:p w14:paraId="07E6C9E4" w14:textId="7A48FB9B" w:rsidR="00BD3177" w:rsidRPr="00BD3177" w:rsidDel="00D30024" w:rsidRDefault="00BD3177">
      <w:pPr>
        <w:spacing w:after="0"/>
        <w:rPr>
          <w:del w:id="762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3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BDBD1EC" w14:textId="5CE95C66" w:rsidR="00BD3177" w:rsidRPr="00BD3177" w:rsidDel="00D30024" w:rsidRDefault="00BD3177">
      <w:pPr>
        <w:spacing w:after="0"/>
        <w:rPr>
          <w:del w:id="763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7B111702" w14:textId="0198B8DE" w:rsidR="00BD3177" w:rsidRPr="00BD3177" w:rsidDel="00D30024" w:rsidRDefault="00BD3177">
      <w:pPr>
        <w:spacing w:after="0"/>
        <w:rPr>
          <w:del w:id="763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3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59ACA47B" w14:textId="1649ADD1" w:rsidR="00BD3177" w:rsidRPr="00BD3177" w:rsidDel="00D30024" w:rsidRDefault="00BD3177">
      <w:pPr>
        <w:spacing w:after="0"/>
        <w:rPr>
          <w:del w:id="763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3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`freelance`.`GetCategoryStatsSimple`;</w:delText>
        </w:r>
      </w:del>
    </w:p>
    <w:p w14:paraId="4F2EED28" w14:textId="239DF9E7" w:rsidR="00BD3177" w:rsidRPr="00BD3177" w:rsidDel="00D30024" w:rsidRDefault="00BD3177">
      <w:pPr>
        <w:spacing w:after="0"/>
        <w:rPr>
          <w:del w:id="763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64CF5A4" w14:textId="62C5049E" w:rsidR="00BD3177" w:rsidRPr="00BD3177" w:rsidDel="00D30024" w:rsidRDefault="00BD3177">
      <w:pPr>
        <w:spacing w:after="0"/>
        <w:rPr>
          <w:del w:id="763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3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617873CF" w14:textId="61A71235" w:rsidR="00BD3177" w:rsidRPr="00BD3177" w:rsidDel="00D30024" w:rsidRDefault="00BD3177">
      <w:pPr>
        <w:spacing w:after="0"/>
        <w:rPr>
          <w:del w:id="763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4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64FFC73B" w14:textId="7D33E8FD" w:rsidR="00BD3177" w:rsidRPr="00BD3177" w:rsidDel="00D30024" w:rsidRDefault="00BD3177">
      <w:pPr>
        <w:spacing w:after="0"/>
        <w:rPr>
          <w:del w:id="764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4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GetCategoryStatsSimple()</w:delText>
        </w:r>
      </w:del>
    </w:p>
    <w:p w14:paraId="438B0603" w14:textId="3FF6FB14" w:rsidR="00BD3177" w:rsidRPr="008C7ECA" w:rsidDel="00D30024" w:rsidRDefault="00BD3177">
      <w:pPr>
        <w:spacing w:after="0"/>
        <w:rPr>
          <w:del w:id="7643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64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47728A4A" w14:textId="5174D0E1" w:rsidR="00BD3177" w:rsidRPr="00BD3177" w:rsidDel="00D30024" w:rsidRDefault="00BD3177">
      <w:pPr>
        <w:spacing w:after="0"/>
        <w:rPr>
          <w:del w:id="7645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646" w:author="Ivan Pugachev" w:date="2025-12-19T09:58:00Z" w16du:dateUtc="2025-12-19T06:58:00Z">
        <w:r w:rsidRPr="008C7ECA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Простая статистика по категориям</w:delText>
        </w:r>
      </w:del>
    </w:p>
    <w:p w14:paraId="103013A0" w14:textId="015D6E50" w:rsidR="00BD3177" w:rsidRPr="00BD3177" w:rsidDel="00D30024" w:rsidRDefault="00BD3177">
      <w:pPr>
        <w:spacing w:after="0"/>
        <w:rPr>
          <w:del w:id="7647" w:author="Ivan Pugachev" w:date="2025-12-19T09:58:00Z" w16du:dateUtc="2025-12-19T06:58:00Z"/>
          <w:rFonts w:ascii="Courier New" w:hAnsi="Courier New" w:cs="Courier New"/>
          <w:sz w:val="14"/>
          <w:szCs w:val="14"/>
        </w:rPr>
      </w:pPr>
      <w:del w:id="764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</w:del>
    </w:p>
    <w:p w14:paraId="1F6D9354" w14:textId="73108299" w:rsidR="00BD3177" w:rsidRPr="008C7ECA" w:rsidDel="00D30024" w:rsidRDefault="00BD3177">
      <w:pPr>
        <w:spacing w:after="0"/>
        <w:rPr>
          <w:del w:id="7649" w:author="Ivan Pugachev" w:date="2025-12-19T09:58:00Z" w16du:dateUtc="2025-12-19T06:58:00Z"/>
          <w:rFonts w:ascii="Courier New" w:hAnsi="Courier New" w:cs="Courier New"/>
          <w:sz w:val="14"/>
          <w:szCs w:val="14"/>
          <w:lang w:val="en-US"/>
        </w:rPr>
      </w:pPr>
      <w:del w:id="765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>.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name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 xml:space="preserve"> '</w:delText>
        </w:r>
        <w:r w:rsidRPr="0061780F" w:rsidDel="00D30024">
          <w:rPr>
            <w:rFonts w:ascii="Courier New" w:hAnsi="Courier New" w:cs="Courier New"/>
            <w:sz w:val="14"/>
            <w:szCs w:val="14"/>
          </w:rPr>
          <w:delText>Категория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>',</w:delText>
        </w:r>
      </w:del>
    </w:p>
    <w:p w14:paraId="49B9CBD1" w14:textId="4A6B2D85" w:rsidR="00BD3177" w:rsidRPr="00BD3177" w:rsidDel="00D30024" w:rsidRDefault="00BD3177">
      <w:pPr>
        <w:spacing w:after="0"/>
        <w:rPr>
          <w:del w:id="765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52" w:author="Ivan Pugachev" w:date="2025-12-19T09:58:00Z" w16du:dateUtc="2025-12-19T06:58:00Z"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c.description AS 'Описание',</w:delText>
        </w:r>
      </w:del>
    </w:p>
    <w:p w14:paraId="77CCE3A5" w14:textId="74EE0E7E" w:rsidR="00BD3177" w:rsidRPr="00BD3177" w:rsidDel="00D30024" w:rsidRDefault="00BD3177">
      <w:pPr>
        <w:spacing w:after="0"/>
        <w:rPr>
          <w:del w:id="765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5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COUNT(p.id) AS 'Всего проектов',</w:delText>
        </w:r>
      </w:del>
    </w:p>
    <w:p w14:paraId="0A461F2A" w14:textId="32C7FF6E" w:rsidR="00BD3177" w:rsidRPr="00BD3177" w:rsidDel="00D30024" w:rsidRDefault="00BD3177">
      <w:pPr>
        <w:spacing w:after="0"/>
        <w:rPr>
          <w:del w:id="765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5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'open' THEN 1 END) AS 'Открытые',</w:delText>
        </w:r>
      </w:del>
    </w:p>
    <w:p w14:paraId="3F26493A" w14:textId="1534B3BC" w:rsidR="00BD3177" w:rsidRPr="00BD3177" w:rsidDel="00D30024" w:rsidRDefault="00BD3177">
      <w:pPr>
        <w:spacing w:after="0"/>
        <w:rPr>
          <w:del w:id="765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5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'in_progress' THEN 1 END) AS 'В работе',</w:delText>
        </w:r>
      </w:del>
    </w:p>
    <w:p w14:paraId="3AD40E09" w14:textId="2914A408" w:rsidR="00BD3177" w:rsidRPr="00BD3177" w:rsidDel="00D30024" w:rsidRDefault="00BD3177">
      <w:pPr>
        <w:spacing w:after="0"/>
        <w:rPr>
          <w:del w:id="765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6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'completed' THEN 1 END) AS 'Завершенные',</w:delText>
        </w:r>
      </w:del>
    </w:p>
    <w:p w14:paraId="742B528C" w14:textId="5A414B83" w:rsidR="00BD3177" w:rsidRPr="00BD3177" w:rsidDel="00D30024" w:rsidRDefault="00BD3177">
      <w:pPr>
        <w:spacing w:after="0"/>
        <w:rPr>
          <w:del w:id="766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6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'cancelled' THEN 1 END) AS 'Отмененные'</w:delText>
        </w:r>
      </w:del>
    </w:p>
    <w:p w14:paraId="3D0AB88D" w14:textId="51EDFBAE" w:rsidR="00BD3177" w:rsidRPr="00BD3177" w:rsidDel="00D30024" w:rsidRDefault="00BD3177">
      <w:pPr>
        <w:spacing w:after="0"/>
        <w:rPr>
          <w:del w:id="766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6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categories c</w:delText>
        </w:r>
      </w:del>
    </w:p>
    <w:p w14:paraId="5F56BE15" w14:textId="0B41E81F" w:rsidR="00BD3177" w:rsidRPr="00BD3177" w:rsidDel="00D30024" w:rsidRDefault="00BD3177">
      <w:pPr>
        <w:spacing w:after="0"/>
        <w:rPr>
          <w:del w:id="76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6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LEFT JOIN projects p ON c.id = p.category_id</w:delText>
        </w:r>
      </w:del>
    </w:p>
    <w:p w14:paraId="1DC702B3" w14:textId="1B33FCD5" w:rsidR="00BD3177" w:rsidRPr="00BD3177" w:rsidDel="00D30024" w:rsidRDefault="00BD3177">
      <w:pPr>
        <w:spacing w:after="0"/>
        <w:rPr>
          <w:del w:id="766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6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GROUP BY c.id, c.name, c.description</w:delText>
        </w:r>
      </w:del>
    </w:p>
    <w:p w14:paraId="76BF430C" w14:textId="5F0F330D" w:rsidR="00BD3177" w:rsidRPr="00BD3177" w:rsidDel="00D30024" w:rsidRDefault="00BD3177">
      <w:pPr>
        <w:spacing w:after="0"/>
        <w:rPr>
          <w:del w:id="766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7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ORDER BY COUNT(p.id) DESC;</w:delText>
        </w:r>
      </w:del>
    </w:p>
    <w:p w14:paraId="227C2224" w14:textId="0C26B88E" w:rsidR="00BD3177" w:rsidRPr="00BD3177" w:rsidDel="00D30024" w:rsidRDefault="00BD3177">
      <w:pPr>
        <w:spacing w:after="0"/>
        <w:rPr>
          <w:del w:id="767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7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0F367F72" w14:textId="69FEDD73" w:rsidR="00BD3177" w:rsidRPr="00BD3177" w:rsidDel="00D30024" w:rsidRDefault="00BD3177">
      <w:pPr>
        <w:spacing w:after="0"/>
        <w:rPr>
          <w:del w:id="767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7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38C3ED04" w14:textId="7182638F" w:rsidR="00BD3177" w:rsidRPr="00BD3177" w:rsidDel="00D30024" w:rsidRDefault="00BD3177">
      <w:pPr>
        <w:spacing w:after="0"/>
        <w:rPr>
          <w:del w:id="767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4F68798F" w14:textId="5114C9B6" w:rsidR="00BD3177" w:rsidRPr="00BD3177" w:rsidDel="00D30024" w:rsidRDefault="00BD3177">
      <w:pPr>
        <w:spacing w:after="0"/>
        <w:rPr>
          <w:del w:id="767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7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760C4B3F" w14:textId="258B3212" w:rsidR="00BD3177" w:rsidRPr="00BD3177" w:rsidDel="00D30024" w:rsidRDefault="00BD3177">
      <w:pPr>
        <w:spacing w:after="0"/>
        <w:rPr>
          <w:del w:id="767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0AFAA18" w14:textId="484AD51A" w:rsidR="00BD3177" w:rsidRPr="00BD3177" w:rsidDel="00D30024" w:rsidRDefault="00BD3177">
      <w:pPr>
        <w:spacing w:after="0"/>
        <w:rPr>
          <w:del w:id="767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8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SQL_MODE=@OLD_SQL_MODE;</w:delText>
        </w:r>
      </w:del>
    </w:p>
    <w:p w14:paraId="7E1D3E72" w14:textId="5BDF474A" w:rsidR="00BD3177" w:rsidRPr="00BD3177" w:rsidDel="00D30024" w:rsidRDefault="00BD3177">
      <w:pPr>
        <w:spacing w:after="0"/>
        <w:rPr>
          <w:del w:id="768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8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FOREIGN_KEY_CHECKS=@OLD_FOREIGN_KEY_CHECKS;</w:delText>
        </w:r>
      </w:del>
    </w:p>
    <w:p w14:paraId="42F1928D" w14:textId="76EECEF1" w:rsidR="00BD3177" w:rsidRPr="00BD3177" w:rsidDel="00D30024" w:rsidRDefault="00BD3177">
      <w:pPr>
        <w:spacing w:after="0"/>
        <w:rPr>
          <w:del w:id="768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8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UNIQUE_CHECKS=@OLD_UNIQUE_CHECKS;</w:delText>
        </w:r>
      </w:del>
    </w:p>
    <w:p w14:paraId="488FFDDE" w14:textId="4285D9D4" w:rsidR="00BD3177" w:rsidRPr="00BD3177" w:rsidDel="00D30024" w:rsidRDefault="00BD3177">
      <w:pPr>
        <w:spacing w:after="0"/>
        <w:rPr>
          <w:del w:id="768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70B14E6" w14:textId="0CCD2E1D" w:rsidR="00BD3177" w:rsidRPr="00BD3177" w:rsidDel="00D30024" w:rsidRDefault="00BD3177">
      <w:pPr>
        <w:spacing w:after="0"/>
        <w:rPr>
          <w:del w:id="768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8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F2DA0EE" w14:textId="534C30CB" w:rsidR="00BD3177" w:rsidRPr="00BD3177" w:rsidDel="00D30024" w:rsidRDefault="00BD3177">
      <w:pPr>
        <w:spacing w:after="0"/>
        <w:rPr>
          <w:del w:id="768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8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`freelance`.`users`</w:delText>
        </w:r>
      </w:del>
    </w:p>
    <w:p w14:paraId="7483C172" w14:textId="5E94338E" w:rsidR="00BD3177" w:rsidRPr="00BD3177" w:rsidDel="00D30024" w:rsidRDefault="00BD3177">
      <w:pPr>
        <w:spacing w:after="0"/>
        <w:rPr>
          <w:del w:id="769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9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DA11D55" w14:textId="448DFFAD" w:rsidR="00BD3177" w:rsidRPr="00BD3177" w:rsidDel="00D30024" w:rsidRDefault="00BD3177">
      <w:pPr>
        <w:spacing w:after="0"/>
        <w:rPr>
          <w:del w:id="769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9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28EF4DE0" w14:textId="2607B817" w:rsidR="00BD3177" w:rsidRPr="00BD3177" w:rsidDel="00D30024" w:rsidRDefault="00BD3177">
      <w:pPr>
        <w:spacing w:after="0"/>
        <w:rPr>
          <w:del w:id="769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9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7F8B57EC" w14:textId="3018BBE4" w:rsidR="00BD3177" w:rsidRPr="00BD3177" w:rsidDel="00D30024" w:rsidRDefault="00BD3177">
      <w:pPr>
        <w:spacing w:after="0"/>
        <w:rPr>
          <w:del w:id="769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9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`freelance`.`users` (`id`, `name`, `email`, `password_hash`, `role`, `bio`, `rating`, `created_at`, `updated_at`) VALUES (1, 'Oleg', 'oleg525iva@gmail.com', '3djfy2nsjfi4fsSJkc', 'client', 'no', 0, DEFAULT, DEFAULT);</w:delText>
        </w:r>
      </w:del>
    </w:p>
    <w:p w14:paraId="1FB8F8DD" w14:textId="001EBADE" w:rsidR="00BD3177" w:rsidRPr="00BD3177" w:rsidDel="00D30024" w:rsidRDefault="00BD3177">
      <w:pPr>
        <w:spacing w:after="0"/>
        <w:rPr>
          <w:del w:id="769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69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`freelance`.`users` (`id`, `name`, `email`, `password_hash`, `role`, `bio`, `rating`, `created_at`, `updated_at`) VALUES (2, 'Dmitry', 'dima@ya.ru', 'jfu6dhBSfgnssdcvf', 'freelancer', 'no', 5, DEFAULT, DEFAULT);</w:delText>
        </w:r>
      </w:del>
    </w:p>
    <w:p w14:paraId="16300124" w14:textId="595792B2" w:rsidR="00BD3177" w:rsidRPr="00BD3177" w:rsidDel="00D30024" w:rsidRDefault="00BD3177">
      <w:pPr>
        <w:spacing w:after="0"/>
        <w:rPr>
          <w:del w:id="770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0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`freelance`.`users` (`id`, `name`, `email`, `password_hash`, `role`, `bio`, `rating`, `created_at`, `updated_at`) VALUES (3, 'Ivan', 'vanya@fg.ru', 'vjbJnvhsgBsHncfjnJ', 'client', 'no', 0, DEFAULT, DEFAULT);</w:delText>
        </w:r>
      </w:del>
    </w:p>
    <w:p w14:paraId="4AA88729" w14:textId="0FA3A2CA" w:rsidR="00BD3177" w:rsidRPr="00BD3177" w:rsidDel="00D30024" w:rsidRDefault="00BD3177">
      <w:pPr>
        <w:spacing w:after="0"/>
        <w:rPr>
          <w:del w:id="770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3E561BDE" w14:textId="4F4C2C7B" w:rsidR="00BD3177" w:rsidRPr="00BD3177" w:rsidDel="00D30024" w:rsidRDefault="00BD3177">
      <w:pPr>
        <w:spacing w:after="0"/>
        <w:rPr>
          <w:del w:id="77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0877E3AD" w14:textId="38534798" w:rsidR="00BD3177" w:rsidRPr="00BD3177" w:rsidDel="00D30024" w:rsidRDefault="00BD3177">
      <w:pPr>
        <w:spacing w:after="0"/>
        <w:rPr>
          <w:del w:id="77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7A661705" w14:textId="6DEE750C" w:rsidR="00BD3177" w:rsidRPr="00BD3177" w:rsidDel="00D30024" w:rsidRDefault="00BD3177">
      <w:pPr>
        <w:spacing w:after="0"/>
        <w:rPr>
          <w:del w:id="770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398E1D58" w14:textId="47011AAE" w:rsidR="00BD3177" w:rsidRPr="00BD3177" w:rsidDel="00D30024" w:rsidRDefault="00BD3177">
      <w:pPr>
        <w:spacing w:after="0"/>
        <w:rPr>
          <w:del w:id="770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0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C087CA2" w14:textId="36C937E0" w:rsidR="00BD3177" w:rsidRPr="00BD3177" w:rsidDel="00D30024" w:rsidRDefault="00BD3177">
      <w:pPr>
        <w:spacing w:after="0"/>
        <w:rPr>
          <w:del w:id="770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1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`freelance`.`categories`</w:delText>
        </w:r>
      </w:del>
    </w:p>
    <w:p w14:paraId="0CA20728" w14:textId="79FAD72F" w:rsidR="00BD3177" w:rsidRPr="00BD3177" w:rsidDel="00D30024" w:rsidRDefault="00BD3177">
      <w:pPr>
        <w:spacing w:after="0"/>
        <w:rPr>
          <w:del w:id="771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1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EF934C4" w14:textId="487BDCE3" w:rsidR="00BD3177" w:rsidRPr="00BD3177" w:rsidDel="00D30024" w:rsidRDefault="00BD3177">
      <w:pPr>
        <w:spacing w:after="0"/>
        <w:rPr>
          <w:del w:id="771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1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796A159F" w14:textId="70097522" w:rsidR="00BD3177" w:rsidRPr="00BD3177" w:rsidDel="00D30024" w:rsidRDefault="00BD3177">
      <w:pPr>
        <w:spacing w:after="0"/>
        <w:rPr>
          <w:del w:id="771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1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75CC6D78" w14:textId="5BF92671" w:rsidR="00BD3177" w:rsidRPr="00BD3177" w:rsidDel="00D30024" w:rsidRDefault="00BD3177">
      <w:pPr>
        <w:spacing w:after="0"/>
        <w:rPr>
          <w:del w:id="771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1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`freelance`.`categories` (`id`, `name`, `description`, `created_at`) VALUES (1, 'MathP', 'Python', DEFAULT);</w:delText>
        </w:r>
      </w:del>
    </w:p>
    <w:p w14:paraId="3E908669" w14:textId="62CD9574" w:rsidR="00BD3177" w:rsidRPr="00BD3177" w:rsidDel="00D30024" w:rsidRDefault="00BD3177">
      <w:pPr>
        <w:spacing w:after="0"/>
        <w:rPr>
          <w:del w:id="771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2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`freelance`.`categories` (`id`, `name`, `description`, `created_at`) VALUES (2, 'MathJ', 'Java', DEFAULT);</w:delText>
        </w:r>
      </w:del>
    </w:p>
    <w:p w14:paraId="498140B0" w14:textId="7BF29458" w:rsidR="00BD3177" w:rsidRPr="00BD3177" w:rsidDel="00D30024" w:rsidRDefault="00BD3177">
      <w:pPr>
        <w:spacing w:after="0"/>
        <w:rPr>
          <w:del w:id="772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2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`freelance`.`categories` (`id`, `name`, `description`, `created_at`) VALUES (3, 'PO', 'Физическое взаимодействие', DEFAULT);</w:delText>
        </w:r>
      </w:del>
    </w:p>
    <w:p w14:paraId="7E9B71E8" w14:textId="2431F167" w:rsidR="00BD3177" w:rsidRPr="00BD3177" w:rsidDel="00D30024" w:rsidRDefault="00BD3177">
      <w:pPr>
        <w:spacing w:after="0"/>
        <w:rPr>
          <w:del w:id="772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2C6DC68C" w14:textId="3AFE3135" w:rsidR="00BD3177" w:rsidRPr="00BD3177" w:rsidDel="00D30024" w:rsidRDefault="00BD3177">
      <w:pPr>
        <w:spacing w:after="0"/>
        <w:rPr>
          <w:del w:id="772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2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0A66A6AE" w14:textId="44B29CBD" w:rsidR="00BD3177" w:rsidRPr="00BD3177" w:rsidDel="00D30024" w:rsidRDefault="00BD3177">
      <w:pPr>
        <w:spacing w:after="0"/>
        <w:rPr>
          <w:del w:id="772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1F150F12" w14:textId="1333DA60" w:rsidR="00BD3177" w:rsidRPr="00BD3177" w:rsidDel="00D30024" w:rsidRDefault="00BD3177">
      <w:pPr>
        <w:spacing w:after="0"/>
        <w:rPr>
          <w:del w:id="772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05EFDF50" w14:textId="7CC060A3" w:rsidR="00BD3177" w:rsidRPr="00BD3177" w:rsidDel="00D30024" w:rsidRDefault="00BD3177">
      <w:pPr>
        <w:spacing w:after="0"/>
        <w:rPr>
          <w:del w:id="772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2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E56B543" w14:textId="1F789780" w:rsidR="00BD3177" w:rsidRPr="00BD3177" w:rsidDel="00D30024" w:rsidRDefault="00BD3177">
      <w:pPr>
        <w:spacing w:after="0"/>
        <w:rPr>
          <w:del w:id="773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3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`freelance`.`projects`</w:delText>
        </w:r>
      </w:del>
    </w:p>
    <w:p w14:paraId="3F74A3D5" w14:textId="199B3A5F" w:rsidR="00BD3177" w:rsidRPr="00BD3177" w:rsidDel="00D30024" w:rsidRDefault="00BD3177">
      <w:pPr>
        <w:spacing w:after="0"/>
        <w:rPr>
          <w:del w:id="773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3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8BDE9B5" w14:textId="6FD18570" w:rsidR="00BD3177" w:rsidRPr="00BD3177" w:rsidDel="00D30024" w:rsidRDefault="00BD3177">
      <w:pPr>
        <w:spacing w:after="0"/>
        <w:rPr>
          <w:del w:id="773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3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28BBC1F6" w14:textId="16ED0B5F" w:rsidR="00BD3177" w:rsidRPr="00BD3177" w:rsidDel="00D30024" w:rsidRDefault="00BD3177">
      <w:pPr>
        <w:spacing w:after="0"/>
        <w:rPr>
          <w:del w:id="773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3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460CC1EC" w14:textId="29C650AE" w:rsidR="00BD3177" w:rsidRPr="00BD3177" w:rsidDel="00D30024" w:rsidRDefault="00BD3177">
      <w:pPr>
        <w:spacing w:after="0"/>
        <w:rPr>
          <w:del w:id="773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3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(1, 'Math', 'Вычислить определитель на Python', 3000, 10000, '2025-11-19', 1, 1, 'open', DEFAULT, DEFAULT);</w:delText>
        </w:r>
      </w:del>
    </w:p>
    <w:p w14:paraId="7278667A" w14:textId="20C1BFF7" w:rsidR="00BD3177" w:rsidRPr="00BD3177" w:rsidDel="00D30024" w:rsidRDefault="00BD3177">
      <w:pPr>
        <w:spacing w:after="0"/>
        <w:rPr>
          <w:del w:id="774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4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(2, 'Math', 'Вычислить ранг матрицы на Python', 2000, 6000, '2025-11-21', 3, 1, 'in_progress', '2025.11.6', DEFAULT);</w:delText>
        </w:r>
      </w:del>
    </w:p>
    <w:p w14:paraId="10005E2B" w14:textId="2061D593" w:rsidR="00BD3177" w:rsidRPr="00BD3177" w:rsidDel="00D30024" w:rsidRDefault="00BD3177">
      <w:pPr>
        <w:spacing w:after="0"/>
        <w:rPr>
          <w:del w:id="774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4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(3, 'PO', 'Починить комп', 4000, 5500, '2025-11-24', 3, 3, 'completed', '2025.11.5', '2025.11.7');</w:delText>
        </w:r>
      </w:del>
    </w:p>
    <w:p w14:paraId="7929573B" w14:textId="337E959F" w:rsidR="00BD3177" w:rsidRPr="00BD3177" w:rsidDel="00D30024" w:rsidRDefault="00BD3177">
      <w:pPr>
        <w:spacing w:after="0"/>
        <w:rPr>
          <w:del w:id="774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4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(4, 'Math', 'Вычислить ранг матрицы на Java', 4000, 7000, '2025-11-18', 1, 2, 'in_progress', '2025.11.6', DEFAULT);</w:delText>
        </w:r>
      </w:del>
    </w:p>
    <w:p w14:paraId="42047ACE" w14:textId="1A3ED220" w:rsidR="00BD3177" w:rsidRPr="00BD3177" w:rsidDel="00D30024" w:rsidRDefault="00BD3177">
      <w:pPr>
        <w:spacing w:after="0"/>
        <w:rPr>
          <w:del w:id="774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40E7FACA" w14:textId="357FE6A6" w:rsidR="00BD3177" w:rsidRPr="00BD3177" w:rsidDel="00D30024" w:rsidRDefault="00BD3177">
      <w:pPr>
        <w:spacing w:after="0"/>
        <w:rPr>
          <w:del w:id="774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4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1E8CFBF0" w14:textId="06C04E24" w:rsidR="00BD3177" w:rsidRPr="00BD3177" w:rsidDel="00D30024" w:rsidRDefault="00BD3177">
      <w:pPr>
        <w:spacing w:after="0"/>
        <w:rPr>
          <w:del w:id="774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21A9F6E3" w14:textId="1A827AC5" w:rsidR="00BD3177" w:rsidRPr="00BD3177" w:rsidDel="00D30024" w:rsidRDefault="00BD3177">
      <w:pPr>
        <w:spacing w:after="0"/>
        <w:rPr>
          <w:del w:id="775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10712DFF" w14:textId="6AA39C8B" w:rsidR="00BD3177" w:rsidRPr="00BD3177" w:rsidDel="00D30024" w:rsidRDefault="00BD3177">
      <w:pPr>
        <w:spacing w:after="0"/>
        <w:rPr>
          <w:del w:id="775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5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0FE46B5" w14:textId="6074D3C6" w:rsidR="00BD3177" w:rsidRPr="00BD3177" w:rsidDel="00D30024" w:rsidRDefault="00BD3177">
      <w:pPr>
        <w:spacing w:after="0"/>
        <w:rPr>
          <w:del w:id="775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5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`freelance`.`bids`</w:delText>
        </w:r>
      </w:del>
    </w:p>
    <w:p w14:paraId="15EB7B01" w14:textId="325F8D4A" w:rsidR="00BD3177" w:rsidRPr="00BD3177" w:rsidDel="00D30024" w:rsidRDefault="00BD3177">
      <w:pPr>
        <w:spacing w:after="0"/>
        <w:rPr>
          <w:del w:id="775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5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5DA8266" w14:textId="4BDE6CC6" w:rsidR="00BD3177" w:rsidRPr="00BD3177" w:rsidDel="00D30024" w:rsidRDefault="00BD3177">
      <w:pPr>
        <w:spacing w:after="0"/>
        <w:rPr>
          <w:del w:id="775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5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2AC93CE7" w14:textId="27151915" w:rsidR="00BD3177" w:rsidRPr="00BD3177" w:rsidDel="00D30024" w:rsidRDefault="00BD3177">
      <w:pPr>
        <w:spacing w:after="0"/>
        <w:rPr>
          <w:del w:id="775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6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05322617" w14:textId="3686B708" w:rsidR="00BD3177" w:rsidRPr="00BD3177" w:rsidDel="00D30024" w:rsidRDefault="00BD3177">
      <w:pPr>
        <w:spacing w:after="0"/>
        <w:rPr>
          <w:del w:id="776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6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(1, 2, 2, 'Готов выполнить ', 6000, 5, 'accepted', '2025-11-6', DEFAULT);</w:delText>
        </w:r>
      </w:del>
    </w:p>
    <w:p w14:paraId="6FEBEE5C" w14:textId="4F3DA67A" w:rsidR="00BD3177" w:rsidRPr="00BD3177" w:rsidDel="00D30024" w:rsidRDefault="00BD3177">
      <w:pPr>
        <w:spacing w:after="0"/>
        <w:rPr>
          <w:del w:id="776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6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(2, 3, 2, 'Готов выполнить ', 5000, 5, 'accepted', '2025-11-6', DEFAULT);</w:delText>
        </w:r>
      </w:del>
    </w:p>
    <w:p w14:paraId="49242D7E" w14:textId="2AAB57D3" w:rsidR="00BD3177" w:rsidRPr="00BD3177" w:rsidDel="00D30024" w:rsidRDefault="00BD3177">
      <w:pPr>
        <w:spacing w:after="0"/>
        <w:rPr>
          <w:del w:id="776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6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(3, 4, 2, 'Готов выполнить ', 5000, 5, 'accepted', '2025-11-6', DEFAULT);</w:delText>
        </w:r>
      </w:del>
    </w:p>
    <w:p w14:paraId="0BF20E2C" w14:textId="7B5E2B83" w:rsidR="00BD3177" w:rsidRPr="00BD3177" w:rsidDel="00D30024" w:rsidRDefault="00BD3177">
      <w:pPr>
        <w:spacing w:after="0"/>
        <w:rPr>
          <w:del w:id="776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6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(4, 1, 2, 'Готов выполнить ', 6000, 6, 'pending', '2025-11-7', DEFAULT);</w:delText>
        </w:r>
      </w:del>
    </w:p>
    <w:p w14:paraId="601667D4" w14:textId="66B8473C" w:rsidR="00BD3177" w:rsidRPr="00BD3177" w:rsidDel="00D30024" w:rsidRDefault="00BD3177">
      <w:pPr>
        <w:spacing w:after="0"/>
        <w:rPr>
          <w:del w:id="776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69A128C" w14:textId="5E74BDBA" w:rsidR="00BD3177" w:rsidRPr="00BD3177" w:rsidDel="00D30024" w:rsidRDefault="00BD3177">
      <w:pPr>
        <w:spacing w:after="0"/>
        <w:rPr>
          <w:del w:id="777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7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6FC6593A" w14:textId="3F9F72E5" w:rsidR="00BD3177" w:rsidRPr="00BD3177" w:rsidDel="00D30024" w:rsidRDefault="00BD3177">
      <w:pPr>
        <w:spacing w:after="0"/>
        <w:rPr>
          <w:del w:id="777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2759F424" w14:textId="63078B5D" w:rsidR="00BD3177" w:rsidRPr="00BD3177" w:rsidDel="00D30024" w:rsidRDefault="00BD3177">
      <w:pPr>
        <w:spacing w:after="0"/>
        <w:rPr>
          <w:del w:id="777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40F7DC79" w14:textId="774C1C42" w:rsidR="00BD3177" w:rsidRPr="00BD3177" w:rsidDel="00D30024" w:rsidRDefault="00BD3177">
      <w:pPr>
        <w:spacing w:after="0"/>
        <w:rPr>
          <w:del w:id="777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7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FD1EE29" w14:textId="146EABB5" w:rsidR="00BD3177" w:rsidRPr="00BD3177" w:rsidDel="00D30024" w:rsidRDefault="00BD3177">
      <w:pPr>
        <w:spacing w:after="0"/>
        <w:rPr>
          <w:del w:id="777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7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`freelance`.`contracts`</w:delText>
        </w:r>
      </w:del>
    </w:p>
    <w:p w14:paraId="33AAA3CA" w14:textId="36A0ABFE" w:rsidR="00BD3177" w:rsidRPr="00BD3177" w:rsidDel="00D30024" w:rsidRDefault="00BD3177">
      <w:pPr>
        <w:spacing w:after="0"/>
        <w:rPr>
          <w:del w:id="777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7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45A50D4" w14:textId="232A29C7" w:rsidR="00BD3177" w:rsidRPr="00BD3177" w:rsidDel="00D30024" w:rsidRDefault="00BD3177">
      <w:pPr>
        <w:spacing w:after="0"/>
        <w:rPr>
          <w:del w:id="778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81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07DBA3B2" w14:textId="1F7739AF" w:rsidR="00BD3177" w:rsidRPr="00BD3177" w:rsidDel="00D30024" w:rsidRDefault="00BD3177">
      <w:pPr>
        <w:spacing w:after="0"/>
        <w:rPr>
          <w:del w:id="7782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83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10238C81" w14:textId="0489AAED" w:rsidR="00BD3177" w:rsidRPr="00BD3177" w:rsidDel="00D30024" w:rsidRDefault="00BD3177">
      <w:pPr>
        <w:spacing w:after="0"/>
        <w:rPr>
          <w:del w:id="778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85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`freelance`.`contracts` (`id`, `project_id`, `bid_id`, `freelancer_id`, `client_id`, `final_price`, `status`, `created_at`, `completed_at`, `updated_at`) VALUES (1, 2, 1, 2, 3, 6000, 'active', '2025-11-6', NULL, DEFAULT);</w:delText>
        </w:r>
      </w:del>
    </w:p>
    <w:p w14:paraId="3ED1E41D" w14:textId="2DC23E8E" w:rsidR="00BD3177" w:rsidRPr="00BD3177" w:rsidDel="00D30024" w:rsidRDefault="00BD3177">
      <w:pPr>
        <w:spacing w:after="0"/>
        <w:rPr>
          <w:del w:id="7786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87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`freelance`.`contracts` (`id`, `project_id`, `bid_id`, `freelancer_id`, `client_id`, `final_price`, `status`, `created_at`, `completed_at`, `updated_at`) VALUES (2, 4, 3, 2, 1, 5000, 'active', '2025-11-6', NULL, DEFAULT);</w:delText>
        </w:r>
      </w:del>
    </w:p>
    <w:p w14:paraId="15290FAB" w14:textId="1F418BCE" w:rsidR="00BD3177" w:rsidRPr="00BD3177" w:rsidDel="00D30024" w:rsidRDefault="00BD3177">
      <w:pPr>
        <w:spacing w:after="0"/>
        <w:rPr>
          <w:del w:id="7788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8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`freelance`.`contracts` (`id`, `project_id`, `bid_id`, `freelancer_id`, `client_id`, `final_price`, `status`, `created_at`, `completed_at`, `updated_at`) VALUES (3, 3, 2, 2, 3, 5000, 'completed', '2025-11-6', '2025-11-7', DEFAULT);</w:delText>
        </w:r>
      </w:del>
    </w:p>
    <w:p w14:paraId="634AD282" w14:textId="309D28FE" w:rsidR="00BD3177" w:rsidRPr="00BD3177" w:rsidDel="00D30024" w:rsidRDefault="00BD3177">
      <w:pPr>
        <w:spacing w:after="0"/>
        <w:rPr>
          <w:del w:id="7790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487AB8B1" w14:textId="1089EA24" w:rsidR="00BD3177" w:rsidRPr="00BD3177" w:rsidDel="00D30024" w:rsidRDefault="00BD3177">
      <w:pPr>
        <w:spacing w:after="0"/>
        <w:rPr>
          <w:del w:id="779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9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270C349F" w14:textId="15E8123D" w:rsidR="00BD3177" w:rsidRPr="00BD3177" w:rsidDel="00D30024" w:rsidRDefault="00BD3177">
      <w:pPr>
        <w:spacing w:after="0"/>
        <w:rPr>
          <w:del w:id="779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1A4B74D5" w14:textId="0310799E" w:rsidR="00BD3177" w:rsidRPr="00BD3177" w:rsidDel="00D30024" w:rsidRDefault="00BD3177">
      <w:pPr>
        <w:spacing w:after="0"/>
        <w:rPr>
          <w:del w:id="7794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BCDC447" w14:textId="3567E9DF" w:rsidR="00BD3177" w:rsidRPr="00BD3177" w:rsidDel="00D30024" w:rsidRDefault="00BD3177">
      <w:pPr>
        <w:spacing w:after="0"/>
        <w:rPr>
          <w:del w:id="779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9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FEFBAC5" w14:textId="525C4826" w:rsidR="00BD3177" w:rsidRPr="00BD3177" w:rsidDel="00D30024" w:rsidRDefault="00BD3177">
      <w:pPr>
        <w:spacing w:after="0"/>
        <w:rPr>
          <w:del w:id="779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798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`freelance`.`reviews`</w:delText>
        </w:r>
      </w:del>
    </w:p>
    <w:p w14:paraId="2ADD15BF" w14:textId="33EA2095" w:rsidR="00BD3177" w:rsidRPr="00BD3177" w:rsidDel="00D30024" w:rsidRDefault="00BD3177">
      <w:pPr>
        <w:spacing w:after="0"/>
        <w:rPr>
          <w:del w:id="7799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800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E9815BA" w14:textId="29BECFED" w:rsidR="00BD3177" w:rsidRPr="00BD3177" w:rsidDel="00D30024" w:rsidRDefault="00BD3177">
      <w:pPr>
        <w:spacing w:after="0"/>
        <w:rPr>
          <w:del w:id="7801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802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2B867C81" w14:textId="3D9936DD" w:rsidR="00BD3177" w:rsidRPr="00BD3177" w:rsidDel="00D30024" w:rsidRDefault="00BD3177">
      <w:pPr>
        <w:spacing w:after="0"/>
        <w:rPr>
          <w:del w:id="7803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804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6163251F" w14:textId="1139E140" w:rsidR="00BD3177" w:rsidRPr="00BD3177" w:rsidDel="00D30024" w:rsidRDefault="00BD3177">
      <w:pPr>
        <w:spacing w:after="0"/>
        <w:rPr>
          <w:del w:id="7805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  <w:del w:id="7806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`freelance`.`reviews` (`id`, `contract_id`, `reviewer_id`, `target_id`, `rating`, `comment`, `created_at`, `updated_at`) VALUES (1, 3, 3, 2, 5, 'Все супер', '2025-11-7', DEFAULT);</w:delText>
        </w:r>
      </w:del>
    </w:p>
    <w:p w14:paraId="3394024F" w14:textId="74830507" w:rsidR="00BD3177" w:rsidRPr="00BD3177" w:rsidDel="00D30024" w:rsidRDefault="00BD3177">
      <w:pPr>
        <w:spacing w:after="0"/>
        <w:rPr>
          <w:del w:id="7807" w:author="Ivan Pugachev" w:date="2025-12-19T09:58:00Z" w16du:dateUtc="2025-12-19T06:58:00Z"/>
          <w:rFonts w:ascii="Courier New" w:hAnsi="Courier New" w:cs="Courier New"/>
          <w:sz w:val="14"/>
          <w:szCs w:val="14"/>
          <w:lang w:val="en-GB"/>
        </w:rPr>
      </w:pPr>
    </w:p>
    <w:p w14:paraId="502967B1" w14:textId="6164C0E5" w:rsidR="00BD3177" w:rsidRPr="00BD3177" w:rsidRDefault="00BD3177">
      <w:pPr>
        <w:ind w:firstLine="708"/>
        <w:rPr>
          <w:rFonts w:ascii="Courier New" w:hAnsi="Courier New" w:cs="Courier New"/>
          <w:sz w:val="14"/>
          <w:szCs w:val="14"/>
          <w:lang w:val="en-GB"/>
        </w:rPr>
        <w:pPrChange w:id="7808" w:author="Ivan Pugachev" w:date="2025-12-19T09:58:00Z" w16du:dateUtc="2025-12-19T06:58:00Z">
          <w:pPr>
            <w:spacing w:after="0"/>
          </w:pPr>
        </w:pPrChange>
      </w:pPr>
      <w:del w:id="7809" w:author="Ivan Pugachev" w:date="2025-12-19T09:58:00Z" w16du:dateUtc="2025-12-19T06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6A16C769" w14:textId="77777777" w:rsidR="00E64F39" w:rsidRPr="00E64F39" w:rsidRDefault="00E64F39" w:rsidP="00E64F3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12C24D2" w14:textId="37D450EE" w:rsidR="00E64F39" w:rsidRPr="00E64F39" w:rsidRDefault="00E64F39" w:rsidP="00E64F39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E64F39" w:rsidRPr="00E64F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6C0A5" w14:textId="77777777" w:rsidR="00D75A1F" w:rsidRDefault="00D75A1F" w:rsidP="007D624E">
      <w:pPr>
        <w:spacing w:after="0" w:line="240" w:lineRule="auto"/>
      </w:pPr>
      <w:r>
        <w:separator/>
      </w:r>
    </w:p>
  </w:endnote>
  <w:endnote w:type="continuationSeparator" w:id="0">
    <w:p w14:paraId="54925F39" w14:textId="77777777" w:rsidR="00D75A1F" w:rsidRDefault="00D75A1F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FC5C" w14:textId="77777777" w:rsidR="00D75A1F" w:rsidRDefault="00D75A1F" w:rsidP="007D624E">
      <w:pPr>
        <w:spacing w:after="0" w:line="240" w:lineRule="auto"/>
      </w:pPr>
      <w:r>
        <w:separator/>
      </w:r>
    </w:p>
  </w:footnote>
  <w:footnote w:type="continuationSeparator" w:id="0">
    <w:p w14:paraId="3E7E175D" w14:textId="77777777" w:rsidR="00D75A1F" w:rsidRDefault="00D75A1F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50F"/>
    <w:multiLevelType w:val="multilevel"/>
    <w:tmpl w:val="9266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3AB9"/>
    <w:multiLevelType w:val="multilevel"/>
    <w:tmpl w:val="FC4E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0E03"/>
    <w:multiLevelType w:val="multilevel"/>
    <w:tmpl w:val="8B8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22AA8"/>
    <w:multiLevelType w:val="multilevel"/>
    <w:tmpl w:val="623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B32E9"/>
    <w:multiLevelType w:val="hybridMultilevel"/>
    <w:tmpl w:val="A2E0D6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F35CB9"/>
    <w:multiLevelType w:val="multilevel"/>
    <w:tmpl w:val="D5F810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A5348"/>
    <w:multiLevelType w:val="multilevel"/>
    <w:tmpl w:val="4D3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10B23"/>
    <w:multiLevelType w:val="multilevel"/>
    <w:tmpl w:val="BF5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063DE"/>
    <w:multiLevelType w:val="hybridMultilevel"/>
    <w:tmpl w:val="2AEAC9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BC95007"/>
    <w:multiLevelType w:val="multilevel"/>
    <w:tmpl w:val="C602B8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54CF2"/>
    <w:multiLevelType w:val="multilevel"/>
    <w:tmpl w:val="343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46ECD"/>
    <w:multiLevelType w:val="multilevel"/>
    <w:tmpl w:val="12A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817D7"/>
    <w:multiLevelType w:val="multilevel"/>
    <w:tmpl w:val="968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25C5A"/>
    <w:multiLevelType w:val="multilevel"/>
    <w:tmpl w:val="7C80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C667E"/>
    <w:multiLevelType w:val="multilevel"/>
    <w:tmpl w:val="63FE5F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201059"/>
    <w:multiLevelType w:val="multilevel"/>
    <w:tmpl w:val="8F5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F6366"/>
    <w:multiLevelType w:val="multilevel"/>
    <w:tmpl w:val="1B4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E7598"/>
    <w:multiLevelType w:val="multilevel"/>
    <w:tmpl w:val="34B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50320"/>
    <w:multiLevelType w:val="multilevel"/>
    <w:tmpl w:val="05E2F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3A1E31"/>
    <w:multiLevelType w:val="multilevel"/>
    <w:tmpl w:val="1046BB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A55F0"/>
    <w:multiLevelType w:val="multilevel"/>
    <w:tmpl w:val="60B6A6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43A84"/>
    <w:multiLevelType w:val="multilevel"/>
    <w:tmpl w:val="135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F2C39"/>
    <w:multiLevelType w:val="multilevel"/>
    <w:tmpl w:val="6932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8093E"/>
    <w:multiLevelType w:val="multilevel"/>
    <w:tmpl w:val="5F0CAD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31560949">
    <w:abstractNumId w:val="1"/>
  </w:num>
  <w:num w:numId="2" w16cid:durableId="278268561">
    <w:abstractNumId w:val="8"/>
  </w:num>
  <w:num w:numId="3" w16cid:durableId="628512324">
    <w:abstractNumId w:val="0"/>
  </w:num>
  <w:num w:numId="4" w16cid:durableId="2145348442">
    <w:abstractNumId w:val="7"/>
  </w:num>
  <w:num w:numId="5" w16cid:durableId="1371028058">
    <w:abstractNumId w:val="4"/>
  </w:num>
  <w:num w:numId="6" w16cid:durableId="1727335922">
    <w:abstractNumId w:val="9"/>
  </w:num>
  <w:num w:numId="7" w16cid:durableId="1182402703">
    <w:abstractNumId w:val="3"/>
  </w:num>
  <w:num w:numId="8" w16cid:durableId="12154719">
    <w:abstractNumId w:val="14"/>
  </w:num>
  <w:num w:numId="9" w16cid:durableId="321735999">
    <w:abstractNumId w:val="18"/>
  </w:num>
  <w:num w:numId="10" w16cid:durableId="409735318">
    <w:abstractNumId w:val="2"/>
  </w:num>
  <w:num w:numId="11" w16cid:durableId="1356149163">
    <w:abstractNumId w:val="20"/>
  </w:num>
  <w:num w:numId="12" w16cid:durableId="601034985">
    <w:abstractNumId w:val="6"/>
  </w:num>
  <w:num w:numId="13" w16cid:durableId="1702127582">
    <w:abstractNumId w:val="24"/>
  </w:num>
  <w:num w:numId="14" w16cid:durableId="643389578">
    <w:abstractNumId w:val="19"/>
  </w:num>
  <w:num w:numId="15" w16cid:durableId="160195979">
    <w:abstractNumId w:val="21"/>
  </w:num>
  <w:num w:numId="16" w16cid:durableId="458230995">
    <w:abstractNumId w:val="15"/>
  </w:num>
  <w:num w:numId="17" w16cid:durableId="147283133">
    <w:abstractNumId w:val="10"/>
  </w:num>
  <w:num w:numId="18" w16cid:durableId="2084183662">
    <w:abstractNumId w:val="5"/>
  </w:num>
  <w:num w:numId="19" w16cid:durableId="1816409479">
    <w:abstractNumId w:val="16"/>
  </w:num>
  <w:num w:numId="20" w16cid:durableId="98111827">
    <w:abstractNumId w:val="12"/>
  </w:num>
  <w:num w:numId="21" w16cid:durableId="63723932">
    <w:abstractNumId w:val="11"/>
  </w:num>
  <w:num w:numId="22" w16cid:durableId="323436467">
    <w:abstractNumId w:val="23"/>
  </w:num>
  <w:num w:numId="23" w16cid:durableId="1456947385">
    <w:abstractNumId w:val="22"/>
  </w:num>
  <w:num w:numId="24" w16cid:durableId="469908383">
    <w:abstractNumId w:val="13"/>
  </w:num>
  <w:num w:numId="25" w16cid:durableId="743575863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van Pugachev">
    <w15:presenceInfo w15:providerId="Windows Live" w15:userId="187ee5f61df6a6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1333B"/>
    <w:rsid w:val="00050D42"/>
    <w:rsid w:val="000557D9"/>
    <w:rsid w:val="0006629B"/>
    <w:rsid w:val="00081A3A"/>
    <w:rsid w:val="00087982"/>
    <w:rsid w:val="000A0635"/>
    <w:rsid w:val="000B2788"/>
    <w:rsid w:val="000B4755"/>
    <w:rsid w:val="000C5B83"/>
    <w:rsid w:val="000D06A0"/>
    <w:rsid w:val="000F1507"/>
    <w:rsid w:val="000F258F"/>
    <w:rsid w:val="00104161"/>
    <w:rsid w:val="001113FE"/>
    <w:rsid w:val="00121A12"/>
    <w:rsid w:val="001553F4"/>
    <w:rsid w:val="001575BA"/>
    <w:rsid w:val="001B4DCA"/>
    <w:rsid w:val="001E09D7"/>
    <w:rsid w:val="001F2672"/>
    <w:rsid w:val="001F2D66"/>
    <w:rsid w:val="00232006"/>
    <w:rsid w:val="0023662B"/>
    <w:rsid w:val="00236684"/>
    <w:rsid w:val="00236AF5"/>
    <w:rsid w:val="002459CE"/>
    <w:rsid w:val="0025250D"/>
    <w:rsid w:val="00267049"/>
    <w:rsid w:val="002A3A09"/>
    <w:rsid w:val="002C38F0"/>
    <w:rsid w:val="002E50F3"/>
    <w:rsid w:val="003020B5"/>
    <w:rsid w:val="00302780"/>
    <w:rsid w:val="00315050"/>
    <w:rsid w:val="00321061"/>
    <w:rsid w:val="00324FC0"/>
    <w:rsid w:val="00346C1D"/>
    <w:rsid w:val="00375B7C"/>
    <w:rsid w:val="00385A3B"/>
    <w:rsid w:val="00387BEB"/>
    <w:rsid w:val="00395B22"/>
    <w:rsid w:val="003B0287"/>
    <w:rsid w:val="003C4A58"/>
    <w:rsid w:val="003D4517"/>
    <w:rsid w:val="003D63E3"/>
    <w:rsid w:val="00424D0C"/>
    <w:rsid w:val="004401B6"/>
    <w:rsid w:val="0044512D"/>
    <w:rsid w:val="00453175"/>
    <w:rsid w:val="00472C0A"/>
    <w:rsid w:val="0048759A"/>
    <w:rsid w:val="004A4230"/>
    <w:rsid w:val="004B5B84"/>
    <w:rsid w:val="004C439F"/>
    <w:rsid w:val="004C7E57"/>
    <w:rsid w:val="004E06B8"/>
    <w:rsid w:val="004F0CBF"/>
    <w:rsid w:val="005B0DDE"/>
    <w:rsid w:val="00611124"/>
    <w:rsid w:val="0061780F"/>
    <w:rsid w:val="0062079A"/>
    <w:rsid w:val="0062507F"/>
    <w:rsid w:val="006366C3"/>
    <w:rsid w:val="0064786C"/>
    <w:rsid w:val="0065223F"/>
    <w:rsid w:val="00677232"/>
    <w:rsid w:val="006818C5"/>
    <w:rsid w:val="00685351"/>
    <w:rsid w:val="00692C4D"/>
    <w:rsid w:val="006C109B"/>
    <w:rsid w:val="006E4CF6"/>
    <w:rsid w:val="006F5CA9"/>
    <w:rsid w:val="006F73FD"/>
    <w:rsid w:val="007169AD"/>
    <w:rsid w:val="00721BEF"/>
    <w:rsid w:val="00740214"/>
    <w:rsid w:val="00740A05"/>
    <w:rsid w:val="00753A76"/>
    <w:rsid w:val="00766B58"/>
    <w:rsid w:val="007829CC"/>
    <w:rsid w:val="0078784C"/>
    <w:rsid w:val="007C10A7"/>
    <w:rsid w:val="007C38B9"/>
    <w:rsid w:val="007D624E"/>
    <w:rsid w:val="007F0023"/>
    <w:rsid w:val="007F027D"/>
    <w:rsid w:val="00813C41"/>
    <w:rsid w:val="0082490D"/>
    <w:rsid w:val="008354AD"/>
    <w:rsid w:val="00851561"/>
    <w:rsid w:val="00854E56"/>
    <w:rsid w:val="008565E6"/>
    <w:rsid w:val="0087611C"/>
    <w:rsid w:val="00881D58"/>
    <w:rsid w:val="00884797"/>
    <w:rsid w:val="008A6F5E"/>
    <w:rsid w:val="008C7ECA"/>
    <w:rsid w:val="008D1A6E"/>
    <w:rsid w:val="00907637"/>
    <w:rsid w:val="00917952"/>
    <w:rsid w:val="0092162E"/>
    <w:rsid w:val="00954293"/>
    <w:rsid w:val="00957880"/>
    <w:rsid w:val="00982218"/>
    <w:rsid w:val="009823F4"/>
    <w:rsid w:val="009A74FF"/>
    <w:rsid w:val="009B1A27"/>
    <w:rsid w:val="009B4911"/>
    <w:rsid w:val="009C3292"/>
    <w:rsid w:val="009C7C36"/>
    <w:rsid w:val="009F32FC"/>
    <w:rsid w:val="00A3308C"/>
    <w:rsid w:val="00A473FA"/>
    <w:rsid w:val="00A5322A"/>
    <w:rsid w:val="00A62449"/>
    <w:rsid w:val="00A66369"/>
    <w:rsid w:val="00AB0C02"/>
    <w:rsid w:val="00AB6CE9"/>
    <w:rsid w:val="00AC0204"/>
    <w:rsid w:val="00AC0A16"/>
    <w:rsid w:val="00AE2934"/>
    <w:rsid w:val="00AF231A"/>
    <w:rsid w:val="00B228EF"/>
    <w:rsid w:val="00B7653D"/>
    <w:rsid w:val="00B878EB"/>
    <w:rsid w:val="00B91A6E"/>
    <w:rsid w:val="00B958D1"/>
    <w:rsid w:val="00BA1CBC"/>
    <w:rsid w:val="00BB11C4"/>
    <w:rsid w:val="00BC0DAF"/>
    <w:rsid w:val="00BD3177"/>
    <w:rsid w:val="00BF7D31"/>
    <w:rsid w:val="00C00948"/>
    <w:rsid w:val="00C163D0"/>
    <w:rsid w:val="00C228B9"/>
    <w:rsid w:val="00C31E04"/>
    <w:rsid w:val="00C371AC"/>
    <w:rsid w:val="00C5334C"/>
    <w:rsid w:val="00CA1414"/>
    <w:rsid w:val="00CC4DBF"/>
    <w:rsid w:val="00CF158F"/>
    <w:rsid w:val="00CF2287"/>
    <w:rsid w:val="00D03299"/>
    <w:rsid w:val="00D30024"/>
    <w:rsid w:val="00D34E81"/>
    <w:rsid w:val="00D3519C"/>
    <w:rsid w:val="00D54109"/>
    <w:rsid w:val="00D63011"/>
    <w:rsid w:val="00D75A1F"/>
    <w:rsid w:val="00D8180E"/>
    <w:rsid w:val="00DB7638"/>
    <w:rsid w:val="00DC671A"/>
    <w:rsid w:val="00DD05DB"/>
    <w:rsid w:val="00DE047B"/>
    <w:rsid w:val="00DE15B7"/>
    <w:rsid w:val="00DF612B"/>
    <w:rsid w:val="00E0644C"/>
    <w:rsid w:val="00E2573F"/>
    <w:rsid w:val="00E25B59"/>
    <w:rsid w:val="00E6226A"/>
    <w:rsid w:val="00E64F39"/>
    <w:rsid w:val="00EA1DA7"/>
    <w:rsid w:val="00EB6B1B"/>
    <w:rsid w:val="00EE1804"/>
    <w:rsid w:val="00EE266E"/>
    <w:rsid w:val="00EF5AC6"/>
    <w:rsid w:val="00F1381F"/>
    <w:rsid w:val="00F13CFF"/>
    <w:rsid w:val="00F365DB"/>
    <w:rsid w:val="00F44503"/>
    <w:rsid w:val="00F51E7F"/>
    <w:rsid w:val="00F6100F"/>
    <w:rsid w:val="00F67AE1"/>
    <w:rsid w:val="00F80515"/>
    <w:rsid w:val="00F87CA7"/>
    <w:rsid w:val="00FA269E"/>
    <w:rsid w:val="00FA4E4D"/>
    <w:rsid w:val="00FB05C3"/>
    <w:rsid w:val="00FC3700"/>
    <w:rsid w:val="00FD1379"/>
    <w:rsid w:val="00FF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449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HTML">
    <w:name w:val="HTML Preformatted"/>
    <w:basedOn w:val="a"/>
    <w:link w:val="HTML0"/>
    <w:uiPriority w:val="99"/>
    <w:semiHidden/>
    <w:unhideWhenUsed/>
    <w:rsid w:val="004C7E57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7E57"/>
    <w:rPr>
      <w:rFonts w:ascii="Consolas" w:hAnsi="Consolas"/>
      <w:sz w:val="20"/>
      <w:szCs w:val="18"/>
    </w:rPr>
  </w:style>
  <w:style w:type="paragraph" w:styleId="af0">
    <w:name w:val="Revision"/>
    <w:hidden/>
    <w:uiPriority w:val="99"/>
    <w:semiHidden/>
    <w:rsid w:val="003020B5"/>
    <w:pPr>
      <w:spacing w:after="0" w:line="240" w:lineRule="auto"/>
    </w:pPr>
    <w:rPr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10564</Words>
  <Characters>60220</Characters>
  <Application>Microsoft Office Word</Application>
  <DocSecurity>0</DocSecurity>
  <Lines>501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Ivan Pugachev</cp:lastModifiedBy>
  <cp:revision>24</cp:revision>
  <dcterms:created xsi:type="dcterms:W3CDTF">2025-11-07T09:22:00Z</dcterms:created>
  <dcterms:modified xsi:type="dcterms:W3CDTF">2026-01-12T09:01:00Z</dcterms:modified>
</cp:coreProperties>
</file>