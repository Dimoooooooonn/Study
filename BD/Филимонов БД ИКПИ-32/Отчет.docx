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A7322" w14:textId="77777777" w:rsidR="007D624E" w:rsidRPr="000F758D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F75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Федеральное государственное бюджетное образовательное учреждение высшего образования "Санкт-Петербургский государственный университет телекоммуникаций им. проф. М.А. Бонч-Бруевича"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84D6E0C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83A976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380E91" w14:textId="77777777" w:rsidR="007D624E" w:rsidRPr="006E2FF6" w:rsidRDefault="007D624E" w:rsidP="007D624E">
      <w:pPr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6E2FF6">
        <w:rPr>
          <w:rFonts w:ascii="Times New Roman" w:hAnsi="Times New Roman" w:cs="Times New Roman"/>
          <w:color w:val="000000"/>
          <w:sz w:val="52"/>
          <w:szCs w:val="52"/>
        </w:rPr>
        <w:t xml:space="preserve">Отчёт </w:t>
      </w:r>
    </w:p>
    <w:p w14:paraId="69B441A5" w14:textId="207D0FD9" w:rsidR="007D624E" w:rsidRPr="00F6100F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по </w:t>
      </w:r>
      <w:r w:rsidR="008A6F5E">
        <w:rPr>
          <w:rFonts w:ascii="Times New Roman" w:hAnsi="Times New Roman" w:cs="Times New Roman"/>
          <w:b/>
          <w:bCs/>
          <w:color w:val="000000"/>
          <w:sz w:val="26"/>
          <w:szCs w:val="26"/>
        </w:rPr>
        <w:t>индивидуальному заданию</w:t>
      </w:r>
    </w:p>
    <w:p w14:paraId="071B975F" w14:textId="7CBB6984" w:rsidR="004401B6" w:rsidRPr="00EF5AC6" w:rsidRDefault="008565E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на тему </w:t>
      </w:r>
      <w:r w:rsidR="004401B6"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del w:id="0" w:author="Ivan Pugachev" w:date="2025-12-19T10:05:00Z">
        <w:r w:rsidDel="00AB0C02">
          <w:rPr>
            <w:rFonts w:ascii="Times New Roman" w:hAnsi="Times New Roman" w:cs="Times New Roman"/>
            <w:b/>
            <w:bCs/>
            <w:color w:val="000000"/>
            <w:sz w:val="26"/>
            <w:szCs w:val="26"/>
          </w:rPr>
          <w:delText>Платформа для фриланс услуг</w:delText>
        </w:r>
      </w:del>
      <w:ins w:id="1" w:author="Ivan Pugachev" w:date="2025-12-19T10:05:00Z">
        <w:r w:rsidR="00AB0C02">
          <w:rPr>
            <w:rFonts w:ascii="Times New Roman" w:hAnsi="Times New Roman" w:cs="Times New Roman"/>
            <w:b/>
            <w:bCs/>
            <w:color w:val="000000"/>
            <w:sz w:val="26"/>
            <w:szCs w:val="26"/>
          </w:rPr>
          <w:t xml:space="preserve">База данных </w:t>
        </w:r>
      </w:ins>
      <w:ins w:id="2" w:author="Дмитрий Филимонов" w:date="2026-01-29T14:42:00Z">
        <w:r w:rsidR="00357CA6">
          <w:rPr>
            <w:rFonts w:ascii="Times New Roman" w:hAnsi="Times New Roman" w:cs="Times New Roman"/>
            <w:b/>
            <w:bCs/>
            <w:color w:val="000000"/>
            <w:sz w:val="26"/>
            <w:szCs w:val="26"/>
          </w:rPr>
          <w:t>ивент-агенства</w:t>
        </w:r>
      </w:ins>
      <w:ins w:id="3" w:author="Ivan Pugachev" w:date="2025-12-19T10:05:00Z">
        <w:del w:id="4" w:author="Дмитрий Филимонов" w:date="2026-01-29T14:42:00Z">
          <w:r w:rsidR="00AB0C02" w:rsidDel="00357CA6"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delText>для кофейни</w:delText>
          </w:r>
        </w:del>
      </w:ins>
      <w:r w:rsidR="004401B6"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2A15AB78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Базы данных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206E9491" w14:textId="77777777" w:rsidR="007D624E" w:rsidRPr="00163FDD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4649FA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1C6C104C" w:rsidR="007D624E" w:rsidRPr="00357CA6" w:rsidRDefault="008C7ECA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  <w:rPrChange w:id="5" w:author="Дмитрий Филимонов" w:date="2026-01-29T14:42:00Z">
            <w:rPr>
              <w:rFonts w:ascii="Times New Roman" w:hAnsi="Times New Roman" w:cs="Times New Roman"/>
              <w:color w:val="000000"/>
              <w:sz w:val="28"/>
              <w:szCs w:val="28"/>
            </w:rPr>
          </w:rPrChange>
        </w:rPr>
      </w:pPr>
      <w:del w:id="6" w:author="Дмитрий Филимонов" w:date="2026-01-29T14:42:00Z">
        <w:r w:rsidDel="00357CA6">
          <w:rPr>
            <w:rFonts w:ascii="Times New Roman" w:hAnsi="Times New Roman" w:cs="Times New Roman"/>
            <w:color w:val="000000"/>
            <w:sz w:val="28"/>
            <w:szCs w:val="28"/>
          </w:rPr>
          <w:delText>Пугачев И. Д.</w:delText>
        </w:r>
      </w:del>
      <w:ins w:id="7" w:author="Дмитрий Филимонов" w:date="2026-01-29T14:42:00Z">
        <w:r w:rsidR="00357CA6">
          <w:rPr>
            <w:rFonts w:ascii="Times New Roman" w:hAnsi="Times New Roman" w:cs="Times New Roman"/>
            <w:color w:val="000000"/>
            <w:sz w:val="28"/>
            <w:szCs w:val="28"/>
          </w:rPr>
          <w:t>Филимонов Д.Е.</w:t>
        </w:r>
      </w:ins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184B1B32" w:rsidR="007D624E" w:rsidRDefault="00F67AE1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Дятлов Д. А.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236AAA73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E19C80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EF5AC6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7850EB6" w14:textId="17FA74AC" w:rsidR="007C10A7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>, 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228787DC" w14:textId="1C97F8A9" w:rsidR="0044512D" w:rsidRPr="0061780F" w:rsidRDefault="00957880" w:rsidP="007829CC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7880">
        <w:rPr>
          <w:rFonts w:ascii="Times New Roman" w:hAnsi="Times New Roman" w:cs="Times New Roman"/>
          <w:color w:val="000000"/>
          <w:sz w:val="28"/>
          <w:szCs w:val="28"/>
        </w:rPr>
        <w:t xml:space="preserve">Закрепить навыки проектирования и реализации реляционных баз данных в MySQL Workbench на примере </w:t>
      </w:r>
      <w:del w:id="8" w:author="Дмитрий Филимонов" w:date="2026-01-29T14:42:00Z">
        <w:r w:rsidR="008C7ECA" w:rsidDel="00357CA6">
          <w:rPr>
            <w:rFonts w:ascii="Times New Roman" w:hAnsi="Times New Roman" w:cs="Times New Roman"/>
            <w:b/>
            <w:bCs/>
            <w:color w:val="000000"/>
            <w:sz w:val="28"/>
            <w:szCs w:val="28"/>
          </w:rPr>
          <w:delText>кофейни</w:delText>
        </w:r>
      </w:del>
      <w:ins w:id="9" w:author="Дмитрий Филимонов" w:date="2026-01-29T14:42:00Z">
        <w:r w:rsidR="00357CA6">
          <w:rPr>
            <w:rFonts w:ascii="Times New Roman" w:hAnsi="Times New Roman" w:cs="Times New Roman"/>
            <w:b/>
            <w:bCs/>
            <w:color w:val="000000"/>
            <w:sz w:val="28"/>
            <w:szCs w:val="28"/>
          </w:rPr>
          <w:t>ив</w:t>
        </w:r>
      </w:ins>
      <w:ins w:id="10" w:author="Дмитрий Филимонов" w:date="2026-01-29T14:43:00Z">
        <w:r w:rsidR="00357CA6">
          <w:rPr>
            <w:rFonts w:ascii="Times New Roman" w:hAnsi="Times New Roman" w:cs="Times New Roman"/>
            <w:b/>
            <w:bCs/>
            <w:color w:val="000000"/>
            <w:sz w:val="28"/>
            <w:szCs w:val="28"/>
          </w:rPr>
          <w:t>ент-агенства</w:t>
        </w:r>
      </w:ins>
      <w:r w:rsidRPr="0095788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957880">
        <w:rPr>
          <w:rFonts w:ascii="Times New Roman" w:hAnsi="Times New Roman" w:cs="Times New Roman"/>
          <w:color w:val="000000"/>
          <w:sz w:val="28"/>
          <w:szCs w:val="28"/>
        </w:rPr>
        <w:t>создание схемы, таблиц, связей, индексов; генерация SQL (Forward Engineer); наполнение тестовыми данными; создание хранимых процедур</w:t>
      </w:r>
      <w:r w:rsidR="008C7EC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B534468" w14:textId="135FC071" w:rsidR="00957880" w:rsidRDefault="00957880" w:rsidP="00957880">
      <w:pPr>
        <w:ind w:firstLine="70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5788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индивидуального задания</w:t>
      </w:r>
    </w:p>
    <w:p w14:paraId="6205F9AB" w14:textId="7C3A0437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>Спроектировать схему БД «</w:t>
      </w:r>
      <w:del w:id="11" w:author="Дмитрий Филимонов" w:date="2026-01-29T14:48:00Z">
        <w:r w:rsidR="008C7ECA" w:rsidDel="00357CA6">
          <w:rPr>
            <w:rFonts w:ascii="Times New Roman" w:hAnsi="Times New Roman" w:cs="Times New Roman"/>
            <w:sz w:val="28"/>
            <w:szCs w:val="28"/>
            <w:lang w:val="en-US"/>
          </w:rPr>
          <w:delText>coffee</w:delText>
        </w:r>
        <w:r w:rsidR="008C7ECA" w:rsidRPr="008C7ECA" w:rsidDel="00357CA6">
          <w:rPr>
            <w:rFonts w:ascii="Times New Roman" w:hAnsi="Times New Roman" w:cs="Times New Roman"/>
            <w:sz w:val="28"/>
            <w:szCs w:val="28"/>
          </w:rPr>
          <w:delText>_</w:delText>
        </w:r>
        <w:r w:rsidR="008C7ECA" w:rsidDel="00357CA6">
          <w:rPr>
            <w:rFonts w:ascii="Times New Roman" w:hAnsi="Times New Roman" w:cs="Times New Roman"/>
            <w:sz w:val="28"/>
            <w:szCs w:val="28"/>
            <w:lang w:val="en-US"/>
          </w:rPr>
          <w:delText>shop</w:delText>
        </w:r>
      </w:del>
      <w:ins w:id="12" w:author="Дмитрий Филимонов" w:date="2026-01-29T14:48:00Z">
        <w:r w:rsidR="00357CA6">
          <w:rPr>
            <w:rFonts w:ascii="Times New Roman" w:hAnsi="Times New Roman" w:cs="Times New Roman"/>
            <w:sz w:val="28"/>
            <w:szCs w:val="28"/>
            <w:lang w:val="en-US"/>
          </w:rPr>
          <w:t>event</w:t>
        </w:r>
        <w:r w:rsidR="00357CA6" w:rsidRPr="00357CA6">
          <w:rPr>
            <w:rFonts w:ascii="Times New Roman" w:hAnsi="Times New Roman" w:cs="Times New Roman"/>
            <w:sz w:val="28"/>
            <w:szCs w:val="28"/>
            <w:rPrChange w:id="13" w:author="Дмитрий Филимонов" w:date="2026-01-29T14:48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_</w:t>
        </w:r>
        <w:r w:rsidR="00357CA6">
          <w:rPr>
            <w:rFonts w:ascii="Times New Roman" w:hAnsi="Times New Roman" w:cs="Times New Roman"/>
            <w:sz w:val="28"/>
            <w:szCs w:val="28"/>
            <w:lang w:val="en-US"/>
          </w:rPr>
          <w:t>agency</w:t>
        </w:r>
      </w:ins>
      <w:r w:rsidRPr="007C38B9">
        <w:rPr>
          <w:rFonts w:ascii="Times New Roman" w:hAnsi="Times New Roman" w:cs="Times New Roman"/>
          <w:sz w:val="28"/>
          <w:szCs w:val="28"/>
        </w:rPr>
        <w:t xml:space="preserve">» с </w:t>
      </w:r>
      <w:r w:rsidR="008C7ECA" w:rsidRPr="008C7ECA">
        <w:rPr>
          <w:rFonts w:ascii="Times New Roman" w:hAnsi="Times New Roman" w:cs="Times New Roman"/>
          <w:sz w:val="28"/>
          <w:szCs w:val="28"/>
        </w:rPr>
        <w:t>5</w:t>
      </w:r>
      <w:r w:rsidRPr="007C38B9">
        <w:rPr>
          <w:rFonts w:ascii="Times New Roman" w:hAnsi="Times New Roman" w:cs="Times New Roman"/>
          <w:sz w:val="28"/>
          <w:szCs w:val="28"/>
        </w:rPr>
        <w:t xml:space="preserve"> таблицами;</w:t>
      </w:r>
    </w:p>
    <w:p w14:paraId="1A480E5C" w14:textId="543A7A19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>Сгенерировать SQL‑скрипт (Forward Engineer) и развернуть БД на сервере MySQL;</w:t>
      </w:r>
    </w:p>
    <w:p w14:paraId="595B8EDA" w14:textId="3026D7CD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 xml:space="preserve">Заполнить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7C38B9">
        <w:rPr>
          <w:rFonts w:ascii="Times New Roman" w:hAnsi="Times New Roman" w:cs="Times New Roman"/>
          <w:sz w:val="28"/>
          <w:szCs w:val="28"/>
        </w:rPr>
        <w:t xml:space="preserve"> тестовыми данными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28841A36" w14:textId="165A192E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 xml:space="preserve">Реализовать хранимые процедуры: </w:t>
      </w:r>
    </w:p>
    <w:p w14:paraId="6EEE5B5D" w14:textId="22181506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примеров запросов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4933DF25" w14:textId="46360985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графическое представление БД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13470B5B" w14:textId="01856FC6" w:rsid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отчет</w:t>
      </w:r>
      <w:r w:rsidR="00B228EF">
        <w:rPr>
          <w:rFonts w:ascii="Times New Roman" w:hAnsi="Times New Roman" w:cs="Times New Roman"/>
          <w:sz w:val="28"/>
          <w:szCs w:val="28"/>
        </w:rPr>
        <w:t>.</w:t>
      </w:r>
    </w:p>
    <w:p w14:paraId="717C2C2A" w14:textId="77777777" w:rsidR="00A66369" w:rsidRDefault="00A66369" w:rsidP="00A66369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5B16825" w14:textId="47E32438" w:rsidR="00A66369" w:rsidRDefault="00A66369" w:rsidP="00A66369">
      <w:pPr>
        <w:ind w:firstLine="70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Модель базы данных</w:t>
      </w:r>
    </w:p>
    <w:p w14:paraId="195A9632" w14:textId="5F5C483F" w:rsidR="00A66369" w:rsidRDefault="00A66369" w:rsidP="00A66369">
      <w:pPr>
        <w:ind w:firstLine="70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Таблицы</w:t>
      </w:r>
    </w:p>
    <w:p w14:paraId="60AA8766" w14:textId="18FEE618" w:rsidR="00677232" w:rsidRPr="00677232" w:rsidRDefault="00677232" w:rsidP="00677232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1. </w:t>
      </w:r>
      <w:del w:id="14" w:author="Дмитрий Филимонов" w:date="2026-01-29T14:48:00Z">
        <w:r w:rsidRPr="00677232" w:rsidDel="00357CA6">
          <w:rPr>
            <w:rFonts w:ascii="Times New Roman" w:hAnsi="Times New Roman" w:cs="Times New Roman"/>
            <w:b/>
            <w:bCs/>
            <w:sz w:val="28"/>
            <w:szCs w:val="28"/>
          </w:rPr>
          <w:delText>users </w:delText>
        </w:r>
      </w:del>
      <w:ins w:id="15" w:author="Дмитрий Филимонов" w:date="2026-01-29T14:48:00Z">
        <w:r w:rsidR="00357CA6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clients</w:t>
        </w:r>
        <w:r w:rsidR="00357CA6" w:rsidRPr="00677232">
          <w:rPr>
            <w:rFonts w:ascii="Times New Roman" w:hAnsi="Times New Roman" w:cs="Times New Roman"/>
            <w:b/>
            <w:bCs/>
            <w:sz w:val="28"/>
            <w:szCs w:val="28"/>
          </w:rPr>
          <w:t> </w:t>
        </w:r>
      </w:ins>
      <w:r w:rsidRPr="00677232">
        <w:rPr>
          <w:rFonts w:ascii="Times New Roman" w:hAnsi="Times New Roman" w:cs="Times New Roman"/>
          <w:b/>
          <w:bCs/>
          <w:sz w:val="28"/>
          <w:szCs w:val="28"/>
        </w:rPr>
        <w:t>(</w:t>
      </w:r>
      <w:del w:id="16" w:author="Дмитрий Филимонов" w:date="2026-01-29T14:48:00Z">
        <w:r w:rsidRPr="00677232" w:rsidDel="00357CA6">
          <w:rPr>
            <w:rFonts w:ascii="Times New Roman" w:hAnsi="Times New Roman" w:cs="Times New Roman"/>
            <w:b/>
            <w:bCs/>
            <w:sz w:val="28"/>
            <w:szCs w:val="28"/>
          </w:rPr>
          <w:delText>Пользователи</w:delText>
        </w:r>
      </w:del>
      <w:ins w:id="17" w:author="Дмитрий Филимонов" w:date="2026-01-29T14:48:00Z">
        <w:r w:rsidR="00357CA6">
          <w:rPr>
            <w:rFonts w:ascii="Times New Roman" w:hAnsi="Times New Roman" w:cs="Times New Roman"/>
            <w:b/>
            <w:bCs/>
            <w:sz w:val="28"/>
            <w:szCs w:val="28"/>
          </w:rPr>
          <w:t>Кл</w:t>
        </w:r>
      </w:ins>
      <w:ins w:id="18" w:author="Дмитрий Филимонов" w:date="2026-01-29T14:49:00Z">
        <w:r w:rsidR="00357CA6">
          <w:rPr>
            <w:rFonts w:ascii="Times New Roman" w:hAnsi="Times New Roman" w:cs="Times New Roman"/>
            <w:b/>
            <w:bCs/>
            <w:sz w:val="28"/>
            <w:szCs w:val="28"/>
          </w:rPr>
          <w:t>иенты</w:t>
        </w:r>
      </w:ins>
      <w:r w:rsidRPr="0067723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9192BA7" w14:textId="4D4995F6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Хранение информации о всех </w:t>
      </w:r>
      <w:del w:id="19" w:author="Дмитрий Филимонов" w:date="2026-01-29T14:49:00Z">
        <w:r w:rsidRPr="00677232" w:rsidDel="00357CA6">
          <w:rPr>
            <w:rFonts w:ascii="Times New Roman" w:hAnsi="Times New Roman" w:cs="Times New Roman"/>
            <w:sz w:val="28"/>
            <w:szCs w:val="28"/>
          </w:rPr>
          <w:delText xml:space="preserve">пользователях </w:delText>
        </w:r>
      </w:del>
      <w:ins w:id="20" w:author="Дмитрий Филимонов" w:date="2026-01-29T14:49:00Z">
        <w:r w:rsidR="00357CA6">
          <w:rPr>
            <w:rFonts w:ascii="Times New Roman" w:hAnsi="Times New Roman" w:cs="Times New Roman"/>
            <w:sz w:val="28"/>
            <w:szCs w:val="28"/>
          </w:rPr>
          <w:t>клиентах</w:t>
        </w:r>
        <w:r w:rsidR="00357CA6" w:rsidRPr="00677232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r w:rsidRPr="00677232">
        <w:rPr>
          <w:rFonts w:ascii="Times New Roman" w:hAnsi="Times New Roman" w:cs="Times New Roman"/>
          <w:sz w:val="28"/>
          <w:szCs w:val="28"/>
        </w:rPr>
        <w:t>платформы</w:t>
      </w:r>
    </w:p>
    <w:p w14:paraId="25AC4E22" w14:textId="16A21B52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данные </w:t>
      </w:r>
      <w:r w:rsidR="008C7ECA">
        <w:rPr>
          <w:rFonts w:ascii="Times New Roman" w:hAnsi="Times New Roman" w:cs="Times New Roman"/>
          <w:sz w:val="28"/>
          <w:szCs w:val="28"/>
        </w:rPr>
        <w:t>работников</w:t>
      </w:r>
      <w:r w:rsidRPr="00677232">
        <w:rPr>
          <w:rFonts w:ascii="Times New Roman" w:hAnsi="Times New Roman" w:cs="Times New Roman"/>
          <w:sz w:val="28"/>
          <w:szCs w:val="28"/>
        </w:rPr>
        <w:t xml:space="preserve"> (имя, </w:t>
      </w:r>
      <w:ins w:id="21" w:author="Дмитрий Филимонов" w:date="2026-01-29T14:49:00Z">
        <w:r w:rsidR="00357CA6">
          <w:rPr>
            <w:rFonts w:ascii="Times New Roman" w:hAnsi="Times New Roman" w:cs="Times New Roman"/>
            <w:sz w:val="28"/>
            <w:szCs w:val="28"/>
          </w:rPr>
          <w:t>номер телефона</w:t>
        </w:r>
      </w:ins>
      <w:ins w:id="22" w:author="Дмитрий Филимонов" w:date="2026-01-29T14:50:00Z">
        <w:r w:rsidR="00357CA6">
          <w:rPr>
            <w:rFonts w:ascii="Times New Roman" w:hAnsi="Times New Roman" w:cs="Times New Roman"/>
            <w:sz w:val="28"/>
            <w:szCs w:val="28"/>
          </w:rPr>
          <w:t xml:space="preserve">, </w:t>
        </w:r>
      </w:ins>
      <w:r w:rsidRPr="00677232">
        <w:rPr>
          <w:rFonts w:ascii="Times New Roman" w:hAnsi="Times New Roman" w:cs="Times New Roman"/>
          <w:sz w:val="28"/>
          <w:szCs w:val="28"/>
        </w:rPr>
        <w:t>email,</w:t>
      </w:r>
      <w:del w:id="23" w:author="Дмитрий Филимонов" w:date="2026-01-29T14:49:00Z">
        <w:r w:rsidRPr="00677232" w:rsidDel="00357CA6">
          <w:rPr>
            <w:rFonts w:ascii="Times New Roman" w:hAnsi="Times New Roman" w:cs="Times New Roman"/>
            <w:sz w:val="28"/>
            <w:szCs w:val="28"/>
          </w:rPr>
          <w:delText xml:space="preserve"> роль</w:delText>
        </w:r>
      </w:del>
      <w:r w:rsidRPr="00677232">
        <w:rPr>
          <w:rFonts w:ascii="Times New Roman" w:hAnsi="Times New Roman" w:cs="Times New Roman"/>
          <w:sz w:val="28"/>
          <w:szCs w:val="28"/>
        </w:rPr>
        <w:t>)</w:t>
      </w:r>
    </w:p>
    <w:p w14:paraId="5E3E251F" w14:textId="5C143827" w:rsidR="00677232" w:rsidRPr="00677232" w:rsidRDefault="00677232" w:rsidP="00677232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2. </w:t>
      </w:r>
      <w:del w:id="24" w:author="Дмитрий Филимонов" w:date="2026-01-29T14:50:00Z">
        <w:r w:rsidRPr="00677232" w:rsidDel="00357CA6">
          <w:rPr>
            <w:rFonts w:ascii="Times New Roman" w:hAnsi="Times New Roman" w:cs="Times New Roman"/>
            <w:b/>
            <w:bCs/>
            <w:sz w:val="28"/>
            <w:szCs w:val="28"/>
          </w:rPr>
          <w:delText>c</w:delText>
        </w:r>
        <w:r w:rsidR="008C7ECA" w:rsidDel="00357CA6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delText>ustomers</w:delText>
        </w:r>
        <w:r w:rsidRPr="00677232" w:rsidDel="00357CA6">
          <w:rPr>
            <w:rFonts w:ascii="Times New Roman" w:hAnsi="Times New Roman" w:cs="Times New Roman"/>
            <w:b/>
            <w:bCs/>
            <w:sz w:val="28"/>
            <w:szCs w:val="28"/>
          </w:rPr>
          <w:delText> </w:delText>
        </w:r>
      </w:del>
      <w:ins w:id="25" w:author="Дмитрий Филимонов" w:date="2026-01-29T14:50:00Z">
        <w:r w:rsidR="00357CA6" w:rsidRPr="00677232">
          <w:rPr>
            <w:rFonts w:ascii="Times New Roman" w:hAnsi="Times New Roman" w:cs="Times New Roman"/>
            <w:b/>
            <w:bCs/>
            <w:sz w:val="28"/>
            <w:szCs w:val="28"/>
          </w:rPr>
          <w:t>c</w:t>
        </w:r>
        <w:r w:rsidR="00357CA6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ontractors</w:t>
        </w:r>
        <w:r w:rsidR="00357CA6" w:rsidRPr="00677232">
          <w:rPr>
            <w:rFonts w:ascii="Times New Roman" w:hAnsi="Times New Roman" w:cs="Times New Roman"/>
            <w:b/>
            <w:bCs/>
            <w:sz w:val="28"/>
            <w:szCs w:val="28"/>
          </w:rPr>
          <w:t> </w:t>
        </w:r>
      </w:ins>
      <w:r w:rsidRPr="00677232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8C7ECA">
        <w:rPr>
          <w:rFonts w:ascii="Times New Roman" w:hAnsi="Times New Roman" w:cs="Times New Roman"/>
          <w:b/>
          <w:bCs/>
          <w:sz w:val="28"/>
          <w:szCs w:val="28"/>
        </w:rPr>
        <w:t>П</w:t>
      </w:r>
      <w:ins w:id="26" w:author="Дмитрий Филимонов" w:date="2026-01-29T14:50:00Z">
        <w:r w:rsidR="00357CA6">
          <w:rPr>
            <w:rFonts w:ascii="Times New Roman" w:hAnsi="Times New Roman" w:cs="Times New Roman"/>
            <w:b/>
            <w:bCs/>
            <w:sz w:val="28"/>
            <w:szCs w:val="28"/>
          </w:rPr>
          <w:t>одрядчики</w:t>
        </w:r>
      </w:ins>
      <w:del w:id="27" w:author="Дмитрий Филимонов" w:date="2026-01-29T14:50:00Z">
        <w:r w:rsidR="008C7ECA" w:rsidDel="00357CA6">
          <w:rPr>
            <w:rFonts w:ascii="Times New Roman" w:hAnsi="Times New Roman" w:cs="Times New Roman"/>
            <w:b/>
            <w:bCs/>
            <w:sz w:val="28"/>
            <w:szCs w:val="28"/>
          </w:rPr>
          <w:delText>окупатели</w:delText>
        </w:r>
      </w:del>
      <w:r w:rsidRPr="0067723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230E00" w14:textId="4506E9E2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8C7ECA">
        <w:rPr>
          <w:rFonts w:ascii="Times New Roman" w:hAnsi="Times New Roman" w:cs="Times New Roman"/>
          <w:sz w:val="28"/>
          <w:szCs w:val="28"/>
        </w:rPr>
        <w:t xml:space="preserve">Хранение информации о всех </w:t>
      </w:r>
      <w:del w:id="28" w:author="Дмитрий Филимонов" w:date="2026-01-29T14:50:00Z">
        <w:r w:rsidR="008C7ECA" w:rsidDel="00357CA6">
          <w:rPr>
            <w:rFonts w:ascii="Times New Roman" w:hAnsi="Times New Roman" w:cs="Times New Roman"/>
            <w:sz w:val="28"/>
            <w:szCs w:val="28"/>
          </w:rPr>
          <w:delText>покупателях</w:delText>
        </w:r>
      </w:del>
      <w:ins w:id="29" w:author="Дмитрий Филимонов" w:date="2026-01-29T14:50:00Z">
        <w:r w:rsidR="00357CA6">
          <w:rPr>
            <w:rFonts w:ascii="Times New Roman" w:hAnsi="Times New Roman" w:cs="Times New Roman"/>
            <w:sz w:val="28"/>
            <w:szCs w:val="28"/>
          </w:rPr>
          <w:t>п</w:t>
        </w:r>
        <w:r w:rsidR="00357CA6">
          <w:rPr>
            <w:rFonts w:ascii="Times New Roman" w:hAnsi="Times New Roman" w:cs="Times New Roman"/>
            <w:sz w:val="28"/>
            <w:szCs w:val="28"/>
          </w:rPr>
          <w:t>одрядчиках</w:t>
        </w:r>
      </w:ins>
    </w:p>
    <w:p w14:paraId="08DCD385" w14:textId="5BE33CA0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</w:t>
      </w:r>
      <w:r w:rsidR="008C7ECA">
        <w:rPr>
          <w:rFonts w:ascii="Times New Roman" w:hAnsi="Times New Roman" w:cs="Times New Roman"/>
          <w:sz w:val="28"/>
          <w:szCs w:val="28"/>
        </w:rPr>
        <w:t xml:space="preserve">данные </w:t>
      </w:r>
      <w:ins w:id="30" w:author="Дмитрий Филимонов" w:date="2026-01-29T14:51:00Z">
        <w:r w:rsidR="00357CA6">
          <w:rPr>
            <w:rFonts w:ascii="Times New Roman" w:hAnsi="Times New Roman" w:cs="Times New Roman"/>
            <w:sz w:val="28"/>
            <w:szCs w:val="28"/>
          </w:rPr>
          <w:t xml:space="preserve">подрядчиков </w:t>
        </w:r>
      </w:ins>
      <w:del w:id="31" w:author="Дмитрий Филимонов" w:date="2026-01-29T14:51:00Z">
        <w:r w:rsidR="008C7ECA" w:rsidDel="00357CA6">
          <w:rPr>
            <w:rFonts w:ascii="Times New Roman" w:hAnsi="Times New Roman" w:cs="Times New Roman"/>
            <w:sz w:val="28"/>
            <w:szCs w:val="28"/>
          </w:rPr>
          <w:delText>клиентов кофейни</w:delText>
        </w:r>
        <w:r w:rsidRPr="00677232" w:rsidDel="00357CA6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</w:del>
      <w:r w:rsidRPr="00677232">
        <w:rPr>
          <w:rFonts w:ascii="Times New Roman" w:hAnsi="Times New Roman" w:cs="Times New Roman"/>
          <w:sz w:val="28"/>
          <w:szCs w:val="28"/>
        </w:rPr>
        <w:t>(</w:t>
      </w:r>
      <w:del w:id="32" w:author="Дмитрий Филимонов" w:date="2026-01-29T14:51:00Z">
        <w:r w:rsidR="008C7ECA" w:rsidDel="00357CA6">
          <w:rPr>
            <w:rFonts w:ascii="Times New Roman" w:hAnsi="Times New Roman" w:cs="Times New Roman"/>
            <w:sz w:val="28"/>
            <w:szCs w:val="28"/>
          </w:rPr>
          <w:delText>имя</w:delText>
        </w:r>
      </w:del>
      <w:ins w:id="33" w:author="Дмитрий Филимонов" w:date="2026-01-29T14:51:00Z">
        <w:r w:rsidR="00357CA6">
          <w:rPr>
            <w:rFonts w:ascii="Times New Roman" w:hAnsi="Times New Roman" w:cs="Times New Roman"/>
            <w:sz w:val="28"/>
            <w:szCs w:val="28"/>
          </w:rPr>
          <w:t>название компании</w:t>
        </w:r>
      </w:ins>
      <w:r w:rsidR="008C7ECA">
        <w:rPr>
          <w:rFonts w:ascii="Times New Roman" w:hAnsi="Times New Roman" w:cs="Times New Roman"/>
          <w:sz w:val="28"/>
          <w:szCs w:val="28"/>
        </w:rPr>
        <w:t xml:space="preserve">, </w:t>
      </w:r>
      <w:del w:id="34" w:author="Дмитрий Филимонов" w:date="2026-01-29T14:51:00Z">
        <w:r w:rsidR="008C7ECA" w:rsidDel="00357CA6">
          <w:rPr>
            <w:rFonts w:ascii="Times New Roman" w:hAnsi="Times New Roman" w:cs="Times New Roman"/>
            <w:sz w:val="28"/>
            <w:szCs w:val="28"/>
          </w:rPr>
          <w:delText>номер телефона</w:delText>
        </w:r>
      </w:del>
      <w:ins w:id="35" w:author="Дмитрий Филимонов" w:date="2026-01-29T14:51:00Z">
        <w:r w:rsidR="00357CA6">
          <w:rPr>
            <w:rFonts w:ascii="Times New Roman" w:hAnsi="Times New Roman" w:cs="Times New Roman"/>
            <w:sz w:val="28"/>
            <w:szCs w:val="28"/>
          </w:rPr>
          <w:t>тип сервиса</w:t>
        </w:r>
      </w:ins>
      <w:r w:rsidR="008C7ECA">
        <w:rPr>
          <w:rFonts w:ascii="Times New Roman" w:hAnsi="Times New Roman" w:cs="Times New Roman"/>
          <w:sz w:val="28"/>
          <w:szCs w:val="28"/>
        </w:rPr>
        <w:t xml:space="preserve">, </w:t>
      </w:r>
      <w:del w:id="36" w:author="Дмитрий Филимонов" w:date="2026-01-29T14:51:00Z">
        <w:r w:rsidR="008C7ECA" w:rsidDel="00357CA6">
          <w:rPr>
            <w:rFonts w:ascii="Times New Roman" w:hAnsi="Times New Roman" w:cs="Times New Roman"/>
            <w:sz w:val="28"/>
            <w:szCs w:val="28"/>
          </w:rPr>
          <w:delText>количество бонусных баллов</w:delText>
        </w:r>
      </w:del>
      <w:ins w:id="37" w:author="Дмитрий Филимонов" w:date="2026-01-29T14:51:00Z">
        <w:r w:rsidR="00357CA6">
          <w:rPr>
            <w:rFonts w:ascii="Times New Roman" w:hAnsi="Times New Roman" w:cs="Times New Roman"/>
            <w:sz w:val="28"/>
            <w:szCs w:val="28"/>
          </w:rPr>
          <w:t>номер телефона</w:t>
        </w:r>
      </w:ins>
      <w:r w:rsidRPr="00677232">
        <w:rPr>
          <w:rFonts w:ascii="Times New Roman" w:hAnsi="Times New Roman" w:cs="Times New Roman"/>
          <w:sz w:val="28"/>
          <w:szCs w:val="28"/>
        </w:rPr>
        <w:t>)</w:t>
      </w:r>
    </w:p>
    <w:p w14:paraId="1AAB4DAA" w14:textId="12E69F44" w:rsidR="00677232" w:rsidRPr="008C7ECA" w:rsidRDefault="00677232" w:rsidP="008C7ECA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3. </w:t>
      </w:r>
      <w:ins w:id="38" w:author="Дмитрий Филимонов" w:date="2026-01-29T14:52:00Z">
        <w:r w:rsidR="00357CA6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employees</w:t>
        </w:r>
      </w:ins>
      <w:del w:id="39" w:author="Дмитрий Филимонов" w:date="2026-01-29T14:52:00Z">
        <w:r w:rsidR="008C7ECA" w:rsidDel="00357CA6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delText>menu</w:delText>
        </w:r>
      </w:del>
      <w:r w:rsidR="008C7E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7ECA">
        <w:rPr>
          <w:rFonts w:ascii="Times New Roman" w:hAnsi="Times New Roman" w:cs="Times New Roman"/>
          <w:b/>
          <w:bCs/>
          <w:sz w:val="28"/>
          <w:szCs w:val="28"/>
        </w:rPr>
        <w:t>(</w:t>
      </w:r>
      <w:del w:id="40" w:author="Дмитрий Филимонов" w:date="2026-01-29T14:52:00Z">
        <w:r w:rsidR="008C7ECA" w:rsidDel="0065602D">
          <w:rPr>
            <w:rFonts w:ascii="Times New Roman" w:hAnsi="Times New Roman" w:cs="Times New Roman"/>
            <w:b/>
            <w:bCs/>
            <w:sz w:val="28"/>
            <w:szCs w:val="28"/>
          </w:rPr>
          <w:delText>Меню</w:delText>
        </w:r>
      </w:del>
      <w:ins w:id="41" w:author="Дмитрий Филимонов" w:date="2026-01-29T14:52:00Z">
        <w:r w:rsidR="0065602D">
          <w:rPr>
            <w:rFonts w:ascii="Times New Roman" w:hAnsi="Times New Roman" w:cs="Times New Roman"/>
            <w:b/>
            <w:bCs/>
            <w:sz w:val="28"/>
            <w:szCs w:val="28"/>
          </w:rPr>
          <w:t>работники</w:t>
        </w:r>
      </w:ins>
      <w:r w:rsidRPr="008C7EC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CF3D03" w14:textId="6729A6F4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Хранение информации о </w:t>
      </w:r>
      <w:del w:id="42" w:author="Дмитрий Филимонов" w:date="2026-01-29T14:52:00Z">
        <w:r w:rsidR="008C7ECA" w:rsidDel="0065602D">
          <w:rPr>
            <w:rFonts w:ascii="Times New Roman" w:hAnsi="Times New Roman" w:cs="Times New Roman"/>
            <w:sz w:val="28"/>
            <w:szCs w:val="28"/>
          </w:rPr>
          <w:delText>продукции</w:delText>
        </w:r>
      </w:del>
      <w:ins w:id="43" w:author="Дмитрий Филимонов" w:date="2026-01-29T14:52:00Z">
        <w:r w:rsidR="0065602D">
          <w:rPr>
            <w:rFonts w:ascii="Times New Roman" w:hAnsi="Times New Roman" w:cs="Times New Roman"/>
            <w:sz w:val="28"/>
            <w:szCs w:val="28"/>
          </w:rPr>
          <w:t>работниках</w:t>
        </w:r>
      </w:ins>
      <w:del w:id="44" w:author="Дмитрий Филимонов" w:date="2026-01-29T14:52:00Z">
        <w:r w:rsidR="008C7ECA" w:rsidDel="0065602D">
          <w:rPr>
            <w:rFonts w:ascii="Times New Roman" w:hAnsi="Times New Roman" w:cs="Times New Roman"/>
            <w:sz w:val="28"/>
            <w:szCs w:val="28"/>
          </w:rPr>
          <w:delText>, которая продаётся в кофейне</w:delText>
        </w:r>
      </w:del>
    </w:p>
    <w:p w14:paraId="01647628" w14:textId="399FA90C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</w:t>
      </w:r>
      <w:ins w:id="45" w:author="Дмитрий Филимонов" w:date="2026-01-29T14:52:00Z">
        <w:r w:rsidR="0065602D">
          <w:rPr>
            <w:rFonts w:ascii="Times New Roman" w:hAnsi="Times New Roman" w:cs="Times New Roman"/>
            <w:sz w:val="28"/>
            <w:szCs w:val="28"/>
          </w:rPr>
          <w:t>данные о работниках (</w:t>
        </w:r>
      </w:ins>
      <w:ins w:id="46" w:author="Дмитрий Филимонов" w:date="2026-01-29T14:53:00Z">
        <w:r w:rsidR="0065602D">
          <w:rPr>
            <w:rFonts w:ascii="Times New Roman" w:hAnsi="Times New Roman" w:cs="Times New Roman"/>
            <w:sz w:val="28"/>
            <w:szCs w:val="28"/>
          </w:rPr>
          <w:t>фио, должность, зарплата</w:t>
        </w:r>
      </w:ins>
      <w:ins w:id="47" w:author="Дмитрий Филимонов" w:date="2026-01-29T14:52:00Z">
        <w:r w:rsidR="0065602D">
          <w:rPr>
            <w:rFonts w:ascii="Times New Roman" w:hAnsi="Times New Roman" w:cs="Times New Roman"/>
            <w:sz w:val="28"/>
            <w:szCs w:val="28"/>
          </w:rPr>
          <w:t>)</w:t>
        </w:r>
      </w:ins>
      <w:del w:id="48" w:author="Дмитрий Филимонов" w:date="2026-01-29T14:52:00Z">
        <w:r w:rsidR="008C7ECA" w:rsidDel="0065602D">
          <w:rPr>
            <w:rFonts w:ascii="Times New Roman" w:hAnsi="Times New Roman" w:cs="Times New Roman"/>
            <w:sz w:val="28"/>
            <w:szCs w:val="28"/>
          </w:rPr>
          <w:delText>наименование, категорию товара, цена продажи, цена производства, количество</w:delText>
        </w:r>
      </w:del>
    </w:p>
    <w:p w14:paraId="06159CC0" w14:textId="45EA5C5E" w:rsidR="00677232" w:rsidRPr="008C7ECA" w:rsidRDefault="00677232" w:rsidP="00677232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4. </w:t>
      </w:r>
      <w:ins w:id="49" w:author="Дмитрий Филимонов" w:date="2026-01-29T14:53:00Z">
        <w:r w:rsidR="0065602D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events</w:t>
        </w:r>
      </w:ins>
      <w:del w:id="50" w:author="Дмитрий Филимонов" w:date="2026-01-29T14:53:00Z">
        <w:r w:rsidR="008C7ECA" w:rsidDel="0065602D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delText>suppliers</w:delText>
        </w:r>
      </w:del>
      <w:r w:rsidRPr="00677232">
        <w:rPr>
          <w:rFonts w:ascii="Times New Roman" w:hAnsi="Times New Roman" w:cs="Times New Roman"/>
          <w:b/>
          <w:bCs/>
          <w:sz w:val="28"/>
          <w:szCs w:val="28"/>
        </w:rPr>
        <w:t> (</w:t>
      </w:r>
      <w:del w:id="51" w:author="Дмитрий Филимонов" w:date="2026-01-29T14:54:00Z">
        <w:r w:rsidR="008C7ECA" w:rsidDel="0065602D">
          <w:rPr>
            <w:rFonts w:ascii="Times New Roman" w:hAnsi="Times New Roman" w:cs="Times New Roman"/>
            <w:b/>
            <w:bCs/>
            <w:sz w:val="28"/>
            <w:szCs w:val="28"/>
          </w:rPr>
          <w:delText>Поставщики</w:delText>
        </w:r>
      </w:del>
      <w:ins w:id="52" w:author="Дмитрий Филимонов" w:date="2026-01-29T14:54:00Z">
        <w:r w:rsidR="0065602D">
          <w:rPr>
            <w:rFonts w:ascii="Times New Roman" w:hAnsi="Times New Roman" w:cs="Times New Roman"/>
            <w:b/>
            <w:bCs/>
            <w:sz w:val="28"/>
            <w:szCs w:val="28"/>
          </w:rPr>
          <w:t>ивенты</w:t>
        </w:r>
      </w:ins>
      <w:r w:rsidR="008C7EC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62B186B" w14:textId="6B7CD594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8C7ECA">
        <w:rPr>
          <w:rFonts w:ascii="Times New Roman" w:hAnsi="Times New Roman" w:cs="Times New Roman"/>
          <w:sz w:val="28"/>
          <w:szCs w:val="28"/>
        </w:rPr>
        <w:t xml:space="preserve">Хранение информации о </w:t>
      </w:r>
      <w:del w:id="53" w:author="Дмитрий Филимонов" w:date="2026-01-29T14:54:00Z">
        <w:r w:rsidR="008C7ECA" w:rsidDel="0065602D">
          <w:rPr>
            <w:rFonts w:ascii="Times New Roman" w:hAnsi="Times New Roman" w:cs="Times New Roman"/>
            <w:sz w:val="28"/>
            <w:szCs w:val="28"/>
          </w:rPr>
          <w:delText>поставщиках</w:delText>
        </w:r>
      </w:del>
      <w:ins w:id="54" w:author="Дмитрий Филимонов" w:date="2026-01-29T14:54:00Z">
        <w:r w:rsidR="0065602D">
          <w:rPr>
            <w:rFonts w:ascii="Times New Roman" w:hAnsi="Times New Roman" w:cs="Times New Roman"/>
            <w:sz w:val="28"/>
            <w:szCs w:val="28"/>
          </w:rPr>
          <w:t>предстоящих ивентах</w:t>
        </w:r>
      </w:ins>
    </w:p>
    <w:p w14:paraId="3E54755B" w14:textId="4B15D75D" w:rsidR="00677232" w:rsidRPr="008C7ECA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</w:t>
      </w:r>
      <w:ins w:id="55" w:author="Дмитрий Филимонов" w:date="2026-01-29T14:54:00Z">
        <w:r w:rsidR="0065602D">
          <w:rPr>
            <w:rFonts w:ascii="Times New Roman" w:hAnsi="Times New Roman" w:cs="Times New Roman"/>
            <w:sz w:val="28"/>
            <w:szCs w:val="28"/>
            <w:lang w:val="en-US"/>
          </w:rPr>
          <w:t>id</w:t>
        </w:r>
        <w:r w:rsidR="0065602D" w:rsidRPr="0065602D">
          <w:rPr>
            <w:rFonts w:ascii="Times New Roman" w:hAnsi="Times New Roman" w:cs="Times New Roman"/>
            <w:sz w:val="28"/>
            <w:szCs w:val="28"/>
            <w:rPrChange w:id="56" w:author="Дмитрий Филимонов" w:date="2026-01-29T14:54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 w:rsidR="0065602D">
          <w:rPr>
            <w:rFonts w:ascii="Times New Roman" w:hAnsi="Times New Roman" w:cs="Times New Roman"/>
            <w:sz w:val="28"/>
            <w:szCs w:val="28"/>
          </w:rPr>
          <w:t>клиента, название ивента, дата ивента, бюджет</w:t>
        </w:r>
      </w:ins>
      <w:del w:id="57" w:author="Дмитрий Филимонов" w:date="2026-01-29T14:54:00Z">
        <w:r w:rsidR="008C7ECA" w:rsidDel="0065602D">
          <w:rPr>
            <w:rFonts w:ascii="Times New Roman" w:hAnsi="Times New Roman" w:cs="Times New Roman"/>
            <w:sz w:val="28"/>
            <w:szCs w:val="28"/>
          </w:rPr>
          <w:delText xml:space="preserve">название, контактное лицо, </w:delText>
        </w:r>
        <w:r w:rsidR="008C7ECA" w:rsidDel="0065602D">
          <w:rPr>
            <w:rFonts w:ascii="Times New Roman" w:hAnsi="Times New Roman" w:cs="Times New Roman"/>
            <w:sz w:val="28"/>
            <w:szCs w:val="28"/>
            <w:lang w:val="en-US"/>
          </w:rPr>
          <w:delText>email</w:delText>
        </w:r>
        <w:r w:rsidR="008C7ECA" w:rsidRPr="008C7ECA" w:rsidDel="0065602D">
          <w:rPr>
            <w:rFonts w:ascii="Times New Roman" w:hAnsi="Times New Roman" w:cs="Times New Roman"/>
            <w:sz w:val="28"/>
            <w:szCs w:val="28"/>
          </w:rPr>
          <w:delText xml:space="preserve">, </w:delText>
        </w:r>
        <w:r w:rsidR="008C7ECA" w:rsidDel="0065602D">
          <w:rPr>
            <w:rFonts w:ascii="Times New Roman" w:hAnsi="Times New Roman" w:cs="Times New Roman"/>
            <w:sz w:val="28"/>
            <w:szCs w:val="28"/>
          </w:rPr>
          <w:delText xml:space="preserve">номер телефона </w:delText>
        </w:r>
      </w:del>
    </w:p>
    <w:p w14:paraId="4926EC44" w14:textId="11BF7A10" w:rsidR="00677232" w:rsidRPr="00677232" w:rsidRDefault="00677232" w:rsidP="00677232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5. </w:t>
      </w:r>
      <w:del w:id="58" w:author="Дмитрий Филимонов" w:date="2026-01-29T14:55:00Z">
        <w:r w:rsidR="008C7ECA" w:rsidDel="0065602D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delText>inventory</w:delText>
        </w:r>
        <w:r w:rsidRPr="00677232" w:rsidDel="0065602D">
          <w:rPr>
            <w:rFonts w:ascii="Times New Roman" w:hAnsi="Times New Roman" w:cs="Times New Roman"/>
            <w:b/>
            <w:bCs/>
            <w:sz w:val="28"/>
            <w:szCs w:val="28"/>
          </w:rPr>
          <w:delText> </w:delText>
        </w:r>
      </w:del>
      <w:ins w:id="59" w:author="Дмитрий Филимонов" w:date="2026-01-29T14:55:00Z">
        <w:r w:rsidR="0065602D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event</w:t>
        </w:r>
        <w:r w:rsidR="0065602D" w:rsidRPr="0065602D">
          <w:rPr>
            <w:rFonts w:ascii="Times New Roman" w:hAnsi="Times New Roman" w:cs="Times New Roman"/>
            <w:b/>
            <w:bCs/>
            <w:sz w:val="28"/>
            <w:szCs w:val="28"/>
            <w:rPrChange w:id="60" w:author="Дмитрий Филимонов" w:date="2026-01-29T14:56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PrChange>
          </w:rPr>
          <w:t>_</w:t>
        </w:r>
        <w:r w:rsidR="0065602D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staff</w:t>
        </w:r>
        <w:r w:rsidR="0065602D" w:rsidRPr="00677232">
          <w:rPr>
            <w:rFonts w:ascii="Times New Roman" w:hAnsi="Times New Roman" w:cs="Times New Roman"/>
            <w:b/>
            <w:bCs/>
            <w:sz w:val="28"/>
            <w:szCs w:val="28"/>
          </w:rPr>
          <w:t> </w:t>
        </w:r>
      </w:ins>
      <w:r w:rsidRPr="00677232">
        <w:rPr>
          <w:rFonts w:ascii="Times New Roman" w:hAnsi="Times New Roman" w:cs="Times New Roman"/>
          <w:b/>
          <w:bCs/>
          <w:sz w:val="28"/>
          <w:szCs w:val="28"/>
        </w:rPr>
        <w:t>(</w:t>
      </w:r>
      <w:del w:id="61" w:author="Дмитрий Филимонов" w:date="2026-01-29T14:56:00Z">
        <w:r w:rsidR="008C7ECA" w:rsidDel="0065602D">
          <w:rPr>
            <w:rFonts w:ascii="Times New Roman" w:hAnsi="Times New Roman" w:cs="Times New Roman"/>
            <w:b/>
            <w:bCs/>
            <w:sz w:val="28"/>
            <w:szCs w:val="28"/>
          </w:rPr>
          <w:delText>Склад</w:delText>
        </w:r>
      </w:del>
      <w:ins w:id="62" w:author="Дмитрий Филимонов" w:date="2026-01-29T14:56:00Z">
        <w:r w:rsidR="0065602D">
          <w:rPr>
            <w:rFonts w:ascii="Times New Roman" w:hAnsi="Times New Roman" w:cs="Times New Roman"/>
            <w:b/>
            <w:bCs/>
            <w:sz w:val="28"/>
            <w:szCs w:val="28"/>
          </w:rPr>
          <w:t>персонал мероприятия</w:t>
        </w:r>
      </w:ins>
      <w:r w:rsidRPr="0067723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542CAA9" w14:textId="18114E43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8C7ECA">
        <w:rPr>
          <w:rFonts w:ascii="Times New Roman" w:hAnsi="Times New Roman" w:cs="Times New Roman"/>
          <w:sz w:val="28"/>
          <w:szCs w:val="28"/>
        </w:rPr>
        <w:t>Хранение информации о</w:t>
      </w:r>
      <w:ins w:id="63" w:author="Дмитрий Филимонов" w:date="2026-01-29T14:56:00Z">
        <w:r w:rsidR="0065602D">
          <w:rPr>
            <w:rFonts w:ascii="Times New Roman" w:hAnsi="Times New Roman" w:cs="Times New Roman"/>
            <w:sz w:val="28"/>
            <w:szCs w:val="28"/>
          </w:rPr>
          <w:t>б организ</w:t>
        </w:r>
      </w:ins>
      <w:ins w:id="64" w:author="Дмитрий Филимонов" w:date="2026-01-29T14:57:00Z">
        <w:r w:rsidR="0065602D">
          <w:rPr>
            <w:rFonts w:ascii="Times New Roman" w:hAnsi="Times New Roman" w:cs="Times New Roman"/>
            <w:sz w:val="28"/>
            <w:szCs w:val="28"/>
          </w:rPr>
          <w:t>а</w:t>
        </w:r>
      </w:ins>
      <w:ins w:id="65" w:author="Дмитрий Филимонов" w:date="2026-01-29T14:56:00Z">
        <w:r w:rsidR="0065602D">
          <w:rPr>
            <w:rFonts w:ascii="Times New Roman" w:hAnsi="Times New Roman" w:cs="Times New Roman"/>
            <w:sz w:val="28"/>
            <w:szCs w:val="28"/>
          </w:rPr>
          <w:t xml:space="preserve">торах </w:t>
        </w:r>
      </w:ins>
      <w:ins w:id="66" w:author="Дмитрий Филимонов" w:date="2026-01-29T14:57:00Z">
        <w:r w:rsidR="0065602D">
          <w:rPr>
            <w:rFonts w:ascii="Times New Roman" w:hAnsi="Times New Roman" w:cs="Times New Roman"/>
            <w:sz w:val="28"/>
            <w:szCs w:val="28"/>
          </w:rPr>
          <w:t>ивента, которые будут задействованы на данном ивенте</w:t>
        </w:r>
      </w:ins>
      <w:del w:id="67" w:author="Дмитрий Филимонов" w:date="2026-01-29T14:56:00Z">
        <w:r w:rsidR="008C7ECA" w:rsidDel="0065602D">
          <w:rPr>
            <w:rFonts w:ascii="Times New Roman" w:hAnsi="Times New Roman" w:cs="Times New Roman"/>
            <w:sz w:val="28"/>
            <w:szCs w:val="28"/>
          </w:rPr>
          <w:delText xml:space="preserve"> продуктах на складе </w:delText>
        </w:r>
      </w:del>
    </w:p>
    <w:p w14:paraId="1E65AD0F" w14:textId="375259F5" w:rsidR="00677232" w:rsidDel="0065602D" w:rsidRDefault="00677232" w:rsidP="00677232">
      <w:pPr>
        <w:spacing w:after="0" w:line="240" w:lineRule="auto"/>
        <w:jc w:val="both"/>
        <w:rPr>
          <w:ins w:id="68" w:author="Ivan Pugachev" w:date="2025-12-22T12:33:00Z"/>
          <w:del w:id="69" w:author="Дмитрий Филимонов" w:date="2026-01-29T14:59:00Z"/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>Содержит</w:t>
      </w:r>
      <w:r w:rsidR="008C7ECA" w:rsidRPr="008C7ECA">
        <w:rPr>
          <w:rFonts w:ascii="Times New Roman" w:hAnsi="Times New Roman" w:cs="Times New Roman"/>
          <w:sz w:val="28"/>
          <w:szCs w:val="28"/>
        </w:rPr>
        <w:t xml:space="preserve">: </w:t>
      </w:r>
      <w:ins w:id="70" w:author="Дмитрий Филимонов" w:date="2026-01-29T14:58:00Z">
        <w:r w:rsidR="0065602D">
          <w:rPr>
            <w:rFonts w:ascii="Times New Roman" w:hAnsi="Times New Roman" w:cs="Times New Roman"/>
            <w:sz w:val="28"/>
            <w:szCs w:val="28"/>
            <w:lang w:val="en-US"/>
          </w:rPr>
          <w:t>id</w:t>
        </w:r>
        <w:r w:rsidR="0065602D" w:rsidRPr="0065602D">
          <w:rPr>
            <w:rFonts w:ascii="Times New Roman" w:hAnsi="Times New Roman" w:cs="Times New Roman"/>
            <w:sz w:val="28"/>
            <w:szCs w:val="28"/>
            <w:rPrChange w:id="71" w:author="Дмитрий Филимонов" w:date="2026-01-29T14:58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 w:rsidR="0065602D">
          <w:rPr>
            <w:rFonts w:ascii="Times New Roman" w:hAnsi="Times New Roman" w:cs="Times New Roman"/>
            <w:sz w:val="28"/>
            <w:szCs w:val="28"/>
          </w:rPr>
          <w:t xml:space="preserve">ивента, </w:t>
        </w:r>
        <w:r w:rsidR="0065602D">
          <w:rPr>
            <w:rFonts w:ascii="Times New Roman" w:hAnsi="Times New Roman" w:cs="Times New Roman"/>
            <w:sz w:val="28"/>
            <w:szCs w:val="28"/>
            <w:lang w:val="en-US"/>
          </w:rPr>
          <w:t>id</w:t>
        </w:r>
        <w:r w:rsidR="0065602D" w:rsidRPr="0065602D">
          <w:rPr>
            <w:rFonts w:ascii="Times New Roman" w:hAnsi="Times New Roman" w:cs="Times New Roman"/>
            <w:sz w:val="28"/>
            <w:szCs w:val="28"/>
            <w:rPrChange w:id="72" w:author="Дмитрий Филимонов" w:date="2026-01-29T14:58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 w:rsidR="0065602D">
          <w:rPr>
            <w:rFonts w:ascii="Times New Roman" w:hAnsi="Times New Roman" w:cs="Times New Roman"/>
            <w:sz w:val="28"/>
            <w:szCs w:val="28"/>
          </w:rPr>
          <w:t xml:space="preserve">работника, </w:t>
        </w:r>
        <w:r w:rsidR="0065602D">
          <w:rPr>
            <w:rFonts w:ascii="Times New Roman" w:hAnsi="Times New Roman" w:cs="Times New Roman"/>
            <w:sz w:val="28"/>
            <w:szCs w:val="28"/>
            <w:lang w:val="en-US"/>
          </w:rPr>
          <w:t>id</w:t>
        </w:r>
        <w:r w:rsidR="0065602D" w:rsidRPr="0065602D">
          <w:rPr>
            <w:rFonts w:ascii="Times New Roman" w:hAnsi="Times New Roman" w:cs="Times New Roman"/>
            <w:sz w:val="28"/>
            <w:szCs w:val="28"/>
            <w:rPrChange w:id="73" w:author="Дмитрий Филимонов" w:date="2026-01-29T14:58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 w:rsidR="0065602D">
          <w:rPr>
            <w:rFonts w:ascii="Times New Roman" w:hAnsi="Times New Roman" w:cs="Times New Roman"/>
            <w:sz w:val="28"/>
            <w:szCs w:val="28"/>
          </w:rPr>
          <w:t>поста</w:t>
        </w:r>
      </w:ins>
      <w:ins w:id="74" w:author="Дмитрий Филимонов" w:date="2026-01-29T14:59:00Z">
        <w:r w:rsidR="0065602D">
          <w:rPr>
            <w:rFonts w:ascii="Times New Roman" w:hAnsi="Times New Roman" w:cs="Times New Roman"/>
            <w:sz w:val="28"/>
            <w:szCs w:val="28"/>
          </w:rPr>
          <w:t>вщика, роль работника на данном мероприятии</w:t>
        </w:r>
      </w:ins>
      <w:del w:id="75" w:author="Дмитрий Филимонов" w:date="2026-01-29T14:57:00Z">
        <w:r w:rsidR="008C7ECA" w:rsidDel="0065602D">
          <w:rPr>
            <w:rFonts w:ascii="Times New Roman" w:hAnsi="Times New Roman" w:cs="Times New Roman"/>
            <w:sz w:val="28"/>
            <w:szCs w:val="28"/>
          </w:rPr>
          <w:delText>наименование, количество, минимально-допустимое количество продукта</w:delText>
        </w:r>
      </w:del>
    </w:p>
    <w:p w14:paraId="020B4AED" w14:textId="41E2EB12" w:rsidR="00A473FA" w:rsidDel="0065602D" w:rsidRDefault="00A473FA" w:rsidP="0065602D">
      <w:pPr>
        <w:spacing w:after="0" w:line="240" w:lineRule="auto"/>
        <w:jc w:val="both"/>
        <w:rPr>
          <w:ins w:id="76" w:author="Ivan Pugachev" w:date="2025-12-22T12:35:00Z"/>
          <w:del w:id="77" w:author="Дмитрий Филимонов" w:date="2026-01-29T14:59:00Z"/>
          <w:rFonts w:ascii="Times New Roman" w:hAnsi="Times New Roman" w:cs="Times New Roman"/>
          <w:b/>
          <w:bCs/>
          <w:sz w:val="28"/>
          <w:szCs w:val="28"/>
        </w:rPr>
        <w:pPrChange w:id="78" w:author="Дмитрий Филимонов" w:date="2026-01-29T14:59:00Z">
          <w:pPr>
            <w:spacing w:after="0" w:line="240" w:lineRule="auto"/>
            <w:jc w:val="both"/>
          </w:pPr>
        </w:pPrChange>
      </w:pPr>
      <w:ins w:id="79" w:author="Ivan Pugachev" w:date="2025-12-22T12:33:00Z">
        <w:del w:id="80" w:author="Дмитрий Филимонов" w:date="2026-01-29T14:59:00Z">
          <w:r w:rsidDel="0065602D">
            <w:rPr>
              <w:rFonts w:ascii="Times New Roman" w:hAnsi="Times New Roman" w:cs="Times New Roman"/>
              <w:sz w:val="28"/>
              <w:szCs w:val="28"/>
            </w:rPr>
            <w:delText xml:space="preserve">     </w:delText>
          </w:r>
          <w:r w:rsidRPr="00A473FA" w:rsidDel="0065602D">
            <w:rPr>
              <w:rFonts w:ascii="Times New Roman" w:hAnsi="Times New Roman" w:cs="Times New Roman"/>
              <w:b/>
              <w:bCs/>
              <w:sz w:val="28"/>
              <w:szCs w:val="28"/>
              <w:rPrChange w:id="81" w:author="Ivan Pugachev" w:date="2025-12-22T12:35:00Z">
                <w:rPr>
                  <w:rFonts w:ascii="Times New Roman" w:hAnsi="Times New Roman" w:cs="Times New Roman"/>
                  <w:sz w:val="28"/>
                  <w:szCs w:val="28"/>
                </w:rPr>
              </w:rPrChange>
            </w:rPr>
            <w:delText>6.</w:delText>
          </w:r>
        </w:del>
      </w:ins>
      <w:ins w:id="82" w:author="Ivan Pugachev" w:date="2025-12-22T12:34:00Z">
        <w:del w:id="83" w:author="Дмитрий Филимонов" w:date="2026-01-29T14:59:00Z">
          <w:r w:rsidRPr="00A473FA" w:rsidDel="0065602D">
            <w:rPr>
              <w:rFonts w:ascii="Times New Roman" w:hAnsi="Times New Roman" w:cs="Times New Roman"/>
              <w:b/>
              <w:bCs/>
              <w:sz w:val="28"/>
              <w:szCs w:val="28"/>
              <w:rPrChange w:id="84" w:author="Ivan Pugachev" w:date="2025-12-22T12:35:00Z">
                <w:rPr>
                  <w:rFonts w:ascii="Times New Roman" w:hAnsi="Times New Roman" w:cs="Times New Roman"/>
                  <w:sz w:val="28"/>
                  <w:szCs w:val="28"/>
                </w:rPr>
              </w:rPrChange>
            </w:rPr>
            <w:delText xml:space="preserve"> </w:delText>
          </w:r>
        </w:del>
      </w:ins>
      <w:ins w:id="85" w:author="Ivan Pugachev" w:date="2025-12-22T12:35:00Z">
        <w:del w:id="86" w:author="Дмитрий Филимонов" w:date="2026-01-29T14:59:00Z">
          <w:r w:rsidRPr="00A473FA" w:rsidDel="0065602D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  <w:rPrChange w:id="87" w:author="Ivan Pugachev" w:date="2025-12-22T12:35:00Z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rPrChange>
            </w:rPr>
            <w:delText>supplies</w:delText>
          </w:r>
          <w:r w:rsidRPr="00385A3B" w:rsidDel="0065602D">
            <w:rPr>
              <w:rFonts w:ascii="Times New Roman" w:hAnsi="Times New Roman" w:cs="Times New Roman"/>
              <w:b/>
              <w:bCs/>
              <w:sz w:val="28"/>
              <w:szCs w:val="28"/>
              <w:rPrChange w:id="88" w:author="Ivan Pugachev" w:date="2026-01-12T11:43:00Z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rPrChange>
            </w:rPr>
            <w:delText xml:space="preserve"> (</w:delText>
          </w:r>
          <w:r w:rsidRPr="00A473FA" w:rsidDel="0065602D">
            <w:rPr>
              <w:rFonts w:ascii="Times New Roman" w:hAnsi="Times New Roman" w:cs="Times New Roman"/>
              <w:b/>
              <w:bCs/>
              <w:sz w:val="28"/>
              <w:szCs w:val="28"/>
              <w:rPrChange w:id="89" w:author="Ivan Pugachev" w:date="2025-12-22T12:35:00Z">
                <w:rPr>
                  <w:rFonts w:ascii="Times New Roman" w:hAnsi="Times New Roman" w:cs="Times New Roman"/>
                  <w:sz w:val="28"/>
                  <w:szCs w:val="28"/>
                </w:rPr>
              </w:rPrChange>
            </w:rPr>
            <w:delText>Поставки)</w:delText>
          </w:r>
        </w:del>
      </w:ins>
    </w:p>
    <w:p w14:paraId="6FF30EE9" w14:textId="35FC1463" w:rsidR="00A473FA" w:rsidDel="0065602D" w:rsidRDefault="00A473FA" w:rsidP="0065602D">
      <w:pPr>
        <w:spacing w:after="0" w:line="240" w:lineRule="auto"/>
        <w:jc w:val="both"/>
        <w:rPr>
          <w:ins w:id="90" w:author="Ivan Pugachev" w:date="2025-12-22T12:35:00Z"/>
          <w:del w:id="91" w:author="Дмитрий Филимонов" w:date="2026-01-29T14:59:00Z"/>
          <w:rFonts w:ascii="Times New Roman" w:hAnsi="Times New Roman" w:cs="Times New Roman"/>
          <w:sz w:val="28"/>
          <w:szCs w:val="28"/>
        </w:rPr>
        <w:pPrChange w:id="92" w:author="Дмитрий Филимонов" w:date="2026-01-29T14:59:00Z">
          <w:pPr>
            <w:spacing w:after="0" w:line="240" w:lineRule="auto"/>
            <w:jc w:val="both"/>
          </w:pPr>
        </w:pPrChange>
      </w:pPr>
      <w:ins w:id="93" w:author="Ivan Pugachev" w:date="2025-12-22T12:35:00Z">
        <w:del w:id="94" w:author="Дмитрий Филимонов" w:date="2026-01-29T14:59:00Z">
          <w:r w:rsidDel="0065602D">
            <w:rPr>
              <w:rFonts w:ascii="Times New Roman" w:hAnsi="Times New Roman" w:cs="Times New Roman"/>
              <w:sz w:val="28"/>
              <w:szCs w:val="28"/>
            </w:rPr>
            <w:delText>Назначение</w:delText>
          </w:r>
          <w:r w:rsidRPr="00A473FA" w:rsidDel="0065602D">
            <w:rPr>
              <w:rFonts w:ascii="Times New Roman" w:hAnsi="Times New Roman" w:cs="Times New Roman"/>
              <w:sz w:val="28"/>
              <w:szCs w:val="28"/>
              <w:rPrChange w:id="95" w:author="Ivan Pugachev" w:date="2025-12-22T12:35:00Z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rPrChange>
            </w:rPr>
            <w:delText xml:space="preserve">: </w:delText>
          </w:r>
          <w:r w:rsidDel="0065602D">
            <w:rPr>
              <w:rFonts w:ascii="Times New Roman" w:hAnsi="Times New Roman" w:cs="Times New Roman"/>
              <w:sz w:val="28"/>
              <w:szCs w:val="28"/>
            </w:rPr>
            <w:delText xml:space="preserve">Хранение информации о поставках </w:delText>
          </w:r>
        </w:del>
      </w:ins>
    </w:p>
    <w:p w14:paraId="6CB41508" w14:textId="76936683" w:rsidR="00A473FA" w:rsidRPr="00A473FA" w:rsidRDefault="00A473FA" w:rsidP="00656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pPrChange w:id="96" w:author="Дмитрий Филимонов" w:date="2026-01-29T14:59:00Z">
          <w:pPr>
            <w:spacing w:after="0" w:line="240" w:lineRule="auto"/>
            <w:jc w:val="both"/>
          </w:pPr>
        </w:pPrChange>
      </w:pPr>
      <w:ins w:id="97" w:author="Ivan Pugachev" w:date="2025-12-22T12:35:00Z">
        <w:del w:id="98" w:author="Дмитрий Филимонов" w:date="2026-01-29T14:59:00Z">
          <w:r w:rsidDel="0065602D">
            <w:rPr>
              <w:rFonts w:ascii="Times New Roman" w:hAnsi="Times New Roman" w:cs="Times New Roman"/>
              <w:sz w:val="28"/>
              <w:szCs w:val="28"/>
            </w:rPr>
            <w:delText>Содержит</w:delText>
          </w:r>
          <w:r w:rsidRPr="00A473FA" w:rsidDel="0065602D">
            <w:rPr>
              <w:rFonts w:ascii="Times New Roman" w:hAnsi="Times New Roman" w:cs="Times New Roman"/>
              <w:sz w:val="28"/>
              <w:szCs w:val="28"/>
              <w:rPrChange w:id="99" w:author="Ivan Pugachev" w:date="2025-12-22T12:36:00Z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rPrChange>
            </w:rPr>
            <w:delText xml:space="preserve">: </w:delText>
          </w:r>
          <w:r w:rsidDel="0065602D">
            <w:rPr>
              <w:rFonts w:ascii="Times New Roman" w:hAnsi="Times New Roman" w:cs="Times New Roman"/>
              <w:sz w:val="28"/>
              <w:szCs w:val="28"/>
            </w:rPr>
            <w:delText>дату, товар</w:delText>
          </w:r>
        </w:del>
      </w:ins>
      <w:ins w:id="100" w:author="Ivan Pugachev" w:date="2025-12-22T12:36:00Z">
        <w:del w:id="101" w:author="Дмитрий Филимонов" w:date="2026-01-29T14:59:00Z">
          <w:r w:rsidDel="0065602D">
            <w:rPr>
              <w:rFonts w:ascii="Times New Roman" w:hAnsi="Times New Roman" w:cs="Times New Roman"/>
              <w:sz w:val="28"/>
              <w:szCs w:val="28"/>
            </w:rPr>
            <w:delText>, поставщик, кто принял поставку</w:delText>
          </w:r>
        </w:del>
      </w:ins>
    </w:p>
    <w:p w14:paraId="0C280821" w14:textId="77777777" w:rsidR="00982218" w:rsidRPr="0061780F" w:rsidRDefault="00982218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B7D70F" w14:textId="77777777" w:rsidR="008C7ECA" w:rsidRDefault="008C7ECA" w:rsidP="00881D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E843FB" w14:textId="7E3D822C" w:rsidR="00881D58" w:rsidRDefault="00881D58" w:rsidP="00881D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Г</w:t>
      </w:r>
      <w:r w:rsidRPr="00881D58">
        <w:rPr>
          <w:rFonts w:ascii="Times New Roman" w:hAnsi="Times New Roman" w:cs="Times New Roman"/>
          <w:b/>
          <w:bCs/>
          <w:sz w:val="28"/>
          <w:szCs w:val="28"/>
        </w:rPr>
        <w:t>рафическое представление структуры базы данных</w:t>
      </w:r>
    </w:p>
    <w:p w14:paraId="73F1B796" w14:textId="0101EF18" w:rsidR="00E0644C" w:rsidRPr="00881D58" w:rsidRDefault="008C7ECA" w:rsidP="00881D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del w:id="102" w:author="Ivan Pugachev" w:date="2025-12-22T12:32:00Z">
        <w:r w:rsidDel="00A473FA">
          <w:rPr>
            <w:noProof/>
          </w:rPr>
          <w:drawing>
            <wp:inline distT="0" distB="0" distL="0" distR="0" wp14:anchorId="00972E0F" wp14:editId="6199042B">
              <wp:extent cx="5940425" cy="4495800"/>
              <wp:effectExtent l="0" t="0" r="3175" b="0"/>
              <wp:docPr id="884834778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4834778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49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03" w:author="Ivan Pugachev" w:date="2025-12-22T12:32:00Z">
        <w:del w:id="104" w:author="Дмитрий Филимонов" w:date="2026-01-29T14:59:00Z">
          <w:r w:rsidR="00A473FA" w:rsidDel="0065602D">
            <w:rPr>
              <w:noProof/>
            </w:rPr>
            <w:drawing>
              <wp:inline distT="0" distB="0" distL="0" distR="0" wp14:anchorId="4AD6A38C" wp14:editId="60AF5094">
                <wp:extent cx="5940425" cy="4491355"/>
                <wp:effectExtent l="0" t="0" r="3175" b="4445"/>
                <wp:docPr id="179212618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126189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4491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105" w:author="Дмитрий Филимонов" w:date="2026-01-29T14:59:00Z">
        <w:r w:rsidR="0065602D" w:rsidRPr="0065602D">
          <w:rPr>
            <w:noProof/>
          </w:rPr>
          <w:t xml:space="preserve"> </w:t>
        </w:r>
        <w:r w:rsidR="0065602D" w:rsidRPr="0065602D">
          <w:rPr>
            <w:rFonts w:ascii="Times New Roman" w:hAnsi="Times New Roman" w:cs="Times New Roman"/>
            <w:b/>
            <w:bCs/>
            <w:sz w:val="28"/>
            <w:szCs w:val="28"/>
          </w:rPr>
          <w:drawing>
            <wp:inline distT="0" distB="0" distL="0" distR="0" wp14:anchorId="63AFA305" wp14:editId="73ACC535">
              <wp:extent cx="5940425" cy="4137660"/>
              <wp:effectExtent l="0" t="0" r="3175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1376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1D5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881D58">
        <w:rPr>
          <w:rFonts w:ascii="Times New Roman" w:hAnsi="Times New Roman" w:cs="Times New Roman"/>
          <w:b/>
          <w:bCs/>
          <w:sz w:val="28"/>
          <w:szCs w:val="28"/>
          <w:lang w:val="en-GB"/>
        </w:rPr>
        <w:t>EER</w:t>
      </w:r>
      <w:r w:rsidR="00881D58" w:rsidRPr="00EE266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881D58">
        <w:rPr>
          <w:rFonts w:ascii="Times New Roman" w:hAnsi="Times New Roman" w:cs="Times New Roman"/>
          <w:b/>
          <w:bCs/>
          <w:sz w:val="28"/>
          <w:szCs w:val="28"/>
        </w:rPr>
        <w:t>диаграмма)</w:t>
      </w:r>
    </w:p>
    <w:p w14:paraId="4E3C9874" w14:textId="6906903C" w:rsidR="00A66369" w:rsidRPr="00E0644C" w:rsidRDefault="00A66369" w:rsidP="00E064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864C9" w14:textId="059267C8" w:rsidR="00E0644C" w:rsidRDefault="00611124" w:rsidP="006111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12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65230C2E" w14:textId="0B019498" w:rsidR="00982218" w:rsidRPr="0061780F" w:rsidRDefault="00982218" w:rsidP="009822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2218">
        <w:rPr>
          <w:rFonts w:ascii="Times New Roman" w:hAnsi="Times New Roman" w:cs="Times New Roman"/>
          <w:sz w:val="28"/>
          <w:szCs w:val="28"/>
        </w:rPr>
        <w:t xml:space="preserve">Были разработаны </w:t>
      </w:r>
      <w:ins w:id="106" w:author="Ivan Pugachev" w:date="2025-12-22T12:32:00Z">
        <w:r w:rsidR="00A473FA">
          <w:rPr>
            <w:rFonts w:ascii="Times New Roman" w:hAnsi="Times New Roman" w:cs="Times New Roman"/>
            <w:sz w:val="28"/>
            <w:szCs w:val="28"/>
          </w:rPr>
          <w:t>6</w:t>
        </w:r>
      </w:ins>
      <w:del w:id="107" w:author="Ivan Pugachev" w:date="2025-12-22T12:32:00Z">
        <w:r w:rsidR="003020B5" w:rsidDel="00A473FA">
          <w:rPr>
            <w:rFonts w:ascii="Times New Roman" w:hAnsi="Times New Roman" w:cs="Times New Roman"/>
            <w:sz w:val="28"/>
            <w:szCs w:val="28"/>
          </w:rPr>
          <w:delText>5</w:delText>
        </w:r>
      </w:del>
      <w:r w:rsidRPr="00982218">
        <w:rPr>
          <w:rFonts w:ascii="Times New Roman" w:hAnsi="Times New Roman" w:cs="Times New Roman"/>
          <w:sz w:val="28"/>
          <w:szCs w:val="28"/>
        </w:rPr>
        <w:t xml:space="preserve"> таблиц</w:t>
      </w:r>
      <w:r w:rsidRPr="0061780F">
        <w:rPr>
          <w:rFonts w:ascii="Times New Roman" w:hAnsi="Times New Roman" w:cs="Times New Roman"/>
          <w:sz w:val="28"/>
          <w:szCs w:val="28"/>
        </w:rPr>
        <w:t>:</w:t>
      </w:r>
    </w:p>
    <w:p w14:paraId="1E4DD792" w14:textId="3B741F63" w:rsidR="00982218" w:rsidRPr="00982218" w:rsidRDefault="0065602D" w:rsidP="00982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ins w:id="108" w:author="Дмитрий Филимонов" w:date="2026-01-29T15:00:00Z">
        <w:r w:rsidRPr="0065602D">
          <w:rPr>
            <w:rFonts w:ascii="Times New Roman" w:hAnsi="Times New Roman" w:cs="Times New Roman"/>
            <w:sz w:val="28"/>
            <w:szCs w:val="28"/>
            <w:lang w:val="en-US"/>
          </w:rPr>
          <w:drawing>
            <wp:inline distT="0" distB="0" distL="0" distR="0" wp14:anchorId="50030052" wp14:editId="1E303BD5">
              <wp:extent cx="5940425" cy="1426210"/>
              <wp:effectExtent l="0" t="0" r="3175" b="254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426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65602D" w:rsidDel="00A473FA">
          <w:rPr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</w:ins>
      <w:del w:id="109" w:author="Ivan Pugachev" w:date="2025-12-22T12:32:00Z">
        <w:r w:rsidR="003020B5" w:rsidDel="00A473FA">
          <w:rPr>
            <w:noProof/>
          </w:rPr>
          <w:drawing>
            <wp:inline distT="0" distB="0" distL="0" distR="0" wp14:anchorId="211ED2C0" wp14:editId="042F7463">
              <wp:extent cx="5940425" cy="1802130"/>
              <wp:effectExtent l="0" t="0" r="3175" b="7620"/>
              <wp:docPr id="468030572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68030572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8021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10" w:author="Ivan Pugachev" w:date="2025-12-22T12:32:00Z">
        <w:del w:id="111" w:author="Дмитрий Филимонов" w:date="2026-01-29T15:00:00Z">
          <w:r w:rsidR="00A473FA" w:rsidDel="0065602D">
            <w:rPr>
              <w:noProof/>
            </w:rPr>
            <w:drawing>
              <wp:inline distT="0" distB="0" distL="0" distR="0" wp14:anchorId="741F3F36" wp14:editId="4DFD5EE2">
                <wp:extent cx="5940425" cy="2309495"/>
                <wp:effectExtent l="0" t="0" r="3175" b="0"/>
                <wp:docPr id="133518200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182000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2309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2000EF0A" w14:textId="2FB2880E" w:rsidR="00611124" w:rsidRPr="00982218" w:rsidRDefault="00EE266E" w:rsidP="00982218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982218">
        <w:rPr>
          <w:rFonts w:ascii="Times New Roman" w:hAnsi="Times New Roman" w:cs="Times New Roman"/>
          <w:color w:val="000000"/>
          <w:sz w:val="28"/>
          <w:szCs w:val="28"/>
        </w:rPr>
        <w:t xml:space="preserve">В ходе работы были реализованы </w:t>
      </w:r>
      <w:r w:rsidR="003020B5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982218">
        <w:rPr>
          <w:rFonts w:ascii="Times New Roman" w:hAnsi="Times New Roman" w:cs="Times New Roman"/>
          <w:color w:val="000000"/>
          <w:sz w:val="28"/>
          <w:szCs w:val="28"/>
        </w:rPr>
        <w:t xml:space="preserve"> процедур:</w:t>
      </w:r>
    </w:p>
    <w:p w14:paraId="1927EB49" w14:textId="46590B9C" w:rsidR="00EE266E" w:rsidRPr="00EE266E" w:rsidRDefault="003020B5" w:rsidP="0098221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Add</w:t>
      </w:r>
      <w:ins w:id="112" w:author="Дмитрий Филимонов" w:date="2026-01-29T15:00:00Z">
        <w:r w:rsidR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</w:rPr>
          <w:t>_</w:t>
        </w:r>
        <w:r w:rsidR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client</w:t>
        </w:r>
      </w:ins>
      <w:del w:id="113" w:author="Дмитрий Филимонов" w:date="2026-01-29T15:00:00Z">
        <w:r w:rsidDel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ProductToMenu</w:delText>
        </w:r>
      </w:del>
      <w:r w:rsidR="00EE266E" w:rsidRPr="00EE26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ins w:id="114" w:author="Ivan Pugachev" w:date="2025-12-19T09:11:00Z">
        <w:r>
          <w:rPr>
            <w:rFonts w:ascii="Times New Roman" w:hAnsi="Times New Roman" w:cs="Times New Roman"/>
            <w:color w:val="000000"/>
            <w:sz w:val="28"/>
            <w:szCs w:val="28"/>
          </w:rPr>
          <w:t xml:space="preserve">Добавление новых </w:t>
        </w:r>
      </w:ins>
      <w:ins w:id="115" w:author="Дмитрий Филимонов" w:date="2026-01-29T15:01:00Z">
        <w:r w:rsidR="0065602D">
          <w:rPr>
            <w:rFonts w:ascii="Times New Roman" w:hAnsi="Times New Roman" w:cs="Times New Roman"/>
            <w:color w:val="000000"/>
            <w:sz w:val="28"/>
            <w:szCs w:val="28"/>
          </w:rPr>
          <w:t>клиентов.</w:t>
        </w:r>
      </w:ins>
      <w:ins w:id="116" w:author="Ivan Pugachev" w:date="2025-12-19T09:11:00Z">
        <w:del w:id="117" w:author="Дмитрий Филимонов" w:date="2026-01-29T15:01:00Z">
          <w:r w:rsidDel="0065602D">
            <w:rPr>
              <w:rFonts w:ascii="Times New Roman" w:hAnsi="Times New Roman" w:cs="Times New Roman"/>
              <w:color w:val="000000"/>
              <w:sz w:val="28"/>
              <w:szCs w:val="28"/>
            </w:rPr>
            <w:delText>товаров в меню с подсчётом прибыли с каждого проданного продукта.</w:delText>
          </w:r>
        </w:del>
      </w:ins>
      <w:del w:id="118" w:author="Ivan Pugachev" w:date="2025-12-19T09:11:00Z">
        <w:r w:rsidR="00EE266E" w:rsidRPr="00EE266E" w:rsidDel="003020B5">
          <w:rPr>
            <w:rFonts w:ascii="Times New Roman" w:hAnsi="Times New Roman" w:cs="Times New Roman"/>
            <w:color w:val="000000"/>
            <w:sz w:val="28"/>
            <w:szCs w:val="28"/>
          </w:rPr>
          <w:delText>Регистрация новых пользователей с проверкой уникальности.</w:delText>
        </w:r>
      </w:del>
    </w:p>
    <w:p w14:paraId="2B7A0D1D" w14:textId="798BDD16" w:rsidR="00EE266E" w:rsidRPr="00EE266E" w:rsidRDefault="0065602D" w:rsidP="0098221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ins w:id="119" w:author="Дмитрий Филимонов" w:date="2026-01-29T15:01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</w:t>
        </w:r>
        <w:r w:rsidRPr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20" w:author="Дмитрий Филимонов" w:date="2026-01-29T15:01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employee</w:t>
        </w:r>
      </w:ins>
      <w:del w:id="121" w:author="Дмитрий Филимонов" w:date="2026-01-29T15:01:00Z">
        <w:r w:rsidR="003020B5" w:rsidDel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CheckLowStock</w:delText>
        </w:r>
      </w:del>
      <w:r w:rsidR="003020B5" w:rsidRPr="003020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del w:id="122" w:author="Ivan Pugachev" w:date="2025-12-19T09:11:00Z">
        <w:r w:rsidR="00EE266E" w:rsidRPr="00EE266E" w:rsidDel="003020B5">
          <w:rPr>
            <w:rFonts w:ascii="Times New Roman" w:hAnsi="Times New Roman" w:cs="Times New Roman"/>
            <w:color w:val="000000"/>
            <w:sz w:val="28"/>
            <w:szCs w:val="28"/>
          </w:rPr>
          <w:delText>Добавление отзыва и автоматический пересчет рейтинга фрилансера в рамках транзакции, что гарантирует согласованность данных.</w:delText>
        </w:r>
      </w:del>
      <w:ins w:id="123" w:author="Дмитрий Филимонов" w:date="2026-01-29T15:01:00Z">
        <w:r>
          <w:rPr>
            <w:rFonts w:ascii="Times New Roman" w:hAnsi="Times New Roman" w:cs="Times New Roman"/>
            <w:color w:val="000000"/>
            <w:sz w:val="28"/>
            <w:szCs w:val="28"/>
          </w:rPr>
          <w:t>Добавление новых работников.</w:t>
        </w:r>
      </w:ins>
      <w:ins w:id="124" w:author="Ivan Pugachev" w:date="2025-12-19T09:11:00Z">
        <w:del w:id="125" w:author="Дмитрий Филимонов" w:date="2026-01-29T15:01:00Z">
          <w:r w:rsidR="003020B5" w:rsidDel="0065602D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Проверка количества </w:delText>
          </w:r>
        </w:del>
      </w:ins>
      <w:ins w:id="126" w:author="Ivan Pugachev" w:date="2025-12-19T09:12:00Z">
        <w:del w:id="127" w:author="Дмитрий Филимонов" w:date="2026-01-29T15:01:00Z">
          <w:r w:rsidR="003020B5" w:rsidDel="0065602D">
            <w:rPr>
              <w:rFonts w:ascii="Times New Roman" w:hAnsi="Times New Roman" w:cs="Times New Roman"/>
              <w:color w:val="000000"/>
              <w:sz w:val="28"/>
              <w:szCs w:val="28"/>
            </w:rPr>
            <w:delText>продуктов на складе.</w:delText>
          </w:r>
        </w:del>
      </w:ins>
    </w:p>
    <w:p w14:paraId="0455D0DB" w14:textId="487A486D" w:rsidR="00EE266E" w:rsidRPr="00EE266E" w:rsidRDefault="0065602D" w:rsidP="0098221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ins w:id="128" w:author="Дмитрий Филимонов" w:date="2026-01-29T15:02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</w:t>
        </w:r>
        <w:r w:rsidRPr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29" w:author="Дмитрий Филимонов" w:date="2026-01-29T15:02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event</w:t>
        </w:r>
      </w:ins>
      <w:del w:id="130" w:author="Дмитрий Филимонов" w:date="2026-01-29T15:02:00Z">
        <w:r w:rsidR="003020B5" w:rsidDel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FindSuplierForProduct</w:delText>
        </w:r>
      </w:del>
      <w:r w:rsidR="003020B5" w:rsidRPr="003020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del w:id="131" w:author="Дмитрий Филимонов" w:date="2026-01-29T15:02:00Z">
        <w:r w:rsidR="00EE266E" w:rsidRPr="00EE266E" w:rsidDel="0065602D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 </w:delText>
        </w:r>
      </w:del>
      <w:ins w:id="132" w:author="Дмитрий Филимонов" w:date="2026-01-29T15:02:00Z">
        <w:r>
          <w:rPr>
            <w:rFonts w:ascii="Times New Roman" w:hAnsi="Times New Roman" w:cs="Times New Roman"/>
            <w:color w:val="000000"/>
            <w:sz w:val="28"/>
            <w:szCs w:val="28"/>
          </w:rPr>
          <w:t xml:space="preserve"> Добавление новых</w:t>
        </w:r>
        <w:r w:rsidR="003114D6">
          <w:rPr>
            <w:rFonts w:ascii="Times New Roman" w:hAnsi="Times New Roman" w:cs="Times New Roman"/>
            <w:color w:val="000000"/>
            <w:sz w:val="28"/>
            <w:szCs w:val="28"/>
          </w:rPr>
          <w:t xml:space="preserve"> ивентов</w:t>
        </w:r>
      </w:ins>
      <w:ins w:id="133" w:author="Ivan Pugachev" w:date="2025-12-19T09:12:00Z">
        <w:del w:id="134" w:author="Дмитрий Филимонов" w:date="2026-01-29T15:02:00Z">
          <w:r w:rsidR="003020B5" w:rsidDel="0065602D">
            <w:rPr>
              <w:rFonts w:ascii="Times New Roman" w:hAnsi="Times New Roman" w:cs="Times New Roman"/>
              <w:color w:val="000000"/>
              <w:sz w:val="28"/>
              <w:szCs w:val="28"/>
            </w:rPr>
            <w:delText>Поиск нужного поставщика для определённого продукта</w:delText>
          </w:r>
        </w:del>
        <w:r w:rsidR="003020B5">
          <w:rPr>
            <w:rFonts w:ascii="Times New Roman" w:hAnsi="Times New Roman" w:cs="Times New Roman"/>
            <w:color w:val="000000"/>
            <w:sz w:val="28"/>
            <w:szCs w:val="28"/>
          </w:rPr>
          <w:t>.</w:t>
        </w:r>
      </w:ins>
      <w:del w:id="135" w:author="Ivan Pugachev" w:date="2025-12-19T09:12:00Z">
        <w:r w:rsidR="00EE266E" w:rsidRPr="00EE266E" w:rsidDel="003020B5">
          <w:rPr>
            <w:rFonts w:ascii="Times New Roman" w:hAnsi="Times New Roman" w:cs="Times New Roman"/>
            <w:color w:val="000000"/>
            <w:sz w:val="28"/>
            <w:szCs w:val="28"/>
          </w:rPr>
          <w:delText>Получение полной истории проектов пользователя, демонстрирующая сложные выборки с объединением таблиц (JOIN).</w:delText>
        </w:r>
      </w:del>
    </w:p>
    <w:p w14:paraId="6B3A0153" w14:textId="146EA97C" w:rsidR="00EE266E" w:rsidRPr="00EE266E" w:rsidRDefault="003114D6" w:rsidP="0098221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ins w:id="136" w:author="Дмитрий Филимонов" w:date="2026-01-29T15:03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Assign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37" w:author="Дмитрий Филимонов" w:date="2026-01-29T15:03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employee</w:t>
        </w:r>
      </w:ins>
      <w:del w:id="138" w:author="Дмитрий Филимонов" w:date="2026-01-29T15:03:00Z">
        <w:r w:rsidR="003020B5" w:rsidDel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ProcessOrder</w:delText>
        </w:r>
      </w:del>
      <w:r w:rsidR="00EE266E" w:rsidRPr="00EE26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ins w:id="139" w:author="Дмитрий Филимонов" w:date="2026-01-29T15:04:00Z">
        <w:r>
          <w:rPr>
            <w:rFonts w:ascii="Times New Roman" w:hAnsi="Times New Roman" w:cs="Times New Roman"/>
            <w:color w:val="000000"/>
            <w:sz w:val="28"/>
            <w:szCs w:val="28"/>
          </w:rPr>
          <w:t>Назначение сотрудника на мероприятие.</w:t>
        </w:r>
      </w:ins>
      <w:ins w:id="140" w:author="Ivan Pugachev" w:date="2025-12-19T09:15:00Z">
        <w:del w:id="141" w:author="Дмитрий Филимонов" w:date="2026-01-29T15:03:00Z"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Покупка с указанием количества товара, стоимости, и начислением бонусных баллов покупателю.</w:delText>
          </w:r>
        </w:del>
      </w:ins>
      <w:del w:id="142" w:author="Дмитрий Филимонов" w:date="2026-01-29T15:03:00Z">
        <w:r w:rsidR="00EE266E" w:rsidRPr="00EE266E" w:rsidDel="003114D6">
          <w:rPr>
            <w:rFonts w:ascii="Times New Roman" w:hAnsi="Times New Roman" w:cs="Times New Roman"/>
            <w:color w:val="000000"/>
            <w:sz w:val="28"/>
            <w:szCs w:val="28"/>
          </w:rPr>
          <w:delText>Корректное завершение контракта и связанного с ним проекта, использующее транзакцию для атомарности операции.</w:delText>
        </w:r>
      </w:del>
    </w:p>
    <w:p w14:paraId="5949B830" w14:textId="4045FB1A" w:rsidR="00A473FA" w:rsidRPr="003114D6" w:rsidRDefault="003114D6" w:rsidP="00A473FA">
      <w:pPr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rPrChange w:id="143" w:author="Дмитрий Филимонов" w:date="2026-01-29T15:06:00Z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rPrChange>
        </w:rPr>
      </w:pPr>
      <w:ins w:id="144" w:author="Дмитрий Филимонов" w:date="2026-01-29T15:06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G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et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45" w:author="Дмитрий Филимонов" w:date="2026-01-29T15:0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client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46" w:author="Дмитрий Филимонов" w:date="2026-01-29T15:0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events</w:t>
        </w:r>
        <w:r w:rsidRPr="003114D6" w:rsidDel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47" w:author="Дмитрий Филимонов" w:date="2026-01-29T15:0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</w:ins>
      <w:del w:id="148" w:author="Дмитрий Филимонов" w:date="2026-01-29T15:06:00Z">
        <w:r w:rsidR="003020B5" w:rsidRPr="003020B5" w:rsidDel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RegisterCustomer</w:delText>
        </w:r>
      </w:del>
      <w:r w:rsidR="00EE266E" w:rsidRPr="003114D6">
        <w:rPr>
          <w:rFonts w:ascii="Times New Roman" w:hAnsi="Times New Roman" w:cs="Times New Roman"/>
          <w:color w:val="000000"/>
          <w:sz w:val="28"/>
          <w:szCs w:val="28"/>
          <w:rPrChange w:id="149" w:author="Дмитрий Филимонов" w:date="2026-01-29T15:06:00Z">
            <w:rPr>
              <w:rFonts w:ascii="Times New Roman" w:hAnsi="Times New Roman" w:cs="Times New Roman"/>
              <w:color w:val="000000"/>
              <w:sz w:val="28"/>
              <w:szCs w:val="28"/>
            </w:rPr>
          </w:rPrChange>
        </w:rPr>
        <w:t xml:space="preserve">: </w:t>
      </w:r>
      <w:ins w:id="150" w:author="Дмитрий Филимонов" w:date="2026-01-29T15:06:00Z">
        <w:r>
          <w:rPr>
            <w:rFonts w:ascii="Times New Roman" w:hAnsi="Times New Roman" w:cs="Times New Roman"/>
            <w:color w:val="000000"/>
            <w:sz w:val="28"/>
            <w:szCs w:val="28"/>
          </w:rPr>
          <w:t>Получить</w:t>
        </w:r>
        <w:r w:rsidRPr="003114D6">
          <w:rPr>
            <w:rFonts w:ascii="Times New Roman" w:hAnsi="Times New Roman" w:cs="Times New Roman"/>
            <w:color w:val="000000"/>
            <w:sz w:val="28"/>
            <w:szCs w:val="28"/>
            <w:rPrChange w:id="151" w:author="Дмитрий Филимонов" w:date="2026-01-29T15:06:00Z"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PrChange>
          </w:rPr>
          <w:t xml:space="preserve"> </w:t>
        </w:r>
        <w:r>
          <w:rPr>
            <w:rFonts w:ascii="Times New Roman" w:hAnsi="Times New Roman" w:cs="Times New Roman"/>
            <w:color w:val="000000"/>
            <w:sz w:val="28"/>
            <w:szCs w:val="28"/>
          </w:rPr>
          <w:t>мероприятие клиента</w:t>
        </w:r>
      </w:ins>
      <w:ins w:id="152" w:author="Дмитрий Филимонов" w:date="2026-01-29T15:08:00Z">
        <w:r>
          <w:rPr>
            <w:rFonts w:ascii="Times New Roman" w:hAnsi="Times New Roman" w:cs="Times New Roman"/>
            <w:color w:val="000000"/>
            <w:sz w:val="28"/>
            <w:szCs w:val="28"/>
          </w:rPr>
          <w:t xml:space="preserve"> по его </w:t>
        </w:r>
        <w:r>
          <w:rPr>
            <w:rFonts w:ascii="Times New Roman" w:hAnsi="Times New Roman" w:cs="Times New Roman"/>
            <w:color w:val="000000"/>
            <w:sz w:val="28"/>
            <w:szCs w:val="28"/>
            <w:lang w:val="en-US"/>
          </w:rPr>
          <w:t>ID</w:t>
        </w:r>
        <w:r>
          <w:rPr>
            <w:rFonts w:ascii="Times New Roman" w:hAnsi="Times New Roman" w:cs="Times New Roman"/>
            <w:color w:val="000000"/>
            <w:sz w:val="28"/>
            <w:szCs w:val="28"/>
          </w:rPr>
          <w:t>.</w:t>
        </w:r>
      </w:ins>
      <w:ins w:id="153" w:author="Ivan Pugachev" w:date="2025-12-19T09:10:00Z">
        <w:del w:id="154" w:author="Дмитрий Филимонов" w:date="2026-01-29T15:06:00Z"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Регистрация</w:delText>
          </w:r>
          <w:r w:rsidR="003020B5"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  <w:rPrChange w:id="155" w:author="Дмитрий Филимонов" w:date="2026-01-29T15:06:00Z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</w:rPrChange>
            </w:rPr>
            <w:delText xml:space="preserve"> </w:delText>
          </w:r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нового</w:delText>
          </w:r>
          <w:r w:rsidR="003020B5"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  <w:rPrChange w:id="156" w:author="Дмитрий Филимонов" w:date="2026-01-29T15:06:00Z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</w:rPrChange>
            </w:rPr>
            <w:delText xml:space="preserve"> </w:delText>
          </w:r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покупателя</w:delText>
          </w:r>
          <w:r w:rsidR="003020B5"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  <w:rPrChange w:id="157" w:author="Дмитрий Филимонов" w:date="2026-01-29T15:06:00Z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</w:rPrChange>
            </w:rPr>
            <w:delText xml:space="preserve"> </w:delText>
          </w:r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с</w:delText>
          </w:r>
          <w:r w:rsidR="003020B5"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  <w:rPrChange w:id="158" w:author="Дмитрий Филимонов" w:date="2026-01-29T15:06:00Z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</w:rPrChange>
            </w:rPr>
            <w:delText xml:space="preserve"> </w:delText>
          </w:r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получением</w:delText>
          </w:r>
          <w:r w:rsidR="003020B5"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  <w:rPrChange w:id="159" w:author="Дмитрий Филимонов" w:date="2026-01-29T15:06:00Z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</w:rPrChange>
            </w:rPr>
            <w:delText xml:space="preserve"> </w:delText>
          </w:r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бонусных</w:delText>
          </w:r>
          <w:r w:rsidR="003020B5"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  <w:rPrChange w:id="160" w:author="Дмитрий Филимонов" w:date="2026-01-29T15:06:00Z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</w:rPrChange>
            </w:rPr>
            <w:delText xml:space="preserve"> </w:delText>
          </w:r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баллов</w:delText>
          </w:r>
          <w:r w:rsidR="003020B5"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  <w:rPrChange w:id="161" w:author="Дмитрий Филимонов" w:date="2026-01-29T15:06:00Z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</w:rPrChange>
            </w:rPr>
            <w:delText xml:space="preserve"> </w:delText>
          </w:r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и</w:delText>
          </w:r>
          <w:r w:rsidR="003020B5"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  <w:rPrChange w:id="162" w:author="Дмитрий Филимонов" w:date="2026-01-29T15:06:00Z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</w:rPrChange>
            </w:rPr>
            <w:delText xml:space="preserve"> </w:delText>
          </w:r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проверкой</w:delText>
          </w:r>
          <w:r w:rsidR="003020B5"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  <w:rPrChange w:id="163" w:author="Дмитрий Филимонов" w:date="2026-01-29T15:06:00Z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</w:rPrChange>
            </w:rPr>
            <w:delText xml:space="preserve"> </w:delText>
          </w:r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уник</w:delText>
          </w:r>
        </w:del>
      </w:ins>
      <w:ins w:id="164" w:author="Ivan Pugachev" w:date="2025-12-19T09:11:00Z">
        <w:del w:id="165" w:author="Дмитрий Филимонов" w:date="2026-01-29T15:06:00Z">
          <w:r w:rsidR="003020B5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альности</w:delText>
          </w:r>
          <w:r w:rsidR="003020B5"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  <w:rPrChange w:id="166" w:author="Дмитрий Филимонов" w:date="2026-01-29T15:06:00Z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</w:rPrChange>
            </w:rPr>
            <w:delText>.</w:delText>
          </w:r>
        </w:del>
      </w:ins>
    </w:p>
    <w:p w14:paraId="53357347" w14:textId="77777777" w:rsidR="003114D6" w:rsidRDefault="003114D6" w:rsidP="00982218">
      <w:pPr>
        <w:rPr>
          <w:ins w:id="167" w:author="Дмитрий Филимонов" w:date="2026-01-29T15:0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68FD2BC" w14:textId="77777777" w:rsidR="003114D6" w:rsidRDefault="003114D6" w:rsidP="00982218">
      <w:pPr>
        <w:rPr>
          <w:ins w:id="168" w:author="Дмитрий Филимонов" w:date="2026-01-29T15:0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AFB6475" w14:textId="3427A33B" w:rsidR="00982218" w:rsidDel="003114D6" w:rsidRDefault="003114D6" w:rsidP="00A62449">
      <w:pPr>
        <w:rPr>
          <w:del w:id="169" w:author="Дмитрий Филимонов" w:date="2026-01-29T15:0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ins w:id="170" w:author="Дмитрий Филимонов" w:date="2026-01-29T15:08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1" w:author="Дмитрий Филимонов" w:date="2026-01-29T15:08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PrChange>
          </w:rPr>
          <w:t>_</w:t>
        </w:r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client</w:t>
        </w:r>
      </w:ins>
      <w:ins w:id="172" w:author="Ivan Pugachev" w:date="2025-12-19T09:15:00Z">
        <w:del w:id="173" w:author="Дмитрий Филимонов" w:date="2026-01-29T15:08:00Z">
          <w:r w:rsidR="003020B5" w:rsidDel="003114D6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AddPro</w:delText>
          </w:r>
        </w:del>
      </w:ins>
      <w:ins w:id="174" w:author="Ivan Pugachev" w:date="2025-12-19T09:16:00Z">
        <w:del w:id="175" w:author="Дмитрий Филимонов" w:date="2026-01-29T15:08:00Z">
          <w:r w:rsidR="003020B5" w:rsidDel="003114D6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ductToMenu</w:delText>
          </w:r>
        </w:del>
      </w:ins>
      <w:del w:id="176" w:author="Дмитрий Филимонов" w:date="2026-01-29T15:08:00Z">
        <w:r w:rsidR="00982218" w:rsidRPr="008C7ECA" w:rsidDel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RegisterUser</w:delText>
        </w:r>
      </w:del>
    </w:p>
    <w:p w14:paraId="6FADDAEF" w14:textId="77777777" w:rsidR="003114D6" w:rsidRDefault="003114D6" w:rsidP="00982218">
      <w:pPr>
        <w:rPr>
          <w:ins w:id="177" w:author="Дмитрий Филимонов" w:date="2026-01-29T15:0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76A02AC" w14:textId="77777777" w:rsidR="003114D6" w:rsidRPr="003114D6" w:rsidRDefault="003114D6" w:rsidP="003114D6">
      <w:pPr>
        <w:rPr>
          <w:ins w:id="178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79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lastRenderedPageBreak/>
          <w:t>CREATE PROCEDURE `add_client` (</w:t>
        </w:r>
      </w:ins>
    </w:p>
    <w:p w14:paraId="78F54A49" w14:textId="77777777" w:rsidR="003114D6" w:rsidRPr="003114D6" w:rsidRDefault="003114D6" w:rsidP="003114D6">
      <w:pPr>
        <w:rPr>
          <w:ins w:id="180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81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   IN p_name VARCHAR(100),</w:t>
        </w:r>
      </w:ins>
    </w:p>
    <w:p w14:paraId="752FCF7F" w14:textId="77777777" w:rsidR="003114D6" w:rsidRPr="003114D6" w:rsidRDefault="003114D6" w:rsidP="003114D6">
      <w:pPr>
        <w:rPr>
          <w:ins w:id="182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83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   IN p_phone VARCHAR(20),</w:t>
        </w:r>
      </w:ins>
    </w:p>
    <w:p w14:paraId="46383A71" w14:textId="77777777" w:rsidR="003114D6" w:rsidRPr="003114D6" w:rsidRDefault="003114D6" w:rsidP="003114D6">
      <w:pPr>
        <w:rPr>
          <w:ins w:id="184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85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   IN p_email VARCHAR(100)</w:t>
        </w:r>
      </w:ins>
    </w:p>
    <w:p w14:paraId="7626CBE7" w14:textId="77777777" w:rsidR="003114D6" w:rsidRPr="003114D6" w:rsidRDefault="003114D6" w:rsidP="003114D6">
      <w:pPr>
        <w:rPr>
          <w:ins w:id="186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87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)</w:t>
        </w:r>
      </w:ins>
    </w:p>
    <w:p w14:paraId="4969485D" w14:textId="77777777" w:rsidR="003114D6" w:rsidRPr="003114D6" w:rsidRDefault="003114D6" w:rsidP="003114D6">
      <w:pPr>
        <w:rPr>
          <w:ins w:id="188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89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BEGIN</w:t>
        </w:r>
      </w:ins>
    </w:p>
    <w:p w14:paraId="670A03E8" w14:textId="77777777" w:rsidR="003114D6" w:rsidRPr="003114D6" w:rsidRDefault="003114D6" w:rsidP="003114D6">
      <w:pPr>
        <w:rPr>
          <w:ins w:id="190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91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   INSERT INTO clients (full_name, phone, email)</w:t>
        </w:r>
      </w:ins>
    </w:p>
    <w:p w14:paraId="0644B93F" w14:textId="77777777" w:rsidR="003114D6" w:rsidRPr="003114D6" w:rsidRDefault="003114D6" w:rsidP="003114D6">
      <w:pPr>
        <w:rPr>
          <w:ins w:id="192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93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   VALUES (p_name, p_phone, p_email);</w:t>
        </w:r>
      </w:ins>
    </w:p>
    <w:p w14:paraId="6A24D930" w14:textId="158350D3" w:rsidR="00A62449" w:rsidRPr="00A62449" w:rsidDel="003114D6" w:rsidRDefault="003114D6" w:rsidP="003114D6">
      <w:pPr>
        <w:rPr>
          <w:ins w:id="194" w:author="Ivan Pugachev" w:date="2025-12-19T09:56:00Z"/>
          <w:del w:id="19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96" w:author="Ivan Pugachev" w:date="2025-12-19T09:56:00Z">
            <w:rPr>
              <w:ins w:id="197" w:author="Ivan Pugachev" w:date="2025-12-19T09:56:00Z"/>
              <w:del w:id="19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99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END</w:t>
        </w:r>
      </w:ins>
      <w:ins w:id="200" w:author="Ivan Pugachev" w:date="2025-12-19T09:56:00Z">
        <w:del w:id="201" w:author="Дмитрий Филимонов" w:date="2026-01-29T15:08:00Z">
          <w:r w:rsidR="00A62449"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0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CREATE PROCEDURE AddProductToMenu(</w:delText>
          </w:r>
        </w:del>
      </w:ins>
    </w:p>
    <w:p w14:paraId="22AD031F" w14:textId="43C44BCA" w:rsidR="00A62449" w:rsidRPr="00A62449" w:rsidDel="003114D6" w:rsidRDefault="00A62449" w:rsidP="00A62449">
      <w:pPr>
        <w:rPr>
          <w:ins w:id="203" w:author="Ivan Pugachev" w:date="2025-12-19T09:56:00Z"/>
          <w:del w:id="20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05" w:author="Ivan Pugachev" w:date="2025-12-19T09:56:00Z">
            <w:rPr>
              <w:ins w:id="206" w:author="Ivan Pugachev" w:date="2025-12-19T09:56:00Z"/>
              <w:del w:id="20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08" w:author="Ivan Pugachev" w:date="2025-12-19T09:56:00Z">
        <w:del w:id="20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1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IN p_pro_id INT,           </w:delText>
          </w:r>
        </w:del>
      </w:ins>
    </w:p>
    <w:p w14:paraId="625D7954" w14:textId="78896356" w:rsidR="00A62449" w:rsidRPr="00A62449" w:rsidDel="003114D6" w:rsidRDefault="00A62449" w:rsidP="00A62449">
      <w:pPr>
        <w:rPr>
          <w:ins w:id="211" w:author="Ivan Pugachev" w:date="2025-12-19T09:56:00Z"/>
          <w:del w:id="21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13" w:author="Ivan Pugachev" w:date="2025-12-19T09:56:00Z">
            <w:rPr>
              <w:ins w:id="214" w:author="Ivan Pugachev" w:date="2025-12-19T09:56:00Z"/>
              <w:del w:id="21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16" w:author="Ivan Pugachev" w:date="2025-12-19T09:56:00Z">
        <w:del w:id="21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1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IN p_pro_name VARCHAR(45),</w:delText>
          </w:r>
        </w:del>
      </w:ins>
    </w:p>
    <w:p w14:paraId="370466C7" w14:textId="3B5DCB74" w:rsidR="00A62449" w:rsidRPr="00A62449" w:rsidDel="003114D6" w:rsidRDefault="00A62449" w:rsidP="00A62449">
      <w:pPr>
        <w:rPr>
          <w:ins w:id="219" w:author="Ivan Pugachev" w:date="2025-12-19T09:56:00Z"/>
          <w:del w:id="22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21" w:author="Ivan Pugachev" w:date="2025-12-19T09:56:00Z">
            <w:rPr>
              <w:ins w:id="222" w:author="Ivan Pugachev" w:date="2025-12-19T09:56:00Z"/>
              <w:del w:id="22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24" w:author="Ivan Pugachev" w:date="2025-12-19T09:56:00Z">
        <w:del w:id="22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2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IN p_pro_category VARCHAR(45),</w:delText>
          </w:r>
        </w:del>
      </w:ins>
    </w:p>
    <w:p w14:paraId="3EE7C346" w14:textId="41342F36" w:rsidR="00A62449" w:rsidRPr="00A62449" w:rsidDel="003114D6" w:rsidRDefault="00A62449" w:rsidP="00A62449">
      <w:pPr>
        <w:rPr>
          <w:ins w:id="227" w:author="Ivan Pugachev" w:date="2025-12-19T09:56:00Z"/>
          <w:del w:id="22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29" w:author="Ivan Pugachev" w:date="2025-12-19T09:56:00Z">
            <w:rPr>
              <w:ins w:id="230" w:author="Ivan Pugachev" w:date="2025-12-19T09:56:00Z"/>
              <w:del w:id="23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32" w:author="Ivan Pugachev" w:date="2025-12-19T09:56:00Z">
        <w:del w:id="23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3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IN p_pro_price INT,</w:delText>
          </w:r>
        </w:del>
      </w:ins>
    </w:p>
    <w:p w14:paraId="5C3B2C3F" w14:textId="56AA73FF" w:rsidR="00A62449" w:rsidRPr="00A62449" w:rsidDel="003114D6" w:rsidRDefault="00A62449" w:rsidP="00A62449">
      <w:pPr>
        <w:rPr>
          <w:ins w:id="235" w:author="Ivan Pugachev" w:date="2025-12-19T09:56:00Z"/>
          <w:del w:id="23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37" w:author="Ivan Pugachev" w:date="2025-12-19T09:56:00Z">
            <w:rPr>
              <w:ins w:id="238" w:author="Ivan Pugachev" w:date="2025-12-19T09:56:00Z"/>
              <w:del w:id="23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40" w:author="Ivan Pugachev" w:date="2025-12-19T09:56:00Z">
        <w:del w:id="24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4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IN p_cost_price INT</w:delText>
          </w:r>
        </w:del>
      </w:ins>
    </w:p>
    <w:p w14:paraId="651D423A" w14:textId="3FC1A0C3" w:rsidR="00A62449" w:rsidRPr="00A62449" w:rsidDel="003114D6" w:rsidRDefault="00A62449" w:rsidP="00A62449">
      <w:pPr>
        <w:rPr>
          <w:ins w:id="243" w:author="Ivan Pugachev" w:date="2025-12-19T09:56:00Z"/>
          <w:del w:id="24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45" w:author="Ivan Pugachev" w:date="2025-12-19T09:56:00Z">
            <w:rPr>
              <w:ins w:id="246" w:author="Ivan Pugachev" w:date="2025-12-19T09:56:00Z"/>
              <w:del w:id="24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48" w:author="Ivan Pugachev" w:date="2025-12-19T09:56:00Z">
        <w:del w:id="24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5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)</w:delText>
          </w:r>
        </w:del>
      </w:ins>
    </w:p>
    <w:p w14:paraId="2E82A701" w14:textId="18E63E89" w:rsidR="00A62449" w:rsidRPr="00A62449" w:rsidDel="003114D6" w:rsidRDefault="00A62449" w:rsidP="00A62449">
      <w:pPr>
        <w:rPr>
          <w:ins w:id="251" w:author="Ivan Pugachev" w:date="2025-12-19T09:56:00Z"/>
          <w:del w:id="25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53" w:author="Ivan Pugachev" w:date="2025-12-19T09:56:00Z">
            <w:rPr>
              <w:ins w:id="254" w:author="Ivan Pugachev" w:date="2025-12-19T09:56:00Z"/>
              <w:del w:id="25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56" w:author="Ivan Pugachev" w:date="2025-12-19T09:56:00Z">
        <w:del w:id="25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5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BEGIN</w:delText>
          </w:r>
        </w:del>
      </w:ins>
    </w:p>
    <w:p w14:paraId="654D9579" w14:textId="2F635778" w:rsidR="00A62449" w:rsidRPr="00A62449" w:rsidDel="003114D6" w:rsidRDefault="00A62449" w:rsidP="00A62449">
      <w:pPr>
        <w:rPr>
          <w:ins w:id="259" w:author="Ivan Pugachev" w:date="2025-12-19T09:56:00Z"/>
          <w:del w:id="26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61" w:author="Ivan Pugachev" w:date="2025-12-19T09:56:00Z">
            <w:rPr>
              <w:ins w:id="262" w:author="Ivan Pugachev" w:date="2025-12-19T09:56:00Z"/>
              <w:del w:id="26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64" w:author="Ivan Pugachev" w:date="2025-12-19T09:56:00Z">
        <w:del w:id="26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6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v_name_exists INT;</w:delText>
          </w:r>
        </w:del>
      </w:ins>
    </w:p>
    <w:p w14:paraId="6C6C2111" w14:textId="7B4F04D7" w:rsidR="00A62449" w:rsidRPr="00A62449" w:rsidDel="003114D6" w:rsidRDefault="00A62449" w:rsidP="00A62449">
      <w:pPr>
        <w:rPr>
          <w:ins w:id="267" w:author="Ivan Pugachev" w:date="2025-12-19T09:56:00Z"/>
          <w:del w:id="26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69" w:author="Ivan Pugachev" w:date="2025-12-19T09:56:00Z">
            <w:rPr>
              <w:ins w:id="270" w:author="Ivan Pugachev" w:date="2025-12-19T09:56:00Z"/>
              <w:del w:id="27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72" w:author="Ivan Pugachev" w:date="2025-12-19T09:56:00Z">
        <w:del w:id="27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7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v_id_exists INT;</w:delText>
          </w:r>
        </w:del>
      </w:ins>
    </w:p>
    <w:p w14:paraId="0B3D686A" w14:textId="55669257" w:rsidR="00A62449" w:rsidRPr="00A62449" w:rsidDel="003114D6" w:rsidRDefault="00A62449" w:rsidP="00A62449">
      <w:pPr>
        <w:rPr>
          <w:ins w:id="275" w:author="Ivan Pugachev" w:date="2025-12-19T09:56:00Z"/>
          <w:del w:id="27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77" w:author="Ivan Pugachev" w:date="2025-12-19T09:56:00Z">
            <w:rPr>
              <w:ins w:id="278" w:author="Ivan Pugachev" w:date="2025-12-19T09:56:00Z"/>
              <w:del w:id="27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80" w:author="Ivan Pugachev" w:date="2025-12-19T09:56:00Z">
        <w:del w:id="28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8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v_min_margin DECIMAL(5,2) DEFAULT 30.00;</w:delText>
          </w:r>
        </w:del>
      </w:ins>
    </w:p>
    <w:p w14:paraId="4DDB58E3" w14:textId="259FDC0F" w:rsidR="00A62449" w:rsidRPr="00A62449" w:rsidDel="003114D6" w:rsidRDefault="00A62449" w:rsidP="00A62449">
      <w:pPr>
        <w:rPr>
          <w:ins w:id="283" w:author="Ivan Pugachev" w:date="2025-12-19T09:56:00Z"/>
          <w:del w:id="28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85" w:author="Ivan Pugachev" w:date="2025-12-19T09:56:00Z">
            <w:rPr>
              <w:ins w:id="286" w:author="Ivan Pugachev" w:date="2025-12-19T09:56:00Z"/>
              <w:del w:id="28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88" w:author="Ivan Pugachev" w:date="2025-12-19T09:56:00Z">
        <w:del w:id="28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9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v_calculated_margin DECIMAL(5,2);</w:delText>
          </w:r>
        </w:del>
      </w:ins>
    </w:p>
    <w:p w14:paraId="72EDE703" w14:textId="5D7F6FFE" w:rsidR="00A62449" w:rsidRPr="00A62449" w:rsidDel="003114D6" w:rsidRDefault="00A62449" w:rsidP="00A62449">
      <w:pPr>
        <w:rPr>
          <w:ins w:id="291" w:author="Ivan Pugachev" w:date="2025-12-19T09:56:00Z"/>
          <w:del w:id="29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93" w:author="Ivan Pugachev" w:date="2025-12-19T09:56:00Z">
            <w:rPr>
              <w:ins w:id="294" w:author="Ivan Pugachev" w:date="2025-12-19T09:56:00Z"/>
              <w:del w:id="29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96" w:author="Ivan Pugachev" w:date="2025-12-19T09:56:00Z">
        <w:del w:id="29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9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v_profit_per_unit DECIMAL(8,2);</w:delText>
          </w:r>
        </w:del>
      </w:ins>
    </w:p>
    <w:p w14:paraId="2BC4432B" w14:textId="5A7FAC72" w:rsidR="00A62449" w:rsidRPr="00A62449" w:rsidDel="003114D6" w:rsidRDefault="00A62449" w:rsidP="00A62449">
      <w:pPr>
        <w:rPr>
          <w:ins w:id="299" w:author="Ivan Pugachev" w:date="2025-12-19T09:56:00Z"/>
          <w:del w:id="30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01" w:author="Ivan Pugachev" w:date="2025-12-19T09:56:00Z">
            <w:rPr>
              <w:ins w:id="302" w:author="Ivan Pugachev" w:date="2025-12-19T09:56:00Z"/>
              <w:del w:id="30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04" w:author="Ivan Pugachev" w:date="2025-12-19T09:56:00Z">
        <w:del w:id="30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0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v_actual_pro_id INT;</w:delText>
          </w:r>
        </w:del>
      </w:ins>
    </w:p>
    <w:p w14:paraId="2351A3D0" w14:textId="0A9EEECE" w:rsidR="00A62449" w:rsidRPr="00A62449" w:rsidDel="003114D6" w:rsidRDefault="00A62449" w:rsidP="00A62449">
      <w:pPr>
        <w:rPr>
          <w:ins w:id="307" w:author="Ivan Pugachev" w:date="2025-12-19T09:56:00Z"/>
          <w:del w:id="30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09" w:author="Ivan Pugachev" w:date="2025-12-19T09:56:00Z">
            <w:rPr>
              <w:ins w:id="310" w:author="Ivan Pugachev" w:date="2025-12-19T09:56:00Z"/>
              <w:del w:id="31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12" w:author="Ivan Pugachev" w:date="2025-12-19T09:56:00Z">
        <w:del w:id="31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1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</w:del>
      </w:ins>
    </w:p>
    <w:p w14:paraId="0E061837" w14:textId="2DB2DADC" w:rsidR="00A62449" w:rsidRPr="00E96159" w:rsidDel="003114D6" w:rsidRDefault="00A62449" w:rsidP="00A62449">
      <w:pPr>
        <w:rPr>
          <w:ins w:id="315" w:author="Ivan Pugachev" w:date="2025-12-19T09:56:00Z"/>
          <w:del w:id="31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17" w:author="Дмитрий Филимонов" w:date="2026-01-29T15:19:00Z">
            <w:rPr>
              <w:ins w:id="318" w:author="Ivan Pugachev" w:date="2025-12-19T09:56:00Z"/>
              <w:del w:id="31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20" w:author="Ivan Pugachev" w:date="2025-12-19T09:56:00Z">
        <w:del w:id="32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2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2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--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32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Проверяем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2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,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32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не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2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32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занят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2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33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ли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3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3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pro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3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3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id</w:delText>
          </w:r>
        </w:del>
      </w:ins>
    </w:p>
    <w:p w14:paraId="1ADBAB8F" w14:textId="2B016312" w:rsidR="00A62449" w:rsidRPr="00A62449" w:rsidDel="003114D6" w:rsidRDefault="00A62449" w:rsidP="00A62449">
      <w:pPr>
        <w:rPr>
          <w:ins w:id="335" w:author="Ivan Pugachev" w:date="2025-12-19T09:56:00Z"/>
          <w:del w:id="33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37" w:author="Ivan Pugachev" w:date="2025-12-19T09:56:00Z">
            <w:rPr>
              <w:ins w:id="338" w:author="Ivan Pugachev" w:date="2025-12-19T09:56:00Z"/>
              <w:del w:id="33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40" w:author="Ivan Pugachev" w:date="2025-12-19T09:56:00Z">
        <w:del w:id="341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4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4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IF p_pro_id IS NOT NULL THEN</w:delText>
          </w:r>
        </w:del>
      </w:ins>
    </w:p>
    <w:p w14:paraId="78513B8D" w14:textId="61F9BCF9" w:rsidR="00A62449" w:rsidRPr="00A62449" w:rsidDel="003114D6" w:rsidRDefault="00A62449" w:rsidP="00A62449">
      <w:pPr>
        <w:rPr>
          <w:ins w:id="344" w:author="Ivan Pugachev" w:date="2025-12-19T09:56:00Z"/>
          <w:del w:id="34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46" w:author="Ivan Pugachev" w:date="2025-12-19T09:56:00Z">
            <w:rPr>
              <w:ins w:id="347" w:author="Ivan Pugachev" w:date="2025-12-19T09:56:00Z"/>
              <w:del w:id="34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49" w:author="Ivan Pugachev" w:date="2025-12-19T09:56:00Z">
        <w:del w:id="35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5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SELECT COUNT(*) INTO v_id_exists </w:delText>
          </w:r>
        </w:del>
      </w:ins>
    </w:p>
    <w:p w14:paraId="5F668FAD" w14:textId="3C2BDBE8" w:rsidR="00A62449" w:rsidRPr="00A62449" w:rsidDel="003114D6" w:rsidRDefault="00A62449" w:rsidP="00A62449">
      <w:pPr>
        <w:rPr>
          <w:ins w:id="352" w:author="Ivan Pugachev" w:date="2025-12-19T09:56:00Z"/>
          <w:del w:id="35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54" w:author="Ivan Pugachev" w:date="2025-12-19T09:56:00Z">
            <w:rPr>
              <w:ins w:id="355" w:author="Ivan Pugachev" w:date="2025-12-19T09:56:00Z"/>
              <w:del w:id="35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57" w:author="Ivan Pugachev" w:date="2025-12-19T09:56:00Z">
        <w:del w:id="35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5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FROM products </w:delText>
          </w:r>
        </w:del>
      </w:ins>
    </w:p>
    <w:p w14:paraId="7CA2B8A2" w14:textId="0E1890A8" w:rsidR="00A62449" w:rsidRPr="00A62449" w:rsidDel="003114D6" w:rsidRDefault="00A62449" w:rsidP="00A62449">
      <w:pPr>
        <w:rPr>
          <w:ins w:id="360" w:author="Ivan Pugachev" w:date="2025-12-19T09:56:00Z"/>
          <w:del w:id="36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62" w:author="Ivan Pugachev" w:date="2025-12-19T09:56:00Z">
            <w:rPr>
              <w:ins w:id="363" w:author="Ivan Pugachev" w:date="2025-12-19T09:56:00Z"/>
              <w:del w:id="36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65" w:author="Ivan Pugachev" w:date="2025-12-19T09:56:00Z">
        <w:del w:id="36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6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WHERE pro_id = p_pro_id;</w:delText>
          </w:r>
        </w:del>
      </w:ins>
    </w:p>
    <w:p w14:paraId="0992286C" w14:textId="3BB2F1C7" w:rsidR="00A62449" w:rsidRPr="00A62449" w:rsidDel="003114D6" w:rsidRDefault="00A62449" w:rsidP="00A62449">
      <w:pPr>
        <w:rPr>
          <w:ins w:id="368" w:author="Ivan Pugachev" w:date="2025-12-19T09:56:00Z"/>
          <w:del w:id="36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70" w:author="Ivan Pugachev" w:date="2025-12-19T09:56:00Z">
            <w:rPr>
              <w:ins w:id="371" w:author="Ivan Pugachev" w:date="2025-12-19T09:56:00Z"/>
              <w:del w:id="37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73" w:author="Ivan Pugachev" w:date="2025-12-19T09:56:00Z">
        <w:del w:id="37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7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</w:del>
      </w:ins>
    </w:p>
    <w:p w14:paraId="47257D98" w14:textId="1816AF94" w:rsidR="00A62449" w:rsidRPr="00A62449" w:rsidDel="003114D6" w:rsidRDefault="00A62449" w:rsidP="00A62449">
      <w:pPr>
        <w:rPr>
          <w:ins w:id="376" w:author="Ivan Pugachev" w:date="2025-12-19T09:56:00Z"/>
          <w:del w:id="37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78" w:author="Ivan Pugachev" w:date="2025-12-19T09:56:00Z">
            <w:rPr>
              <w:ins w:id="379" w:author="Ivan Pugachev" w:date="2025-12-19T09:56:00Z"/>
              <w:del w:id="38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81" w:author="Ivan Pugachev" w:date="2025-12-19T09:56:00Z">
        <w:del w:id="38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8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IF v_id_exists &gt; 0 THEN</w:delText>
          </w:r>
        </w:del>
      </w:ins>
    </w:p>
    <w:p w14:paraId="044FF934" w14:textId="6268CF4F" w:rsidR="00A62449" w:rsidRPr="00A62449" w:rsidDel="003114D6" w:rsidRDefault="00A62449" w:rsidP="00A62449">
      <w:pPr>
        <w:rPr>
          <w:ins w:id="384" w:author="Ivan Pugachev" w:date="2025-12-19T09:56:00Z"/>
          <w:del w:id="38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86" w:author="Ivan Pugachev" w:date="2025-12-19T09:56:00Z">
            <w:rPr>
              <w:ins w:id="387" w:author="Ivan Pugachev" w:date="2025-12-19T09:56:00Z"/>
              <w:del w:id="38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89" w:author="Ivan Pugachev" w:date="2025-12-19T09:56:00Z">
        <w:del w:id="39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9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SELECT 'Ошибка: Товар с таким ID уже существует' as result;</w:delText>
          </w:r>
        </w:del>
      </w:ins>
    </w:p>
    <w:p w14:paraId="0B17F039" w14:textId="4CF47CAF" w:rsidR="00A62449" w:rsidRPr="00E96159" w:rsidDel="003114D6" w:rsidRDefault="00A62449" w:rsidP="00A62449">
      <w:pPr>
        <w:rPr>
          <w:ins w:id="392" w:author="Ivan Pugachev" w:date="2025-12-19T09:56:00Z"/>
          <w:del w:id="39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94" w:author="Дмитрий Филимонов" w:date="2026-01-29T15:19:00Z">
            <w:rPr>
              <w:ins w:id="395" w:author="Ivan Pugachev" w:date="2025-12-19T09:56:00Z"/>
              <w:del w:id="39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97" w:author="Ivan Pugachev" w:date="2025-12-19T09:56:00Z">
        <w:del w:id="39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9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END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0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0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IF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0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;</w:delText>
          </w:r>
        </w:del>
      </w:ins>
    </w:p>
    <w:p w14:paraId="30677441" w14:textId="4629C1CB" w:rsidR="00A62449" w:rsidRPr="00E96159" w:rsidDel="003114D6" w:rsidRDefault="00A62449" w:rsidP="00A62449">
      <w:pPr>
        <w:rPr>
          <w:ins w:id="403" w:author="Ivan Pugachev" w:date="2025-12-19T09:56:00Z"/>
          <w:del w:id="40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05" w:author="Дмитрий Филимонов" w:date="2026-01-29T15:19:00Z">
            <w:rPr>
              <w:ins w:id="406" w:author="Ivan Pugachev" w:date="2025-12-19T09:56:00Z"/>
              <w:del w:id="40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08" w:author="Ivan Pugachev" w:date="2025-12-19T09:56:00Z">
        <w:del w:id="409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1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1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END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1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1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IF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1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;</w:delText>
          </w:r>
        </w:del>
      </w:ins>
    </w:p>
    <w:p w14:paraId="0BE3A846" w14:textId="4D877B5F" w:rsidR="00A62449" w:rsidRPr="00E96159" w:rsidDel="003114D6" w:rsidRDefault="00A62449" w:rsidP="00A62449">
      <w:pPr>
        <w:rPr>
          <w:ins w:id="415" w:author="Ivan Pugachev" w:date="2025-12-19T09:56:00Z"/>
          <w:del w:id="41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17" w:author="Дмитрий Филимонов" w:date="2026-01-29T15:19:00Z">
            <w:rPr>
              <w:ins w:id="418" w:author="Ivan Pugachev" w:date="2025-12-19T09:56:00Z"/>
              <w:del w:id="41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20" w:author="Ivan Pugachev" w:date="2025-12-19T09:56:00Z">
        <w:del w:id="421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2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</w:del>
      </w:ins>
    </w:p>
    <w:p w14:paraId="37BB43EC" w14:textId="1E05C653" w:rsidR="00A62449" w:rsidRPr="00E96159" w:rsidDel="003114D6" w:rsidRDefault="00A62449" w:rsidP="00A62449">
      <w:pPr>
        <w:rPr>
          <w:ins w:id="423" w:author="Ivan Pugachev" w:date="2025-12-19T09:56:00Z"/>
          <w:del w:id="42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25" w:author="Дмитрий Филимонов" w:date="2026-01-29T15:19:00Z">
            <w:rPr>
              <w:ins w:id="426" w:author="Ivan Pugachev" w:date="2025-12-19T09:56:00Z"/>
              <w:del w:id="42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28" w:author="Ivan Pugachev" w:date="2025-12-19T09:56:00Z">
        <w:del w:id="429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3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--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3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Если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3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3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pro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3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3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id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3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3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не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3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3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занят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4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4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или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4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4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не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4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4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указан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4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,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4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продолжаем</w:delText>
          </w:r>
        </w:del>
      </w:ins>
    </w:p>
    <w:p w14:paraId="26297AF2" w14:textId="55E7175A" w:rsidR="00A62449" w:rsidRPr="00A62449" w:rsidDel="003114D6" w:rsidRDefault="00A62449" w:rsidP="00A62449">
      <w:pPr>
        <w:rPr>
          <w:ins w:id="448" w:author="Ivan Pugachev" w:date="2025-12-19T09:56:00Z"/>
          <w:del w:id="44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50" w:author="Ivan Pugachev" w:date="2025-12-19T09:56:00Z">
            <w:rPr>
              <w:ins w:id="451" w:author="Ivan Pugachev" w:date="2025-12-19T09:56:00Z"/>
              <w:del w:id="45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53" w:author="Ivan Pugachev" w:date="2025-12-19T09:56:00Z">
        <w:del w:id="454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5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5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IF (p_pro_id IS NULL OR v_id_exists = 0) THEN</w:delText>
          </w:r>
        </w:del>
      </w:ins>
    </w:p>
    <w:p w14:paraId="205E50F6" w14:textId="612D5FB6" w:rsidR="00A62449" w:rsidRPr="00E96159" w:rsidDel="003114D6" w:rsidRDefault="00A62449" w:rsidP="00A62449">
      <w:pPr>
        <w:rPr>
          <w:ins w:id="457" w:author="Ivan Pugachev" w:date="2025-12-19T09:56:00Z"/>
          <w:del w:id="45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59" w:author="Дмитрий Филимонов" w:date="2026-01-29T15:19:00Z">
            <w:rPr>
              <w:ins w:id="460" w:author="Ivan Pugachev" w:date="2025-12-19T09:56:00Z"/>
              <w:del w:id="46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62" w:author="Ivan Pugachev" w:date="2025-12-19T09:56:00Z">
        <w:del w:id="46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6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6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--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6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Проверяем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6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6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уникальность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6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7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названия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7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товара</w:delText>
          </w:r>
        </w:del>
      </w:ins>
    </w:p>
    <w:p w14:paraId="5D54A5F0" w14:textId="21A4814E" w:rsidR="00A62449" w:rsidRPr="00357CA6" w:rsidDel="003114D6" w:rsidRDefault="00A62449" w:rsidP="00A62449">
      <w:pPr>
        <w:rPr>
          <w:ins w:id="473" w:author="Ivan Pugachev" w:date="2025-12-19T09:56:00Z"/>
          <w:del w:id="47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75" w:author="Дмитрий Филимонов" w:date="2026-01-29T14:42:00Z">
            <w:rPr>
              <w:ins w:id="476" w:author="Ivan Pugachev" w:date="2025-12-19T09:56:00Z"/>
              <w:del w:id="47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78" w:author="Ivan Pugachev" w:date="2025-12-19T09:56:00Z">
        <w:del w:id="479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SELECT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2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COUNT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4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(*)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INTO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6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v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8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name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90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9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exists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92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</w:del>
      </w:ins>
    </w:p>
    <w:p w14:paraId="136EC759" w14:textId="0A218155" w:rsidR="00A62449" w:rsidRPr="00A62449" w:rsidDel="003114D6" w:rsidRDefault="00A62449" w:rsidP="00A62449">
      <w:pPr>
        <w:rPr>
          <w:ins w:id="493" w:author="Ivan Pugachev" w:date="2025-12-19T09:56:00Z"/>
          <w:del w:id="49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95" w:author="Ivan Pugachev" w:date="2025-12-19T09:56:00Z">
            <w:rPr>
              <w:ins w:id="496" w:author="Ivan Pugachev" w:date="2025-12-19T09:56:00Z"/>
              <w:del w:id="49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98" w:author="Ivan Pugachev" w:date="2025-12-19T09:56:00Z">
        <w:del w:id="499" w:author="Дмитрий Филимонов" w:date="2026-01-29T15:08:00Z"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00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0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FROM products </w:delText>
          </w:r>
        </w:del>
      </w:ins>
    </w:p>
    <w:p w14:paraId="1BE26F09" w14:textId="2C520D67" w:rsidR="00A62449" w:rsidRPr="00A62449" w:rsidDel="003114D6" w:rsidRDefault="00A62449" w:rsidP="00A62449">
      <w:pPr>
        <w:rPr>
          <w:ins w:id="502" w:author="Ivan Pugachev" w:date="2025-12-19T09:56:00Z"/>
          <w:del w:id="50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04" w:author="Ivan Pugachev" w:date="2025-12-19T09:56:00Z">
            <w:rPr>
              <w:ins w:id="505" w:author="Ivan Pugachev" w:date="2025-12-19T09:56:00Z"/>
              <w:del w:id="50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07" w:author="Ivan Pugachev" w:date="2025-12-19T09:56:00Z">
        <w:del w:id="50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0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WHERE pro_name = p_pro_name;</w:delText>
          </w:r>
        </w:del>
      </w:ins>
    </w:p>
    <w:p w14:paraId="58CA6D9B" w14:textId="353C2912" w:rsidR="00A62449" w:rsidRPr="00A62449" w:rsidDel="003114D6" w:rsidRDefault="00A62449" w:rsidP="00A62449">
      <w:pPr>
        <w:rPr>
          <w:ins w:id="510" w:author="Ivan Pugachev" w:date="2025-12-19T09:56:00Z"/>
          <w:del w:id="51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12" w:author="Ivan Pugachev" w:date="2025-12-19T09:56:00Z">
            <w:rPr>
              <w:ins w:id="513" w:author="Ivan Pugachev" w:date="2025-12-19T09:56:00Z"/>
              <w:del w:id="51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15" w:author="Ivan Pugachev" w:date="2025-12-19T09:56:00Z">
        <w:del w:id="51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1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</w:del>
      </w:ins>
    </w:p>
    <w:p w14:paraId="68DBBC22" w14:textId="19AE757D" w:rsidR="00A62449" w:rsidRPr="00E96159" w:rsidDel="003114D6" w:rsidRDefault="00A62449" w:rsidP="00A62449">
      <w:pPr>
        <w:rPr>
          <w:ins w:id="518" w:author="Ivan Pugachev" w:date="2025-12-19T09:56:00Z"/>
          <w:del w:id="51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20" w:author="Дмитрий Филимонов" w:date="2026-01-29T15:19:00Z">
            <w:rPr>
              <w:ins w:id="521" w:author="Ivan Pugachev" w:date="2025-12-19T09:56:00Z"/>
              <w:del w:id="52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23" w:author="Ivan Pugachev" w:date="2025-12-19T09:56:00Z">
        <w:del w:id="52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2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IF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2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2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v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2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2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name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3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3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exists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3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&gt; 0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3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THEN</w:delText>
          </w:r>
        </w:del>
      </w:ins>
    </w:p>
    <w:p w14:paraId="50CD429C" w14:textId="730D48D8" w:rsidR="00A62449" w:rsidRPr="00E96159" w:rsidDel="003114D6" w:rsidRDefault="00A62449" w:rsidP="00A62449">
      <w:pPr>
        <w:rPr>
          <w:ins w:id="534" w:author="Ivan Pugachev" w:date="2025-12-19T09:56:00Z"/>
          <w:del w:id="53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36" w:author="Дмитрий Филимонов" w:date="2026-01-29T15:19:00Z">
            <w:rPr>
              <w:ins w:id="537" w:author="Ivan Pugachev" w:date="2025-12-19T09:56:00Z"/>
              <w:del w:id="53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39" w:author="Ivan Pugachev" w:date="2025-12-19T09:56:00Z">
        <w:del w:id="540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SELECT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'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4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Ошибка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: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4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4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с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5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таким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5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5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названием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5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5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уже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5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5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существует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5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'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5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AS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5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6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result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6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;</w:delText>
          </w:r>
        </w:del>
      </w:ins>
    </w:p>
    <w:p w14:paraId="6D8147D7" w14:textId="3AE4A37A" w:rsidR="00A62449" w:rsidRPr="00A62449" w:rsidDel="003114D6" w:rsidRDefault="00A62449" w:rsidP="00A62449">
      <w:pPr>
        <w:rPr>
          <w:ins w:id="562" w:author="Ivan Pugachev" w:date="2025-12-19T09:56:00Z"/>
          <w:del w:id="56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64" w:author="Ivan Pugachev" w:date="2025-12-19T09:56:00Z">
            <w:rPr>
              <w:ins w:id="565" w:author="Ivan Pugachev" w:date="2025-12-19T09:56:00Z"/>
              <w:del w:id="56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67" w:author="Ivan Pugachev" w:date="2025-12-19T09:56:00Z">
        <w:del w:id="568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6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7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ELSEIF p_cost_price IS NULL OR p_cost_price = 0 THEN</w:delText>
          </w:r>
        </w:del>
      </w:ins>
    </w:p>
    <w:p w14:paraId="13ADF5E6" w14:textId="1D6193BD" w:rsidR="00A62449" w:rsidRPr="00E96159" w:rsidDel="003114D6" w:rsidRDefault="00A62449" w:rsidP="00A62449">
      <w:pPr>
        <w:rPr>
          <w:ins w:id="571" w:author="Ivan Pugachev" w:date="2025-12-19T09:56:00Z"/>
          <w:del w:id="57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73" w:author="Дмитрий Филимонов" w:date="2026-01-29T15:19:00Z">
            <w:rPr>
              <w:ins w:id="574" w:author="Ivan Pugachev" w:date="2025-12-19T09:56:00Z"/>
              <w:del w:id="57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76" w:author="Ivan Pugachev" w:date="2025-12-19T09:56:00Z">
        <w:del w:id="57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7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SELECT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7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'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8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Ошибка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8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: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8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Необходимо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8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8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указать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8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8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себестоимость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8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8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товара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8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'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9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AS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9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9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result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9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;</w:delText>
          </w:r>
        </w:del>
      </w:ins>
    </w:p>
    <w:p w14:paraId="13BF3686" w14:textId="168E61EA" w:rsidR="00A62449" w:rsidRPr="00A62449" w:rsidDel="003114D6" w:rsidRDefault="00A62449" w:rsidP="00A62449">
      <w:pPr>
        <w:rPr>
          <w:ins w:id="594" w:author="Ivan Pugachev" w:date="2025-12-19T09:56:00Z"/>
          <w:del w:id="59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96" w:author="Ivan Pugachev" w:date="2025-12-19T09:56:00Z">
            <w:rPr>
              <w:ins w:id="597" w:author="Ivan Pugachev" w:date="2025-12-19T09:56:00Z"/>
              <w:del w:id="59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99" w:author="Ivan Pugachev" w:date="2025-12-19T09:56:00Z">
        <w:del w:id="600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0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0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ELSE</w:delText>
          </w:r>
        </w:del>
      </w:ins>
    </w:p>
    <w:p w14:paraId="299B6E79" w14:textId="460CB74E" w:rsidR="00A62449" w:rsidRPr="00A62449" w:rsidDel="003114D6" w:rsidRDefault="00A62449" w:rsidP="00A62449">
      <w:pPr>
        <w:rPr>
          <w:ins w:id="603" w:author="Ivan Pugachev" w:date="2025-12-19T09:56:00Z"/>
          <w:del w:id="60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05" w:author="Ivan Pugachev" w:date="2025-12-19T09:56:00Z">
            <w:rPr>
              <w:ins w:id="606" w:author="Ivan Pugachev" w:date="2025-12-19T09:56:00Z"/>
              <w:del w:id="60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08" w:author="Ivan Pugachev" w:date="2025-12-19T09:56:00Z">
        <w:del w:id="60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1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-- Рассчитываем наценку в процентах</w:delText>
          </w:r>
        </w:del>
      </w:ins>
    </w:p>
    <w:p w14:paraId="4AE9EFD9" w14:textId="01B8F63C" w:rsidR="00A62449" w:rsidRPr="00A62449" w:rsidDel="003114D6" w:rsidRDefault="00A62449" w:rsidP="00A62449">
      <w:pPr>
        <w:rPr>
          <w:ins w:id="611" w:author="Ivan Pugachev" w:date="2025-12-19T09:56:00Z"/>
          <w:del w:id="61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13" w:author="Ivan Pugachev" w:date="2025-12-19T09:56:00Z">
            <w:rPr>
              <w:ins w:id="614" w:author="Ivan Pugachev" w:date="2025-12-19T09:56:00Z"/>
              <w:del w:id="61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16" w:author="Ivan Pugachev" w:date="2025-12-19T09:56:00Z">
        <w:del w:id="61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1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SET v_calculated_margin = ((p_pro_price - p_cost_price) / p_cost_price) * 100;</w:delText>
          </w:r>
        </w:del>
      </w:ins>
    </w:p>
    <w:p w14:paraId="0BA33426" w14:textId="19D6DBF9" w:rsidR="00A62449" w:rsidRPr="00A62449" w:rsidDel="003114D6" w:rsidRDefault="00A62449" w:rsidP="00A62449">
      <w:pPr>
        <w:rPr>
          <w:ins w:id="619" w:author="Ivan Pugachev" w:date="2025-12-19T09:56:00Z"/>
          <w:del w:id="62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21" w:author="Ivan Pugachev" w:date="2025-12-19T09:56:00Z">
            <w:rPr>
              <w:ins w:id="622" w:author="Ivan Pugachev" w:date="2025-12-19T09:56:00Z"/>
              <w:del w:id="62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24" w:author="Ivan Pugachev" w:date="2025-12-19T09:56:00Z">
        <w:del w:id="62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2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SET v_profit_per_unit = p_pro_price - p_cost_price;</w:delText>
          </w:r>
        </w:del>
      </w:ins>
    </w:p>
    <w:p w14:paraId="0F1440E4" w14:textId="379907B6" w:rsidR="00A62449" w:rsidRPr="00A62449" w:rsidDel="003114D6" w:rsidRDefault="00A62449" w:rsidP="00A62449">
      <w:pPr>
        <w:rPr>
          <w:ins w:id="627" w:author="Ivan Pugachev" w:date="2025-12-19T09:56:00Z"/>
          <w:del w:id="62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29" w:author="Ivan Pugachev" w:date="2025-12-19T09:56:00Z">
            <w:rPr>
              <w:ins w:id="630" w:author="Ivan Pugachev" w:date="2025-12-19T09:56:00Z"/>
              <w:del w:id="63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32" w:author="Ivan Pugachev" w:date="2025-12-19T09:56:00Z">
        <w:del w:id="63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3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</w:delText>
          </w:r>
        </w:del>
      </w:ins>
    </w:p>
    <w:p w14:paraId="170A2F51" w14:textId="1BB75CC0" w:rsidR="00A62449" w:rsidRPr="00E96159" w:rsidDel="003114D6" w:rsidRDefault="00A62449" w:rsidP="00A62449">
      <w:pPr>
        <w:rPr>
          <w:ins w:id="635" w:author="Ivan Pugachev" w:date="2025-12-19T09:56:00Z"/>
          <w:del w:id="63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37" w:author="Дмитрий Филимонов" w:date="2026-01-29T15:19:00Z">
            <w:rPr>
              <w:ins w:id="638" w:author="Ivan Pugachev" w:date="2025-12-19T09:56:00Z"/>
              <w:del w:id="63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40" w:author="Ivan Pugachev" w:date="2025-12-19T09:56:00Z">
        <w:del w:id="64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4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4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--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4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Добавляем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4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4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4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4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с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4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5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указанным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5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5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pro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5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5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id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5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5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или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5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5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автоинкрементом</w:delText>
          </w:r>
        </w:del>
      </w:ins>
    </w:p>
    <w:p w14:paraId="7CC5EAA6" w14:textId="084CED2F" w:rsidR="00A62449" w:rsidRPr="00A62449" w:rsidDel="003114D6" w:rsidRDefault="00A62449" w:rsidP="00A62449">
      <w:pPr>
        <w:rPr>
          <w:ins w:id="659" w:author="Ivan Pugachev" w:date="2025-12-19T09:56:00Z"/>
          <w:del w:id="66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61" w:author="Ivan Pugachev" w:date="2025-12-19T09:56:00Z">
            <w:rPr>
              <w:ins w:id="662" w:author="Ivan Pugachev" w:date="2025-12-19T09:56:00Z"/>
              <w:del w:id="66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64" w:author="Ivan Pugachev" w:date="2025-12-19T09:56:00Z">
        <w:del w:id="665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6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6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IF p_pro_id IS NOT NULL THEN</w:delText>
          </w:r>
        </w:del>
      </w:ins>
    </w:p>
    <w:p w14:paraId="4FC7D34C" w14:textId="0356BD16" w:rsidR="00A62449" w:rsidRPr="00A62449" w:rsidDel="003114D6" w:rsidRDefault="00A62449" w:rsidP="00A62449">
      <w:pPr>
        <w:rPr>
          <w:ins w:id="668" w:author="Ivan Pugachev" w:date="2025-12-19T09:56:00Z"/>
          <w:del w:id="66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70" w:author="Ivan Pugachev" w:date="2025-12-19T09:56:00Z">
            <w:rPr>
              <w:ins w:id="671" w:author="Ivan Pugachev" w:date="2025-12-19T09:56:00Z"/>
              <w:del w:id="67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73" w:author="Ivan Pugachev" w:date="2025-12-19T09:56:00Z">
        <w:del w:id="67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7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INSERT INTO products (</w:delText>
          </w:r>
        </w:del>
      </w:ins>
    </w:p>
    <w:p w14:paraId="4001E127" w14:textId="7B8E53B6" w:rsidR="00A62449" w:rsidRPr="00A62449" w:rsidDel="003114D6" w:rsidRDefault="00A62449" w:rsidP="00A62449">
      <w:pPr>
        <w:rPr>
          <w:ins w:id="676" w:author="Ivan Pugachev" w:date="2025-12-19T09:56:00Z"/>
          <w:del w:id="67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78" w:author="Ivan Pugachev" w:date="2025-12-19T09:56:00Z">
            <w:rPr>
              <w:ins w:id="679" w:author="Ivan Pugachev" w:date="2025-12-19T09:56:00Z"/>
              <w:del w:id="68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81" w:author="Ivan Pugachev" w:date="2025-12-19T09:56:00Z">
        <w:del w:id="68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8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pro_id,</w:delText>
          </w:r>
        </w:del>
      </w:ins>
    </w:p>
    <w:p w14:paraId="23276724" w14:textId="746A0873" w:rsidR="00A62449" w:rsidRPr="00A62449" w:rsidDel="003114D6" w:rsidRDefault="00A62449" w:rsidP="00A62449">
      <w:pPr>
        <w:rPr>
          <w:ins w:id="684" w:author="Ivan Pugachev" w:date="2025-12-19T09:56:00Z"/>
          <w:del w:id="68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86" w:author="Ivan Pugachev" w:date="2025-12-19T09:56:00Z">
            <w:rPr>
              <w:ins w:id="687" w:author="Ivan Pugachev" w:date="2025-12-19T09:56:00Z"/>
              <w:del w:id="68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89" w:author="Ivan Pugachev" w:date="2025-12-19T09:56:00Z">
        <w:del w:id="69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9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pro_name, </w:delText>
          </w:r>
        </w:del>
      </w:ins>
    </w:p>
    <w:p w14:paraId="39AC9EFA" w14:textId="177198DE" w:rsidR="00A62449" w:rsidRPr="00A62449" w:rsidDel="003114D6" w:rsidRDefault="00A62449" w:rsidP="00A62449">
      <w:pPr>
        <w:rPr>
          <w:ins w:id="692" w:author="Ivan Pugachev" w:date="2025-12-19T09:56:00Z"/>
          <w:del w:id="69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94" w:author="Ivan Pugachev" w:date="2025-12-19T09:56:00Z">
            <w:rPr>
              <w:ins w:id="695" w:author="Ivan Pugachev" w:date="2025-12-19T09:56:00Z"/>
              <w:del w:id="69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97" w:author="Ivan Pugachev" w:date="2025-12-19T09:56:00Z">
        <w:del w:id="69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9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pro_category, </w:delText>
          </w:r>
        </w:del>
      </w:ins>
    </w:p>
    <w:p w14:paraId="2E5BC0ED" w14:textId="7F77F9B1" w:rsidR="00A62449" w:rsidRPr="00A62449" w:rsidDel="003114D6" w:rsidRDefault="00A62449" w:rsidP="00A62449">
      <w:pPr>
        <w:rPr>
          <w:ins w:id="700" w:author="Ivan Pugachev" w:date="2025-12-19T09:56:00Z"/>
          <w:del w:id="70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02" w:author="Ivan Pugachev" w:date="2025-12-19T09:56:00Z">
            <w:rPr>
              <w:ins w:id="703" w:author="Ivan Pugachev" w:date="2025-12-19T09:56:00Z"/>
              <w:del w:id="70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05" w:author="Ivan Pugachev" w:date="2025-12-19T09:56:00Z">
        <w:del w:id="70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0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pro_price, </w:delText>
          </w:r>
        </w:del>
      </w:ins>
    </w:p>
    <w:p w14:paraId="1105115A" w14:textId="46250D13" w:rsidR="00A62449" w:rsidRPr="00A62449" w:rsidDel="003114D6" w:rsidRDefault="00A62449" w:rsidP="00A62449">
      <w:pPr>
        <w:rPr>
          <w:ins w:id="708" w:author="Ivan Pugachev" w:date="2025-12-19T09:56:00Z"/>
          <w:del w:id="70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10" w:author="Ivan Pugachev" w:date="2025-12-19T09:56:00Z">
            <w:rPr>
              <w:ins w:id="711" w:author="Ivan Pugachev" w:date="2025-12-19T09:56:00Z"/>
              <w:del w:id="71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13" w:author="Ivan Pugachev" w:date="2025-12-19T09:56:00Z">
        <w:del w:id="71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1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cost_price</w:delText>
          </w:r>
        </w:del>
      </w:ins>
    </w:p>
    <w:p w14:paraId="0A776797" w14:textId="656F0464" w:rsidR="00A62449" w:rsidRPr="00A62449" w:rsidDel="003114D6" w:rsidRDefault="00A62449" w:rsidP="00A62449">
      <w:pPr>
        <w:rPr>
          <w:ins w:id="716" w:author="Ivan Pugachev" w:date="2025-12-19T09:56:00Z"/>
          <w:del w:id="71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18" w:author="Ivan Pugachev" w:date="2025-12-19T09:56:00Z">
            <w:rPr>
              <w:ins w:id="719" w:author="Ivan Pugachev" w:date="2025-12-19T09:56:00Z"/>
              <w:del w:id="72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21" w:author="Ivan Pugachev" w:date="2025-12-19T09:56:00Z">
        <w:del w:id="72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2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)</w:delText>
          </w:r>
        </w:del>
      </w:ins>
    </w:p>
    <w:p w14:paraId="21CDC0AF" w14:textId="2F6D9EA0" w:rsidR="00A62449" w:rsidRPr="00A62449" w:rsidDel="003114D6" w:rsidRDefault="00A62449" w:rsidP="00A62449">
      <w:pPr>
        <w:rPr>
          <w:ins w:id="724" w:author="Ivan Pugachev" w:date="2025-12-19T09:56:00Z"/>
          <w:del w:id="72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26" w:author="Ivan Pugachev" w:date="2025-12-19T09:56:00Z">
            <w:rPr>
              <w:ins w:id="727" w:author="Ivan Pugachev" w:date="2025-12-19T09:56:00Z"/>
              <w:del w:id="72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29" w:author="Ivan Pugachev" w:date="2025-12-19T09:56:00Z">
        <w:del w:id="73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3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VALUES (</w:delText>
          </w:r>
        </w:del>
      </w:ins>
    </w:p>
    <w:p w14:paraId="6D65AF38" w14:textId="7ADDD2EF" w:rsidR="00A62449" w:rsidRPr="00A62449" w:rsidDel="003114D6" w:rsidRDefault="00A62449" w:rsidP="00A62449">
      <w:pPr>
        <w:rPr>
          <w:ins w:id="732" w:author="Ivan Pugachev" w:date="2025-12-19T09:56:00Z"/>
          <w:del w:id="73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34" w:author="Ivan Pugachev" w:date="2025-12-19T09:56:00Z">
            <w:rPr>
              <w:ins w:id="735" w:author="Ivan Pugachev" w:date="2025-12-19T09:56:00Z"/>
              <w:del w:id="73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37" w:author="Ivan Pugachev" w:date="2025-12-19T09:56:00Z">
        <w:del w:id="73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3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p_pro_id,</w:delText>
          </w:r>
        </w:del>
      </w:ins>
    </w:p>
    <w:p w14:paraId="70FFF9A4" w14:textId="2576A81E" w:rsidR="00A62449" w:rsidRPr="00A62449" w:rsidDel="003114D6" w:rsidRDefault="00A62449" w:rsidP="00A62449">
      <w:pPr>
        <w:rPr>
          <w:ins w:id="740" w:author="Ivan Pugachev" w:date="2025-12-19T09:56:00Z"/>
          <w:del w:id="74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42" w:author="Ivan Pugachev" w:date="2025-12-19T09:56:00Z">
            <w:rPr>
              <w:ins w:id="743" w:author="Ivan Pugachev" w:date="2025-12-19T09:56:00Z"/>
              <w:del w:id="74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45" w:author="Ivan Pugachev" w:date="2025-12-19T09:56:00Z">
        <w:del w:id="74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4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p_pro_name, </w:delText>
          </w:r>
        </w:del>
      </w:ins>
    </w:p>
    <w:p w14:paraId="271903FD" w14:textId="5EFD2CBD" w:rsidR="00A62449" w:rsidRPr="00A62449" w:rsidDel="003114D6" w:rsidRDefault="00A62449" w:rsidP="00A62449">
      <w:pPr>
        <w:rPr>
          <w:ins w:id="748" w:author="Ivan Pugachev" w:date="2025-12-19T09:56:00Z"/>
          <w:del w:id="74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50" w:author="Ivan Pugachev" w:date="2025-12-19T09:56:00Z">
            <w:rPr>
              <w:ins w:id="751" w:author="Ivan Pugachev" w:date="2025-12-19T09:56:00Z"/>
              <w:del w:id="75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53" w:author="Ivan Pugachev" w:date="2025-12-19T09:56:00Z">
        <w:del w:id="75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5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p_pro_category, </w:delText>
          </w:r>
        </w:del>
      </w:ins>
    </w:p>
    <w:p w14:paraId="05BABAAF" w14:textId="67B56A1C" w:rsidR="00A62449" w:rsidRPr="00A62449" w:rsidDel="003114D6" w:rsidRDefault="00A62449" w:rsidP="00A62449">
      <w:pPr>
        <w:rPr>
          <w:ins w:id="756" w:author="Ivan Pugachev" w:date="2025-12-19T09:56:00Z"/>
          <w:del w:id="75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58" w:author="Ivan Pugachev" w:date="2025-12-19T09:56:00Z">
            <w:rPr>
              <w:ins w:id="759" w:author="Ivan Pugachev" w:date="2025-12-19T09:56:00Z"/>
              <w:del w:id="76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61" w:author="Ivan Pugachev" w:date="2025-12-19T09:56:00Z">
        <w:del w:id="76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6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p_pro_price, </w:delText>
          </w:r>
        </w:del>
      </w:ins>
    </w:p>
    <w:p w14:paraId="679880C5" w14:textId="6E2B530E" w:rsidR="00A62449" w:rsidRPr="00A62449" w:rsidDel="003114D6" w:rsidRDefault="00A62449" w:rsidP="00A62449">
      <w:pPr>
        <w:rPr>
          <w:ins w:id="764" w:author="Ivan Pugachev" w:date="2025-12-19T09:56:00Z"/>
          <w:del w:id="76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66" w:author="Ivan Pugachev" w:date="2025-12-19T09:56:00Z">
            <w:rPr>
              <w:ins w:id="767" w:author="Ivan Pugachev" w:date="2025-12-19T09:56:00Z"/>
              <w:del w:id="76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69" w:author="Ivan Pugachev" w:date="2025-12-19T09:56:00Z">
        <w:del w:id="77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7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p_cost_price</w:delText>
          </w:r>
        </w:del>
      </w:ins>
    </w:p>
    <w:p w14:paraId="6091046B" w14:textId="1AA1BA6E" w:rsidR="00A62449" w:rsidRPr="00A62449" w:rsidDel="003114D6" w:rsidRDefault="00A62449" w:rsidP="00A62449">
      <w:pPr>
        <w:rPr>
          <w:ins w:id="772" w:author="Ivan Pugachev" w:date="2025-12-19T09:56:00Z"/>
          <w:del w:id="77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74" w:author="Ivan Pugachev" w:date="2025-12-19T09:56:00Z">
            <w:rPr>
              <w:ins w:id="775" w:author="Ivan Pugachev" w:date="2025-12-19T09:56:00Z"/>
              <w:del w:id="77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77" w:author="Ivan Pugachev" w:date="2025-12-19T09:56:00Z">
        <w:del w:id="77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7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);</w:delText>
          </w:r>
        </w:del>
      </w:ins>
    </w:p>
    <w:p w14:paraId="36636A91" w14:textId="6348C5F4" w:rsidR="00A62449" w:rsidRPr="00A62449" w:rsidDel="003114D6" w:rsidRDefault="00A62449" w:rsidP="00A62449">
      <w:pPr>
        <w:rPr>
          <w:ins w:id="780" w:author="Ivan Pugachev" w:date="2025-12-19T09:56:00Z"/>
          <w:del w:id="78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82" w:author="Ivan Pugachev" w:date="2025-12-19T09:56:00Z">
            <w:rPr>
              <w:ins w:id="783" w:author="Ivan Pugachev" w:date="2025-12-19T09:56:00Z"/>
              <w:del w:id="78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85" w:author="Ivan Pugachev" w:date="2025-12-19T09:56:00Z">
        <w:del w:id="78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8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SET v_actual_pro_id = p_pro_id;</w:delText>
          </w:r>
        </w:del>
      </w:ins>
    </w:p>
    <w:p w14:paraId="1EFC1385" w14:textId="7FDD303E" w:rsidR="00A62449" w:rsidRPr="00A62449" w:rsidDel="003114D6" w:rsidRDefault="00A62449" w:rsidP="00A62449">
      <w:pPr>
        <w:rPr>
          <w:ins w:id="788" w:author="Ivan Pugachev" w:date="2025-12-19T09:56:00Z"/>
          <w:del w:id="78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90" w:author="Ivan Pugachev" w:date="2025-12-19T09:56:00Z">
            <w:rPr>
              <w:ins w:id="791" w:author="Ivan Pugachev" w:date="2025-12-19T09:56:00Z"/>
              <w:del w:id="79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93" w:author="Ivan Pugachev" w:date="2025-12-19T09:56:00Z">
        <w:del w:id="79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9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ELSE</w:delText>
          </w:r>
        </w:del>
      </w:ins>
    </w:p>
    <w:p w14:paraId="47859CCC" w14:textId="3FDFDFC5" w:rsidR="00A62449" w:rsidRPr="00A62449" w:rsidDel="003114D6" w:rsidRDefault="00A62449" w:rsidP="00A62449">
      <w:pPr>
        <w:rPr>
          <w:ins w:id="796" w:author="Ivan Pugachev" w:date="2025-12-19T09:56:00Z"/>
          <w:del w:id="79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98" w:author="Ivan Pugachev" w:date="2025-12-19T09:56:00Z">
            <w:rPr>
              <w:ins w:id="799" w:author="Ivan Pugachev" w:date="2025-12-19T09:56:00Z"/>
              <w:del w:id="80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01" w:author="Ivan Pugachev" w:date="2025-12-19T09:56:00Z">
        <w:del w:id="80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0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INSERT INTO products (</w:delText>
          </w:r>
        </w:del>
      </w:ins>
    </w:p>
    <w:p w14:paraId="6BDD22E3" w14:textId="11E1AE85" w:rsidR="00A62449" w:rsidRPr="00A62449" w:rsidDel="003114D6" w:rsidRDefault="00A62449" w:rsidP="00A62449">
      <w:pPr>
        <w:rPr>
          <w:ins w:id="804" w:author="Ivan Pugachev" w:date="2025-12-19T09:56:00Z"/>
          <w:del w:id="80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06" w:author="Ivan Pugachev" w:date="2025-12-19T09:56:00Z">
            <w:rPr>
              <w:ins w:id="807" w:author="Ivan Pugachev" w:date="2025-12-19T09:56:00Z"/>
              <w:del w:id="80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09" w:author="Ivan Pugachev" w:date="2025-12-19T09:56:00Z">
        <w:del w:id="81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1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pro_name, </w:delText>
          </w:r>
        </w:del>
      </w:ins>
    </w:p>
    <w:p w14:paraId="1D904412" w14:textId="46A4C327" w:rsidR="00A62449" w:rsidRPr="00A62449" w:rsidDel="003114D6" w:rsidRDefault="00A62449" w:rsidP="00A62449">
      <w:pPr>
        <w:rPr>
          <w:ins w:id="812" w:author="Ivan Pugachev" w:date="2025-12-19T09:56:00Z"/>
          <w:del w:id="81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14" w:author="Ivan Pugachev" w:date="2025-12-19T09:56:00Z">
            <w:rPr>
              <w:ins w:id="815" w:author="Ivan Pugachev" w:date="2025-12-19T09:56:00Z"/>
              <w:del w:id="81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17" w:author="Ivan Pugachev" w:date="2025-12-19T09:56:00Z">
        <w:del w:id="81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1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pro_category, </w:delText>
          </w:r>
        </w:del>
      </w:ins>
    </w:p>
    <w:p w14:paraId="429025B4" w14:textId="4F0B09BC" w:rsidR="00A62449" w:rsidRPr="00A62449" w:rsidDel="003114D6" w:rsidRDefault="00A62449" w:rsidP="00A62449">
      <w:pPr>
        <w:rPr>
          <w:ins w:id="820" w:author="Ivan Pugachev" w:date="2025-12-19T09:56:00Z"/>
          <w:del w:id="82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22" w:author="Ivan Pugachev" w:date="2025-12-19T09:56:00Z">
            <w:rPr>
              <w:ins w:id="823" w:author="Ivan Pugachev" w:date="2025-12-19T09:56:00Z"/>
              <w:del w:id="82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25" w:author="Ivan Pugachev" w:date="2025-12-19T09:56:00Z">
        <w:del w:id="82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2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pro_price, </w:delText>
          </w:r>
        </w:del>
      </w:ins>
    </w:p>
    <w:p w14:paraId="2F0348F4" w14:textId="7D9F1EB3" w:rsidR="00A62449" w:rsidRPr="00A62449" w:rsidDel="003114D6" w:rsidRDefault="00A62449" w:rsidP="00A62449">
      <w:pPr>
        <w:rPr>
          <w:ins w:id="828" w:author="Ivan Pugachev" w:date="2025-12-19T09:56:00Z"/>
          <w:del w:id="82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30" w:author="Ivan Pugachev" w:date="2025-12-19T09:56:00Z">
            <w:rPr>
              <w:ins w:id="831" w:author="Ivan Pugachev" w:date="2025-12-19T09:56:00Z"/>
              <w:del w:id="83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33" w:author="Ivan Pugachev" w:date="2025-12-19T09:56:00Z">
        <w:del w:id="83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3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cost_price</w:delText>
          </w:r>
        </w:del>
      </w:ins>
    </w:p>
    <w:p w14:paraId="2C1274F6" w14:textId="5FB75562" w:rsidR="00A62449" w:rsidRPr="00A62449" w:rsidDel="003114D6" w:rsidRDefault="00A62449" w:rsidP="00A62449">
      <w:pPr>
        <w:rPr>
          <w:ins w:id="836" w:author="Ivan Pugachev" w:date="2025-12-19T09:56:00Z"/>
          <w:del w:id="83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38" w:author="Ivan Pugachev" w:date="2025-12-19T09:56:00Z">
            <w:rPr>
              <w:ins w:id="839" w:author="Ivan Pugachev" w:date="2025-12-19T09:56:00Z"/>
              <w:del w:id="84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41" w:author="Ivan Pugachev" w:date="2025-12-19T09:56:00Z">
        <w:del w:id="84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4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)</w:delText>
          </w:r>
        </w:del>
      </w:ins>
    </w:p>
    <w:p w14:paraId="5B1DBD4F" w14:textId="2F10CA29" w:rsidR="00A62449" w:rsidRPr="00A62449" w:rsidDel="003114D6" w:rsidRDefault="00A62449" w:rsidP="00A62449">
      <w:pPr>
        <w:rPr>
          <w:ins w:id="844" w:author="Ivan Pugachev" w:date="2025-12-19T09:56:00Z"/>
          <w:del w:id="84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46" w:author="Ivan Pugachev" w:date="2025-12-19T09:56:00Z">
            <w:rPr>
              <w:ins w:id="847" w:author="Ivan Pugachev" w:date="2025-12-19T09:56:00Z"/>
              <w:del w:id="84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49" w:author="Ivan Pugachev" w:date="2025-12-19T09:56:00Z">
        <w:del w:id="85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5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VALUES (</w:delText>
          </w:r>
        </w:del>
      </w:ins>
    </w:p>
    <w:p w14:paraId="1EF46587" w14:textId="52365C6B" w:rsidR="00A62449" w:rsidRPr="00A62449" w:rsidDel="003114D6" w:rsidRDefault="00A62449" w:rsidP="00A62449">
      <w:pPr>
        <w:rPr>
          <w:ins w:id="852" w:author="Ivan Pugachev" w:date="2025-12-19T09:56:00Z"/>
          <w:del w:id="85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54" w:author="Ivan Pugachev" w:date="2025-12-19T09:56:00Z">
            <w:rPr>
              <w:ins w:id="855" w:author="Ivan Pugachev" w:date="2025-12-19T09:56:00Z"/>
              <w:del w:id="85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57" w:author="Ivan Pugachev" w:date="2025-12-19T09:56:00Z">
        <w:del w:id="85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5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p_pro_name, </w:delText>
          </w:r>
        </w:del>
      </w:ins>
    </w:p>
    <w:p w14:paraId="20E7C01D" w14:textId="0F11C1B5" w:rsidR="00A62449" w:rsidRPr="00A62449" w:rsidDel="003114D6" w:rsidRDefault="00A62449" w:rsidP="00A62449">
      <w:pPr>
        <w:rPr>
          <w:ins w:id="860" w:author="Ivan Pugachev" w:date="2025-12-19T09:56:00Z"/>
          <w:del w:id="86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62" w:author="Ivan Pugachev" w:date="2025-12-19T09:56:00Z">
            <w:rPr>
              <w:ins w:id="863" w:author="Ivan Pugachev" w:date="2025-12-19T09:56:00Z"/>
              <w:del w:id="86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65" w:author="Ivan Pugachev" w:date="2025-12-19T09:56:00Z">
        <w:del w:id="86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6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p_pro_category, </w:delText>
          </w:r>
        </w:del>
      </w:ins>
    </w:p>
    <w:p w14:paraId="75C1EABB" w14:textId="545AB5EE" w:rsidR="00A62449" w:rsidRPr="00A62449" w:rsidDel="003114D6" w:rsidRDefault="00A62449" w:rsidP="00A62449">
      <w:pPr>
        <w:rPr>
          <w:ins w:id="868" w:author="Ivan Pugachev" w:date="2025-12-19T09:56:00Z"/>
          <w:del w:id="86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70" w:author="Ivan Pugachev" w:date="2025-12-19T09:56:00Z">
            <w:rPr>
              <w:ins w:id="871" w:author="Ivan Pugachev" w:date="2025-12-19T09:56:00Z"/>
              <w:del w:id="87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73" w:author="Ivan Pugachev" w:date="2025-12-19T09:56:00Z">
        <w:del w:id="87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7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p_pro_price, </w:delText>
          </w:r>
        </w:del>
      </w:ins>
    </w:p>
    <w:p w14:paraId="2B56EBBD" w14:textId="6BD63BE7" w:rsidR="00A62449" w:rsidRPr="00A62449" w:rsidDel="003114D6" w:rsidRDefault="00A62449" w:rsidP="00A62449">
      <w:pPr>
        <w:rPr>
          <w:ins w:id="876" w:author="Ivan Pugachev" w:date="2025-12-19T09:56:00Z"/>
          <w:del w:id="87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78" w:author="Ivan Pugachev" w:date="2025-12-19T09:56:00Z">
            <w:rPr>
              <w:ins w:id="879" w:author="Ivan Pugachev" w:date="2025-12-19T09:56:00Z"/>
              <w:del w:id="88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81" w:author="Ivan Pugachev" w:date="2025-12-19T09:56:00Z">
        <w:del w:id="88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8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p_cost_price</w:delText>
          </w:r>
        </w:del>
      </w:ins>
    </w:p>
    <w:p w14:paraId="409E8967" w14:textId="64A6C640" w:rsidR="00A62449" w:rsidRPr="00A62449" w:rsidDel="003114D6" w:rsidRDefault="00A62449" w:rsidP="00A62449">
      <w:pPr>
        <w:rPr>
          <w:ins w:id="884" w:author="Ivan Pugachev" w:date="2025-12-19T09:56:00Z"/>
          <w:del w:id="88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86" w:author="Ivan Pugachev" w:date="2025-12-19T09:56:00Z">
            <w:rPr>
              <w:ins w:id="887" w:author="Ivan Pugachev" w:date="2025-12-19T09:56:00Z"/>
              <w:del w:id="88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89" w:author="Ivan Pugachev" w:date="2025-12-19T09:56:00Z">
        <w:del w:id="89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9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);</w:delText>
          </w:r>
        </w:del>
      </w:ins>
    </w:p>
    <w:p w14:paraId="1D0A02CC" w14:textId="2BD43C39" w:rsidR="00A62449" w:rsidRPr="00A62449" w:rsidDel="003114D6" w:rsidRDefault="00A62449" w:rsidP="00A62449">
      <w:pPr>
        <w:rPr>
          <w:ins w:id="892" w:author="Ivan Pugachev" w:date="2025-12-19T09:56:00Z"/>
          <w:del w:id="89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94" w:author="Ivan Pugachev" w:date="2025-12-19T09:56:00Z">
            <w:rPr>
              <w:ins w:id="895" w:author="Ivan Pugachev" w:date="2025-12-19T09:56:00Z"/>
              <w:del w:id="89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97" w:author="Ivan Pugachev" w:date="2025-12-19T09:56:00Z">
        <w:del w:id="89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9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SET v_actual_pro_id = LAST_INSERT_ID();</w:delText>
          </w:r>
        </w:del>
      </w:ins>
    </w:p>
    <w:p w14:paraId="2419FF70" w14:textId="796CA208" w:rsidR="00A62449" w:rsidRPr="00A62449" w:rsidDel="003114D6" w:rsidRDefault="00A62449" w:rsidP="00A62449">
      <w:pPr>
        <w:rPr>
          <w:ins w:id="900" w:author="Ivan Pugachev" w:date="2025-12-19T09:56:00Z"/>
          <w:del w:id="90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02" w:author="Ivan Pugachev" w:date="2025-12-19T09:56:00Z">
            <w:rPr>
              <w:ins w:id="903" w:author="Ivan Pugachev" w:date="2025-12-19T09:56:00Z"/>
              <w:del w:id="90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05" w:author="Ivan Pugachev" w:date="2025-12-19T09:56:00Z">
        <w:del w:id="90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0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END IF;</w:delText>
          </w:r>
        </w:del>
      </w:ins>
    </w:p>
    <w:p w14:paraId="14692F6D" w14:textId="737FB39B" w:rsidR="00A62449" w:rsidRPr="00A62449" w:rsidDel="003114D6" w:rsidRDefault="00A62449" w:rsidP="00A62449">
      <w:pPr>
        <w:rPr>
          <w:ins w:id="908" w:author="Ivan Pugachev" w:date="2025-12-19T09:56:00Z"/>
          <w:del w:id="90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10" w:author="Ivan Pugachev" w:date="2025-12-19T09:56:00Z">
            <w:rPr>
              <w:ins w:id="911" w:author="Ivan Pugachev" w:date="2025-12-19T09:56:00Z"/>
              <w:del w:id="91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13" w:author="Ivan Pugachev" w:date="2025-12-19T09:56:00Z">
        <w:del w:id="91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1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</w:delText>
          </w:r>
        </w:del>
      </w:ins>
    </w:p>
    <w:p w14:paraId="224D23DE" w14:textId="581155C9" w:rsidR="00A62449" w:rsidRPr="00A62449" w:rsidDel="003114D6" w:rsidRDefault="00A62449" w:rsidP="00A62449">
      <w:pPr>
        <w:rPr>
          <w:ins w:id="916" w:author="Ivan Pugachev" w:date="2025-12-19T09:56:00Z"/>
          <w:del w:id="91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18" w:author="Ivan Pugachev" w:date="2025-12-19T09:56:00Z">
            <w:rPr>
              <w:ins w:id="919" w:author="Ivan Pugachev" w:date="2025-12-19T09:56:00Z"/>
              <w:del w:id="92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21" w:author="Ivan Pugachev" w:date="2025-12-19T09:56:00Z">
        <w:del w:id="92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2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-- Возвращаем результат</w:delText>
          </w:r>
        </w:del>
      </w:ins>
    </w:p>
    <w:p w14:paraId="0465C921" w14:textId="393E2457" w:rsidR="00A62449" w:rsidRPr="00A62449" w:rsidDel="003114D6" w:rsidRDefault="00A62449" w:rsidP="00A62449">
      <w:pPr>
        <w:rPr>
          <w:ins w:id="924" w:author="Ivan Pugachev" w:date="2025-12-19T09:56:00Z"/>
          <w:del w:id="92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26" w:author="Ivan Pugachev" w:date="2025-12-19T09:56:00Z">
            <w:rPr>
              <w:ins w:id="927" w:author="Ivan Pugachev" w:date="2025-12-19T09:56:00Z"/>
              <w:del w:id="92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29" w:author="Ivan Pugachev" w:date="2025-12-19T09:56:00Z">
        <w:del w:id="93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3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IF v_calculated_margin &lt; v_min_margin THEN</w:delText>
          </w:r>
        </w:del>
      </w:ins>
    </w:p>
    <w:p w14:paraId="4FE1A36C" w14:textId="0C0C7738" w:rsidR="00A62449" w:rsidRPr="00E96159" w:rsidDel="003114D6" w:rsidRDefault="00A62449" w:rsidP="00A62449">
      <w:pPr>
        <w:rPr>
          <w:ins w:id="932" w:author="Ivan Pugachev" w:date="2025-12-19T09:56:00Z"/>
          <w:del w:id="93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34" w:author="Дмитрий Филимонов" w:date="2026-01-29T15:19:00Z">
            <w:rPr>
              <w:ins w:id="935" w:author="Ivan Pugachev" w:date="2025-12-19T09:56:00Z"/>
              <w:del w:id="93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37" w:author="Ivan Pugachev" w:date="2025-12-19T09:56:00Z">
        <w:del w:id="93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3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SELECT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4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</w:del>
      </w:ins>
    </w:p>
    <w:p w14:paraId="1E473510" w14:textId="01209436" w:rsidR="00A62449" w:rsidRPr="00E96159" w:rsidDel="003114D6" w:rsidRDefault="00A62449" w:rsidP="00A62449">
      <w:pPr>
        <w:rPr>
          <w:ins w:id="941" w:author="Ivan Pugachev" w:date="2025-12-19T09:56:00Z"/>
          <w:del w:id="94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43" w:author="Дмитрий Филимонов" w:date="2026-01-29T15:19:00Z">
            <w:rPr>
              <w:ins w:id="944" w:author="Ivan Pugachev" w:date="2025-12-19T09:56:00Z"/>
              <w:del w:id="94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46" w:author="Ivan Pugachev" w:date="2025-12-19T09:56:00Z">
        <w:del w:id="947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4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'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94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5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95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добавлен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5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(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95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Внимание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5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: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95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низкая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5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95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наценка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5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)'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5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AS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6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6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result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6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,</w:delText>
          </w:r>
        </w:del>
      </w:ins>
    </w:p>
    <w:p w14:paraId="2CCB5D96" w14:textId="05C859B8" w:rsidR="00A62449" w:rsidRPr="00A62449" w:rsidDel="003114D6" w:rsidRDefault="00A62449" w:rsidP="00A62449">
      <w:pPr>
        <w:rPr>
          <w:ins w:id="963" w:author="Ivan Pugachev" w:date="2025-12-19T09:56:00Z"/>
          <w:del w:id="96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65" w:author="Ivan Pugachev" w:date="2025-12-19T09:56:00Z">
            <w:rPr>
              <w:ins w:id="966" w:author="Ivan Pugachev" w:date="2025-12-19T09:56:00Z"/>
              <w:del w:id="96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68" w:author="Ivan Pugachev" w:date="2025-12-19T09:56:00Z">
        <w:del w:id="969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7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7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CONCAT('Наценка: ', ROUND(v_calculated_margin, 2), '%') AS margin,</w:delText>
          </w:r>
        </w:del>
      </w:ins>
    </w:p>
    <w:p w14:paraId="10D214DE" w14:textId="4E38696D" w:rsidR="00A62449" w:rsidRPr="00A62449" w:rsidDel="003114D6" w:rsidRDefault="00A62449" w:rsidP="00A62449">
      <w:pPr>
        <w:rPr>
          <w:ins w:id="972" w:author="Ivan Pugachev" w:date="2025-12-19T09:56:00Z"/>
          <w:del w:id="97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74" w:author="Ivan Pugachev" w:date="2025-12-19T09:56:00Z">
            <w:rPr>
              <w:ins w:id="975" w:author="Ivan Pugachev" w:date="2025-12-19T09:56:00Z"/>
              <w:del w:id="97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77" w:author="Ivan Pugachev" w:date="2025-12-19T09:56:00Z">
        <w:del w:id="97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7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CONCAT('Прибыль с единицы: ', v_profit_per_unit, ' руб') AS profit,</w:delText>
          </w:r>
        </w:del>
      </w:ins>
    </w:p>
    <w:p w14:paraId="6677462A" w14:textId="31449591" w:rsidR="00A62449" w:rsidRPr="00A62449" w:rsidDel="003114D6" w:rsidRDefault="00A62449" w:rsidP="00A62449">
      <w:pPr>
        <w:rPr>
          <w:ins w:id="980" w:author="Ivan Pugachev" w:date="2025-12-19T09:56:00Z"/>
          <w:del w:id="98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82" w:author="Ivan Pugachev" w:date="2025-12-19T09:56:00Z">
            <w:rPr>
              <w:ins w:id="983" w:author="Ivan Pugachev" w:date="2025-12-19T09:56:00Z"/>
              <w:del w:id="98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85" w:author="Ivan Pugachev" w:date="2025-12-19T09:56:00Z">
        <w:del w:id="98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8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v_actual_pro_id AS pro_id;</w:delText>
          </w:r>
        </w:del>
      </w:ins>
    </w:p>
    <w:p w14:paraId="08CB97F9" w14:textId="12B0AF94" w:rsidR="00A62449" w:rsidRPr="00E96159" w:rsidDel="003114D6" w:rsidRDefault="00A62449" w:rsidP="00A62449">
      <w:pPr>
        <w:rPr>
          <w:ins w:id="988" w:author="Ivan Pugachev" w:date="2025-12-19T09:56:00Z"/>
          <w:del w:id="98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90" w:author="Дмитрий Филимонов" w:date="2026-01-29T15:19:00Z">
            <w:rPr>
              <w:ins w:id="991" w:author="Ivan Pugachev" w:date="2025-12-19T09:56:00Z"/>
              <w:del w:id="99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93" w:author="Ivan Pugachev" w:date="2025-12-19T09:56:00Z">
        <w:del w:id="99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9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ELSE</w:delText>
          </w:r>
        </w:del>
      </w:ins>
    </w:p>
    <w:p w14:paraId="0591CF5A" w14:textId="7834995C" w:rsidR="00A62449" w:rsidRPr="00E96159" w:rsidDel="003114D6" w:rsidRDefault="00A62449" w:rsidP="00A62449">
      <w:pPr>
        <w:rPr>
          <w:ins w:id="996" w:author="Ivan Pugachev" w:date="2025-12-19T09:56:00Z"/>
          <w:del w:id="99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98" w:author="Дмитрий Филимонов" w:date="2026-01-29T15:19:00Z">
            <w:rPr>
              <w:ins w:id="999" w:author="Ivan Pugachev" w:date="2025-12-19T09:56:00Z"/>
              <w:del w:id="100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01" w:author="Ivan Pugachev" w:date="2025-12-19T09:56:00Z">
        <w:del w:id="1002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0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0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SELECT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0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</w:del>
      </w:ins>
    </w:p>
    <w:p w14:paraId="45CC6365" w14:textId="229A5B01" w:rsidR="00A62449" w:rsidRPr="00A62449" w:rsidDel="003114D6" w:rsidRDefault="00A62449" w:rsidP="00A62449">
      <w:pPr>
        <w:rPr>
          <w:ins w:id="1006" w:author="Ivan Pugachev" w:date="2025-12-19T09:56:00Z"/>
          <w:del w:id="100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08" w:author="Ivan Pugachev" w:date="2025-12-19T09:56:00Z">
            <w:rPr>
              <w:ins w:id="1009" w:author="Ivan Pugachev" w:date="2025-12-19T09:56:00Z"/>
              <w:del w:id="101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11" w:author="Ivan Pugachev" w:date="2025-12-19T09:56:00Z">
        <w:del w:id="1012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1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'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101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1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101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успешно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1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101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добавлен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1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102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в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2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102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меню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2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'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2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AS result,</w:delText>
          </w:r>
        </w:del>
      </w:ins>
    </w:p>
    <w:p w14:paraId="4D0E0045" w14:textId="60FA7D66" w:rsidR="00A62449" w:rsidRPr="00A62449" w:rsidDel="003114D6" w:rsidRDefault="00A62449" w:rsidP="00A62449">
      <w:pPr>
        <w:rPr>
          <w:ins w:id="1025" w:author="Ivan Pugachev" w:date="2025-12-19T09:56:00Z"/>
          <w:del w:id="102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27" w:author="Ivan Pugachev" w:date="2025-12-19T09:56:00Z">
            <w:rPr>
              <w:ins w:id="1028" w:author="Ivan Pugachev" w:date="2025-12-19T09:56:00Z"/>
              <w:del w:id="102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30" w:author="Ivan Pugachev" w:date="2025-12-19T09:56:00Z">
        <w:del w:id="103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3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CONCAT('Наценка: ', ROUND(v_calculated_margin, 2), '%') AS margin,</w:delText>
          </w:r>
        </w:del>
      </w:ins>
    </w:p>
    <w:p w14:paraId="2D2D2418" w14:textId="7A2EA1EB" w:rsidR="00A62449" w:rsidRPr="00A62449" w:rsidDel="003114D6" w:rsidRDefault="00A62449" w:rsidP="00A62449">
      <w:pPr>
        <w:rPr>
          <w:ins w:id="1033" w:author="Ivan Pugachev" w:date="2025-12-19T09:56:00Z"/>
          <w:del w:id="103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35" w:author="Ivan Pugachev" w:date="2025-12-19T09:56:00Z">
            <w:rPr>
              <w:ins w:id="1036" w:author="Ivan Pugachev" w:date="2025-12-19T09:56:00Z"/>
              <w:del w:id="103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38" w:author="Ivan Pugachev" w:date="2025-12-19T09:56:00Z">
        <w:del w:id="103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4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CONCAT('Прибыль с единицы: ', v_profit_per_unit, ' руб') AS profit,</w:delText>
          </w:r>
        </w:del>
      </w:ins>
    </w:p>
    <w:p w14:paraId="37CE7C12" w14:textId="1B284129" w:rsidR="00A62449" w:rsidRPr="00A62449" w:rsidDel="003114D6" w:rsidRDefault="00A62449" w:rsidP="00A62449">
      <w:pPr>
        <w:rPr>
          <w:ins w:id="1041" w:author="Ivan Pugachev" w:date="2025-12-19T09:56:00Z"/>
          <w:del w:id="104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43" w:author="Ivan Pugachev" w:date="2025-12-19T09:56:00Z">
            <w:rPr>
              <w:ins w:id="1044" w:author="Ivan Pugachev" w:date="2025-12-19T09:56:00Z"/>
              <w:del w:id="104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46" w:author="Ivan Pugachev" w:date="2025-12-19T09:56:00Z">
        <w:del w:id="104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4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v_actual_pro_id AS pro_id;</w:delText>
          </w:r>
        </w:del>
      </w:ins>
    </w:p>
    <w:p w14:paraId="077A7FBB" w14:textId="4D0A27D6" w:rsidR="00A62449" w:rsidRPr="00A62449" w:rsidDel="003114D6" w:rsidRDefault="00A62449" w:rsidP="00A62449">
      <w:pPr>
        <w:rPr>
          <w:ins w:id="1049" w:author="Ivan Pugachev" w:date="2025-12-19T09:56:00Z"/>
          <w:del w:id="105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51" w:author="Ivan Pugachev" w:date="2025-12-19T09:56:00Z">
            <w:rPr>
              <w:ins w:id="1052" w:author="Ivan Pugachev" w:date="2025-12-19T09:56:00Z"/>
              <w:del w:id="105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54" w:author="Ivan Pugachev" w:date="2025-12-19T09:56:00Z">
        <w:del w:id="105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5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END IF;</w:delText>
          </w:r>
        </w:del>
      </w:ins>
    </w:p>
    <w:p w14:paraId="0182DD76" w14:textId="383A1966" w:rsidR="00A62449" w:rsidRPr="00A62449" w:rsidDel="003114D6" w:rsidRDefault="00A62449" w:rsidP="00A62449">
      <w:pPr>
        <w:rPr>
          <w:ins w:id="1057" w:author="Ivan Pugachev" w:date="2025-12-19T09:56:00Z"/>
          <w:del w:id="105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59" w:author="Ivan Pugachev" w:date="2025-12-19T09:56:00Z">
            <w:rPr>
              <w:ins w:id="1060" w:author="Ivan Pugachev" w:date="2025-12-19T09:56:00Z"/>
              <w:del w:id="106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62" w:author="Ivan Pugachev" w:date="2025-12-19T09:56:00Z">
        <w:del w:id="106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6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END IF;</w:delText>
          </w:r>
        </w:del>
      </w:ins>
    </w:p>
    <w:p w14:paraId="1476B802" w14:textId="521BC2A6" w:rsidR="00A62449" w:rsidRPr="00A62449" w:rsidDel="003114D6" w:rsidRDefault="00A62449" w:rsidP="00A62449">
      <w:pPr>
        <w:rPr>
          <w:ins w:id="1065" w:author="Ivan Pugachev" w:date="2025-12-19T09:56:00Z"/>
          <w:del w:id="106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67" w:author="Ivan Pugachev" w:date="2025-12-19T09:56:00Z">
            <w:rPr>
              <w:ins w:id="1068" w:author="Ivan Pugachev" w:date="2025-12-19T09:56:00Z"/>
              <w:del w:id="106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70" w:author="Ivan Pugachev" w:date="2025-12-19T09:56:00Z">
        <w:del w:id="107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7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END IF;</w:delText>
          </w:r>
        </w:del>
      </w:ins>
    </w:p>
    <w:p w14:paraId="296DD5DB" w14:textId="4531A392" w:rsidR="003020B5" w:rsidRPr="00A62449" w:rsidDel="003114D6" w:rsidRDefault="00A62449" w:rsidP="00A62449">
      <w:pPr>
        <w:rPr>
          <w:del w:id="107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74" w:author="Ivan Pugachev" w:date="2025-12-19T09:56:00Z">
            <w:rPr>
              <w:del w:id="107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76" w:author="Ivan Pugachev" w:date="2025-12-19T09:56:00Z">
        <w:del w:id="107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7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END</w:delText>
          </w:r>
        </w:del>
      </w:ins>
    </w:p>
    <w:p w14:paraId="67DCA825" w14:textId="56A41831" w:rsidR="00982218" w:rsidRPr="00982218" w:rsidDel="003020B5" w:rsidRDefault="00982218" w:rsidP="00982218">
      <w:pPr>
        <w:spacing w:after="0"/>
        <w:rPr>
          <w:del w:id="1079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80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CREATE PROCEDURE RegisterUser(</w:delText>
        </w:r>
      </w:del>
    </w:p>
    <w:p w14:paraId="172B8A5B" w14:textId="05390B4A" w:rsidR="00982218" w:rsidRPr="00982218" w:rsidDel="003020B5" w:rsidRDefault="00982218" w:rsidP="00982218">
      <w:pPr>
        <w:spacing w:after="0"/>
        <w:rPr>
          <w:del w:id="1081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82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user_name VARCHAR(16),</w:delText>
        </w:r>
      </w:del>
    </w:p>
    <w:p w14:paraId="7C6782A5" w14:textId="65C929EC" w:rsidR="00982218" w:rsidRPr="00982218" w:rsidDel="003020B5" w:rsidRDefault="00982218" w:rsidP="00982218">
      <w:pPr>
        <w:spacing w:after="0"/>
        <w:rPr>
          <w:del w:id="1083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84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user_email VARCHAR(20),</w:delText>
        </w:r>
      </w:del>
    </w:p>
    <w:p w14:paraId="2A0BFFFC" w14:textId="29ECFABB" w:rsidR="00982218" w:rsidRPr="00982218" w:rsidDel="003020B5" w:rsidRDefault="00982218" w:rsidP="00982218">
      <w:pPr>
        <w:spacing w:after="0"/>
        <w:rPr>
          <w:del w:id="1085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86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user_password VARCHAR(255),</w:delText>
        </w:r>
      </w:del>
    </w:p>
    <w:p w14:paraId="29682CC2" w14:textId="6C4A726E" w:rsidR="00982218" w:rsidRPr="00982218" w:rsidDel="003020B5" w:rsidRDefault="00982218" w:rsidP="00982218">
      <w:pPr>
        <w:spacing w:after="0"/>
        <w:rPr>
          <w:del w:id="1087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88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user_role ENUM('client', 'freelancer'),</w:delText>
        </w:r>
      </w:del>
    </w:p>
    <w:p w14:paraId="1C89C986" w14:textId="603BE617" w:rsidR="00982218" w:rsidRPr="00982218" w:rsidDel="003020B5" w:rsidRDefault="00982218" w:rsidP="00982218">
      <w:pPr>
        <w:spacing w:after="0"/>
        <w:rPr>
          <w:del w:id="1089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90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user_bio TEXT</w:delText>
        </w:r>
      </w:del>
    </w:p>
    <w:p w14:paraId="6D04D240" w14:textId="3DA1BBE3" w:rsidR="00982218" w:rsidRPr="00982218" w:rsidDel="003020B5" w:rsidRDefault="00982218" w:rsidP="00982218">
      <w:pPr>
        <w:spacing w:after="0"/>
        <w:rPr>
          <w:del w:id="1091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92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)</w:delText>
        </w:r>
      </w:del>
    </w:p>
    <w:p w14:paraId="6D02C068" w14:textId="4062F7E7" w:rsidR="00982218" w:rsidRPr="00982218" w:rsidDel="003020B5" w:rsidRDefault="00982218" w:rsidP="00982218">
      <w:pPr>
        <w:spacing w:after="0"/>
        <w:rPr>
          <w:del w:id="1093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94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0FCF8AFD" w14:textId="707CBE74" w:rsidR="00982218" w:rsidRPr="00982218" w:rsidDel="003020B5" w:rsidRDefault="00982218" w:rsidP="00982218">
      <w:pPr>
        <w:spacing w:after="0"/>
        <w:rPr>
          <w:del w:id="1095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96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user_count INT;</w:delText>
        </w:r>
      </w:del>
    </w:p>
    <w:p w14:paraId="2813CD19" w14:textId="1F6BDD3E" w:rsidR="00982218" w:rsidRPr="00982218" w:rsidDel="003020B5" w:rsidRDefault="00982218" w:rsidP="00982218">
      <w:pPr>
        <w:spacing w:after="0"/>
        <w:rPr>
          <w:del w:id="1097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98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SELECT COUNT(*) INTO user_count FROM users WHERE email = user_email;</w:delText>
        </w:r>
      </w:del>
    </w:p>
    <w:p w14:paraId="1AB012F9" w14:textId="6B7CE449" w:rsidR="00982218" w:rsidRPr="00982218" w:rsidDel="003020B5" w:rsidRDefault="00982218" w:rsidP="00982218">
      <w:pPr>
        <w:spacing w:after="0"/>
        <w:rPr>
          <w:del w:id="1099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00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6FD49A98" w14:textId="30FE3715" w:rsidR="00982218" w:rsidRPr="00982218" w:rsidDel="003020B5" w:rsidRDefault="00982218" w:rsidP="00982218">
      <w:pPr>
        <w:spacing w:after="0"/>
        <w:rPr>
          <w:del w:id="1101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02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IF user_count &gt; 0 THEN</w:delText>
        </w:r>
      </w:del>
    </w:p>
    <w:p w14:paraId="4A3BA5A4" w14:textId="7DC90D1A" w:rsidR="00982218" w:rsidRPr="00982218" w:rsidDel="003020B5" w:rsidRDefault="00982218" w:rsidP="00982218">
      <w:pPr>
        <w:spacing w:after="0"/>
        <w:rPr>
          <w:del w:id="1103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04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'Ошибка: Пользователь с таким email уже существует' AS result;</w:delText>
        </w:r>
      </w:del>
    </w:p>
    <w:p w14:paraId="6D4E581F" w14:textId="53C15A66" w:rsidR="00982218" w:rsidRPr="00982218" w:rsidDel="003020B5" w:rsidRDefault="00982218" w:rsidP="00982218">
      <w:pPr>
        <w:spacing w:after="0"/>
        <w:rPr>
          <w:del w:id="1105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06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ELSE</w:delText>
        </w:r>
      </w:del>
    </w:p>
    <w:p w14:paraId="71978B67" w14:textId="48A9D2E4" w:rsidR="00982218" w:rsidRPr="00982218" w:rsidDel="003020B5" w:rsidRDefault="00982218" w:rsidP="00982218">
      <w:pPr>
        <w:spacing w:after="0"/>
        <w:rPr>
          <w:del w:id="1107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08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INSERT INTO users (name, email, password_hash, role, bio)</w:delText>
        </w:r>
      </w:del>
    </w:p>
    <w:p w14:paraId="5DCBEF38" w14:textId="11132938" w:rsidR="00982218" w:rsidRPr="00982218" w:rsidDel="003020B5" w:rsidRDefault="00982218" w:rsidP="00982218">
      <w:pPr>
        <w:spacing w:after="0"/>
        <w:rPr>
          <w:del w:id="1109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10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VALUES (user_name, user_email, user_password, user_role, user_bio);</w:delText>
        </w:r>
      </w:del>
    </w:p>
    <w:p w14:paraId="73A51A79" w14:textId="3889EAB6" w:rsidR="00982218" w:rsidRPr="00982218" w:rsidDel="003020B5" w:rsidRDefault="00982218" w:rsidP="00982218">
      <w:pPr>
        <w:spacing w:after="0"/>
        <w:rPr>
          <w:del w:id="1111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12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1FF579B6" w14:textId="79AF0CE7" w:rsidR="00982218" w:rsidRPr="00E96159" w:rsidDel="003020B5" w:rsidRDefault="00982218" w:rsidP="00982218">
      <w:pPr>
        <w:spacing w:after="0"/>
        <w:rPr>
          <w:del w:id="1113" w:author="Ivan Pugachev" w:date="2025-12-19T09:16:00Z"/>
          <w:rFonts w:ascii="Courier New" w:hAnsi="Courier New" w:cs="Courier New"/>
          <w:color w:val="000000"/>
          <w:szCs w:val="22"/>
          <w:lang w:val="en-US"/>
          <w:rPrChange w:id="1114" w:author="Дмитрий Филимонов" w:date="2026-01-29T15:19:00Z">
            <w:rPr>
              <w:del w:id="1115" w:author="Ivan Pugachev" w:date="2025-12-19T09:16:00Z"/>
              <w:rFonts w:ascii="Courier New" w:hAnsi="Courier New" w:cs="Courier New"/>
              <w:color w:val="000000"/>
              <w:szCs w:val="22"/>
            </w:rPr>
          </w:rPrChange>
        </w:rPr>
      </w:pPr>
      <w:del w:id="1116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17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'</w:delText>
        </w:r>
        <w:r w:rsidRPr="00982218" w:rsidDel="003020B5">
          <w:rPr>
            <w:rFonts w:ascii="Courier New" w:hAnsi="Courier New" w:cs="Courier New"/>
            <w:color w:val="000000"/>
            <w:szCs w:val="22"/>
          </w:rPr>
          <w:delText>Пользователь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18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</w:delText>
        </w:r>
        <w:r w:rsidRPr="00982218" w:rsidDel="003020B5">
          <w:rPr>
            <w:rFonts w:ascii="Courier New" w:hAnsi="Courier New" w:cs="Courier New"/>
            <w:color w:val="000000"/>
            <w:szCs w:val="22"/>
          </w:rPr>
          <w:delText>успешно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19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</w:delText>
        </w:r>
        <w:r w:rsidRPr="00982218" w:rsidDel="003020B5">
          <w:rPr>
            <w:rFonts w:ascii="Courier New" w:hAnsi="Courier New" w:cs="Courier New"/>
            <w:color w:val="000000"/>
            <w:szCs w:val="22"/>
          </w:rPr>
          <w:delText>зарегистрирован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20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' </w:delText>
        </w:r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AS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21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</w:delText>
        </w:r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result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22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;</w:delText>
        </w:r>
      </w:del>
    </w:p>
    <w:p w14:paraId="274B085F" w14:textId="0F89162E" w:rsidR="00982218" w:rsidRPr="00982218" w:rsidDel="003020B5" w:rsidRDefault="00982218" w:rsidP="00982218">
      <w:pPr>
        <w:spacing w:after="0"/>
        <w:rPr>
          <w:del w:id="1123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24" w:author="Ivan Pugachev" w:date="2025-12-19T09:16:00Z"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25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</w:delText>
        </w:r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END IF;</w:delText>
        </w:r>
      </w:del>
    </w:p>
    <w:p w14:paraId="58D7EDF7" w14:textId="2ADF09E8" w:rsidR="00982218" w:rsidDel="003020B5" w:rsidRDefault="00982218" w:rsidP="00982218">
      <w:pPr>
        <w:spacing w:after="0"/>
        <w:rPr>
          <w:del w:id="1126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27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END</w:delText>
        </w:r>
      </w:del>
    </w:p>
    <w:p w14:paraId="6E30DD8C" w14:textId="60D1E3A2" w:rsidR="00BC0DAF" w:rsidRPr="00982218" w:rsidRDefault="00BC0DAF" w:rsidP="00982218">
      <w:pPr>
        <w:spacing w:after="0"/>
        <w:rPr>
          <w:rFonts w:ascii="Courier New" w:hAnsi="Courier New" w:cs="Courier New"/>
          <w:color w:val="000000"/>
          <w:szCs w:val="22"/>
          <w:lang w:val="en-US"/>
        </w:rPr>
      </w:pPr>
      <w:del w:id="1128" w:author="Ivan Pugachev" w:date="2025-12-19T09:54:00Z">
        <w:r w:rsidRPr="00BC0DAF" w:rsidDel="00C371AC">
          <w:rPr>
            <w:rFonts w:ascii="Courier New" w:hAnsi="Courier New" w:cs="Courier New"/>
            <w:noProof/>
            <w:color w:val="000000"/>
            <w:szCs w:val="22"/>
            <w:lang w:val="en-US"/>
          </w:rPr>
          <w:drawing>
            <wp:inline distT="0" distB="0" distL="0" distR="0" wp14:anchorId="64BF4490" wp14:editId="0F081E98">
              <wp:extent cx="5940425" cy="863600"/>
              <wp:effectExtent l="0" t="0" r="3175" b="0"/>
              <wp:docPr id="91720628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17206280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863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129" w:author="Ivan Pugachev" w:date="2025-12-19T09:54:00Z">
        <w:r w:rsidR="00C371AC" w:rsidRPr="00E96159">
          <w:rPr>
            <w:noProof/>
            <w:lang w:val="en-US"/>
            <w:rPrChange w:id="1130" w:author="Дмитрий Филимонов" w:date="2026-01-29T15:19:00Z">
              <w:rPr>
                <w:noProof/>
              </w:rPr>
            </w:rPrChange>
          </w:rPr>
          <w:t xml:space="preserve"> </w:t>
        </w:r>
        <w:del w:id="1131" w:author="Дмитрий Филимонов" w:date="2026-01-29T15:18:00Z">
          <w:r w:rsidR="00C371AC" w:rsidDel="003114D6">
            <w:rPr>
              <w:noProof/>
            </w:rPr>
            <w:drawing>
              <wp:inline distT="0" distB="0" distL="0" distR="0" wp14:anchorId="7312D309" wp14:editId="0FCF30F1">
                <wp:extent cx="5940425" cy="1149985"/>
                <wp:effectExtent l="0" t="0" r="3175" b="0"/>
                <wp:docPr id="169086934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0869347" name="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149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1132" w:author="Дмитрий Филимонов" w:date="2026-01-29T15:18:00Z">
        <w:r w:rsidR="003114D6" w:rsidRPr="003114D6">
          <w:rPr>
            <w:noProof/>
          </w:rPr>
          <w:drawing>
            <wp:inline distT="0" distB="0" distL="0" distR="0" wp14:anchorId="6F16A699" wp14:editId="64BC3185">
              <wp:extent cx="5940425" cy="3002280"/>
              <wp:effectExtent l="0" t="0" r="3175" b="7620"/>
              <wp:docPr id="3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002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F0E8F4D" w14:textId="77777777" w:rsidR="00E96159" w:rsidRDefault="00E96159" w:rsidP="00740A05">
      <w:pPr>
        <w:rPr>
          <w:ins w:id="1133" w:author="Дмитрий Филимонов" w:date="2026-01-29T15:19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1E5992D" w14:textId="5EFD861A" w:rsidR="00611124" w:rsidDel="003020B5" w:rsidRDefault="003020B5" w:rsidP="00740A05">
      <w:pPr>
        <w:spacing w:after="0"/>
        <w:ind w:firstLine="708"/>
        <w:rPr>
          <w:del w:id="1134" w:author="Ivan Pugachev" w:date="2025-12-19T09:17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ins w:id="1135" w:author="Ivan Pugachev" w:date="2025-12-19T09:17:00Z">
        <w:del w:id="1136" w:author="Дмитрий Филимонов" w:date="2026-01-29T15:18:00Z">
          <w:r w:rsidDel="003114D6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CheckLowStock</w:delText>
          </w:r>
          <w:r w:rsidRPr="00EE266E" w:rsidDel="003114D6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 xml:space="preserve"> </w:delText>
          </w:r>
        </w:del>
      </w:ins>
      <w:del w:id="1137" w:author="Дмитрий Филимонов" w:date="2026-01-29T15:18:00Z">
        <w:r w:rsidR="00FA4E4D" w:rsidRPr="00EE266E" w:rsidDel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AddReviewAndUpdateRating</w:delText>
        </w:r>
      </w:del>
      <w:ins w:id="1138" w:author="Дмитрий Филимонов" w:date="2026-01-29T15:18:00Z">
        <w:r w:rsid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</w:t>
        </w:r>
        <w:r w:rsidR="00E96159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_employee</w:t>
        </w:r>
      </w:ins>
    </w:p>
    <w:p w14:paraId="0AD8664F" w14:textId="77777777" w:rsidR="003020B5" w:rsidRDefault="003020B5" w:rsidP="00740A05">
      <w:pPr>
        <w:rPr>
          <w:ins w:id="1139" w:author="Ivan Pugachev" w:date="2025-12-19T09:17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F08F883" w14:textId="77777777" w:rsidR="00E96159" w:rsidRPr="00E96159" w:rsidRDefault="00E96159" w:rsidP="00E96159">
      <w:pPr>
        <w:rPr>
          <w:ins w:id="114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41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CREATE PROCEDURE `add_employee` (</w:t>
        </w:r>
      </w:ins>
    </w:p>
    <w:p w14:paraId="6632832B" w14:textId="77777777" w:rsidR="00E96159" w:rsidRPr="00E96159" w:rsidRDefault="00E96159" w:rsidP="00E96159">
      <w:pPr>
        <w:rPr>
          <w:ins w:id="114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43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   IN p_name VARCHAR(100),</w:t>
        </w:r>
      </w:ins>
    </w:p>
    <w:p w14:paraId="3ADEF0B2" w14:textId="77777777" w:rsidR="00E96159" w:rsidRPr="00E96159" w:rsidRDefault="00E96159" w:rsidP="00E96159">
      <w:pPr>
        <w:rPr>
          <w:ins w:id="114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45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   IN p_position VARCHAR(50),</w:t>
        </w:r>
      </w:ins>
    </w:p>
    <w:p w14:paraId="15C4C1F8" w14:textId="77777777" w:rsidR="00E96159" w:rsidRPr="00E96159" w:rsidRDefault="00E96159" w:rsidP="00E96159">
      <w:pPr>
        <w:rPr>
          <w:ins w:id="114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47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   IN p_salary DECIMAL(10,2)</w:t>
        </w:r>
      </w:ins>
    </w:p>
    <w:p w14:paraId="385210C0" w14:textId="77777777" w:rsidR="00E96159" w:rsidRPr="00E96159" w:rsidRDefault="00E96159" w:rsidP="00E96159">
      <w:pPr>
        <w:rPr>
          <w:ins w:id="114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49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)</w:t>
        </w:r>
      </w:ins>
    </w:p>
    <w:p w14:paraId="3F595E6E" w14:textId="77777777" w:rsidR="00E96159" w:rsidRPr="00E96159" w:rsidRDefault="00E96159" w:rsidP="00E96159">
      <w:pPr>
        <w:rPr>
          <w:ins w:id="115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51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BEGIN</w:t>
        </w:r>
      </w:ins>
    </w:p>
    <w:p w14:paraId="62888324" w14:textId="77777777" w:rsidR="00E96159" w:rsidRPr="00E96159" w:rsidRDefault="00E96159" w:rsidP="00E96159">
      <w:pPr>
        <w:rPr>
          <w:ins w:id="115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53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   INSERT INTO employees (full_name, position, salary)</w:t>
        </w:r>
      </w:ins>
    </w:p>
    <w:p w14:paraId="2A1BEC79" w14:textId="77777777" w:rsidR="00E96159" w:rsidRPr="00E96159" w:rsidRDefault="00E96159" w:rsidP="00E96159">
      <w:pPr>
        <w:rPr>
          <w:ins w:id="115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55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   VALUES (p_name, p_position, p_salary);</w:t>
        </w:r>
      </w:ins>
    </w:p>
    <w:p w14:paraId="0ADE8DCD" w14:textId="2C9C607B" w:rsidR="003020B5" w:rsidDel="00E96159" w:rsidRDefault="00E96159" w:rsidP="00740A05">
      <w:pPr>
        <w:rPr>
          <w:del w:id="115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57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END</w:t>
        </w:r>
      </w:ins>
      <w:ins w:id="1158" w:author="Ivan Pugachev" w:date="2025-12-19T09:17:00Z">
        <w:del w:id="1159" w:author="Дмитрий Филимонов" w:date="2026-01-29T15:19:00Z">
          <w:r w:rsidR="003020B5"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CREATE PROCEDURE CheckLowStock()</w:delText>
          </w:r>
        </w:del>
      </w:ins>
    </w:p>
    <w:p w14:paraId="062E0A8E" w14:textId="77777777" w:rsidR="00E96159" w:rsidRPr="003020B5" w:rsidRDefault="00E96159" w:rsidP="00E96159">
      <w:pPr>
        <w:rPr>
          <w:ins w:id="116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</w:p>
    <w:p w14:paraId="16F2B37D" w14:textId="641FE2BC" w:rsidR="003020B5" w:rsidRPr="003020B5" w:rsidDel="00E96159" w:rsidRDefault="003020B5" w:rsidP="003020B5">
      <w:pPr>
        <w:rPr>
          <w:ins w:id="1161" w:author="Ivan Pugachev" w:date="2025-12-19T09:17:00Z"/>
          <w:del w:id="116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63" w:author="Ivan Pugachev" w:date="2025-12-19T09:17:00Z">
        <w:del w:id="1164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lastRenderedPageBreak/>
            <w:delText>BEGIN</w:delText>
          </w:r>
        </w:del>
      </w:ins>
    </w:p>
    <w:p w14:paraId="77DC76DB" w14:textId="55B12586" w:rsidR="003020B5" w:rsidRPr="003020B5" w:rsidDel="00E96159" w:rsidRDefault="003020B5" w:rsidP="003020B5">
      <w:pPr>
        <w:rPr>
          <w:ins w:id="1165" w:author="Ivan Pugachev" w:date="2025-12-19T09:17:00Z"/>
          <w:del w:id="116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67" w:author="Ivan Pugachev" w:date="2025-12-19T09:17:00Z">
        <w:del w:id="1168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-- Товары с низким запасом</w:delText>
          </w:r>
        </w:del>
      </w:ins>
    </w:p>
    <w:p w14:paraId="5FC8B574" w14:textId="049E8552" w:rsidR="003020B5" w:rsidRPr="003020B5" w:rsidDel="00E96159" w:rsidRDefault="003020B5" w:rsidP="003020B5">
      <w:pPr>
        <w:rPr>
          <w:ins w:id="1169" w:author="Ivan Pugachev" w:date="2025-12-19T09:17:00Z"/>
          <w:del w:id="117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71" w:author="Ivan Pugachev" w:date="2025-12-19T09:17:00Z">
        <w:del w:id="1172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SELECT </w:delText>
          </w:r>
        </w:del>
      </w:ins>
    </w:p>
    <w:p w14:paraId="31E613C2" w14:textId="0BED5D8D" w:rsidR="003020B5" w:rsidRPr="003020B5" w:rsidDel="00E96159" w:rsidRDefault="003020B5" w:rsidP="003020B5">
      <w:pPr>
        <w:rPr>
          <w:ins w:id="1173" w:author="Ivan Pugachev" w:date="2025-12-19T09:17:00Z"/>
          <w:del w:id="117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75" w:author="Ivan Pugachev" w:date="2025-12-19T09:17:00Z">
        <w:del w:id="1176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i.int_id,</w:delText>
          </w:r>
        </w:del>
      </w:ins>
    </w:p>
    <w:p w14:paraId="6290D38A" w14:textId="7B945AD0" w:rsidR="003020B5" w:rsidRPr="003020B5" w:rsidDel="00E96159" w:rsidRDefault="003020B5" w:rsidP="003020B5">
      <w:pPr>
        <w:rPr>
          <w:ins w:id="1177" w:author="Ivan Pugachev" w:date="2025-12-19T09:17:00Z"/>
          <w:del w:id="117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79" w:author="Ivan Pugachev" w:date="2025-12-19T09:17:00Z">
        <w:del w:id="1180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i.int_name,</w:delText>
          </w:r>
        </w:del>
      </w:ins>
    </w:p>
    <w:p w14:paraId="69103BB5" w14:textId="3E44E5C7" w:rsidR="003020B5" w:rsidRPr="003020B5" w:rsidDel="00E96159" w:rsidRDefault="003020B5" w:rsidP="003020B5">
      <w:pPr>
        <w:rPr>
          <w:ins w:id="1181" w:author="Ivan Pugachev" w:date="2025-12-19T09:17:00Z"/>
          <w:del w:id="118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83" w:author="Ivan Pugachev" w:date="2025-12-19T09:17:00Z">
        <w:del w:id="1184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i.int_quantity,</w:delText>
          </w:r>
        </w:del>
      </w:ins>
    </w:p>
    <w:p w14:paraId="2ECF8225" w14:textId="67E1F9F3" w:rsidR="003020B5" w:rsidRPr="003020B5" w:rsidDel="00E96159" w:rsidRDefault="003020B5" w:rsidP="003020B5">
      <w:pPr>
        <w:rPr>
          <w:ins w:id="1185" w:author="Ivan Pugachev" w:date="2025-12-19T09:17:00Z"/>
          <w:del w:id="118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87" w:author="Ivan Pugachev" w:date="2025-12-19T09:17:00Z">
        <w:del w:id="1188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i.int_min_quantity,</w:delText>
          </w:r>
        </w:del>
      </w:ins>
    </w:p>
    <w:p w14:paraId="69C094CA" w14:textId="45C9B547" w:rsidR="003020B5" w:rsidRPr="003020B5" w:rsidDel="00E96159" w:rsidRDefault="003020B5" w:rsidP="003020B5">
      <w:pPr>
        <w:rPr>
          <w:ins w:id="1189" w:author="Ivan Pugachev" w:date="2025-12-19T09:17:00Z"/>
          <w:del w:id="119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91" w:author="Ivan Pugachev" w:date="2025-12-19T09:17:00Z">
        <w:del w:id="1192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i.supplier_id,           -- новое поле</w:delText>
          </w:r>
        </w:del>
      </w:ins>
    </w:p>
    <w:p w14:paraId="1C18F0F0" w14:textId="32130951" w:rsidR="003020B5" w:rsidRPr="003020B5" w:rsidDel="00E96159" w:rsidRDefault="003020B5" w:rsidP="003020B5">
      <w:pPr>
        <w:rPr>
          <w:ins w:id="1193" w:author="Ivan Pugachev" w:date="2025-12-19T09:17:00Z"/>
          <w:del w:id="119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95" w:author="Ivan Pugachev" w:date="2025-12-19T09:17:00Z">
        <w:del w:id="1196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s.sup_name,</w:delText>
          </w:r>
        </w:del>
      </w:ins>
    </w:p>
    <w:p w14:paraId="03DFDBB7" w14:textId="3AB26605" w:rsidR="003020B5" w:rsidRPr="003020B5" w:rsidDel="00E96159" w:rsidRDefault="003020B5" w:rsidP="003020B5">
      <w:pPr>
        <w:rPr>
          <w:ins w:id="1197" w:author="Ivan Pugachev" w:date="2025-12-19T09:17:00Z"/>
          <w:del w:id="119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99" w:author="Ivan Pugachev" w:date="2025-12-19T09:17:00Z">
        <w:del w:id="1200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s.sup_contact_person,</w:delText>
          </w:r>
        </w:del>
      </w:ins>
    </w:p>
    <w:p w14:paraId="3DFCBB9F" w14:textId="56BFC5A3" w:rsidR="003020B5" w:rsidRPr="003020B5" w:rsidDel="00E96159" w:rsidRDefault="003020B5" w:rsidP="003020B5">
      <w:pPr>
        <w:rPr>
          <w:ins w:id="1201" w:author="Ivan Pugachev" w:date="2025-12-19T09:17:00Z"/>
          <w:del w:id="120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03" w:author="Ivan Pugachev" w:date="2025-12-19T09:17:00Z">
        <w:del w:id="1204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s.sup_phone_number,</w:delText>
          </w:r>
        </w:del>
      </w:ins>
    </w:p>
    <w:p w14:paraId="23B688D2" w14:textId="2D401616" w:rsidR="003020B5" w:rsidRPr="003020B5" w:rsidDel="00E96159" w:rsidRDefault="003020B5" w:rsidP="003020B5">
      <w:pPr>
        <w:rPr>
          <w:ins w:id="1205" w:author="Ivan Pugachev" w:date="2025-12-19T09:17:00Z"/>
          <w:del w:id="120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07" w:author="Ivan Pugachev" w:date="2025-12-19T09:17:00Z">
        <w:del w:id="1208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s.sup_email,</w:delText>
          </w:r>
        </w:del>
      </w:ins>
    </w:p>
    <w:p w14:paraId="2CABB3C3" w14:textId="13FE17BF" w:rsidR="003020B5" w:rsidRPr="003020B5" w:rsidDel="00E96159" w:rsidRDefault="003020B5" w:rsidP="003020B5">
      <w:pPr>
        <w:rPr>
          <w:ins w:id="1209" w:author="Ivan Pugachev" w:date="2025-12-19T09:17:00Z"/>
          <w:del w:id="121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11" w:author="Ivan Pugachev" w:date="2025-12-19T09:17:00Z">
        <w:del w:id="1212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ROUND((i.int_quantity / i.int_min_quantity) * 100, 1) AS stock_percent,</w:delText>
          </w:r>
        </w:del>
      </w:ins>
    </w:p>
    <w:p w14:paraId="521C00A7" w14:textId="1180DECD" w:rsidR="003020B5" w:rsidRPr="003020B5" w:rsidDel="00E96159" w:rsidRDefault="003020B5" w:rsidP="003020B5">
      <w:pPr>
        <w:rPr>
          <w:ins w:id="1213" w:author="Ivan Pugachev" w:date="2025-12-19T09:17:00Z"/>
          <w:del w:id="121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15" w:author="Ivan Pugachev" w:date="2025-12-19T09:17:00Z">
        <w:del w:id="1216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CASE </w:delText>
          </w:r>
        </w:del>
      </w:ins>
    </w:p>
    <w:p w14:paraId="1751E515" w14:textId="1D796D6B" w:rsidR="003020B5" w:rsidRPr="003020B5" w:rsidDel="00E96159" w:rsidRDefault="003020B5" w:rsidP="003020B5">
      <w:pPr>
        <w:rPr>
          <w:ins w:id="1217" w:author="Ivan Pugachev" w:date="2025-12-19T09:17:00Z"/>
          <w:del w:id="121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19" w:author="Ivan Pugachev" w:date="2025-12-19T09:17:00Z">
        <w:del w:id="1220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WHEN i.int_quantity &lt;= 0 THEN 'НЕТ В НАЛИЧИИ'</w:delText>
          </w:r>
        </w:del>
      </w:ins>
    </w:p>
    <w:p w14:paraId="3BCE0503" w14:textId="5861250D" w:rsidR="003020B5" w:rsidRPr="003020B5" w:rsidDel="00E96159" w:rsidRDefault="003020B5" w:rsidP="003020B5">
      <w:pPr>
        <w:rPr>
          <w:ins w:id="1221" w:author="Ivan Pugachev" w:date="2025-12-19T09:17:00Z"/>
          <w:del w:id="122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23" w:author="Ivan Pugachev" w:date="2025-12-19T09:17:00Z">
        <w:del w:id="1224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WHEN i.int_quantity &lt; i.int_min_quantity THEN 'НИЗКИЙ ЗАПАС'</w:delText>
          </w:r>
        </w:del>
      </w:ins>
    </w:p>
    <w:p w14:paraId="69A30846" w14:textId="5A1986B5" w:rsidR="003020B5" w:rsidRPr="003020B5" w:rsidDel="00E96159" w:rsidRDefault="003020B5" w:rsidP="003020B5">
      <w:pPr>
        <w:rPr>
          <w:ins w:id="1225" w:author="Ivan Pugachev" w:date="2025-12-19T09:17:00Z"/>
          <w:del w:id="122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27" w:author="Ivan Pugachev" w:date="2025-12-19T09:17:00Z">
        <w:del w:id="1228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ELSE 'НОРМА'</w:delText>
          </w:r>
        </w:del>
      </w:ins>
    </w:p>
    <w:p w14:paraId="2E814A82" w14:textId="783DFC63" w:rsidR="003020B5" w:rsidRPr="003020B5" w:rsidDel="00E96159" w:rsidRDefault="003020B5" w:rsidP="003020B5">
      <w:pPr>
        <w:rPr>
          <w:ins w:id="1229" w:author="Ivan Pugachev" w:date="2025-12-19T09:17:00Z"/>
          <w:del w:id="123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31" w:author="Ivan Pugachev" w:date="2025-12-19T09:17:00Z">
        <w:del w:id="1232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END AS status,</w:delText>
          </w:r>
        </w:del>
      </w:ins>
    </w:p>
    <w:p w14:paraId="31143857" w14:textId="44466D68" w:rsidR="003020B5" w:rsidRPr="003020B5" w:rsidDel="00E96159" w:rsidRDefault="003020B5" w:rsidP="003020B5">
      <w:pPr>
        <w:rPr>
          <w:ins w:id="1233" w:author="Ivan Pugachev" w:date="2025-12-19T09:17:00Z"/>
          <w:del w:id="123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35" w:author="Ivan Pugachev" w:date="2025-12-19T09:17:00Z">
        <w:del w:id="1236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CONCAT('Заказать: ', ROUND(i.int_min_quantity - i.int_quantity, 2)) AS order_suggestion</w:delText>
          </w:r>
        </w:del>
      </w:ins>
    </w:p>
    <w:p w14:paraId="6FC236A6" w14:textId="16CC2F10" w:rsidR="003020B5" w:rsidRPr="003020B5" w:rsidDel="00E96159" w:rsidRDefault="003020B5" w:rsidP="003020B5">
      <w:pPr>
        <w:rPr>
          <w:ins w:id="1237" w:author="Ivan Pugachev" w:date="2025-12-19T09:17:00Z"/>
          <w:del w:id="123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39" w:author="Ivan Pugachev" w:date="2025-12-19T09:17:00Z">
        <w:del w:id="1240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FROM inventory i</w:delText>
          </w:r>
        </w:del>
      </w:ins>
    </w:p>
    <w:p w14:paraId="08B75E5E" w14:textId="62D529FC" w:rsidR="003020B5" w:rsidRPr="003020B5" w:rsidDel="00E96159" w:rsidRDefault="003020B5" w:rsidP="003020B5">
      <w:pPr>
        <w:rPr>
          <w:ins w:id="1241" w:author="Ivan Pugachev" w:date="2025-12-19T09:17:00Z"/>
          <w:del w:id="124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43" w:author="Ivan Pugachev" w:date="2025-12-19T09:17:00Z">
        <w:del w:id="1244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LEFT JOIN suppliers s ON i.supplier_id = s.sup_id  -- связь через supplier_id</w:delText>
          </w:r>
        </w:del>
      </w:ins>
    </w:p>
    <w:p w14:paraId="7DABEA87" w14:textId="124EC088" w:rsidR="003020B5" w:rsidRPr="003020B5" w:rsidDel="00E96159" w:rsidRDefault="003020B5" w:rsidP="003020B5">
      <w:pPr>
        <w:rPr>
          <w:ins w:id="1245" w:author="Ivan Pugachev" w:date="2025-12-19T09:17:00Z"/>
          <w:del w:id="124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47" w:author="Ivan Pugachev" w:date="2025-12-19T09:17:00Z">
        <w:del w:id="1248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WHERE i.int_quantity &lt; i.int_min_quantity</w:delText>
          </w:r>
        </w:del>
      </w:ins>
    </w:p>
    <w:p w14:paraId="47512797" w14:textId="258E5372" w:rsidR="003020B5" w:rsidRPr="003020B5" w:rsidDel="00E96159" w:rsidRDefault="003020B5" w:rsidP="003020B5">
      <w:pPr>
        <w:rPr>
          <w:ins w:id="1249" w:author="Ivan Pugachev" w:date="2025-12-19T09:17:00Z"/>
          <w:del w:id="125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51" w:author="Ivan Pugachev" w:date="2025-12-19T09:17:00Z">
        <w:del w:id="1252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ORDER BY stock_percent ASC;</w:delText>
          </w:r>
        </w:del>
      </w:ins>
    </w:p>
    <w:p w14:paraId="0F68B116" w14:textId="5E7A46B4" w:rsidR="003020B5" w:rsidRPr="003020B5" w:rsidDel="00E96159" w:rsidRDefault="003020B5" w:rsidP="003020B5">
      <w:pPr>
        <w:rPr>
          <w:ins w:id="1253" w:author="Ivan Pugachev" w:date="2025-12-19T09:17:00Z"/>
          <w:del w:id="125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55" w:author="Ivan Pugachev" w:date="2025-12-19T09:17:00Z">
        <w:del w:id="1256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</w:delText>
          </w:r>
        </w:del>
      </w:ins>
    </w:p>
    <w:p w14:paraId="3E5E5BAE" w14:textId="137C58D8" w:rsidR="003020B5" w:rsidRPr="003020B5" w:rsidDel="00E96159" w:rsidRDefault="003020B5" w:rsidP="003020B5">
      <w:pPr>
        <w:rPr>
          <w:ins w:id="1257" w:author="Ivan Pugachev" w:date="2025-12-19T09:17:00Z"/>
          <w:del w:id="125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59" w:author="Ivan Pugachev" w:date="2025-12-19T09:17:00Z">
        <w:del w:id="1260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-- Общая статистика</w:delText>
          </w:r>
        </w:del>
      </w:ins>
    </w:p>
    <w:p w14:paraId="44EFEF03" w14:textId="6EEE40B8" w:rsidR="003020B5" w:rsidRPr="003020B5" w:rsidDel="00E96159" w:rsidRDefault="003020B5" w:rsidP="003020B5">
      <w:pPr>
        <w:rPr>
          <w:ins w:id="1261" w:author="Ivan Pugachev" w:date="2025-12-19T09:17:00Z"/>
          <w:del w:id="126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63" w:author="Ivan Pugachev" w:date="2025-12-19T09:17:00Z">
        <w:del w:id="1264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SELECT </w:delText>
          </w:r>
        </w:del>
      </w:ins>
    </w:p>
    <w:p w14:paraId="43B126E6" w14:textId="3A1425F5" w:rsidR="003020B5" w:rsidRPr="003020B5" w:rsidDel="00E96159" w:rsidRDefault="003020B5" w:rsidP="003020B5">
      <w:pPr>
        <w:rPr>
          <w:ins w:id="1265" w:author="Ivan Pugachev" w:date="2025-12-19T09:17:00Z"/>
          <w:del w:id="126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67" w:author="Ivan Pugachev" w:date="2025-12-19T09:17:00Z">
        <w:del w:id="1268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COUNT(*) AS total_items,</w:delText>
          </w:r>
        </w:del>
      </w:ins>
    </w:p>
    <w:p w14:paraId="7E2E131A" w14:textId="40660FF9" w:rsidR="003020B5" w:rsidRPr="003020B5" w:rsidDel="00E96159" w:rsidRDefault="003020B5" w:rsidP="003020B5">
      <w:pPr>
        <w:rPr>
          <w:ins w:id="1269" w:author="Ivan Pugachev" w:date="2025-12-19T09:17:00Z"/>
          <w:del w:id="127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71" w:author="Ivan Pugachev" w:date="2025-12-19T09:17:00Z">
        <w:del w:id="1272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SUM(CASE WHEN int_quantity &lt; int_min_quantity THEN 1 ELSE 0 END) AS low_stock_items,</w:delText>
          </w:r>
        </w:del>
      </w:ins>
    </w:p>
    <w:p w14:paraId="489FCC93" w14:textId="089A0018" w:rsidR="003020B5" w:rsidRPr="003020B5" w:rsidDel="00E96159" w:rsidRDefault="003020B5" w:rsidP="003020B5">
      <w:pPr>
        <w:rPr>
          <w:ins w:id="1273" w:author="Ivan Pugachev" w:date="2025-12-19T09:17:00Z"/>
          <w:del w:id="127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75" w:author="Ivan Pugachev" w:date="2025-12-19T09:17:00Z">
        <w:del w:id="1276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SUM(CASE WHEN int_quantity &lt;= 0 THEN 1 ELSE 0 END) AS out_of_stock_items,</w:delText>
          </w:r>
        </w:del>
      </w:ins>
    </w:p>
    <w:p w14:paraId="3577EE42" w14:textId="51064B3F" w:rsidR="003020B5" w:rsidRPr="003020B5" w:rsidDel="00E96159" w:rsidRDefault="003020B5" w:rsidP="003020B5">
      <w:pPr>
        <w:rPr>
          <w:ins w:id="1277" w:author="Ivan Pugachev" w:date="2025-12-19T09:17:00Z"/>
          <w:del w:id="127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79" w:author="Ivan Pugachev" w:date="2025-12-19T09:17:00Z">
        <w:del w:id="1280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COUNT(DISTINCT supplier_id) AS suppliers_with_low_stock</w:delText>
          </w:r>
        </w:del>
      </w:ins>
    </w:p>
    <w:p w14:paraId="54FC1F0F" w14:textId="2B70A282" w:rsidR="003020B5" w:rsidRPr="003020B5" w:rsidDel="00E96159" w:rsidRDefault="003020B5" w:rsidP="003020B5">
      <w:pPr>
        <w:rPr>
          <w:ins w:id="1281" w:author="Ivan Pugachev" w:date="2025-12-19T09:17:00Z"/>
          <w:del w:id="128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83" w:author="Ivan Pugachev" w:date="2025-12-19T09:17:00Z">
        <w:del w:id="1284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FROM inventory;</w:delText>
          </w:r>
        </w:del>
      </w:ins>
    </w:p>
    <w:p w14:paraId="7FFD2F5E" w14:textId="60E76520" w:rsidR="00740A05" w:rsidRPr="00740A05" w:rsidDel="00E96159" w:rsidRDefault="003020B5" w:rsidP="003020B5">
      <w:pPr>
        <w:spacing w:after="0"/>
        <w:ind w:firstLine="708"/>
        <w:rPr>
          <w:del w:id="128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86" w:author="Ivan Pugachev" w:date="2025-12-19T09:17:00Z">
        <w:del w:id="1287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END </w:delText>
          </w:r>
        </w:del>
      </w:ins>
      <w:del w:id="1288" w:author="Дмитрий Филимонов" w:date="2026-01-29T15:19:00Z">
        <w:r w:rsidR="00740A05"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CREATE PROCEDURE AddReviewAndUpdateRating(</w:delText>
        </w:r>
      </w:del>
    </w:p>
    <w:p w14:paraId="2F0F26BB" w14:textId="5589E1CC" w:rsidR="00740A05" w:rsidRPr="00740A05" w:rsidDel="00E96159" w:rsidRDefault="00740A05" w:rsidP="00740A05">
      <w:pPr>
        <w:spacing w:after="0"/>
        <w:ind w:firstLine="708"/>
        <w:rPr>
          <w:del w:id="128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9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review_contract_id INT,</w:delText>
        </w:r>
      </w:del>
    </w:p>
    <w:p w14:paraId="734DAEF8" w14:textId="419368CA" w:rsidR="00740A05" w:rsidRPr="00740A05" w:rsidDel="00E96159" w:rsidRDefault="00740A05" w:rsidP="00740A05">
      <w:pPr>
        <w:spacing w:after="0"/>
        <w:ind w:firstLine="708"/>
        <w:rPr>
          <w:del w:id="129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9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review_reviewer_id INT,</w:delText>
        </w:r>
      </w:del>
    </w:p>
    <w:p w14:paraId="063E5489" w14:textId="4B56AAED" w:rsidR="00740A05" w:rsidRPr="00740A05" w:rsidDel="00E96159" w:rsidRDefault="00740A05" w:rsidP="00740A05">
      <w:pPr>
        <w:spacing w:after="0"/>
        <w:ind w:firstLine="708"/>
        <w:rPr>
          <w:del w:id="129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9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review_target_id INT,</w:delText>
        </w:r>
      </w:del>
    </w:p>
    <w:p w14:paraId="203DC9BD" w14:textId="24293453" w:rsidR="00740A05" w:rsidRPr="00740A05" w:rsidDel="00E96159" w:rsidRDefault="00740A05" w:rsidP="00740A05">
      <w:pPr>
        <w:spacing w:after="0"/>
        <w:ind w:firstLine="708"/>
        <w:rPr>
          <w:del w:id="129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96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review_rating TINYINT,</w:delText>
        </w:r>
      </w:del>
    </w:p>
    <w:p w14:paraId="7D711373" w14:textId="4CBA6031" w:rsidR="00740A05" w:rsidRPr="00740A05" w:rsidDel="00E96159" w:rsidRDefault="00740A05" w:rsidP="00740A05">
      <w:pPr>
        <w:spacing w:after="0"/>
        <w:ind w:firstLine="708"/>
        <w:rPr>
          <w:del w:id="129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98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review_comment TEXT</w:delText>
        </w:r>
      </w:del>
    </w:p>
    <w:p w14:paraId="76042107" w14:textId="6789572A" w:rsidR="00740A05" w:rsidRPr="00740A05" w:rsidDel="00E96159" w:rsidRDefault="00740A05" w:rsidP="00740A05">
      <w:pPr>
        <w:spacing w:after="0"/>
        <w:ind w:firstLine="708"/>
        <w:rPr>
          <w:del w:id="129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0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)</w:delText>
        </w:r>
      </w:del>
    </w:p>
    <w:p w14:paraId="17740C4C" w14:textId="61FACC19" w:rsidR="00740A05" w:rsidRPr="00740A05" w:rsidDel="00E96159" w:rsidRDefault="00740A05" w:rsidP="00740A05">
      <w:pPr>
        <w:spacing w:after="0"/>
        <w:ind w:firstLine="708"/>
        <w:rPr>
          <w:del w:id="130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0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5A0871BC" w14:textId="31FFCB64" w:rsidR="00740A05" w:rsidRPr="00740A05" w:rsidDel="00E96159" w:rsidRDefault="00740A05" w:rsidP="00740A05">
      <w:pPr>
        <w:spacing w:after="0"/>
        <w:ind w:firstLine="708"/>
        <w:rPr>
          <w:del w:id="130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0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contract_exists INT;</w:delText>
        </w:r>
      </w:del>
    </w:p>
    <w:p w14:paraId="110026FF" w14:textId="21CC90C8" w:rsidR="00740A05" w:rsidRPr="00740A05" w:rsidDel="00E96159" w:rsidRDefault="00740A05" w:rsidP="00740A05">
      <w:pPr>
        <w:spacing w:after="0"/>
        <w:ind w:firstLine="708"/>
        <w:rPr>
          <w:del w:id="130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06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already_reviewed INT;</w:delText>
        </w:r>
      </w:del>
    </w:p>
    <w:p w14:paraId="4DE4B51D" w14:textId="5470F7B0" w:rsidR="00740A05" w:rsidRPr="00740A05" w:rsidDel="00E96159" w:rsidRDefault="00740A05" w:rsidP="00740A05">
      <w:pPr>
        <w:spacing w:after="0"/>
        <w:ind w:firstLine="708"/>
        <w:rPr>
          <w:del w:id="130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08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new_avg_rating DECIMAL(3,2);</w:delText>
        </w:r>
      </w:del>
    </w:p>
    <w:p w14:paraId="5A050761" w14:textId="4823B9FF" w:rsidR="00740A05" w:rsidRPr="00740A05" w:rsidDel="00E96159" w:rsidRDefault="00740A05" w:rsidP="00740A05">
      <w:pPr>
        <w:spacing w:after="0"/>
        <w:ind w:firstLine="708"/>
        <w:rPr>
          <w:del w:id="130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1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0DF8F905" w14:textId="3BA69B3E" w:rsidR="00740A05" w:rsidRPr="00740A05" w:rsidDel="00E96159" w:rsidRDefault="00740A05" w:rsidP="00740A05">
      <w:pPr>
        <w:spacing w:after="0"/>
        <w:ind w:firstLine="708"/>
        <w:rPr>
          <w:del w:id="131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1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--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Проверяем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существование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контракта</w:delText>
        </w:r>
      </w:del>
    </w:p>
    <w:p w14:paraId="2375F40F" w14:textId="35D0D310" w:rsidR="00740A05" w:rsidRPr="00740A05" w:rsidDel="00E96159" w:rsidRDefault="00740A05" w:rsidP="00740A05">
      <w:pPr>
        <w:spacing w:after="0"/>
        <w:ind w:firstLine="708"/>
        <w:rPr>
          <w:del w:id="131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1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SELECT COUNT(*) INTO contract_exists </w:delText>
        </w:r>
      </w:del>
    </w:p>
    <w:p w14:paraId="7F20A29C" w14:textId="0B9B7F42" w:rsidR="00740A05" w:rsidRPr="00740A05" w:rsidDel="00E96159" w:rsidRDefault="00740A05" w:rsidP="00740A05">
      <w:pPr>
        <w:spacing w:after="0"/>
        <w:ind w:firstLine="708"/>
        <w:rPr>
          <w:del w:id="131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16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FROM contracts WHERE id = review_contract_id;</w:delText>
        </w:r>
      </w:del>
    </w:p>
    <w:p w14:paraId="220B3F99" w14:textId="774EE90B" w:rsidR="00740A05" w:rsidRPr="00740A05" w:rsidDel="00E96159" w:rsidRDefault="00740A05" w:rsidP="00740A05">
      <w:pPr>
        <w:spacing w:after="0"/>
        <w:ind w:firstLine="708"/>
        <w:rPr>
          <w:del w:id="131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18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24938D0D" w14:textId="79B92B2C" w:rsidR="00740A05" w:rsidRPr="00740A05" w:rsidDel="00E96159" w:rsidRDefault="00740A05" w:rsidP="00740A05">
      <w:pPr>
        <w:spacing w:after="0"/>
        <w:ind w:firstLine="708"/>
        <w:rPr>
          <w:del w:id="1319" w:author="Дмитрий Филимонов" w:date="2026-01-29T15:19:00Z"/>
          <w:rFonts w:ascii="Courier New" w:hAnsi="Courier New" w:cs="Courier New"/>
          <w:color w:val="000000"/>
          <w:szCs w:val="22"/>
        </w:rPr>
      </w:pPr>
      <w:del w:id="132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-- Проверяем, не оставлял ли уже пользователь отзыв этому target в рамках контракта</w:delText>
        </w:r>
      </w:del>
    </w:p>
    <w:p w14:paraId="4B96F59A" w14:textId="2BF541B7" w:rsidR="00740A05" w:rsidRPr="00740A05" w:rsidDel="00E96159" w:rsidRDefault="00740A05" w:rsidP="00740A05">
      <w:pPr>
        <w:spacing w:after="0"/>
        <w:ind w:firstLine="708"/>
        <w:rPr>
          <w:del w:id="132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2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COUNT(*) INTO already_reviewed </w:delText>
        </w:r>
      </w:del>
    </w:p>
    <w:p w14:paraId="7958F287" w14:textId="063897A3" w:rsidR="00740A05" w:rsidRPr="00740A05" w:rsidDel="00E96159" w:rsidRDefault="00740A05" w:rsidP="00740A05">
      <w:pPr>
        <w:spacing w:after="0"/>
        <w:ind w:firstLine="708"/>
        <w:rPr>
          <w:del w:id="132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2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FROM reviews </w:delText>
        </w:r>
      </w:del>
    </w:p>
    <w:p w14:paraId="645D2039" w14:textId="4EF6F3D5" w:rsidR="00740A05" w:rsidRPr="00740A05" w:rsidDel="00E96159" w:rsidRDefault="00740A05" w:rsidP="00740A05">
      <w:pPr>
        <w:spacing w:after="0"/>
        <w:ind w:firstLine="708"/>
        <w:rPr>
          <w:del w:id="132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26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WHERE contract_id = review_contract_id </w:delText>
        </w:r>
      </w:del>
    </w:p>
    <w:p w14:paraId="63AA1C39" w14:textId="3E66CC11" w:rsidR="00740A05" w:rsidRPr="00740A05" w:rsidDel="00E96159" w:rsidRDefault="00740A05" w:rsidP="00740A05">
      <w:pPr>
        <w:spacing w:after="0"/>
        <w:ind w:firstLine="708"/>
        <w:rPr>
          <w:del w:id="132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28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AND reviewer_id = review_reviewer_id </w:delText>
        </w:r>
      </w:del>
    </w:p>
    <w:p w14:paraId="100997AB" w14:textId="5060A205" w:rsidR="00740A05" w:rsidRPr="00740A05" w:rsidDel="00E96159" w:rsidRDefault="00740A05" w:rsidP="00740A05">
      <w:pPr>
        <w:spacing w:after="0"/>
        <w:ind w:firstLine="708"/>
        <w:rPr>
          <w:del w:id="132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3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AND target_id = review_target_id;</w:delText>
        </w:r>
      </w:del>
    </w:p>
    <w:p w14:paraId="5B0C303E" w14:textId="47A16A8B" w:rsidR="00740A05" w:rsidRPr="00740A05" w:rsidDel="00E96159" w:rsidRDefault="00740A05" w:rsidP="00740A05">
      <w:pPr>
        <w:spacing w:after="0"/>
        <w:ind w:firstLine="708"/>
        <w:rPr>
          <w:del w:id="133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3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7DA3B268" w14:textId="77A08876" w:rsidR="00740A05" w:rsidRPr="00740A05" w:rsidDel="00E96159" w:rsidRDefault="00740A05" w:rsidP="00740A05">
      <w:pPr>
        <w:spacing w:after="0"/>
        <w:ind w:firstLine="708"/>
        <w:rPr>
          <w:del w:id="133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3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IF contract_exists = 0 THEN</w:delText>
        </w:r>
      </w:del>
    </w:p>
    <w:p w14:paraId="0C00319A" w14:textId="52AFDC48" w:rsidR="00740A05" w:rsidRPr="00740A05" w:rsidDel="00E96159" w:rsidRDefault="00740A05" w:rsidP="00740A05">
      <w:pPr>
        <w:spacing w:after="0"/>
        <w:ind w:firstLine="708"/>
        <w:rPr>
          <w:del w:id="133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36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'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Ошибка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: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Контракт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не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найден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' AS result;</w:delText>
        </w:r>
      </w:del>
    </w:p>
    <w:p w14:paraId="7E7B911F" w14:textId="5E0D122E" w:rsidR="00740A05" w:rsidRPr="00740A05" w:rsidDel="00E96159" w:rsidRDefault="00740A05" w:rsidP="00740A05">
      <w:pPr>
        <w:spacing w:after="0"/>
        <w:ind w:firstLine="708"/>
        <w:rPr>
          <w:del w:id="133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38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ELSEIF already_reviewed &gt; 0 THEN</w:delText>
        </w:r>
      </w:del>
    </w:p>
    <w:p w14:paraId="657B4A98" w14:textId="3C171708" w:rsidR="00740A05" w:rsidRPr="00740A05" w:rsidDel="00E96159" w:rsidRDefault="00740A05" w:rsidP="00740A05">
      <w:pPr>
        <w:spacing w:after="0"/>
        <w:ind w:firstLine="708"/>
        <w:rPr>
          <w:del w:id="133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4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'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Ошибка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: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Отзыв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уже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был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оставлен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на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этот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контракт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' AS result;</w:delText>
        </w:r>
      </w:del>
    </w:p>
    <w:p w14:paraId="45E99EA2" w14:textId="6921F0CE" w:rsidR="00740A05" w:rsidRPr="00740A05" w:rsidDel="00E96159" w:rsidRDefault="00740A05" w:rsidP="00740A05">
      <w:pPr>
        <w:spacing w:after="0"/>
        <w:ind w:firstLine="708"/>
        <w:rPr>
          <w:del w:id="134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4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ELSEIF review_rating &lt; 1 OR review_rating &gt; 5 THEN</w:delText>
        </w:r>
      </w:del>
    </w:p>
    <w:p w14:paraId="2E777888" w14:textId="363B0BBC" w:rsidR="00740A05" w:rsidRPr="00740A05" w:rsidDel="00E96159" w:rsidRDefault="00740A05" w:rsidP="00740A05">
      <w:pPr>
        <w:spacing w:after="0"/>
        <w:ind w:firstLine="708"/>
        <w:rPr>
          <w:del w:id="1343" w:author="Дмитрий Филимонов" w:date="2026-01-29T15:19:00Z"/>
          <w:rFonts w:ascii="Courier New" w:hAnsi="Courier New" w:cs="Courier New"/>
          <w:color w:val="000000"/>
          <w:szCs w:val="22"/>
        </w:rPr>
      </w:pPr>
      <w:del w:id="134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SELECT 'Ошибка: Рейтинг должен быть от 1 до 5' AS result;</w:delText>
        </w:r>
      </w:del>
    </w:p>
    <w:p w14:paraId="3857BE6A" w14:textId="25C76563" w:rsidR="00740A05" w:rsidRPr="00740A05" w:rsidDel="00E96159" w:rsidRDefault="00740A05" w:rsidP="00740A05">
      <w:pPr>
        <w:spacing w:after="0"/>
        <w:ind w:firstLine="708"/>
        <w:rPr>
          <w:del w:id="134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46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ELSE</w:delText>
        </w:r>
      </w:del>
    </w:p>
    <w:p w14:paraId="1930CD84" w14:textId="0F78FEF8" w:rsidR="00740A05" w:rsidRPr="00740A05" w:rsidDel="00E96159" w:rsidRDefault="00740A05" w:rsidP="00740A05">
      <w:pPr>
        <w:spacing w:after="0"/>
        <w:ind w:firstLine="708"/>
        <w:rPr>
          <w:del w:id="134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48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Начинаем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транзакцию</w:delText>
        </w:r>
      </w:del>
    </w:p>
    <w:p w14:paraId="0048EEBD" w14:textId="5E0C4FCA" w:rsidR="00740A05" w:rsidRPr="00740A05" w:rsidDel="00E96159" w:rsidRDefault="00740A05" w:rsidP="00740A05">
      <w:pPr>
        <w:spacing w:after="0"/>
        <w:ind w:firstLine="708"/>
        <w:rPr>
          <w:del w:id="134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5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START TRANSACTION;</w:delText>
        </w:r>
      </w:del>
    </w:p>
    <w:p w14:paraId="08FB7B77" w14:textId="3F8D43EC" w:rsidR="00740A05" w:rsidRPr="00740A05" w:rsidDel="00E96159" w:rsidRDefault="00740A05" w:rsidP="00740A05">
      <w:pPr>
        <w:spacing w:after="0"/>
        <w:ind w:firstLine="708"/>
        <w:rPr>
          <w:del w:id="135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5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32BC3D8E" w14:textId="26F222C0" w:rsidR="00740A05" w:rsidRPr="00740A05" w:rsidDel="00E96159" w:rsidRDefault="00740A05" w:rsidP="00740A05">
      <w:pPr>
        <w:spacing w:after="0"/>
        <w:ind w:firstLine="708"/>
        <w:rPr>
          <w:del w:id="135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5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Добавляем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отзыв</w:delText>
        </w:r>
      </w:del>
    </w:p>
    <w:p w14:paraId="7A9230B6" w14:textId="5722206E" w:rsidR="00740A05" w:rsidRPr="00740A05" w:rsidDel="00E96159" w:rsidRDefault="00740A05" w:rsidP="00740A05">
      <w:pPr>
        <w:spacing w:after="0"/>
        <w:ind w:firstLine="708"/>
        <w:rPr>
          <w:del w:id="135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56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INSERT INTO reviews (contract_id, reviewer_id, target_id, rating, comment)</w:delText>
        </w:r>
      </w:del>
    </w:p>
    <w:p w14:paraId="5563B9A7" w14:textId="4C523A55" w:rsidR="00740A05" w:rsidRPr="00740A05" w:rsidDel="00E96159" w:rsidRDefault="00740A05" w:rsidP="00740A05">
      <w:pPr>
        <w:spacing w:after="0"/>
        <w:ind w:firstLine="708"/>
        <w:rPr>
          <w:del w:id="135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58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VALUES (review_contract_id, review_reviewer_id, review_target_id, review_rating, review_comment);</w:delText>
        </w:r>
      </w:del>
    </w:p>
    <w:p w14:paraId="6DD623BE" w14:textId="40B1D408" w:rsidR="00740A05" w:rsidRPr="00740A05" w:rsidDel="00E96159" w:rsidRDefault="00740A05" w:rsidP="00740A05">
      <w:pPr>
        <w:spacing w:after="0"/>
        <w:ind w:firstLine="708"/>
        <w:rPr>
          <w:del w:id="135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6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4B261553" w14:textId="31BE6A3A" w:rsidR="00740A05" w:rsidRPr="00740A05" w:rsidDel="00E96159" w:rsidRDefault="00740A05" w:rsidP="00740A05">
      <w:pPr>
        <w:spacing w:after="0"/>
        <w:ind w:firstLine="708"/>
        <w:rPr>
          <w:del w:id="1361" w:author="Дмитрий Филимонов" w:date="2026-01-29T15:19:00Z"/>
          <w:rFonts w:ascii="Courier New" w:hAnsi="Courier New" w:cs="Courier New"/>
          <w:color w:val="000000"/>
          <w:szCs w:val="22"/>
        </w:rPr>
      </w:pPr>
      <w:del w:id="136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-- Вычисляем новый средний рейтинг для target пользователя</w:delText>
        </w:r>
      </w:del>
    </w:p>
    <w:p w14:paraId="0F0D012C" w14:textId="5F4C2F10" w:rsidR="00740A05" w:rsidRPr="00740A05" w:rsidDel="00E96159" w:rsidRDefault="00740A05" w:rsidP="00740A05">
      <w:pPr>
        <w:spacing w:after="0"/>
        <w:ind w:firstLine="708"/>
        <w:rPr>
          <w:del w:id="136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6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AVG(rating) INTO new_avg_rating </w:delText>
        </w:r>
      </w:del>
    </w:p>
    <w:p w14:paraId="00F2BDAB" w14:textId="56D273BA" w:rsidR="00740A05" w:rsidRPr="00740A05" w:rsidDel="00E96159" w:rsidRDefault="00740A05" w:rsidP="00740A05">
      <w:pPr>
        <w:spacing w:after="0"/>
        <w:ind w:firstLine="708"/>
        <w:rPr>
          <w:del w:id="136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66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FROM reviews </w:delText>
        </w:r>
      </w:del>
    </w:p>
    <w:p w14:paraId="7B6303F0" w14:textId="5AA3B7C6" w:rsidR="00740A05" w:rsidRPr="00740A05" w:rsidDel="00E96159" w:rsidRDefault="00740A05" w:rsidP="00740A05">
      <w:pPr>
        <w:spacing w:after="0"/>
        <w:ind w:firstLine="708"/>
        <w:rPr>
          <w:del w:id="136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68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target_id = review_target_id;</w:delText>
        </w:r>
      </w:del>
    </w:p>
    <w:p w14:paraId="209AFE95" w14:textId="5C7EA609" w:rsidR="00740A05" w:rsidRPr="00740A05" w:rsidDel="00E96159" w:rsidRDefault="00740A05" w:rsidP="00740A05">
      <w:pPr>
        <w:spacing w:after="0"/>
        <w:ind w:firstLine="708"/>
        <w:rPr>
          <w:del w:id="136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7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75256AD3" w14:textId="544CEBBA" w:rsidR="00740A05" w:rsidRPr="00740A05" w:rsidDel="00E96159" w:rsidRDefault="00740A05" w:rsidP="00740A05">
      <w:pPr>
        <w:spacing w:after="0"/>
        <w:ind w:firstLine="708"/>
        <w:rPr>
          <w:del w:id="137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7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Обновляем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рейтинг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пользователя</w:delText>
        </w:r>
      </w:del>
    </w:p>
    <w:p w14:paraId="3780128B" w14:textId="52DCAA58" w:rsidR="00740A05" w:rsidRPr="00740A05" w:rsidDel="00E96159" w:rsidRDefault="00740A05" w:rsidP="00740A05">
      <w:pPr>
        <w:spacing w:after="0"/>
        <w:ind w:firstLine="708"/>
        <w:rPr>
          <w:del w:id="137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7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UPDATE users </w:delText>
        </w:r>
      </w:del>
    </w:p>
    <w:p w14:paraId="47543BEE" w14:textId="1E47C68E" w:rsidR="00740A05" w:rsidRPr="00740A05" w:rsidDel="00E96159" w:rsidRDefault="00740A05" w:rsidP="00740A05">
      <w:pPr>
        <w:spacing w:after="0"/>
        <w:ind w:firstLine="708"/>
        <w:rPr>
          <w:del w:id="137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76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SET rating = ROUND(new_avg_rating, 2),</w:delText>
        </w:r>
      </w:del>
    </w:p>
    <w:p w14:paraId="058C06B6" w14:textId="0411645C" w:rsidR="00740A05" w:rsidRPr="00740A05" w:rsidDel="00E96159" w:rsidRDefault="00740A05" w:rsidP="00740A05">
      <w:pPr>
        <w:spacing w:after="0"/>
        <w:ind w:firstLine="708"/>
        <w:rPr>
          <w:del w:id="137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78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updated_at = CURRENT_TIMESTAMP</w:delText>
        </w:r>
      </w:del>
    </w:p>
    <w:p w14:paraId="67EA2126" w14:textId="08CE40EB" w:rsidR="00740A05" w:rsidRPr="00740A05" w:rsidDel="00E96159" w:rsidRDefault="00740A05" w:rsidP="00740A05">
      <w:pPr>
        <w:spacing w:after="0"/>
        <w:ind w:firstLine="708"/>
        <w:rPr>
          <w:del w:id="137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8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id = review_target_id;</w:delText>
        </w:r>
      </w:del>
    </w:p>
    <w:p w14:paraId="1C068F04" w14:textId="0650E637" w:rsidR="00740A05" w:rsidRPr="00740A05" w:rsidDel="00E96159" w:rsidRDefault="00740A05" w:rsidP="00740A05">
      <w:pPr>
        <w:spacing w:after="0"/>
        <w:ind w:firstLine="708"/>
        <w:rPr>
          <w:del w:id="138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8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42A9489F" w14:textId="58FA6458" w:rsidR="00740A05" w:rsidRPr="00740A05" w:rsidDel="00E96159" w:rsidRDefault="00740A05" w:rsidP="00740A05">
      <w:pPr>
        <w:spacing w:after="0"/>
        <w:ind w:firstLine="708"/>
        <w:rPr>
          <w:del w:id="138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8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COMMIT;</w:delText>
        </w:r>
      </w:del>
    </w:p>
    <w:p w14:paraId="7353D021" w14:textId="277A47D1" w:rsidR="00740A05" w:rsidRPr="00740A05" w:rsidDel="00E96159" w:rsidRDefault="00740A05" w:rsidP="00740A05">
      <w:pPr>
        <w:spacing w:after="0"/>
        <w:ind w:firstLine="708"/>
        <w:rPr>
          <w:del w:id="138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86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7164700E" w14:textId="47100E5C" w:rsidR="00740A05" w:rsidRPr="00740A05" w:rsidDel="00E96159" w:rsidRDefault="00740A05" w:rsidP="00740A05">
      <w:pPr>
        <w:spacing w:after="0"/>
        <w:ind w:firstLine="708"/>
        <w:rPr>
          <w:del w:id="138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88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</w:delText>
        </w:r>
      </w:del>
    </w:p>
    <w:p w14:paraId="352BC2D8" w14:textId="05B43BA7" w:rsidR="00740A05" w:rsidRPr="00740A05" w:rsidDel="00E96159" w:rsidRDefault="00740A05" w:rsidP="00740A05">
      <w:pPr>
        <w:spacing w:after="0"/>
        <w:ind w:firstLine="708"/>
        <w:rPr>
          <w:del w:id="138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90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'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Отзыв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успешно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добавлен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' AS result,</w:delText>
        </w:r>
      </w:del>
    </w:p>
    <w:p w14:paraId="6ADEB8C0" w14:textId="221ACF1B" w:rsidR="00740A05" w:rsidRPr="00740A05" w:rsidDel="00E96159" w:rsidRDefault="00740A05" w:rsidP="00740A05">
      <w:pPr>
        <w:spacing w:after="0"/>
        <w:ind w:firstLine="708"/>
        <w:rPr>
          <w:del w:id="139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92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new_avg_rating AS new_rating,</w:delText>
        </w:r>
      </w:del>
    </w:p>
    <w:p w14:paraId="7D62873F" w14:textId="708BDEFF" w:rsidR="00740A05" w:rsidRPr="00740A05" w:rsidDel="00E96159" w:rsidRDefault="00740A05" w:rsidP="00740A05">
      <w:pPr>
        <w:spacing w:after="0"/>
        <w:ind w:firstLine="708"/>
        <w:rPr>
          <w:del w:id="139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94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(SELECT name FROM users WHERE id = review_target_id) AS target_user;</w:delText>
        </w:r>
      </w:del>
    </w:p>
    <w:p w14:paraId="47EB7280" w14:textId="59B0F3C8" w:rsidR="00740A05" w:rsidRPr="00A3308C" w:rsidDel="00E96159" w:rsidRDefault="00740A05" w:rsidP="00740A05">
      <w:pPr>
        <w:spacing w:after="0"/>
        <w:ind w:firstLine="708"/>
        <w:rPr>
          <w:del w:id="139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96" w:author="Дмитрий Филимонов" w:date="2026-01-29T15:19:00Z">
        <w:r w:rsidRPr="00A3308C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END IF;</w:delText>
        </w:r>
      </w:del>
    </w:p>
    <w:p w14:paraId="2E9460A8" w14:textId="33C7F0EF" w:rsidR="00740A05" w:rsidRPr="00A3308C" w:rsidDel="00E96159" w:rsidRDefault="00740A05" w:rsidP="00740A05">
      <w:pPr>
        <w:spacing w:after="0"/>
        <w:ind w:firstLine="708"/>
        <w:rPr>
          <w:del w:id="139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98" w:author="Дмитрий Филимонов" w:date="2026-01-29T15:19:00Z">
        <w:r w:rsidRPr="00A3308C" w:rsidDel="00E96159">
          <w:rPr>
            <w:rFonts w:ascii="Courier New" w:hAnsi="Courier New" w:cs="Courier New"/>
            <w:color w:val="000000"/>
            <w:szCs w:val="22"/>
            <w:lang w:val="en-US"/>
          </w:rPr>
          <w:delText>END</w:delText>
        </w:r>
      </w:del>
    </w:p>
    <w:p w14:paraId="027FE83D" w14:textId="6C3A2041" w:rsidR="00740A05" w:rsidRPr="00A3308C" w:rsidRDefault="00BC0DAF" w:rsidP="00740A05">
      <w:pPr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del w:id="1399" w:author="Дмитрий Филимонов" w:date="2026-01-29T15:19:00Z">
        <w:r w:rsidRPr="00BC0DAF" w:rsidDel="00E96159">
          <w:rPr>
            <w:rFonts w:ascii="Times New Roman" w:hAnsi="Times New Roman" w:cs="Times New Roman"/>
            <w:b/>
            <w:bCs/>
            <w:noProof/>
            <w:color w:val="000000"/>
            <w:sz w:val="30"/>
            <w:szCs w:val="30"/>
            <w:lang w:val="en-US"/>
          </w:rPr>
          <w:drawing>
            <wp:inline distT="0" distB="0" distL="0" distR="0" wp14:anchorId="67E3F9C3" wp14:editId="221B45C9">
              <wp:extent cx="5940425" cy="1051560"/>
              <wp:effectExtent l="0" t="0" r="3175" b="0"/>
              <wp:docPr id="1331027029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1027029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0515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400" w:author="Ivan Pugachev" w:date="2025-12-19T09:54:00Z">
        <w:del w:id="1401" w:author="Дмитрий Филимонов" w:date="2026-01-29T15:19:00Z">
          <w:r w:rsidR="00C371AC" w:rsidRPr="00C371AC" w:rsidDel="00E96159">
            <w:rPr>
              <w:noProof/>
            </w:rPr>
            <w:delText xml:space="preserve"> </w:delText>
          </w:r>
        </w:del>
        <w:del w:id="1402" w:author="Дмитрий Филимонов" w:date="2026-01-29T15:22:00Z">
          <w:r w:rsidR="00C371AC" w:rsidDel="00E96159">
            <w:rPr>
              <w:noProof/>
            </w:rPr>
            <w:drawing>
              <wp:inline distT="0" distB="0" distL="0" distR="0" wp14:anchorId="41C650F3" wp14:editId="4FF1D7D2">
                <wp:extent cx="5940425" cy="1574800"/>
                <wp:effectExtent l="0" t="0" r="3175" b="6350"/>
                <wp:docPr id="131780004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800047" name="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57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1403" w:author="Дмитрий Филимонов" w:date="2026-01-29T15:22:00Z">
        <w:r w:rsidR="00E96159" w:rsidRPr="00E96159">
          <w:rPr>
            <w:noProof/>
          </w:rPr>
          <w:drawing>
            <wp:inline distT="0" distB="0" distL="0" distR="0" wp14:anchorId="0CF459FF" wp14:editId="6E291581">
              <wp:extent cx="5940425" cy="3790950"/>
              <wp:effectExtent l="0" t="0" r="3175" b="0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790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269DCE9" w14:textId="3177077D" w:rsidR="003D4517" w:rsidDel="00E96159" w:rsidRDefault="00E96159" w:rsidP="003D4517">
      <w:pPr>
        <w:spacing w:after="0"/>
        <w:rPr>
          <w:del w:id="1404" w:author="Дмитрий Филимонов" w:date="2026-01-29T15:22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ins w:id="1405" w:author="Дмитрий Филимонов" w:date="2026-01-29T15:22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Add_ev</w:t>
        </w:r>
      </w:ins>
      <w:ins w:id="1406" w:author="Дмитрий Филимонов" w:date="2026-01-29T15:23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ent</w:t>
        </w:r>
      </w:ins>
      <w:ins w:id="1407" w:author="Ivan Pugachev" w:date="2025-12-19T09:19:00Z">
        <w:del w:id="1408" w:author="Дмитрий Филимонов" w:date="2026-01-29T15:22:00Z">
          <w:r w:rsidR="003D4517" w:rsidRPr="000641E9" w:rsidDel="00E96159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FindSupplierForProduct</w:delText>
          </w:r>
        </w:del>
      </w:ins>
    </w:p>
    <w:p w14:paraId="3E67068D" w14:textId="77777777" w:rsidR="00E96159" w:rsidRDefault="00E96159" w:rsidP="003D4517">
      <w:pPr>
        <w:spacing w:after="0"/>
        <w:rPr>
          <w:ins w:id="1409" w:author="Дмитрий Филимонов" w:date="2026-01-29T15:23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DD61963" w14:textId="77777777" w:rsidR="003D4517" w:rsidRPr="003D4517" w:rsidRDefault="003D4517" w:rsidP="003D4517">
      <w:pPr>
        <w:spacing w:after="0"/>
        <w:rPr>
          <w:ins w:id="1410" w:author="Ivan Pugachev" w:date="2025-12-19T09:19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A875AF7" w14:textId="4448A835" w:rsidR="00611124" w:rsidRPr="00E96159" w:rsidDel="003D4517" w:rsidRDefault="00A3308C" w:rsidP="00A3308C">
      <w:pPr>
        <w:rPr>
          <w:del w:id="1411" w:author="Ivan Pugachev" w:date="2025-12-19T09:19:00Z"/>
          <w:rFonts w:ascii="Courier New" w:hAnsi="Courier New" w:cs="Courier New"/>
          <w:color w:val="000000"/>
          <w:szCs w:val="22"/>
          <w:lang w:val="en-US"/>
          <w:rPrChange w:id="1412" w:author="Дмитрий Филимонов" w:date="2026-01-29T15:24:00Z">
            <w:rPr>
              <w:del w:id="1413" w:author="Ivan Pugachev" w:date="2025-12-19T09:19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del w:id="1414" w:author="Ivan Pugachev" w:date="2025-12-19T09:19:00Z">
        <w:r w:rsidRPr="00E96159" w:rsidDel="003D4517">
          <w:rPr>
            <w:rFonts w:ascii="Courier New" w:hAnsi="Courier New" w:cs="Courier New"/>
            <w:color w:val="000000"/>
            <w:szCs w:val="22"/>
            <w:lang w:val="en-US"/>
            <w:rPrChange w:id="1415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delText>GetUserProjectsHistory</w:delText>
        </w:r>
      </w:del>
    </w:p>
    <w:p w14:paraId="74AA69DF" w14:textId="77777777" w:rsidR="00E96159" w:rsidRPr="00E96159" w:rsidRDefault="00E96159" w:rsidP="00E96159">
      <w:pPr>
        <w:spacing w:after="0"/>
        <w:rPr>
          <w:ins w:id="1416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17" w:author="Дмитрий Филимонов" w:date="2026-01-29T15:24:00Z">
            <w:rPr>
              <w:ins w:id="1418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19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20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CREATE PROCEDURE `add_event` (</w:t>
        </w:r>
      </w:ins>
    </w:p>
    <w:p w14:paraId="48AC734B" w14:textId="77777777" w:rsidR="00E96159" w:rsidRPr="00E96159" w:rsidRDefault="00E96159" w:rsidP="00E96159">
      <w:pPr>
        <w:spacing w:after="0"/>
        <w:rPr>
          <w:ins w:id="1421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22" w:author="Дмитрий Филимонов" w:date="2026-01-29T15:24:00Z">
            <w:rPr>
              <w:ins w:id="1423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24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25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p_client_id INT,</w:t>
        </w:r>
      </w:ins>
    </w:p>
    <w:p w14:paraId="1ACFD1A6" w14:textId="77777777" w:rsidR="00E96159" w:rsidRPr="00E96159" w:rsidRDefault="00E96159" w:rsidP="00E96159">
      <w:pPr>
        <w:spacing w:after="0"/>
        <w:rPr>
          <w:ins w:id="1426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27" w:author="Дмитрий Филимонов" w:date="2026-01-29T15:24:00Z">
            <w:rPr>
              <w:ins w:id="1428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29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30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p_event_name VARCHAR(100),</w:t>
        </w:r>
      </w:ins>
    </w:p>
    <w:p w14:paraId="31AA9922" w14:textId="77777777" w:rsidR="00E96159" w:rsidRPr="00E96159" w:rsidRDefault="00E96159" w:rsidP="00E96159">
      <w:pPr>
        <w:spacing w:after="0"/>
        <w:rPr>
          <w:ins w:id="1431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32" w:author="Дмитрий Филимонов" w:date="2026-01-29T15:24:00Z">
            <w:rPr>
              <w:ins w:id="1433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34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35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p_event_date DATE,</w:t>
        </w:r>
      </w:ins>
    </w:p>
    <w:p w14:paraId="78C1804B" w14:textId="77777777" w:rsidR="00E96159" w:rsidRPr="00E96159" w:rsidRDefault="00E96159" w:rsidP="00E96159">
      <w:pPr>
        <w:spacing w:after="0"/>
        <w:rPr>
          <w:ins w:id="1436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37" w:author="Дмитрий Филимонов" w:date="2026-01-29T15:24:00Z">
            <w:rPr>
              <w:ins w:id="1438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39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40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p_budget DECIMAL(10,2)</w:t>
        </w:r>
      </w:ins>
    </w:p>
    <w:p w14:paraId="3263C05F" w14:textId="77777777" w:rsidR="00E96159" w:rsidRPr="00E96159" w:rsidRDefault="00E96159" w:rsidP="00E96159">
      <w:pPr>
        <w:spacing w:after="0"/>
        <w:rPr>
          <w:ins w:id="1441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42" w:author="Дмитрий Филимонов" w:date="2026-01-29T15:24:00Z">
            <w:rPr>
              <w:ins w:id="1443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44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45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)</w:t>
        </w:r>
      </w:ins>
    </w:p>
    <w:p w14:paraId="37D7D18E" w14:textId="77777777" w:rsidR="00E96159" w:rsidRPr="00E96159" w:rsidRDefault="00E96159" w:rsidP="00E96159">
      <w:pPr>
        <w:spacing w:after="0"/>
        <w:rPr>
          <w:ins w:id="1446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47" w:author="Дмитрий Филимонов" w:date="2026-01-29T15:24:00Z">
            <w:rPr>
              <w:ins w:id="1448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49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50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BEGIN</w:t>
        </w:r>
      </w:ins>
    </w:p>
    <w:p w14:paraId="6D8F14A4" w14:textId="77777777" w:rsidR="00E96159" w:rsidRPr="00E96159" w:rsidRDefault="00E96159" w:rsidP="00E96159">
      <w:pPr>
        <w:spacing w:after="0"/>
        <w:rPr>
          <w:ins w:id="1451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52" w:author="Дмитрий Филимонов" w:date="2026-01-29T15:24:00Z">
            <w:rPr>
              <w:ins w:id="1453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54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55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INSERT INTO events (client_id, event_name, event_date, budget)</w:t>
        </w:r>
      </w:ins>
    </w:p>
    <w:p w14:paraId="2517D28A" w14:textId="77777777" w:rsidR="00E96159" w:rsidRPr="00E96159" w:rsidRDefault="00E96159" w:rsidP="00E96159">
      <w:pPr>
        <w:spacing w:after="0"/>
        <w:rPr>
          <w:ins w:id="1456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57" w:author="Дмитрий Филимонов" w:date="2026-01-29T15:24:00Z">
            <w:rPr>
              <w:ins w:id="1458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59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60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VALUES (p_client_id, p_event_name, p_event_date, p_budget);</w:t>
        </w:r>
      </w:ins>
    </w:p>
    <w:p w14:paraId="1D30BEAD" w14:textId="1DF4AE75" w:rsidR="003D4517" w:rsidRPr="003D4517" w:rsidDel="00E96159" w:rsidRDefault="00E96159" w:rsidP="00E96159">
      <w:pPr>
        <w:rPr>
          <w:ins w:id="1461" w:author="Ivan Pugachev" w:date="2025-12-19T09:18:00Z"/>
          <w:del w:id="1462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63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64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END</w:t>
        </w:r>
      </w:ins>
      <w:ins w:id="1465" w:author="Ivan Pugachev" w:date="2025-12-19T09:18:00Z">
        <w:del w:id="1466" w:author="Дмитрий Филимонов" w:date="2026-01-29T15:23:00Z">
          <w:r w:rsidR="003D4517"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CREATE PROCEDURE FindSupplierForProduct(</w:delText>
          </w:r>
        </w:del>
      </w:ins>
    </w:p>
    <w:p w14:paraId="720FBF32" w14:textId="296CC963" w:rsidR="003D4517" w:rsidRPr="003D4517" w:rsidDel="00E96159" w:rsidRDefault="003D4517" w:rsidP="003D4517">
      <w:pPr>
        <w:rPr>
          <w:ins w:id="1467" w:author="Ivan Pugachev" w:date="2025-12-19T09:18:00Z"/>
          <w:del w:id="1468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69" w:author="Ivan Pugachev" w:date="2025-12-19T09:18:00Z">
        <w:del w:id="1470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IN product_name VARCHAR(100)</w:delText>
          </w:r>
        </w:del>
      </w:ins>
    </w:p>
    <w:p w14:paraId="6126E4E3" w14:textId="5C9BC4AC" w:rsidR="003D4517" w:rsidRPr="003D4517" w:rsidDel="00E96159" w:rsidRDefault="003D4517" w:rsidP="003D4517">
      <w:pPr>
        <w:rPr>
          <w:ins w:id="1471" w:author="Ivan Pugachev" w:date="2025-12-19T09:18:00Z"/>
          <w:del w:id="1472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73" w:author="Ivan Pugachev" w:date="2025-12-19T09:18:00Z">
        <w:del w:id="1474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)</w:delText>
          </w:r>
        </w:del>
      </w:ins>
    </w:p>
    <w:p w14:paraId="2C27BEE5" w14:textId="28468A48" w:rsidR="003D4517" w:rsidRPr="003D4517" w:rsidDel="00E96159" w:rsidRDefault="003D4517" w:rsidP="003D4517">
      <w:pPr>
        <w:rPr>
          <w:ins w:id="1475" w:author="Ivan Pugachev" w:date="2025-12-19T09:18:00Z"/>
          <w:del w:id="1476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77" w:author="Ivan Pugachev" w:date="2025-12-19T09:18:00Z">
        <w:del w:id="1478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BEGIN</w:delText>
          </w:r>
        </w:del>
      </w:ins>
    </w:p>
    <w:p w14:paraId="0BD31649" w14:textId="191DF46A" w:rsidR="003D4517" w:rsidRPr="003D4517" w:rsidDel="00E96159" w:rsidRDefault="003D4517" w:rsidP="003D4517">
      <w:pPr>
        <w:rPr>
          <w:ins w:id="1479" w:author="Ivan Pugachev" w:date="2025-12-19T09:18:00Z"/>
          <w:del w:id="1480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81" w:author="Ivan Pugachev" w:date="2025-12-19T09:18:00Z">
        <w:del w:id="1482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SELECT </w:delText>
          </w:r>
        </w:del>
      </w:ins>
    </w:p>
    <w:p w14:paraId="3C0A9FBF" w14:textId="14D124EB" w:rsidR="003D4517" w:rsidRPr="003D4517" w:rsidDel="00E96159" w:rsidRDefault="003D4517" w:rsidP="003D4517">
      <w:pPr>
        <w:rPr>
          <w:ins w:id="1483" w:author="Ivan Pugachev" w:date="2025-12-19T09:18:00Z"/>
          <w:del w:id="1484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85" w:author="Ivan Pugachev" w:date="2025-12-19T09:18:00Z">
        <w:del w:id="1486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i.int_name AS товар,</w:delText>
          </w:r>
        </w:del>
      </w:ins>
    </w:p>
    <w:p w14:paraId="7E9F492F" w14:textId="39C48873" w:rsidR="003D4517" w:rsidRPr="003D4517" w:rsidDel="00E96159" w:rsidRDefault="003D4517" w:rsidP="003D4517">
      <w:pPr>
        <w:rPr>
          <w:ins w:id="1487" w:author="Ivan Pugachev" w:date="2025-12-19T09:18:00Z"/>
          <w:del w:id="1488" w:author="Дмитрий Филимонов" w:date="2026-01-29T15:23:00Z"/>
          <w:rFonts w:ascii="Courier New" w:hAnsi="Courier New" w:cs="Courier New"/>
          <w:color w:val="000000"/>
          <w:szCs w:val="22"/>
          <w:rPrChange w:id="1489" w:author="Ivan Pugachev" w:date="2025-12-19T09:18:00Z">
            <w:rPr>
              <w:ins w:id="1490" w:author="Ivan Pugachev" w:date="2025-12-19T09:18:00Z"/>
              <w:del w:id="1491" w:author="Дмитрий Филимонов" w:date="2026-01-29T15:23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1492" w:author="Ivan Pugachev" w:date="2025-12-19T09:18:00Z">
        <w:del w:id="1493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494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>.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int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495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>_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quantity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496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AS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497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текущее_количество,</w:delText>
          </w:r>
        </w:del>
      </w:ins>
    </w:p>
    <w:p w14:paraId="3FC7985E" w14:textId="05EBED95" w:rsidR="003D4517" w:rsidRPr="003D4517" w:rsidDel="00E96159" w:rsidRDefault="003D4517" w:rsidP="003D4517">
      <w:pPr>
        <w:rPr>
          <w:ins w:id="1498" w:author="Ivan Pugachev" w:date="2025-12-19T09:18:00Z"/>
          <w:del w:id="1499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00" w:author="Ivan Pugachev" w:date="2025-12-19T09:18:00Z">
        <w:del w:id="1501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rPrChange w:id="1502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i.int_min_quantity AS минимальный_запас,</w:delText>
          </w:r>
        </w:del>
      </w:ins>
    </w:p>
    <w:p w14:paraId="672D3792" w14:textId="4FC1DBA1" w:rsidR="003D4517" w:rsidRPr="003D4517" w:rsidDel="00E96159" w:rsidRDefault="003D4517" w:rsidP="003D4517">
      <w:pPr>
        <w:rPr>
          <w:ins w:id="1503" w:author="Ivan Pugachev" w:date="2025-12-19T09:18:00Z"/>
          <w:del w:id="1504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05" w:author="Ivan Pugachev" w:date="2025-12-19T09:18:00Z">
        <w:del w:id="1506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s.sup_name AS поставщик,</w:delText>
          </w:r>
        </w:del>
      </w:ins>
    </w:p>
    <w:p w14:paraId="4CB9CBAF" w14:textId="5A4D7E97" w:rsidR="003D4517" w:rsidRPr="003D4517" w:rsidDel="00E96159" w:rsidRDefault="003D4517" w:rsidP="003D4517">
      <w:pPr>
        <w:rPr>
          <w:ins w:id="1507" w:author="Ivan Pugachev" w:date="2025-12-19T09:18:00Z"/>
          <w:del w:id="1508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09" w:author="Ivan Pugachev" w:date="2025-12-19T09:18:00Z">
        <w:del w:id="1510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s.sup_contact_person AS контактное_лицо,</w:delText>
          </w:r>
        </w:del>
      </w:ins>
    </w:p>
    <w:p w14:paraId="0EC7C4C8" w14:textId="5DA254B1" w:rsidR="003D4517" w:rsidRPr="003D4517" w:rsidDel="00E96159" w:rsidRDefault="003D4517" w:rsidP="003D4517">
      <w:pPr>
        <w:rPr>
          <w:ins w:id="1511" w:author="Ivan Pugachev" w:date="2025-12-19T09:18:00Z"/>
          <w:del w:id="1512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13" w:author="Ivan Pugachev" w:date="2025-12-19T09:18:00Z">
        <w:del w:id="1514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s.sup_phone_number AS телефон,</w:delText>
          </w:r>
        </w:del>
      </w:ins>
    </w:p>
    <w:p w14:paraId="20D4D5B8" w14:textId="5B62705E" w:rsidR="003D4517" w:rsidRPr="003D4517" w:rsidDel="00E96159" w:rsidRDefault="003D4517" w:rsidP="003D4517">
      <w:pPr>
        <w:rPr>
          <w:ins w:id="1515" w:author="Ivan Pugachev" w:date="2025-12-19T09:18:00Z"/>
          <w:del w:id="1516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17" w:author="Ivan Pugachev" w:date="2025-12-19T09:18:00Z">
        <w:del w:id="1518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s.sup_email AS email,</w:delText>
          </w:r>
        </w:del>
      </w:ins>
    </w:p>
    <w:p w14:paraId="2017BC01" w14:textId="70DCB9AA" w:rsidR="003D4517" w:rsidRPr="003D4517" w:rsidDel="00E96159" w:rsidRDefault="003D4517" w:rsidP="003D4517">
      <w:pPr>
        <w:rPr>
          <w:ins w:id="1519" w:author="Ivan Pugachev" w:date="2025-12-19T09:18:00Z"/>
          <w:del w:id="1520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21" w:author="Ivan Pugachev" w:date="2025-12-19T09:18:00Z">
        <w:del w:id="1522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CASE </w:delText>
          </w:r>
        </w:del>
      </w:ins>
    </w:p>
    <w:p w14:paraId="499422C4" w14:textId="4679EB52" w:rsidR="003D4517" w:rsidRPr="003D4517" w:rsidDel="00E96159" w:rsidRDefault="003D4517" w:rsidP="003D4517">
      <w:pPr>
        <w:rPr>
          <w:ins w:id="1523" w:author="Ivan Pugachev" w:date="2025-12-19T09:18:00Z"/>
          <w:del w:id="1524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25" w:author="Ivan Pugachev" w:date="2025-12-19T09:18:00Z">
        <w:del w:id="1526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WHEN i.int_quantity &gt;= i.int_min_quantity THEN 'Достаточно'</w:delText>
          </w:r>
        </w:del>
      </w:ins>
    </w:p>
    <w:p w14:paraId="5306A014" w14:textId="5D913690" w:rsidR="003D4517" w:rsidRPr="003D4517" w:rsidDel="00E96159" w:rsidRDefault="003D4517" w:rsidP="003D4517">
      <w:pPr>
        <w:rPr>
          <w:ins w:id="1527" w:author="Ivan Pugachev" w:date="2025-12-19T09:18:00Z"/>
          <w:del w:id="1528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29" w:author="Ivan Pugachev" w:date="2025-12-19T09:18:00Z">
        <w:del w:id="1530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WHEN i.int_quantity &gt; 0 THEN 'Мало'</w:delText>
          </w:r>
        </w:del>
      </w:ins>
    </w:p>
    <w:p w14:paraId="4038082A" w14:textId="0E2F39C4" w:rsidR="003D4517" w:rsidRPr="003D4517" w:rsidDel="00E96159" w:rsidRDefault="003D4517" w:rsidP="003D4517">
      <w:pPr>
        <w:rPr>
          <w:ins w:id="1531" w:author="Ivan Pugachev" w:date="2025-12-19T09:18:00Z"/>
          <w:del w:id="1532" w:author="Дмитрий Филимонов" w:date="2026-01-29T15:23:00Z"/>
          <w:rFonts w:ascii="Courier New" w:hAnsi="Courier New" w:cs="Courier New"/>
          <w:color w:val="000000"/>
          <w:szCs w:val="22"/>
          <w:rPrChange w:id="1533" w:author="Ivan Pugachev" w:date="2025-12-19T09:18:00Z">
            <w:rPr>
              <w:ins w:id="1534" w:author="Ivan Pugachev" w:date="2025-12-19T09:18:00Z"/>
              <w:del w:id="1535" w:author="Дмитрий Филимонов" w:date="2026-01-29T15:23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1536" w:author="Ivan Pugachev" w:date="2025-12-19T09:18:00Z">
        <w:del w:id="1537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ELSE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538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'Нет в наличии'</w:delText>
          </w:r>
        </w:del>
      </w:ins>
    </w:p>
    <w:p w14:paraId="409E187C" w14:textId="2E8A639B" w:rsidR="003D4517" w:rsidRPr="003D4517" w:rsidDel="00E96159" w:rsidRDefault="003D4517" w:rsidP="003D4517">
      <w:pPr>
        <w:rPr>
          <w:ins w:id="1539" w:author="Ivan Pugachev" w:date="2025-12-19T09:18:00Z"/>
          <w:del w:id="1540" w:author="Дмитрий Филимонов" w:date="2026-01-29T15:23:00Z"/>
          <w:rFonts w:ascii="Courier New" w:hAnsi="Courier New" w:cs="Courier New"/>
          <w:color w:val="000000"/>
          <w:szCs w:val="22"/>
          <w:rPrChange w:id="1541" w:author="Ivan Pugachev" w:date="2025-12-19T09:18:00Z">
            <w:rPr>
              <w:ins w:id="1542" w:author="Ivan Pugachev" w:date="2025-12-19T09:18:00Z"/>
              <w:del w:id="1543" w:author="Дмитрий Филимонов" w:date="2026-01-29T15:23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1544" w:author="Ivan Pugachev" w:date="2025-12-19T09:18:00Z">
        <w:del w:id="1545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rPrChange w:id="1546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END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547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AS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548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статус</w:delText>
          </w:r>
        </w:del>
      </w:ins>
    </w:p>
    <w:p w14:paraId="0C1E361A" w14:textId="43722E60" w:rsidR="003D4517" w:rsidRPr="003D4517" w:rsidDel="00E96159" w:rsidRDefault="003D4517" w:rsidP="003D4517">
      <w:pPr>
        <w:rPr>
          <w:ins w:id="1549" w:author="Ivan Pugachev" w:date="2025-12-19T09:18:00Z"/>
          <w:del w:id="1550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51" w:author="Ivan Pugachev" w:date="2025-12-19T09:18:00Z">
        <w:del w:id="1552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rPrChange w:id="1553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   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FROM inventory i</w:delText>
          </w:r>
        </w:del>
      </w:ins>
    </w:p>
    <w:p w14:paraId="7E0E29E1" w14:textId="10B6B1FC" w:rsidR="003D4517" w:rsidRPr="003D4517" w:rsidDel="00E96159" w:rsidRDefault="003D4517" w:rsidP="003D4517">
      <w:pPr>
        <w:rPr>
          <w:ins w:id="1554" w:author="Ivan Pugachev" w:date="2025-12-19T09:18:00Z"/>
          <w:del w:id="1555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56" w:author="Ivan Pugachev" w:date="2025-12-19T09:18:00Z">
        <w:del w:id="1557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JOIN suppliers s ON i.supplier_id = s.sup_id</w:delText>
          </w:r>
        </w:del>
      </w:ins>
    </w:p>
    <w:p w14:paraId="0069A3EA" w14:textId="0A0B21C5" w:rsidR="003D4517" w:rsidRPr="003D4517" w:rsidDel="00E96159" w:rsidRDefault="003D4517" w:rsidP="003D4517">
      <w:pPr>
        <w:rPr>
          <w:ins w:id="1558" w:author="Ivan Pugachev" w:date="2025-12-19T09:18:00Z"/>
          <w:del w:id="1559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60" w:author="Ivan Pugachev" w:date="2025-12-19T09:18:00Z">
        <w:del w:id="1561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WHERE i.int_name LIKE CONCAT('%', product_name, '%')</w:delText>
          </w:r>
        </w:del>
      </w:ins>
    </w:p>
    <w:p w14:paraId="6FC1EF31" w14:textId="74B62F88" w:rsidR="003D4517" w:rsidRPr="003D4517" w:rsidDel="00E96159" w:rsidRDefault="003D4517" w:rsidP="003D4517">
      <w:pPr>
        <w:rPr>
          <w:ins w:id="1562" w:author="Ivan Pugachev" w:date="2025-12-19T09:18:00Z"/>
          <w:del w:id="1563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64" w:author="Ivan Pugachev" w:date="2025-12-19T09:18:00Z">
        <w:del w:id="1565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ORDER BY i.int_name;</w:delText>
          </w:r>
        </w:del>
      </w:ins>
    </w:p>
    <w:p w14:paraId="259AC78A" w14:textId="1F1935CB" w:rsidR="000F258F" w:rsidDel="00E96159" w:rsidRDefault="003D4517" w:rsidP="003D4517">
      <w:pPr>
        <w:spacing w:after="0"/>
        <w:rPr>
          <w:del w:id="1566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67" w:author="Ivan Pugachev" w:date="2025-12-19T09:18:00Z">
        <w:del w:id="1568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END </w:delText>
          </w:r>
        </w:del>
      </w:ins>
      <w:del w:id="1569" w:author="Дмитрий Филимонов" w:date="2026-01-29T15:23:00Z">
        <w:r w:rsidR="000F258F" w:rsidRPr="000F258F" w:rsidDel="00E96159">
          <w:rPr>
            <w:rFonts w:ascii="Courier New" w:hAnsi="Courier New" w:cs="Courier New"/>
            <w:color w:val="000000"/>
            <w:szCs w:val="22"/>
            <w:lang w:val="en-US"/>
          </w:rPr>
          <w:delText>CREATE PROCEDURE GetUserProjectsHistory(IN user_id INT)</w:delText>
        </w:r>
      </w:del>
    </w:p>
    <w:p w14:paraId="097A5122" w14:textId="253170A2" w:rsidR="00C371AC" w:rsidDel="00E96159" w:rsidRDefault="00C371AC" w:rsidP="0082490D">
      <w:pPr>
        <w:spacing w:after="0"/>
        <w:rPr>
          <w:ins w:id="1570" w:author="Ivan Pugachev" w:date="2025-12-19T09:53:00Z"/>
          <w:del w:id="1571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</w:p>
    <w:p w14:paraId="4EED7969" w14:textId="50EE5D5A" w:rsidR="00C371AC" w:rsidRDefault="00C371AC" w:rsidP="0082490D">
      <w:pPr>
        <w:spacing w:after="0"/>
        <w:rPr>
          <w:ins w:id="1572" w:author="Дмитрий Филимонов" w:date="2026-01-29T15:26:00Z"/>
          <w:rFonts w:ascii="Courier New" w:hAnsi="Courier New" w:cs="Courier New"/>
          <w:color w:val="000000"/>
          <w:szCs w:val="22"/>
          <w:lang w:val="en-US"/>
        </w:rPr>
      </w:pPr>
      <w:ins w:id="1573" w:author="Ivan Pugachev" w:date="2025-12-19T09:53:00Z">
        <w:del w:id="1574" w:author="Дмитрий Филимонов" w:date="2026-01-29T15:26:00Z">
          <w:r w:rsidDel="00E96159">
            <w:rPr>
              <w:noProof/>
            </w:rPr>
            <w:drawing>
              <wp:inline distT="0" distB="0" distL="0" distR="0" wp14:anchorId="62CB148B" wp14:editId="71792E33">
                <wp:extent cx="5940425" cy="1317625"/>
                <wp:effectExtent l="0" t="0" r="3175" b="0"/>
                <wp:docPr id="6331305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130515" name="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31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6380253A" w14:textId="0733A715" w:rsidR="00E96159" w:rsidRDefault="00E96159" w:rsidP="0082490D">
      <w:pPr>
        <w:spacing w:after="0"/>
        <w:rPr>
          <w:ins w:id="1575" w:author="Ivan Pugachev" w:date="2025-12-19T09:53:00Z"/>
          <w:rFonts w:ascii="Courier New" w:hAnsi="Courier New" w:cs="Courier New"/>
          <w:color w:val="000000"/>
          <w:szCs w:val="22"/>
          <w:lang w:val="en-US"/>
        </w:rPr>
      </w:pPr>
      <w:ins w:id="1576" w:author="Дмитрий Филимонов" w:date="2026-01-29T15:26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drawing>
            <wp:inline distT="0" distB="0" distL="0" distR="0" wp14:anchorId="639D7677" wp14:editId="2B18967F">
              <wp:extent cx="5940425" cy="3086100"/>
              <wp:effectExtent l="0" t="0" r="3175" b="0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086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A6786E4" w14:textId="77777777" w:rsidR="003D4517" w:rsidRPr="000F258F" w:rsidRDefault="003D4517" w:rsidP="003D4517">
      <w:pPr>
        <w:spacing w:after="0"/>
        <w:rPr>
          <w:ins w:id="1577" w:author="Ivan Pugachev" w:date="2025-12-19T09:18:00Z"/>
          <w:rFonts w:ascii="Courier New" w:hAnsi="Courier New" w:cs="Courier New"/>
          <w:color w:val="000000"/>
          <w:szCs w:val="22"/>
          <w:lang w:val="en-US"/>
        </w:rPr>
      </w:pPr>
    </w:p>
    <w:p w14:paraId="3DE5CBEE" w14:textId="7C7266A8" w:rsidR="000F258F" w:rsidRPr="003D4517" w:rsidDel="003D4517" w:rsidRDefault="000F258F" w:rsidP="000F258F">
      <w:pPr>
        <w:spacing w:after="0"/>
        <w:rPr>
          <w:del w:id="157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579" w:author="Ivan Pugachev" w:date="2025-12-19T09:19:00Z">
            <w:rPr>
              <w:del w:id="158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58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58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lastRenderedPageBreak/>
          <w:delText>BEGIN</w:delText>
        </w:r>
      </w:del>
    </w:p>
    <w:p w14:paraId="33CD3849" w14:textId="644A0694" w:rsidR="000F258F" w:rsidRPr="003D4517" w:rsidDel="003D4517" w:rsidRDefault="000F258F" w:rsidP="000F258F">
      <w:pPr>
        <w:spacing w:after="0"/>
        <w:rPr>
          <w:del w:id="158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584" w:author="Ivan Pugachev" w:date="2025-12-19T09:19:00Z">
            <w:rPr>
              <w:del w:id="158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58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58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DECLARE user_exists INT;</w:delText>
        </w:r>
      </w:del>
    </w:p>
    <w:p w14:paraId="62F525A7" w14:textId="0B9648E7" w:rsidR="000F258F" w:rsidRPr="003D4517" w:rsidDel="003D4517" w:rsidRDefault="000F258F" w:rsidP="000F258F">
      <w:pPr>
        <w:spacing w:after="0"/>
        <w:rPr>
          <w:del w:id="158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589" w:author="Ivan Pugachev" w:date="2025-12-19T09:19:00Z">
            <w:rPr>
              <w:del w:id="159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59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59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</w:delText>
        </w:r>
      </w:del>
    </w:p>
    <w:p w14:paraId="71B26F67" w14:textId="3253B493" w:rsidR="000F258F" w:rsidRPr="003D4517" w:rsidDel="003D4517" w:rsidRDefault="000F258F" w:rsidP="000F258F">
      <w:pPr>
        <w:spacing w:after="0"/>
        <w:rPr>
          <w:del w:id="159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594" w:author="Ivan Pugachev" w:date="2025-12-19T09:19:00Z">
            <w:rPr>
              <w:del w:id="159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59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59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--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598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Проверяем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59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00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существование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0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02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пользователя</w:delText>
        </w:r>
      </w:del>
    </w:p>
    <w:p w14:paraId="6568A64C" w14:textId="3F45B2E3" w:rsidR="000F258F" w:rsidRPr="003D4517" w:rsidDel="003D4517" w:rsidRDefault="000F258F" w:rsidP="000F258F">
      <w:pPr>
        <w:spacing w:after="0"/>
        <w:rPr>
          <w:del w:id="160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04" w:author="Ivan Pugachev" w:date="2025-12-19T09:19:00Z">
            <w:rPr>
              <w:del w:id="160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0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0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SELECT COUNT(*) INTO user_exists FROM users WHERE id = user_id;</w:delText>
        </w:r>
      </w:del>
    </w:p>
    <w:p w14:paraId="7AC09064" w14:textId="5E923CE3" w:rsidR="000F258F" w:rsidRPr="003D4517" w:rsidDel="003D4517" w:rsidRDefault="000F258F" w:rsidP="000F258F">
      <w:pPr>
        <w:spacing w:after="0"/>
        <w:rPr>
          <w:del w:id="160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09" w:author="Ivan Pugachev" w:date="2025-12-19T09:19:00Z">
            <w:rPr>
              <w:del w:id="161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1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1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</w:delText>
        </w:r>
      </w:del>
    </w:p>
    <w:p w14:paraId="487043EA" w14:textId="6F0D1784" w:rsidR="000F258F" w:rsidRPr="003D4517" w:rsidDel="003D4517" w:rsidRDefault="000F258F" w:rsidP="000F258F">
      <w:pPr>
        <w:spacing w:after="0"/>
        <w:rPr>
          <w:del w:id="161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14" w:author="Ivan Pugachev" w:date="2025-12-19T09:19:00Z">
            <w:rPr>
              <w:del w:id="161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1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1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IF user_exists = 0 THEN</w:delText>
        </w:r>
      </w:del>
    </w:p>
    <w:p w14:paraId="15EA3DF4" w14:textId="42B48590" w:rsidR="000F258F" w:rsidRPr="003D4517" w:rsidDel="003D4517" w:rsidRDefault="000F258F" w:rsidP="000F258F">
      <w:pPr>
        <w:spacing w:after="0"/>
        <w:rPr>
          <w:del w:id="161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19" w:author="Ivan Pugachev" w:date="2025-12-19T09:19:00Z">
            <w:rPr>
              <w:del w:id="162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2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2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SELECT '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23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Ошибка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2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: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25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Пользователь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2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27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не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28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29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найден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30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' AS result;</w:delText>
        </w:r>
      </w:del>
    </w:p>
    <w:p w14:paraId="56577A3A" w14:textId="1B309AE3" w:rsidR="000F258F" w:rsidRPr="003D4517" w:rsidDel="003D4517" w:rsidRDefault="000F258F" w:rsidP="000F258F">
      <w:pPr>
        <w:spacing w:after="0"/>
        <w:rPr>
          <w:del w:id="1631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rPrChange w:id="1632" w:author="Ivan Pugachev" w:date="2025-12-19T09:19:00Z">
            <w:rPr>
              <w:del w:id="1633" w:author="Ivan Pugachev" w:date="2025-12-19T09:18:00Z"/>
              <w:rFonts w:ascii="Courier New" w:hAnsi="Courier New" w:cs="Courier New"/>
              <w:color w:val="000000"/>
              <w:szCs w:val="22"/>
            </w:rPr>
          </w:rPrChange>
        </w:rPr>
      </w:pPr>
      <w:del w:id="1634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35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36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ELSE</w:delText>
        </w:r>
      </w:del>
    </w:p>
    <w:p w14:paraId="74F8F2EF" w14:textId="0D78B9D8" w:rsidR="000F258F" w:rsidRPr="003D4517" w:rsidDel="003D4517" w:rsidRDefault="000F258F" w:rsidP="000F258F">
      <w:pPr>
        <w:spacing w:after="0"/>
        <w:rPr>
          <w:del w:id="163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rPrChange w:id="1638" w:author="Ivan Pugachev" w:date="2025-12-19T09:19:00Z">
            <w:rPr>
              <w:del w:id="1639" w:author="Ivan Pugachev" w:date="2025-12-19T09:18:00Z"/>
              <w:rFonts w:ascii="Courier New" w:hAnsi="Courier New" w:cs="Courier New"/>
              <w:color w:val="000000"/>
              <w:szCs w:val="22"/>
            </w:rPr>
          </w:rPrChange>
        </w:rPr>
      </w:pPr>
      <w:del w:id="164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41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-- 1. Основная информация о пользователе</w:delText>
        </w:r>
      </w:del>
    </w:p>
    <w:p w14:paraId="0D8CC24C" w14:textId="66E1BEAB" w:rsidR="000F258F" w:rsidRPr="003D4517" w:rsidDel="003D4517" w:rsidRDefault="000F258F" w:rsidP="000F258F">
      <w:pPr>
        <w:spacing w:after="0"/>
        <w:rPr>
          <w:del w:id="164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rPrChange w:id="1643" w:author="Ivan Pugachev" w:date="2025-12-19T09:19:00Z">
            <w:rPr>
              <w:del w:id="1644" w:author="Ivan Pugachev" w:date="2025-12-19T09:18:00Z"/>
              <w:rFonts w:ascii="Courier New" w:hAnsi="Courier New" w:cs="Courier New"/>
              <w:color w:val="000000"/>
              <w:szCs w:val="22"/>
            </w:rPr>
          </w:rPrChange>
        </w:rPr>
      </w:pPr>
      <w:del w:id="164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46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SELECT </w:delText>
        </w:r>
      </w:del>
    </w:p>
    <w:p w14:paraId="6C06A0AB" w14:textId="34179071" w:rsidR="000F258F" w:rsidRPr="003D4517" w:rsidDel="003D4517" w:rsidRDefault="000F258F" w:rsidP="000F258F">
      <w:pPr>
        <w:spacing w:after="0"/>
        <w:rPr>
          <w:del w:id="164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48" w:author="Ivan Pugachev" w:date="2025-12-19T09:19:00Z">
            <w:rPr>
              <w:del w:id="164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5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51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5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u.id,</w:delText>
        </w:r>
      </w:del>
    </w:p>
    <w:p w14:paraId="554EAFC3" w14:textId="1A27EF88" w:rsidR="000F258F" w:rsidRPr="003D4517" w:rsidDel="003D4517" w:rsidRDefault="000F258F" w:rsidP="000F258F">
      <w:pPr>
        <w:spacing w:after="0"/>
        <w:rPr>
          <w:del w:id="165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54" w:author="Ivan Pugachev" w:date="2025-12-19T09:19:00Z">
            <w:rPr>
              <w:del w:id="165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5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5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u.name,</w:delText>
        </w:r>
      </w:del>
    </w:p>
    <w:p w14:paraId="46B9BE8E" w14:textId="377F5DAD" w:rsidR="000F258F" w:rsidRPr="003D4517" w:rsidDel="003D4517" w:rsidRDefault="000F258F" w:rsidP="000F258F">
      <w:pPr>
        <w:spacing w:after="0"/>
        <w:rPr>
          <w:del w:id="165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59" w:author="Ivan Pugachev" w:date="2025-12-19T09:19:00Z">
            <w:rPr>
              <w:del w:id="166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6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6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u.email, </w:delText>
        </w:r>
      </w:del>
    </w:p>
    <w:p w14:paraId="5ED02AF2" w14:textId="363ED0A3" w:rsidR="000F258F" w:rsidRPr="003D4517" w:rsidDel="003D4517" w:rsidRDefault="000F258F" w:rsidP="000F258F">
      <w:pPr>
        <w:spacing w:after="0"/>
        <w:rPr>
          <w:del w:id="166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64" w:author="Ivan Pugachev" w:date="2025-12-19T09:19:00Z">
            <w:rPr>
              <w:del w:id="166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6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6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u.role,</w:delText>
        </w:r>
      </w:del>
    </w:p>
    <w:p w14:paraId="730C6C30" w14:textId="26E5672F" w:rsidR="000F258F" w:rsidRPr="003D4517" w:rsidDel="003D4517" w:rsidRDefault="000F258F" w:rsidP="000F258F">
      <w:pPr>
        <w:spacing w:after="0"/>
        <w:rPr>
          <w:del w:id="166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69" w:author="Ivan Pugachev" w:date="2025-12-19T09:19:00Z">
            <w:rPr>
              <w:del w:id="167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7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7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u.bio,</w:delText>
        </w:r>
      </w:del>
    </w:p>
    <w:p w14:paraId="3E9F6B51" w14:textId="20A4ECA5" w:rsidR="000F258F" w:rsidRPr="003D4517" w:rsidDel="003D4517" w:rsidRDefault="000F258F" w:rsidP="000F258F">
      <w:pPr>
        <w:spacing w:after="0"/>
        <w:rPr>
          <w:del w:id="167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74" w:author="Ivan Pugachev" w:date="2025-12-19T09:19:00Z">
            <w:rPr>
              <w:del w:id="167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7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7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u.rating,</w:delText>
        </w:r>
      </w:del>
    </w:p>
    <w:p w14:paraId="04E4E243" w14:textId="014E7500" w:rsidR="000F258F" w:rsidRPr="003D4517" w:rsidDel="003D4517" w:rsidRDefault="000F258F" w:rsidP="000F258F">
      <w:pPr>
        <w:spacing w:after="0"/>
        <w:rPr>
          <w:del w:id="167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79" w:author="Ivan Pugachev" w:date="2025-12-19T09:19:00Z">
            <w:rPr>
              <w:del w:id="168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8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8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u.created_at as registration_date</w:delText>
        </w:r>
      </w:del>
    </w:p>
    <w:p w14:paraId="5BC8E407" w14:textId="0D439547" w:rsidR="000F258F" w:rsidRPr="003D4517" w:rsidDel="003D4517" w:rsidRDefault="000F258F" w:rsidP="000F258F">
      <w:pPr>
        <w:spacing w:after="0"/>
        <w:rPr>
          <w:del w:id="168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84" w:author="Ivan Pugachev" w:date="2025-12-19T09:19:00Z">
            <w:rPr>
              <w:del w:id="168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8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8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FROM users u</w:delText>
        </w:r>
      </w:del>
    </w:p>
    <w:p w14:paraId="44E0C984" w14:textId="6161F9B2" w:rsidR="000F258F" w:rsidRPr="003D4517" w:rsidDel="003D4517" w:rsidRDefault="000F258F" w:rsidP="000F258F">
      <w:pPr>
        <w:spacing w:after="0"/>
        <w:rPr>
          <w:del w:id="168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89" w:author="Ivan Pugachev" w:date="2025-12-19T09:19:00Z">
            <w:rPr>
              <w:del w:id="169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9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9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WHERE u.id = user_id;</w:delText>
        </w:r>
      </w:del>
    </w:p>
    <w:p w14:paraId="7E9FB925" w14:textId="6C48E5AF" w:rsidR="000F258F" w:rsidRPr="003D4517" w:rsidDel="003D4517" w:rsidRDefault="000F258F" w:rsidP="000F258F">
      <w:pPr>
        <w:spacing w:after="0"/>
        <w:rPr>
          <w:del w:id="169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94" w:author="Ivan Pugachev" w:date="2025-12-19T09:19:00Z">
            <w:rPr>
              <w:del w:id="169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9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9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</w:del>
    </w:p>
    <w:p w14:paraId="508ECBBB" w14:textId="4860B06A" w:rsidR="000F258F" w:rsidRPr="003D4517" w:rsidDel="003D4517" w:rsidRDefault="000F258F" w:rsidP="000F258F">
      <w:pPr>
        <w:spacing w:after="0"/>
        <w:rPr>
          <w:del w:id="169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rPrChange w:id="1699" w:author="Ivan Pugachev" w:date="2025-12-19T09:19:00Z">
            <w:rPr>
              <w:del w:id="1700" w:author="Ivan Pugachev" w:date="2025-12-19T09:18:00Z"/>
              <w:rFonts w:ascii="Courier New" w:hAnsi="Courier New" w:cs="Courier New"/>
              <w:color w:val="000000"/>
              <w:szCs w:val="22"/>
            </w:rPr>
          </w:rPrChange>
        </w:rPr>
      </w:pPr>
      <w:del w:id="170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0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703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-- 2. Проекты, где пользователь является КЛИЕНТОМ (создал проект)</w:delText>
        </w:r>
      </w:del>
    </w:p>
    <w:p w14:paraId="112AB88D" w14:textId="09BB36B1" w:rsidR="000F258F" w:rsidRPr="003D4517" w:rsidDel="003D4517" w:rsidRDefault="000F258F" w:rsidP="000F258F">
      <w:pPr>
        <w:spacing w:after="0"/>
        <w:rPr>
          <w:del w:id="1704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05" w:author="Ivan Pugachev" w:date="2025-12-19T09:19:00Z">
            <w:rPr>
              <w:del w:id="1706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07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708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0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SELECT </w:delText>
        </w:r>
      </w:del>
    </w:p>
    <w:p w14:paraId="2EF6B71D" w14:textId="6E20B175" w:rsidR="000F258F" w:rsidRPr="003D4517" w:rsidDel="003D4517" w:rsidRDefault="000F258F" w:rsidP="000F258F">
      <w:pPr>
        <w:spacing w:after="0"/>
        <w:rPr>
          <w:del w:id="171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11" w:author="Ivan Pugachev" w:date="2025-12-19T09:19:00Z">
            <w:rPr>
              <w:del w:id="171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1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1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p.id as project_id,</w:delText>
        </w:r>
      </w:del>
    </w:p>
    <w:p w14:paraId="49DBAEB9" w14:textId="230CFD70" w:rsidR="000F258F" w:rsidRPr="003D4517" w:rsidDel="003D4517" w:rsidRDefault="000F258F" w:rsidP="000F258F">
      <w:pPr>
        <w:spacing w:after="0"/>
        <w:rPr>
          <w:del w:id="171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16" w:author="Ivan Pugachev" w:date="2025-12-19T09:19:00Z">
            <w:rPr>
              <w:del w:id="171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1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1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p.title,</w:delText>
        </w:r>
      </w:del>
    </w:p>
    <w:p w14:paraId="0BCACB39" w14:textId="38FB1694" w:rsidR="000F258F" w:rsidRPr="003D4517" w:rsidDel="003D4517" w:rsidRDefault="000F258F" w:rsidP="000F258F">
      <w:pPr>
        <w:spacing w:after="0"/>
        <w:rPr>
          <w:del w:id="172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21" w:author="Ivan Pugachev" w:date="2025-12-19T09:19:00Z">
            <w:rPr>
              <w:del w:id="172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2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2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p.description,</w:delText>
        </w:r>
      </w:del>
    </w:p>
    <w:p w14:paraId="7DE2FF47" w14:textId="305B1C35" w:rsidR="000F258F" w:rsidRPr="003D4517" w:rsidDel="003D4517" w:rsidRDefault="000F258F" w:rsidP="000F258F">
      <w:pPr>
        <w:spacing w:after="0"/>
        <w:rPr>
          <w:del w:id="172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26" w:author="Ivan Pugachev" w:date="2025-12-19T09:19:00Z">
            <w:rPr>
              <w:del w:id="172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2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2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p.deadline,</w:delText>
        </w:r>
      </w:del>
    </w:p>
    <w:p w14:paraId="08684221" w14:textId="232F50D9" w:rsidR="000F258F" w:rsidRPr="003D4517" w:rsidDel="003D4517" w:rsidRDefault="000F258F" w:rsidP="000F258F">
      <w:pPr>
        <w:spacing w:after="0"/>
        <w:rPr>
          <w:del w:id="173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31" w:author="Ivan Pugachev" w:date="2025-12-19T09:19:00Z">
            <w:rPr>
              <w:del w:id="173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3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3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p.status as project_status,</w:delText>
        </w:r>
      </w:del>
    </w:p>
    <w:p w14:paraId="22BD9EDE" w14:textId="6F848AF0" w:rsidR="000F258F" w:rsidRPr="003D4517" w:rsidDel="003D4517" w:rsidRDefault="000F258F" w:rsidP="000F258F">
      <w:pPr>
        <w:spacing w:after="0"/>
        <w:rPr>
          <w:del w:id="173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36" w:author="Ivan Pugachev" w:date="2025-12-19T09:19:00Z">
            <w:rPr>
              <w:del w:id="173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3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3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p.created_at as project_created,</w:delText>
        </w:r>
      </w:del>
    </w:p>
    <w:p w14:paraId="5F846AEF" w14:textId="1C7F85BD" w:rsidR="000F258F" w:rsidRPr="003D4517" w:rsidDel="003D4517" w:rsidRDefault="000F258F" w:rsidP="000F258F">
      <w:pPr>
        <w:spacing w:after="0"/>
        <w:rPr>
          <w:del w:id="174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41" w:author="Ivan Pugachev" w:date="2025-12-19T09:19:00Z">
            <w:rPr>
              <w:del w:id="174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4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4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c.name as category_name,</w:delText>
        </w:r>
      </w:del>
    </w:p>
    <w:p w14:paraId="76074D2E" w14:textId="4FF14E1A" w:rsidR="000F258F" w:rsidRPr="003D4517" w:rsidDel="003D4517" w:rsidRDefault="000F258F" w:rsidP="000F258F">
      <w:pPr>
        <w:spacing w:after="0"/>
        <w:rPr>
          <w:del w:id="174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46" w:author="Ivan Pugachev" w:date="2025-12-19T09:19:00Z">
            <w:rPr>
              <w:del w:id="174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4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4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'creator' as user_role_in_project</w:delText>
        </w:r>
      </w:del>
    </w:p>
    <w:p w14:paraId="1128CF4E" w14:textId="0AFAB307" w:rsidR="000F258F" w:rsidRPr="003D4517" w:rsidDel="003D4517" w:rsidRDefault="000F258F" w:rsidP="000F258F">
      <w:pPr>
        <w:spacing w:after="0"/>
        <w:rPr>
          <w:del w:id="175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51" w:author="Ivan Pugachev" w:date="2025-12-19T09:19:00Z">
            <w:rPr>
              <w:del w:id="175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5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5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FROM projects p</w:delText>
        </w:r>
      </w:del>
    </w:p>
    <w:p w14:paraId="65A5A4E5" w14:textId="3EC5B73E" w:rsidR="000F258F" w:rsidRPr="003D4517" w:rsidDel="003D4517" w:rsidRDefault="000F258F" w:rsidP="000F258F">
      <w:pPr>
        <w:spacing w:after="0"/>
        <w:rPr>
          <w:del w:id="175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56" w:author="Ivan Pugachev" w:date="2025-12-19T09:19:00Z">
            <w:rPr>
              <w:del w:id="175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5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5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categories c ON p.category_id = c.id</w:delText>
        </w:r>
      </w:del>
    </w:p>
    <w:p w14:paraId="1EB3E2EC" w14:textId="06204119" w:rsidR="000F258F" w:rsidRPr="003D4517" w:rsidDel="003D4517" w:rsidRDefault="000F258F" w:rsidP="000F258F">
      <w:pPr>
        <w:spacing w:after="0"/>
        <w:rPr>
          <w:del w:id="176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61" w:author="Ivan Pugachev" w:date="2025-12-19T09:19:00Z">
            <w:rPr>
              <w:del w:id="176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6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6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WHERE p.client_id = user_id</w:delText>
        </w:r>
      </w:del>
    </w:p>
    <w:p w14:paraId="761549A1" w14:textId="007725B1" w:rsidR="000F258F" w:rsidRPr="003D4517" w:rsidDel="003D4517" w:rsidRDefault="000F258F" w:rsidP="000F258F">
      <w:pPr>
        <w:spacing w:after="0"/>
        <w:rPr>
          <w:del w:id="176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66" w:author="Ivan Pugachev" w:date="2025-12-19T09:19:00Z">
            <w:rPr>
              <w:del w:id="176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6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6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ORDER BY p.created_at DESC;</w:delText>
        </w:r>
      </w:del>
    </w:p>
    <w:p w14:paraId="29B693C9" w14:textId="3B2795AC" w:rsidR="000F258F" w:rsidRPr="003D4517" w:rsidDel="003D4517" w:rsidRDefault="000F258F" w:rsidP="000F258F">
      <w:pPr>
        <w:spacing w:after="0"/>
        <w:rPr>
          <w:del w:id="177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71" w:author="Ivan Pugachev" w:date="2025-12-19T09:19:00Z">
            <w:rPr>
              <w:del w:id="177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7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7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</w:del>
    </w:p>
    <w:p w14:paraId="5C5047E1" w14:textId="04F87FD2" w:rsidR="000F258F" w:rsidRPr="003D4517" w:rsidDel="003D4517" w:rsidRDefault="000F258F" w:rsidP="000F258F">
      <w:pPr>
        <w:spacing w:after="0"/>
        <w:rPr>
          <w:del w:id="177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rPrChange w:id="1776" w:author="Ivan Pugachev" w:date="2025-12-19T09:19:00Z">
            <w:rPr>
              <w:del w:id="1777" w:author="Ivan Pugachev" w:date="2025-12-19T09:18:00Z"/>
              <w:rFonts w:ascii="Courier New" w:hAnsi="Courier New" w:cs="Courier New"/>
              <w:color w:val="000000"/>
              <w:szCs w:val="22"/>
            </w:rPr>
          </w:rPrChange>
        </w:rPr>
      </w:pPr>
      <w:del w:id="177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7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780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-- 3. Проекты, где пользователь является ФРИЛАНСЕРОМ (участвует через ставки/контракты)</w:delText>
        </w:r>
      </w:del>
    </w:p>
    <w:p w14:paraId="0EE275FB" w14:textId="1FDDF4A3" w:rsidR="000F258F" w:rsidRPr="003D4517" w:rsidDel="003D4517" w:rsidRDefault="000F258F" w:rsidP="000F258F">
      <w:pPr>
        <w:spacing w:after="0"/>
        <w:rPr>
          <w:del w:id="1781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82" w:author="Ivan Pugachev" w:date="2025-12-19T09:19:00Z">
            <w:rPr>
              <w:del w:id="1783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84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785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8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SELECT DISTINCT</w:delText>
        </w:r>
      </w:del>
    </w:p>
    <w:p w14:paraId="20D4DF99" w14:textId="68FA89E7" w:rsidR="000F258F" w:rsidRPr="003D4517" w:rsidDel="003D4517" w:rsidRDefault="000F258F" w:rsidP="000F258F">
      <w:pPr>
        <w:spacing w:after="0"/>
        <w:rPr>
          <w:del w:id="178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88" w:author="Ivan Pugachev" w:date="2025-12-19T09:19:00Z">
            <w:rPr>
              <w:del w:id="178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9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9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p.id as project_id,</w:delText>
        </w:r>
      </w:del>
    </w:p>
    <w:p w14:paraId="2192BA04" w14:textId="23795E4E" w:rsidR="000F258F" w:rsidRPr="003D4517" w:rsidDel="003D4517" w:rsidRDefault="000F258F" w:rsidP="000F258F">
      <w:pPr>
        <w:spacing w:after="0"/>
        <w:rPr>
          <w:del w:id="179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93" w:author="Ivan Pugachev" w:date="2025-12-19T09:19:00Z">
            <w:rPr>
              <w:del w:id="179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9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9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p.title, </w:delText>
        </w:r>
      </w:del>
    </w:p>
    <w:p w14:paraId="14F6DF3B" w14:textId="295C375F" w:rsidR="000F258F" w:rsidRPr="003D4517" w:rsidDel="003D4517" w:rsidRDefault="000F258F" w:rsidP="000F258F">
      <w:pPr>
        <w:spacing w:after="0"/>
        <w:rPr>
          <w:del w:id="179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98" w:author="Ivan Pugachev" w:date="2025-12-19T09:19:00Z">
            <w:rPr>
              <w:del w:id="179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0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0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p.description,</w:delText>
        </w:r>
      </w:del>
    </w:p>
    <w:p w14:paraId="5DDEA19D" w14:textId="1003D4B4" w:rsidR="000F258F" w:rsidRPr="003D4517" w:rsidDel="003D4517" w:rsidRDefault="000F258F" w:rsidP="000F258F">
      <w:pPr>
        <w:spacing w:after="0"/>
        <w:rPr>
          <w:del w:id="180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03" w:author="Ivan Pugachev" w:date="2025-12-19T09:19:00Z">
            <w:rPr>
              <w:del w:id="180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0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0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p.deadline,</w:delText>
        </w:r>
      </w:del>
    </w:p>
    <w:p w14:paraId="40EAF34E" w14:textId="6CD63B24" w:rsidR="000F258F" w:rsidRPr="003D4517" w:rsidDel="003D4517" w:rsidRDefault="000F258F" w:rsidP="000F258F">
      <w:pPr>
        <w:spacing w:after="0"/>
        <w:rPr>
          <w:del w:id="180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08" w:author="Ivan Pugachev" w:date="2025-12-19T09:19:00Z">
            <w:rPr>
              <w:del w:id="180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1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1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p.status as project_status,</w:delText>
        </w:r>
      </w:del>
    </w:p>
    <w:p w14:paraId="1084C710" w14:textId="4A6B8F3C" w:rsidR="000F258F" w:rsidRPr="003D4517" w:rsidDel="003D4517" w:rsidRDefault="000F258F" w:rsidP="000F258F">
      <w:pPr>
        <w:spacing w:after="0"/>
        <w:rPr>
          <w:del w:id="181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13" w:author="Ivan Pugachev" w:date="2025-12-19T09:19:00Z">
            <w:rPr>
              <w:del w:id="181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1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1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p.created_at as project_created,</w:delText>
        </w:r>
      </w:del>
    </w:p>
    <w:p w14:paraId="50D56E7A" w14:textId="3AD3408E" w:rsidR="000F258F" w:rsidRPr="003D4517" w:rsidDel="003D4517" w:rsidRDefault="000F258F" w:rsidP="000F258F">
      <w:pPr>
        <w:spacing w:after="0"/>
        <w:rPr>
          <w:del w:id="181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18" w:author="Ivan Pugachev" w:date="2025-12-19T09:19:00Z">
            <w:rPr>
              <w:del w:id="181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2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2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c.name as category_name,</w:delText>
        </w:r>
      </w:del>
    </w:p>
    <w:p w14:paraId="26FC2AF8" w14:textId="6E49DB79" w:rsidR="000F258F" w:rsidRPr="003D4517" w:rsidDel="003D4517" w:rsidRDefault="000F258F" w:rsidP="000F258F">
      <w:pPr>
        <w:spacing w:after="0"/>
        <w:rPr>
          <w:del w:id="182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23" w:author="Ivan Pugachev" w:date="2025-12-19T09:19:00Z">
            <w:rPr>
              <w:del w:id="182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2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2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b.status as bid_status,</w:delText>
        </w:r>
      </w:del>
    </w:p>
    <w:p w14:paraId="33092E1B" w14:textId="16489898" w:rsidR="000F258F" w:rsidRPr="003D4517" w:rsidDel="003D4517" w:rsidRDefault="000F258F" w:rsidP="000F258F">
      <w:pPr>
        <w:spacing w:after="0"/>
        <w:rPr>
          <w:del w:id="182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28" w:author="Ivan Pugachev" w:date="2025-12-19T09:19:00Z">
            <w:rPr>
              <w:del w:id="182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3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3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contr.status as contract_status,</w:delText>
        </w:r>
      </w:del>
    </w:p>
    <w:p w14:paraId="023A9CA0" w14:textId="3DA86272" w:rsidR="000F258F" w:rsidRPr="003D4517" w:rsidDel="003D4517" w:rsidRDefault="000F258F" w:rsidP="000F258F">
      <w:pPr>
        <w:spacing w:after="0"/>
        <w:rPr>
          <w:del w:id="183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33" w:author="Ivan Pugachev" w:date="2025-12-19T09:19:00Z">
            <w:rPr>
              <w:del w:id="183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3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3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CASE </w:delText>
        </w:r>
      </w:del>
    </w:p>
    <w:p w14:paraId="1D975F4C" w14:textId="3B36745C" w:rsidR="000F258F" w:rsidRPr="003D4517" w:rsidDel="003D4517" w:rsidRDefault="000F258F" w:rsidP="000F258F">
      <w:pPr>
        <w:spacing w:after="0"/>
        <w:rPr>
          <w:del w:id="183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38" w:author="Ivan Pugachev" w:date="2025-12-19T09:19:00Z">
            <w:rPr>
              <w:del w:id="183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4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4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    WHEN contr.id IS NOT NULL THEN 'contract_freelancer'</w:delText>
        </w:r>
      </w:del>
    </w:p>
    <w:p w14:paraId="532FB0CA" w14:textId="233EBF54" w:rsidR="000F258F" w:rsidRPr="003D4517" w:rsidDel="003D4517" w:rsidRDefault="000F258F" w:rsidP="000F258F">
      <w:pPr>
        <w:spacing w:after="0"/>
        <w:rPr>
          <w:del w:id="184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43" w:author="Ivan Pugachev" w:date="2025-12-19T09:19:00Z">
            <w:rPr>
              <w:del w:id="184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4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4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    WHEN b.status = 'accepted' THEN 'accepted_freelancer' </w:delText>
        </w:r>
      </w:del>
    </w:p>
    <w:p w14:paraId="679E1F7B" w14:textId="358D91CA" w:rsidR="000F258F" w:rsidRPr="003D4517" w:rsidDel="003D4517" w:rsidRDefault="000F258F" w:rsidP="000F258F">
      <w:pPr>
        <w:spacing w:after="0"/>
        <w:rPr>
          <w:del w:id="184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48" w:author="Ivan Pugachev" w:date="2025-12-19T09:19:00Z">
            <w:rPr>
              <w:del w:id="184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5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5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    ELSE 'bidder'</w:delText>
        </w:r>
      </w:del>
    </w:p>
    <w:p w14:paraId="382A9351" w14:textId="1EEC7FA0" w:rsidR="000F258F" w:rsidRPr="003D4517" w:rsidDel="003D4517" w:rsidRDefault="000F258F" w:rsidP="000F258F">
      <w:pPr>
        <w:spacing w:after="0"/>
        <w:rPr>
          <w:del w:id="185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53" w:author="Ivan Pugachev" w:date="2025-12-19T09:19:00Z">
            <w:rPr>
              <w:del w:id="185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5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5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END as user_role_in_project</w:delText>
        </w:r>
      </w:del>
    </w:p>
    <w:p w14:paraId="546257E7" w14:textId="0B9D355D" w:rsidR="000F258F" w:rsidRPr="003D4517" w:rsidDel="003D4517" w:rsidRDefault="000F258F" w:rsidP="000F258F">
      <w:pPr>
        <w:spacing w:after="0"/>
        <w:rPr>
          <w:del w:id="185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58" w:author="Ivan Pugachev" w:date="2025-12-19T09:19:00Z">
            <w:rPr>
              <w:del w:id="185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6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6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FROM projects p</w:delText>
        </w:r>
      </w:del>
    </w:p>
    <w:p w14:paraId="5BD30BB6" w14:textId="20383F04" w:rsidR="000F258F" w:rsidRPr="003D4517" w:rsidDel="003D4517" w:rsidRDefault="000F258F" w:rsidP="000F258F">
      <w:pPr>
        <w:spacing w:after="0"/>
        <w:rPr>
          <w:del w:id="186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63" w:author="Ivan Pugachev" w:date="2025-12-19T09:19:00Z">
            <w:rPr>
              <w:del w:id="186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6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6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categories c ON p.category_id = c.id</w:delText>
        </w:r>
      </w:del>
    </w:p>
    <w:p w14:paraId="4A753A4E" w14:textId="3E8EB163" w:rsidR="000F258F" w:rsidRPr="003D4517" w:rsidDel="003D4517" w:rsidRDefault="000F258F" w:rsidP="000F258F">
      <w:pPr>
        <w:spacing w:after="0"/>
        <w:rPr>
          <w:del w:id="186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68" w:author="Ivan Pugachev" w:date="2025-12-19T09:19:00Z">
            <w:rPr>
              <w:del w:id="186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7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7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bids b ON p.id = b.project_id AND b.freelancer_id = user_id</w:delText>
        </w:r>
      </w:del>
    </w:p>
    <w:p w14:paraId="0E4A9F7A" w14:textId="178829E3" w:rsidR="000F258F" w:rsidRPr="003D4517" w:rsidDel="003D4517" w:rsidRDefault="000F258F" w:rsidP="000F258F">
      <w:pPr>
        <w:spacing w:after="0"/>
        <w:rPr>
          <w:del w:id="187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73" w:author="Ivan Pugachev" w:date="2025-12-19T09:19:00Z">
            <w:rPr>
              <w:del w:id="187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7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7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contracts contr ON p.id = contr.project_id AND contr.freelancer_id = user_id</w:delText>
        </w:r>
      </w:del>
    </w:p>
    <w:p w14:paraId="5FD4B654" w14:textId="047D4FD4" w:rsidR="000F258F" w:rsidRPr="003D4517" w:rsidDel="003D4517" w:rsidRDefault="000F258F" w:rsidP="000F258F">
      <w:pPr>
        <w:spacing w:after="0"/>
        <w:rPr>
          <w:del w:id="187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78" w:author="Ivan Pugachev" w:date="2025-12-19T09:19:00Z">
            <w:rPr>
              <w:del w:id="187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8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8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WHERE b.freelancer_id = user_id OR contr.freelancer_id = user_id</w:delText>
        </w:r>
      </w:del>
    </w:p>
    <w:p w14:paraId="4DDA3966" w14:textId="0FD2E6AE" w:rsidR="000F258F" w:rsidRPr="003D4517" w:rsidDel="003D4517" w:rsidRDefault="000F258F" w:rsidP="000F258F">
      <w:pPr>
        <w:spacing w:after="0"/>
        <w:rPr>
          <w:del w:id="188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83" w:author="Ivan Pugachev" w:date="2025-12-19T09:19:00Z">
            <w:rPr>
              <w:del w:id="188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8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8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ORDER BY p.created_at DESC;</w:delText>
        </w:r>
      </w:del>
    </w:p>
    <w:p w14:paraId="47D8EEAC" w14:textId="0E101126" w:rsidR="000F258F" w:rsidRPr="003D4517" w:rsidDel="003D4517" w:rsidRDefault="000F258F" w:rsidP="000F258F">
      <w:pPr>
        <w:spacing w:after="0"/>
        <w:rPr>
          <w:del w:id="188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88" w:author="Ivan Pugachev" w:date="2025-12-19T09:19:00Z">
            <w:rPr>
              <w:del w:id="188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9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9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END IF;</w:delText>
        </w:r>
      </w:del>
    </w:p>
    <w:p w14:paraId="32192D48" w14:textId="4A5AEC86" w:rsidR="00BC0DAF" w:rsidRPr="003D4517" w:rsidDel="003D4517" w:rsidRDefault="00AC0A16" w:rsidP="000F258F">
      <w:pPr>
        <w:spacing w:after="0"/>
        <w:rPr>
          <w:del w:id="189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GB"/>
          <w:rPrChange w:id="1893" w:author="Ivan Pugachev" w:date="2025-12-19T09:19:00Z">
            <w:rPr>
              <w:del w:id="1894" w:author="Ivan Pugachev" w:date="2025-12-19T09:18:00Z"/>
              <w:rFonts w:ascii="Courier New" w:hAnsi="Courier New" w:cs="Courier New"/>
              <w:color w:val="000000"/>
              <w:szCs w:val="22"/>
              <w:lang w:val="en-GB"/>
            </w:rPr>
          </w:rPrChange>
        </w:rPr>
      </w:pPr>
      <w:del w:id="189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noProof/>
            <w:color w:val="000000"/>
            <w:sz w:val="28"/>
            <w:szCs w:val="28"/>
            <w:lang w:val="en-GB"/>
            <w:rPrChange w:id="1896" w:author="Ivan Pugachev" w:date="2025-12-19T09:19:00Z">
              <w:rPr>
                <w:rFonts w:ascii="Courier New" w:hAnsi="Courier New" w:cs="Courier New"/>
                <w:noProof/>
                <w:color w:val="000000"/>
                <w:szCs w:val="22"/>
                <w:lang w:val="en-GB"/>
              </w:rPr>
            </w:rPrChange>
          </w:rPr>
          <w:drawing>
            <wp:anchor distT="0" distB="0" distL="114300" distR="114300" simplePos="0" relativeHeight="251659264" behindDoc="1" locked="0" layoutInCell="1" allowOverlap="1" wp14:anchorId="4D31C228" wp14:editId="19A81EA0">
              <wp:simplePos x="0" y="0"/>
              <wp:positionH relativeFrom="column">
                <wp:posOffset>-728980</wp:posOffset>
              </wp:positionH>
              <wp:positionV relativeFrom="paragraph">
                <wp:posOffset>318859</wp:posOffset>
              </wp:positionV>
              <wp:extent cx="6858978" cy="2945218"/>
              <wp:effectExtent l="0" t="0" r="0" b="7620"/>
              <wp:wrapTight wrapText="bothSides">
                <wp:wrapPolygon edited="0">
                  <wp:start x="0" y="0"/>
                  <wp:lineTo x="0" y="21516"/>
                  <wp:lineTo x="21538" y="21516"/>
                  <wp:lineTo x="21538" y="0"/>
                  <wp:lineTo x="0" y="0"/>
                </wp:wrapPolygon>
              </wp:wrapTight>
              <wp:docPr id="1416484873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16484873" name=""/>
                      <pic:cNvPicPr/>
                    </pic:nvPicPr>
                    <pic:blipFill>
                      <a:blip r:embed="rId2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978" cy="29452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F258F"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9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END</w:delText>
        </w:r>
      </w:del>
    </w:p>
    <w:p w14:paraId="76A0D08D" w14:textId="61669990" w:rsidR="0082490D" w:rsidRDefault="00A3308C" w:rsidP="0082490D">
      <w:pPr>
        <w:spacing w:after="0"/>
        <w:rPr>
          <w:ins w:id="1898" w:author="Ivan Pugachev" w:date="2025-12-19T09:20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del w:id="1899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CloseContract</w:delText>
        </w:r>
      </w:del>
      <w:ins w:id="1900" w:author="Ivan Pugachev" w:date="2025-12-19T09:20:00Z">
        <w:del w:id="1901" w:author="Дмитрий Филимонов" w:date="2026-01-29T15:27:00Z">
          <w:r w:rsidR="003D4517" w:rsidDel="00E96159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ProcessOrder</w:delText>
          </w:r>
        </w:del>
      </w:ins>
      <w:ins w:id="1902" w:author="Дмитрий Филимонов" w:date="2026-01-29T15:27:00Z">
        <w:r w:rsidR="00E96159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assign_employee</w:t>
        </w:r>
      </w:ins>
    </w:p>
    <w:p w14:paraId="0E62AAFA" w14:textId="77777777" w:rsidR="003D4517" w:rsidRPr="003D4517" w:rsidRDefault="003D4517" w:rsidP="0082490D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B57A61A" w14:textId="77777777" w:rsidR="00E96159" w:rsidRPr="00E96159" w:rsidRDefault="00E96159" w:rsidP="00E96159">
      <w:pPr>
        <w:spacing w:after="0"/>
        <w:rPr>
          <w:ins w:id="1903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04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>CREATE PROCEDURE `assign_employee` (</w:t>
        </w:r>
      </w:ins>
    </w:p>
    <w:p w14:paraId="3C8BDDDB" w14:textId="77777777" w:rsidR="00E96159" w:rsidRPr="00E96159" w:rsidRDefault="00E96159" w:rsidP="00E96159">
      <w:pPr>
        <w:spacing w:after="0"/>
        <w:rPr>
          <w:ins w:id="190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06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 xml:space="preserve">    IN p_event_id INT,</w:t>
        </w:r>
      </w:ins>
    </w:p>
    <w:p w14:paraId="5CCAED0E" w14:textId="77777777" w:rsidR="00E96159" w:rsidRPr="00E96159" w:rsidRDefault="00E96159" w:rsidP="00E96159">
      <w:pPr>
        <w:spacing w:after="0"/>
        <w:rPr>
          <w:ins w:id="1907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08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 xml:space="preserve">    IN p_employee_id INT,</w:t>
        </w:r>
      </w:ins>
    </w:p>
    <w:p w14:paraId="6FF50B66" w14:textId="77777777" w:rsidR="00E96159" w:rsidRPr="00E96159" w:rsidRDefault="00E96159" w:rsidP="00E96159">
      <w:pPr>
        <w:spacing w:after="0"/>
        <w:rPr>
          <w:ins w:id="1909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10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 xml:space="preserve">    IN p_role VARCHAR(100)</w:t>
        </w:r>
      </w:ins>
    </w:p>
    <w:p w14:paraId="26C335AD" w14:textId="77777777" w:rsidR="00E96159" w:rsidRPr="00E96159" w:rsidRDefault="00E96159" w:rsidP="00E96159">
      <w:pPr>
        <w:spacing w:after="0"/>
        <w:rPr>
          <w:ins w:id="1911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12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>)</w:t>
        </w:r>
      </w:ins>
    </w:p>
    <w:p w14:paraId="29EEFDCC" w14:textId="77777777" w:rsidR="00E96159" w:rsidRPr="00E96159" w:rsidRDefault="00E96159" w:rsidP="00E96159">
      <w:pPr>
        <w:spacing w:after="0"/>
        <w:rPr>
          <w:ins w:id="1913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14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>BEGIN</w:t>
        </w:r>
      </w:ins>
    </w:p>
    <w:p w14:paraId="508B4DAE" w14:textId="77777777" w:rsidR="00E96159" w:rsidRPr="00E96159" w:rsidRDefault="00E96159" w:rsidP="00E96159">
      <w:pPr>
        <w:spacing w:after="0"/>
        <w:rPr>
          <w:ins w:id="191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16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 xml:space="preserve">    INSERT INTO event_staff (event_id, employee_id, role_description)</w:t>
        </w:r>
      </w:ins>
    </w:p>
    <w:p w14:paraId="0B2FEC7F" w14:textId="77777777" w:rsidR="00E96159" w:rsidRPr="00E96159" w:rsidRDefault="00E96159" w:rsidP="00E96159">
      <w:pPr>
        <w:spacing w:after="0"/>
        <w:rPr>
          <w:ins w:id="1917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18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 xml:space="preserve">    VALUES (p_event_id, p_employee_id, p_role);</w:t>
        </w:r>
      </w:ins>
    </w:p>
    <w:p w14:paraId="4F642751" w14:textId="48908746" w:rsidR="003D4517" w:rsidRPr="003D4517" w:rsidDel="00E96159" w:rsidRDefault="00E96159" w:rsidP="00E96159">
      <w:pPr>
        <w:spacing w:after="0"/>
        <w:rPr>
          <w:ins w:id="1919" w:author="Ivan Pugachev" w:date="2025-12-19T09:19:00Z"/>
          <w:del w:id="192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21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>END</w:t>
        </w:r>
      </w:ins>
      <w:ins w:id="1922" w:author="Ivan Pugachev" w:date="2025-12-19T09:19:00Z">
        <w:del w:id="1923" w:author="Дмитрий Филимонов" w:date="2026-01-29T15:27:00Z">
          <w:r w:rsidR="003D4517" w:rsidRPr="003D4517" w:rsidDel="00E96159">
            <w:rPr>
              <w:rFonts w:ascii="Courier New" w:hAnsi="Courier New" w:cs="Courier New"/>
              <w:szCs w:val="22"/>
              <w:lang w:val="en-US"/>
            </w:rPr>
            <w:delText>CREATE PROCEDURE ProcessOrder(</w:delText>
          </w:r>
        </w:del>
      </w:ins>
    </w:p>
    <w:p w14:paraId="50453B25" w14:textId="5872644E" w:rsidR="003D4517" w:rsidRPr="003D4517" w:rsidDel="00E96159" w:rsidRDefault="003D4517" w:rsidP="003D4517">
      <w:pPr>
        <w:spacing w:after="0"/>
        <w:rPr>
          <w:ins w:id="1924" w:author="Ivan Pugachev" w:date="2025-12-19T09:19:00Z"/>
          <w:del w:id="192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26" w:author="Ivan Pugachev" w:date="2025-12-19T09:19:00Z">
        <w:del w:id="192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IN customer_id INT,</w:delText>
          </w:r>
        </w:del>
      </w:ins>
    </w:p>
    <w:p w14:paraId="0AFAE9CA" w14:textId="1AC1E324" w:rsidR="003D4517" w:rsidRPr="003D4517" w:rsidDel="00E96159" w:rsidRDefault="003D4517" w:rsidP="003D4517">
      <w:pPr>
        <w:spacing w:after="0"/>
        <w:rPr>
          <w:ins w:id="1928" w:author="Ivan Pugachev" w:date="2025-12-19T09:19:00Z"/>
          <w:del w:id="1929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30" w:author="Ivan Pugachev" w:date="2025-12-19T09:19:00Z">
        <w:del w:id="193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IN product_id INT,</w:delText>
          </w:r>
        </w:del>
      </w:ins>
    </w:p>
    <w:p w14:paraId="56E79AB6" w14:textId="25D77816" w:rsidR="003D4517" w:rsidRPr="003D4517" w:rsidDel="00E96159" w:rsidRDefault="003D4517" w:rsidP="003D4517">
      <w:pPr>
        <w:spacing w:after="0"/>
        <w:rPr>
          <w:ins w:id="1932" w:author="Ivan Pugachev" w:date="2025-12-19T09:19:00Z"/>
          <w:del w:id="1933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34" w:author="Ivan Pugachev" w:date="2025-12-19T09:19:00Z">
        <w:del w:id="1935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IN quantity_ordered INT</w:delText>
          </w:r>
        </w:del>
      </w:ins>
    </w:p>
    <w:p w14:paraId="0E271807" w14:textId="22E0D902" w:rsidR="003D4517" w:rsidRPr="003D4517" w:rsidDel="00E96159" w:rsidRDefault="003D4517" w:rsidP="003D4517">
      <w:pPr>
        <w:spacing w:after="0"/>
        <w:rPr>
          <w:ins w:id="1936" w:author="Ivan Pugachev" w:date="2025-12-19T09:19:00Z"/>
          <w:del w:id="1937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38" w:author="Ivan Pugachev" w:date="2025-12-19T09:19:00Z">
        <w:del w:id="1939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)</w:delText>
          </w:r>
        </w:del>
      </w:ins>
    </w:p>
    <w:p w14:paraId="0CD18B34" w14:textId="2858E8DF" w:rsidR="003D4517" w:rsidRPr="003D4517" w:rsidDel="00E96159" w:rsidRDefault="003D4517" w:rsidP="003D4517">
      <w:pPr>
        <w:spacing w:after="0"/>
        <w:rPr>
          <w:ins w:id="1940" w:author="Ivan Pugachev" w:date="2025-12-19T09:19:00Z"/>
          <w:del w:id="1941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42" w:author="Ivan Pugachev" w:date="2025-12-19T09:19:00Z">
        <w:del w:id="1943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BEGIN</w:delText>
          </w:r>
        </w:del>
      </w:ins>
    </w:p>
    <w:p w14:paraId="5DD60861" w14:textId="7D91E530" w:rsidR="003D4517" w:rsidRPr="003D4517" w:rsidDel="00E96159" w:rsidRDefault="003D4517" w:rsidP="003D4517">
      <w:pPr>
        <w:spacing w:after="0"/>
        <w:rPr>
          <w:ins w:id="1944" w:author="Ivan Pugachev" w:date="2025-12-19T09:19:00Z"/>
          <w:del w:id="194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46" w:author="Ivan Pugachev" w:date="2025-12-19T09:19:00Z">
        <w:del w:id="194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DECLARE product_quantity INT;</w:delText>
          </w:r>
        </w:del>
      </w:ins>
    </w:p>
    <w:p w14:paraId="770C5DCE" w14:textId="17A73331" w:rsidR="003D4517" w:rsidRPr="003D4517" w:rsidDel="00E96159" w:rsidRDefault="003D4517" w:rsidP="003D4517">
      <w:pPr>
        <w:spacing w:after="0"/>
        <w:rPr>
          <w:ins w:id="1948" w:author="Ivan Pugachev" w:date="2025-12-19T09:19:00Z"/>
          <w:del w:id="1949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50" w:author="Ivan Pugachev" w:date="2025-12-19T09:19:00Z">
        <w:del w:id="195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DECLARE product_price DECIMAL(10,2);</w:delText>
          </w:r>
        </w:del>
      </w:ins>
    </w:p>
    <w:p w14:paraId="3077AF9B" w14:textId="79B62D8F" w:rsidR="003D4517" w:rsidRPr="003D4517" w:rsidDel="00E96159" w:rsidRDefault="003D4517" w:rsidP="003D4517">
      <w:pPr>
        <w:spacing w:after="0"/>
        <w:rPr>
          <w:ins w:id="1952" w:author="Ivan Pugachev" w:date="2025-12-19T09:19:00Z"/>
          <w:del w:id="1953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54" w:author="Ivan Pugachev" w:date="2025-12-19T09:19:00Z">
        <w:del w:id="1955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DECLARE total_amount DECIMAL(10,2);</w:delText>
          </w:r>
        </w:del>
      </w:ins>
    </w:p>
    <w:p w14:paraId="7A98AC3D" w14:textId="336D68E3" w:rsidR="003D4517" w:rsidRPr="003D4517" w:rsidDel="00E96159" w:rsidRDefault="003D4517" w:rsidP="003D4517">
      <w:pPr>
        <w:spacing w:after="0"/>
        <w:rPr>
          <w:ins w:id="1956" w:author="Ivan Pugachev" w:date="2025-12-19T09:19:00Z"/>
          <w:del w:id="1957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58" w:author="Ivan Pugachev" w:date="2025-12-19T09:19:00Z">
        <w:del w:id="1959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DECLARE points_to_add DECIMAL(10,2);</w:delText>
          </w:r>
        </w:del>
      </w:ins>
    </w:p>
    <w:p w14:paraId="4E14A5AF" w14:textId="2CAE07EF" w:rsidR="003D4517" w:rsidRPr="003D4517" w:rsidDel="00E96159" w:rsidRDefault="003D4517" w:rsidP="003D4517">
      <w:pPr>
        <w:spacing w:after="0"/>
        <w:rPr>
          <w:ins w:id="1960" w:author="Ivan Pugachev" w:date="2025-12-19T09:19:00Z"/>
          <w:del w:id="1961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62" w:author="Ivan Pugachev" w:date="2025-12-19T09:19:00Z">
        <w:del w:id="1963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</w:delText>
          </w:r>
        </w:del>
      </w:ins>
    </w:p>
    <w:p w14:paraId="0924F86E" w14:textId="4836D31D" w:rsidR="003D4517" w:rsidRPr="003D4517" w:rsidDel="00E96159" w:rsidRDefault="003D4517" w:rsidP="003D4517">
      <w:pPr>
        <w:spacing w:after="0"/>
        <w:rPr>
          <w:ins w:id="1964" w:author="Ivan Pugachev" w:date="2025-12-19T09:19:00Z"/>
          <w:del w:id="1965" w:author="Дмитрий Филимонов" w:date="2026-01-29T15:27:00Z"/>
          <w:rFonts w:ascii="Courier New" w:hAnsi="Courier New" w:cs="Courier New"/>
          <w:szCs w:val="22"/>
          <w:rPrChange w:id="1966" w:author="Ivan Pugachev" w:date="2025-12-19T09:19:00Z">
            <w:rPr>
              <w:ins w:id="1967" w:author="Ivan Pugachev" w:date="2025-12-19T09:19:00Z"/>
              <w:del w:id="1968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1969" w:author="Ivan Pugachev" w:date="2025-12-19T09:19:00Z">
        <w:del w:id="1970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</w:delText>
          </w:r>
          <w:r w:rsidRPr="003D4517" w:rsidDel="00E96159">
            <w:rPr>
              <w:rFonts w:ascii="Courier New" w:hAnsi="Courier New" w:cs="Courier New"/>
              <w:szCs w:val="22"/>
              <w:rPrChange w:id="1971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>-- Получаем текущее количество и цену товара</w:delText>
          </w:r>
        </w:del>
      </w:ins>
    </w:p>
    <w:p w14:paraId="6A5B3CDF" w14:textId="1E29C0F7" w:rsidR="003D4517" w:rsidRPr="003D4517" w:rsidDel="00E96159" w:rsidRDefault="003D4517" w:rsidP="003D4517">
      <w:pPr>
        <w:spacing w:after="0"/>
        <w:rPr>
          <w:ins w:id="1972" w:author="Ivan Pugachev" w:date="2025-12-19T09:19:00Z"/>
          <w:del w:id="1973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74" w:author="Ivan Pugachev" w:date="2025-12-19T09:19:00Z">
        <w:del w:id="1975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1976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SELECT pro_quantity, pro_price </w:delText>
          </w:r>
        </w:del>
      </w:ins>
    </w:p>
    <w:p w14:paraId="493B1798" w14:textId="0A825EEA" w:rsidR="003D4517" w:rsidRPr="003D4517" w:rsidDel="00E96159" w:rsidRDefault="003D4517" w:rsidP="003D4517">
      <w:pPr>
        <w:spacing w:after="0"/>
        <w:rPr>
          <w:ins w:id="1977" w:author="Ivan Pugachev" w:date="2025-12-19T09:19:00Z"/>
          <w:del w:id="1978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79" w:author="Ivan Pugachev" w:date="2025-12-19T09:19:00Z">
        <w:del w:id="1980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INTO product_quantity, product_price</w:delText>
          </w:r>
        </w:del>
      </w:ins>
    </w:p>
    <w:p w14:paraId="7B050139" w14:textId="3572DBC9" w:rsidR="003D4517" w:rsidRPr="003D4517" w:rsidDel="00E96159" w:rsidRDefault="003D4517" w:rsidP="003D4517">
      <w:pPr>
        <w:spacing w:after="0"/>
        <w:rPr>
          <w:ins w:id="1981" w:author="Ivan Pugachev" w:date="2025-12-19T09:19:00Z"/>
          <w:del w:id="1982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83" w:author="Ivan Pugachev" w:date="2025-12-19T09:19:00Z">
        <w:del w:id="1984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FROM menu </w:delText>
          </w:r>
        </w:del>
      </w:ins>
    </w:p>
    <w:p w14:paraId="0A0CF434" w14:textId="03E1044D" w:rsidR="003D4517" w:rsidRPr="003D4517" w:rsidDel="00E96159" w:rsidRDefault="003D4517" w:rsidP="003D4517">
      <w:pPr>
        <w:spacing w:after="0"/>
        <w:rPr>
          <w:ins w:id="1985" w:author="Ivan Pugachev" w:date="2025-12-19T09:19:00Z"/>
          <w:del w:id="1986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87" w:author="Ivan Pugachev" w:date="2025-12-19T09:19:00Z">
        <w:del w:id="198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WHERE pro_id = product_id;</w:delText>
          </w:r>
        </w:del>
      </w:ins>
    </w:p>
    <w:p w14:paraId="2E01122F" w14:textId="36353C72" w:rsidR="003D4517" w:rsidRPr="003D4517" w:rsidDel="00E96159" w:rsidRDefault="003D4517" w:rsidP="003D4517">
      <w:pPr>
        <w:spacing w:after="0"/>
        <w:rPr>
          <w:ins w:id="1989" w:author="Ivan Pugachev" w:date="2025-12-19T09:19:00Z"/>
          <w:del w:id="199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91" w:author="Ivan Pugachev" w:date="2025-12-19T09:19:00Z">
        <w:del w:id="199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</w:delText>
          </w:r>
        </w:del>
      </w:ins>
    </w:p>
    <w:p w14:paraId="7A235DC0" w14:textId="07EA39E4" w:rsidR="003D4517" w:rsidRPr="003D4517" w:rsidDel="00E96159" w:rsidRDefault="003D4517" w:rsidP="003D4517">
      <w:pPr>
        <w:spacing w:after="0"/>
        <w:rPr>
          <w:ins w:id="1993" w:author="Ivan Pugachev" w:date="2025-12-19T09:19:00Z"/>
          <w:del w:id="1994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95" w:author="Ivan Pugachev" w:date="2025-12-19T09:19:00Z">
        <w:del w:id="199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-- Проверяем существование товара</w:delText>
          </w:r>
        </w:del>
      </w:ins>
    </w:p>
    <w:p w14:paraId="39D0964C" w14:textId="1BFD52C4" w:rsidR="003D4517" w:rsidRPr="003D4517" w:rsidDel="00E96159" w:rsidRDefault="003D4517" w:rsidP="003D4517">
      <w:pPr>
        <w:spacing w:after="0"/>
        <w:rPr>
          <w:ins w:id="1997" w:author="Ivan Pugachev" w:date="2025-12-19T09:19:00Z"/>
          <w:del w:id="1998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99" w:author="Ivan Pugachev" w:date="2025-12-19T09:19:00Z">
        <w:del w:id="2000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IF product_quantity IS NULL THEN</w:delText>
          </w:r>
        </w:del>
      </w:ins>
    </w:p>
    <w:p w14:paraId="1222ABB7" w14:textId="687BEEFF" w:rsidR="003D4517" w:rsidRPr="003D4517" w:rsidDel="00E96159" w:rsidRDefault="003D4517" w:rsidP="003D4517">
      <w:pPr>
        <w:spacing w:after="0"/>
        <w:rPr>
          <w:ins w:id="2001" w:author="Ivan Pugachev" w:date="2025-12-19T09:19:00Z"/>
          <w:del w:id="2002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03" w:author="Ivan Pugachev" w:date="2025-12-19T09:19:00Z">
        <w:del w:id="2004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SELECT 'Ошибка: Товар не найден' AS 'Результат';</w:delText>
          </w:r>
        </w:del>
      </w:ins>
    </w:p>
    <w:p w14:paraId="5722579B" w14:textId="2FE99020" w:rsidR="003D4517" w:rsidRPr="003D4517" w:rsidDel="00E96159" w:rsidRDefault="003D4517" w:rsidP="003D4517">
      <w:pPr>
        <w:spacing w:after="0"/>
        <w:rPr>
          <w:ins w:id="2005" w:author="Ivan Pugachev" w:date="2025-12-19T09:19:00Z"/>
          <w:del w:id="2006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07" w:author="Ivan Pugachev" w:date="2025-12-19T09:19:00Z">
        <w:del w:id="200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-- Проверяем достаточно ли товара</w:delText>
          </w:r>
        </w:del>
      </w:ins>
    </w:p>
    <w:p w14:paraId="5B87C420" w14:textId="0A564353" w:rsidR="003D4517" w:rsidRPr="003D4517" w:rsidDel="00E96159" w:rsidRDefault="003D4517" w:rsidP="003D4517">
      <w:pPr>
        <w:spacing w:after="0"/>
        <w:rPr>
          <w:ins w:id="2009" w:author="Ivan Pugachev" w:date="2025-12-19T09:19:00Z"/>
          <w:del w:id="201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11" w:author="Ivan Pugachev" w:date="2025-12-19T09:19:00Z">
        <w:del w:id="201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ELSEIF product_quantity &lt; quantity_ordered THEN</w:delText>
          </w:r>
        </w:del>
      </w:ins>
    </w:p>
    <w:p w14:paraId="027BF245" w14:textId="57A13F5C" w:rsidR="003D4517" w:rsidRPr="003D4517" w:rsidDel="00E96159" w:rsidRDefault="003D4517" w:rsidP="003D4517">
      <w:pPr>
        <w:spacing w:after="0"/>
        <w:rPr>
          <w:ins w:id="2013" w:author="Ivan Pugachev" w:date="2025-12-19T09:19:00Z"/>
          <w:del w:id="2014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15" w:author="Ivan Pugachev" w:date="2025-12-19T09:19:00Z">
        <w:del w:id="201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SELECT</w:delText>
          </w:r>
          <w:r w:rsidRPr="003D4517" w:rsidDel="00E96159">
            <w:rPr>
              <w:rFonts w:ascii="Courier New" w:hAnsi="Courier New" w:cs="Courier New"/>
              <w:szCs w:val="22"/>
              <w:rPrChange w:id="2017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CONCAT</w:delText>
          </w:r>
          <w:r w:rsidRPr="003D4517" w:rsidDel="00E96159">
            <w:rPr>
              <w:rFonts w:ascii="Courier New" w:hAnsi="Courier New" w:cs="Courier New"/>
              <w:szCs w:val="22"/>
              <w:rPrChange w:id="2018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('Ошибка: Недостаточно товара.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В наличии: ', product_quantity) AS 'Результат';</w:delText>
          </w:r>
        </w:del>
      </w:ins>
    </w:p>
    <w:p w14:paraId="6809F118" w14:textId="436F5A5D" w:rsidR="003D4517" w:rsidRPr="003D4517" w:rsidDel="00E96159" w:rsidRDefault="003D4517" w:rsidP="003D4517">
      <w:pPr>
        <w:spacing w:after="0"/>
        <w:rPr>
          <w:ins w:id="2019" w:author="Ivan Pugachev" w:date="2025-12-19T09:19:00Z"/>
          <w:del w:id="202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21" w:author="Ivan Pugachev" w:date="2025-12-19T09:19:00Z">
        <w:del w:id="202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ELSE</w:delText>
          </w:r>
        </w:del>
      </w:ins>
    </w:p>
    <w:p w14:paraId="6073101E" w14:textId="3B871B72" w:rsidR="003D4517" w:rsidRPr="003D4517" w:rsidDel="00E96159" w:rsidRDefault="003D4517" w:rsidP="003D4517">
      <w:pPr>
        <w:spacing w:after="0"/>
        <w:rPr>
          <w:ins w:id="2023" w:author="Ivan Pugachev" w:date="2025-12-19T09:19:00Z"/>
          <w:del w:id="2024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25" w:author="Ivan Pugachev" w:date="2025-12-19T09:19:00Z">
        <w:del w:id="202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-- Вычисляем общую сумму заказа</w:delText>
          </w:r>
        </w:del>
      </w:ins>
    </w:p>
    <w:p w14:paraId="393E3D0B" w14:textId="4B5C677A" w:rsidR="003D4517" w:rsidRPr="003D4517" w:rsidDel="00E96159" w:rsidRDefault="003D4517" w:rsidP="003D4517">
      <w:pPr>
        <w:spacing w:after="0"/>
        <w:rPr>
          <w:ins w:id="2027" w:author="Ivan Pugachev" w:date="2025-12-19T09:19:00Z"/>
          <w:del w:id="2028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29" w:author="Ivan Pugachev" w:date="2025-12-19T09:19:00Z">
        <w:del w:id="2030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SET total_amount = product_price * quantity_ordered;</w:delText>
          </w:r>
        </w:del>
      </w:ins>
    </w:p>
    <w:p w14:paraId="23B8A949" w14:textId="52E35A19" w:rsidR="003D4517" w:rsidRPr="003D4517" w:rsidDel="00E96159" w:rsidRDefault="003D4517" w:rsidP="003D4517">
      <w:pPr>
        <w:spacing w:after="0"/>
        <w:rPr>
          <w:ins w:id="2031" w:author="Ivan Pugachev" w:date="2025-12-19T09:19:00Z"/>
          <w:del w:id="2032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33" w:author="Ivan Pugachev" w:date="2025-12-19T09:19:00Z">
        <w:del w:id="2034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</w:del>
      </w:ins>
    </w:p>
    <w:p w14:paraId="7E432AA2" w14:textId="7BA1070F" w:rsidR="003D4517" w:rsidRPr="003D4517" w:rsidDel="00E96159" w:rsidRDefault="003D4517" w:rsidP="003D4517">
      <w:pPr>
        <w:spacing w:after="0"/>
        <w:rPr>
          <w:ins w:id="2035" w:author="Ivan Pugachev" w:date="2025-12-19T09:19:00Z"/>
          <w:del w:id="2036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37" w:author="Ivan Pugachev" w:date="2025-12-19T09:19:00Z">
        <w:del w:id="203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-- Вычисляем баллы (10% от суммы)</w:delText>
          </w:r>
        </w:del>
      </w:ins>
    </w:p>
    <w:p w14:paraId="71C7963D" w14:textId="5C2DE23F" w:rsidR="003D4517" w:rsidRPr="003D4517" w:rsidDel="00E96159" w:rsidRDefault="003D4517" w:rsidP="003D4517">
      <w:pPr>
        <w:spacing w:after="0"/>
        <w:rPr>
          <w:ins w:id="2039" w:author="Ivan Pugachev" w:date="2025-12-19T09:19:00Z"/>
          <w:del w:id="204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41" w:author="Ivan Pugachev" w:date="2025-12-19T09:19:00Z">
        <w:del w:id="204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SET points_to_add = total_amount * 0.10;</w:delText>
          </w:r>
        </w:del>
      </w:ins>
    </w:p>
    <w:p w14:paraId="10DB9913" w14:textId="2099742C" w:rsidR="003D4517" w:rsidRPr="003D4517" w:rsidDel="00E96159" w:rsidRDefault="003D4517" w:rsidP="003D4517">
      <w:pPr>
        <w:spacing w:after="0"/>
        <w:rPr>
          <w:ins w:id="2043" w:author="Ivan Pugachev" w:date="2025-12-19T09:19:00Z"/>
          <w:del w:id="2044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45" w:author="Ivan Pugachev" w:date="2025-12-19T09:19:00Z">
        <w:del w:id="204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</w:del>
      </w:ins>
    </w:p>
    <w:p w14:paraId="538C2B91" w14:textId="69396D41" w:rsidR="003D4517" w:rsidRPr="003D4517" w:rsidDel="00E96159" w:rsidRDefault="003D4517" w:rsidP="003D4517">
      <w:pPr>
        <w:spacing w:after="0"/>
        <w:rPr>
          <w:ins w:id="2047" w:author="Ivan Pugachev" w:date="2025-12-19T09:19:00Z"/>
          <w:del w:id="2048" w:author="Дмитрий Филимонов" w:date="2026-01-29T15:27:00Z"/>
          <w:rFonts w:ascii="Courier New" w:hAnsi="Courier New" w:cs="Courier New"/>
          <w:szCs w:val="22"/>
          <w:rPrChange w:id="2049" w:author="Ivan Pugachev" w:date="2025-12-19T09:19:00Z">
            <w:rPr>
              <w:ins w:id="2050" w:author="Ivan Pugachev" w:date="2025-12-19T09:19:00Z"/>
              <w:del w:id="2051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2052" w:author="Ivan Pugachev" w:date="2025-12-19T09:19:00Z">
        <w:del w:id="2053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szCs w:val="22"/>
              <w:rPrChange w:id="2054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>-- Обновляем количество товара в меню</w:delText>
          </w:r>
        </w:del>
      </w:ins>
    </w:p>
    <w:p w14:paraId="43704652" w14:textId="2CE80DF0" w:rsidR="003D4517" w:rsidRPr="003D4517" w:rsidDel="00E96159" w:rsidRDefault="003D4517" w:rsidP="003D4517">
      <w:pPr>
        <w:spacing w:after="0"/>
        <w:rPr>
          <w:ins w:id="2055" w:author="Ivan Pugachev" w:date="2025-12-19T09:19:00Z"/>
          <w:del w:id="2056" w:author="Дмитрий Филимонов" w:date="2026-01-29T15:27:00Z"/>
          <w:rFonts w:ascii="Courier New" w:hAnsi="Courier New" w:cs="Courier New"/>
          <w:szCs w:val="22"/>
          <w:rPrChange w:id="2057" w:author="Ivan Pugachev" w:date="2025-12-19T09:19:00Z">
            <w:rPr>
              <w:ins w:id="2058" w:author="Ivan Pugachev" w:date="2025-12-19T09:19:00Z"/>
              <w:del w:id="2059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2060" w:author="Ivan Pugachev" w:date="2025-12-19T09:19:00Z">
        <w:del w:id="206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2062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UPDATE</w:delText>
          </w:r>
          <w:r w:rsidRPr="003D4517" w:rsidDel="00E96159">
            <w:rPr>
              <w:rFonts w:ascii="Courier New" w:hAnsi="Courier New" w:cs="Courier New"/>
              <w:szCs w:val="22"/>
              <w:rPrChange w:id="2063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menu</w:delText>
          </w:r>
          <w:r w:rsidRPr="003D4517" w:rsidDel="00E96159">
            <w:rPr>
              <w:rFonts w:ascii="Courier New" w:hAnsi="Courier New" w:cs="Courier New"/>
              <w:szCs w:val="22"/>
              <w:rPrChange w:id="2064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</w:delText>
          </w:r>
        </w:del>
      </w:ins>
    </w:p>
    <w:p w14:paraId="4546A02A" w14:textId="34A852C1" w:rsidR="003D4517" w:rsidRPr="003D4517" w:rsidDel="00E96159" w:rsidRDefault="003D4517" w:rsidP="003D4517">
      <w:pPr>
        <w:spacing w:after="0"/>
        <w:rPr>
          <w:ins w:id="2065" w:author="Ivan Pugachev" w:date="2025-12-19T09:19:00Z"/>
          <w:del w:id="2066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67" w:author="Ivan Pugachev" w:date="2025-12-19T09:19:00Z">
        <w:del w:id="206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2069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SET pro_quantity = pro_quantity - quantity_ordered</w:delText>
          </w:r>
        </w:del>
      </w:ins>
    </w:p>
    <w:p w14:paraId="417B4612" w14:textId="7828CB7B" w:rsidR="003D4517" w:rsidRPr="003D4517" w:rsidDel="00E96159" w:rsidRDefault="003D4517" w:rsidP="003D4517">
      <w:pPr>
        <w:spacing w:after="0"/>
        <w:rPr>
          <w:ins w:id="2070" w:author="Ivan Pugachev" w:date="2025-12-19T09:19:00Z"/>
          <w:del w:id="2071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72" w:author="Ivan Pugachev" w:date="2025-12-19T09:19:00Z">
        <w:del w:id="2073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WHERE pro_id = product_id;</w:delText>
          </w:r>
        </w:del>
      </w:ins>
    </w:p>
    <w:p w14:paraId="313C0013" w14:textId="09D17ADB" w:rsidR="003D4517" w:rsidRPr="003D4517" w:rsidDel="00E96159" w:rsidRDefault="003D4517" w:rsidP="003D4517">
      <w:pPr>
        <w:spacing w:after="0"/>
        <w:rPr>
          <w:ins w:id="2074" w:author="Ivan Pugachev" w:date="2025-12-19T09:19:00Z"/>
          <w:del w:id="207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76" w:author="Ivan Pugachev" w:date="2025-12-19T09:19:00Z">
        <w:del w:id="207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</w:del>
      </w:ins>
    </w:p>
    <w:p w14:paraId="65DBA314" w14:textId="1DF1B0AE" w:rsidR="003D4517" w:rsidRPr="003D4517" w:rsidDel="00E96159" w:rsidRDefault="003D4517" w:rsidP="003D4517">
      <w:pPr>
        <w:spacing w:after="0"/>
        <w:rPr>
          <w:ins w:id="2078" w:author="Ivan Pugachev" w:date="2025-12-19T09:19:00Z"/>
          <w:del w:id="2079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80" w:author="Ivan Pugachev" w:date="2025-12-19T09:19:00Z">
        <w:del w:id="208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-- Начисляем баллы покупателю</w:delText>
          </w:r>
        </w:del>
      </w:ins>
    </w:p>
    <w:p w14:paraId="360C2FBA" w14:textId="7AC775F1" w:rsidR="003D4517" w:rsidRPr="003D4517" w:rsidDel="00E96159" w:rsidRDefault="003D4517" w:rsidP="003D4517">
      <w:pPr>
        <w:spacing w:after="0"/>
        <w:rPr>
          <w:ins w:id="2082" w:author="Ivan Pugachev" w:date="2025-12-19T09:19:00Z"/>
          <w:del w:id="2083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84" w:author="Ivan Pugachev" w:date="2025-12-19T09:19:00Z">
        <w:del w:id="2085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UPDATE customers </w:delText>
          </w:r>
        </w:del>
      </w:ins>
    </w:p>
    <w:p w14:paraId="0C8FB6E9" w14:textId="3ABDF31A" w:rsidR="003D4517" w:rsidRPr="003D4517" w:rsidDel="00E96159" w:rsidRDefault="003D4517" w:rsidP="003D4517">
      <w:pPr>
        <w:spacing w:after="0"/>
        <w:rPr>
          <w:ins w:id="2086" w:author="Ivan Pugachev" w:date="2025-12-19T09:19:00Z"/>
          <w:del w:id="2087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88" w:author="Ivan Pugachev" w:date="2025-12-19T09:19:00Z">
        <w:del w:id="2089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SET cust_points = cust_points + points_to_add</w:delText>
          </w:r>
        </w:del>
      </w:ins>
    </w:p>
    <w:p w14:paraId="0068AEF0" w14:textId="15D28788" w:rsidR="003D4517" w:rsidRPr="003D4517" w:rsidDel="00E96159" w:rsidRDefault="003D4517" w:rsidP="003D4517">
      <w:pPr>
        <w:spacing w:after="0"/>
        <w:rPr>
          <w:ins w:id="2090" w:author="Ivan Pugachev" w:date="2025-12-19T09:19:00Z"/>
          <w:del w:id="2091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92" w:author="Ivan Pugachev" w:date="2025-12-19T09:19:00Z">
        <w:del w:id="2093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WHERE cust_id = customer_id;</w:delText>
          </w:r>
        </w:del>
      </w:ins>
    </w:p>
    <w:p w14:paraId="4B0BD9B2" w14:textId="26EE609D" w:rsidR="003D4517" w:rsidRPr="003D4517" w:rsidDel="00E96159" w:rsidRDefault="003D4517" w:rsidP="003D4517">
      <w:pPr>
        <w:spacing w:after="0"/>
        <w:rPr>
          <w:ins w:id="2094" w:author="Ivan Pugachev" w:date="2025-12-19T09:19:00Z"/>
          <w:del w:id="209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96" w:author="Ivan Pugachev" w:date="2025-12-19T09:19:00Z">
        <w:del w:id="209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</w:del>
      </w:ins>
    </w:p>
    <w:p w14:paraId="20AB5776" w14:textId="696F7A3D" w:rsidR="003D4517" w:rsidRPr="003D4517" w:rsidDel="00E96159" w:rsidRDefault="003D4517" w:rsidP="003D4517">
      <w:pPr>
        <w:spacing w:after="0"/>
        <w:rPr>
          <w:ins w:id="2098" w:author="Ivan Pugachev" w:date="2025-12-19T09:19:00Z"/>
          <w:del w:id="2099" w:author="Дмитрий Филимонов" w:date="2026-01-29T15:27:00Z"/>
          <w:rFonts w:ascii="Courier New" w:hAnsi="Courier New" w:cs="Courier New"/>
          <w:szCs w:val="22"/>
          <w:rPrChange w:id="2100" w:author="Ivan Pugachev" w:date="2025-12-19T09:19:00Z">
            <w:rPr>
              <w:ins w:id="2101" w:author="Ivan Pugachev" w:date="2025-12-19T09:19:00Z"/>
              <w:del w:id="2102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2103" w:author="Ivan Pugachev" w:date="2025-12-19T09:19:00Z">
        <w:del w:id="2104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szCs w:val="22"/>
              <w:rPrChange w:id="2105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>-- Выводим результат операции с русскими названиями полей</w:delText>
          </w:r>
        </w:del>
      </w:ins>
    </w:p>
    <w:p w14:paraId="68470AE7" w14:textId="67847F07" w:rsidR="003D4517" w:rsidRPr="003D4517" w:rsidDel="00E96159" w:rsidRDefault="003D4517" w:rsidP="003D4517">
      <w:pPr>
        <w:spacing w:after="0"/>
        <w:rPr>
          <w:ins w:id="2106" w:author="Ivan Pugachev" w:date="2025-12-19T09:19:00Z"/>
          <w:del w:id="2107" w:author="Дмитрий Филимонов" w:date="2026-01-29T15:27:00Z"/>
          <w:rFonts w:ascii="Courier New" w:hAnsi="Courier New" w:cs="Courier New"/>
          <w:szCs w:val="22"/>
          <w:rPrChange w:id="2108" w:author="Ivan Pugachev" w:date="2025-12-19T09:19:00Z">
            <w:rPr>
              <w:ins w:id="2109" w:author="Ivan Pugachev" w:date="2025-12-19T09:19:00Z"/>
              <w:del w:id="2110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2111" w:author="Ivan Pugachev" w:date="2025-12-19T09:19:00Z">
        <w:del w:id="211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2113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SELECT</w:delText>
          </w:r>
          <w:r w:rsidRPr="003D4517" w:rsidDel="00E96159">
            <w:rPr>
              <w:rFonts w:ascii="Courier New" w:hAnsi="Courier New" w:cs="Courier New"/>
              <w:szCs w:val="22"/>
              <w:rPrChange w:id="2114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</w:delText>
          </w:r>
        </w:del>
      </w:ins>
    </w:p>
    <w:p w14:paraId="087A333C" w14:textId="63A2A98E" w:rsidR="003D4517" w:rsidRPr="003D4517" w:rsidDel="00E96159" w:rsidRDefault="003D4517" w:rsidP="003D4517">
      <w:pPr>
        <w:spacing w:after="0"/>
        <w:rPr>
          <w:ins w:id="2115" w:author="Ivan Pugachev" w:date="2025-12-19T09:19:00Z"/>
          <w:del w:id="2116" w:author="Дмитрий Филимонов" w:date="2026-01-29T15:27:00Z"/>
          <w:rFonts w:ascii="Courier New" w:hAnsi="Courier New" w:cs="Courier New"/>
          <w:szCs w:val="22"/>
          <w:rPrChange w:id="2117" w:author="Ivan Pugachev" w:date="2025-12-19T09:19:00Z">
            <w:rPr>
              <w:ins w:id="2118" w:author="Ivan Pugachev" w:date="2025-12-19T09:19:00Z"/>
              <w:del w:id="2119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2120" w:author="Ivan Pugachev" w:date="2025-12-19T09:19:00Z">
        <w:del w:id="212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2122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        'Заказ успешно обработан'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AS</w:delText>
          </w:r>
          <w:r w:rsidRPr="003D4517" w:rsidDel="00E96159">
            <w:rPr>
              <w:rFonts w:ascii="Courier New" w:hAnsi="Courier New" w:cs="Courier New"/>
              <w:szCs w:val="22"/>
              <w:rPrChange w:id="2123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'Результат',</w:delText>
          </w:r>
        </w:del>
      </w:ins>
    </w:p>
    <w:p w14:paraId="530C4D2D" w14:textId="5025B6CD" w:rsidR="003D4517" w:rsidRPr="003D4517" w:rsidDel="00E96159" w:rsidRDefault="003D4517" w:rsidP="003D4517">
      <w:pPr>
        <w:spacing w:after="0"/>
        <w:rPr>
          <w:ins w:id="2124" w:author="Ivan Pugachev" w:date="2025-12-19T09:19:00Z"/>
          <w:del w:id="212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26" w:author="Ivan Pugachev" w:date="2025-12-19T09:19:00Z">
        <w:del w:id="212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2128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       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(SELECT pro_name FROM menu WHERE pro_id = product_id) AS 'Название_Товара',</w:delText>
          </w:r>
        </w:del>
      </w:ins>
    </w:p>
    <w:p w14:paraId="19F9A306" w14:textId="7F174FCD" w:rsidR="003D4517" w:rsidRPr="003D4517" w:rsidDel="00E96159" w:rsidRDefault="003D4517" w:rsidP="003D4517">
      <w:pPr>
        <w:spacing w:after="0"/>
        <w:rPr>
          <w:ins w:id="2129" w:author="Ivan Pugachev" w:date="2025-12-19T09:19:00Z"/>
          <w:del w:id="213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31" w:author="Ivan Pugachev" w:date="2025-12-19T09:19:00Z">
        <w:del w:id="213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    quantity_ordered AS 'Количество',</w:delText>
          </w:r>
        </w:del>
      </w:ins>
    </w:p>
    <w:p w14:paraId="18EFD155" w14:textId="766A432C" w:rsidR="003D4517" w:rsidRPr="003D4517" w:rsidDel="00E96159" w:rsidRDefault="003D4517" w:rsidP="003D4517">
      <w:pPr>
        <w:spacing w:after="0"/>
        <w:rPr>
          <w:ins w:id="2133" w:author="Ivan Pugachev" w:date="2025-12-19T09:19:00Z"/>
          <w:del w:id="2134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35" w:author="Ivan Pugachev" w:date="2025-12-19T09:19:00Z">
        <w:del w:id="213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    product_price AS 'Цена_за_Единицу',</w:delText>
          </w:r>
        </w:del>
      </w:ins>
    </w:p>
    <w:p w14:paraId="433E6D8A" w14:textId="40607BF3" w:rsidR="003D4517" w:rsidRPr="003D4517" w:rsidDel="00E96159" w:rsidRDefault="003D4517" w:rsidP="003D4517">
      <w:pPr>
        <w:spacing w:after="0"/>
        <w:rPr>
          <w:ins w:id="2137" w:author="Ivan Pugachev" w:date="2025-12-19T09:19:00Z"/>
          <w:del w:id="2138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39" w:author="Ivan Pugachev" w:date="2025-12-19T09:19:00Z">
        <w:del w:id="2140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    total_amount AS 'Общая_Сумма',</w:delText>
          </w:r>
        </w:del>
      </w:ins>
    </w:p>
    <w:p w14:paraId="4CFD21CC" w14:textId="54F55638" w:rsidR="003D4517" w:rsidRPr="003D4517" w:rsidDel="00E96159" w:rsidRDefault="003D4517" w:rsidP="003D4517">
      <w:pPr>
        <w:spacing w:after="0"/>
        <w:rPr>
          <w:ins w:id="2141" w:author="Ivan Pugachev" w:date="2025-12-19T09:19:00Z"/>
          <w:del w:id="2142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43" w:author="Ivan Pugachev" w:date="2025-12-19T09:19:00Z">
        <w:del w:id="2144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    ROUND(points_to_add, 2) AS 'Начислено_Баллов';</w:delText>
          </w:r>
        </w:del>
      </w:ins>
    </w:p>
    <w:p w14:paraId="260660B5" w14:textId="1AB02B22" w:rsidR="003D4517" w:rsidRPr="003D4517" w:rsidDel="00E96159" w:rsidRDefault="003D4517" w:rsidP="003D4517">
      <w:pPr>
        <w:spacing w:after="0"/>
        <w:rPr>
          <w:ins w:id="2145" w:author="Ivan Pugachev" w:date="2025-12-19T09:19:00Z"/>
          <w:del w:id="2146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47" w:author="Ivan Pugachev" w:date="2025-12-19T09:19:00Z">
        <w:del w:id="214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END IF;</w:delText>
          </w:r>
        </w:del>
      </w:ins>
    </w:p>
    <w:p w14:paraId="36ECD7CE" w14:textId="423A41A5" w:rsidR="000F258F" w:rsidDel="00E96159" w:rsidRDefault="003D4517" w:rsidP="000F258F">
      <w:pPr>
        <w:spacing w:after="0"/>
        <w:rPr>
          <w:del w:id="2149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50" w:author="Ivan Pugachev" w:date="2025-12-19T09:19:00Z">
        <w:del w:id="215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END</w:delText>
          </w:r>
        </w:del>
      </w:ins>
      <w:del w:id="2152" w:author="Дмитрий Филимонов" w:date="2026-01-29T15:27:00Z">
        <w:r w:rsidR="000F258F" w:rsidRPr="000F258F" w:rsidDel="00E96159">
          <w:rPr>
            <w:rFonts w:ascii="Courier New" w:hAnsi="Courier New" w:cs="Courier New"/>
            <w:szCs w:val="22"/>
            <w:lang w:val="en-US"/>
          </w:rPr>
          <w:delText>CREATE PROCEDURE CloseContract(IN contract_id INT)</w:delText>
        </w:r>
      </w:del>
    </w:p>
    <w:p w14:paraId="2DE63FBE" w14:textId="4FF529F6" w:rsidR="00C371AC" w:rsidDel="00E96159" w:rsidRDefault="00C371AC" w:rsidP="003D4517">
      <w:pPr>
        <w:spacing w:after="0"/>
        <w:rPr>
          <w:ins w:id="2153" w:author="Ivan Pugachev" w:date="2025-12-19T09:53:00Z"/>
          <w:del w:id="2154" w:author="Дмитрий Филимонов" w:date="2026-01-29T15:27:00Z"/>
          <w:rFonts w:ascii="Courier New" w:hAnsi="Courier New" w:cs="Courier New"/>
          <w:szCs w:val="22"/>
          <w:lang w:val="en-US"/>
        </w:rPr>
      </w:pPr>
    </w:p>
    <w:p w14:paraId="5C21A007" w14:textId="4226B432" w:rsidR="00C371AC" w:rsidRDefault="00C371AC" w:rsidP="003D4517">
      <w:pPr>
        <w:spacing w:after="0"/>
        <w:rPr>
          <w:ins w:id="2155" w:author="Дмитрий Филимонов" w:date="2026-01-29T15:31:00Z"/>
          <w:rFonts w:ascii="Courier New" w:hAnsi="Courier New" w:cs="Courier New"/>
          <w:szCs w:val="22"/>
          <w:lang w:val="en-US"/>
        </w:rPr>
      </w:pPr>
      <w:ins w:id="2156" w:author="Ivan Pugachev" w:date="2025-12-19T09:53:00Z">
        <w:del w:id="2157" w:author="Дмитрий Филимонов" w:date="2026-01-29T15:31:00Z">
          <w:r w:rsidDel="00E96159">
            <w:rPr>
              <w:noProof/>
            </w:rPr>
            <w:drawing>
              <wp:inline distT="0" distB="0" distL="0" distR="0" wp14:anchorId="17881E14" wp14:editId="4E30D34B">
                <wp:extent cx="5940425" cy="941705"/>
                <wp:effectExtent l="0" t="0" r="3175" b="0"/>
                <wp:docPr id="212485518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855185" name="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941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61DBB4BC" w14:textId="1FB21060" w:rsidR="00E96159" w:rsidRPr="000F258F" w:rsidRDefault="00E96159" w:rsidP="003D4517">
      <w:pPr>
        <w:spacing w:after="0"/>
        <w:rPr>
          <w:ins w:id="2158" w:author="Ivan Pugachev" w:date="2025-12-19T09:52:00Z"/>
          <w:rFonts w:ascii="Courier New" w:hAnsi="Courier New" w:cs="Courier New"/>
          <w:szCs w:val="22"/>
          <w:lang w:val="en-US"/>
        </w:rPr>
      </w:pPr>
      <w:ins w:id="2159" w:author="Дмитрий Филимонов" w:date="2026-01-29T15:31:00Z">
        <w:r w:rsidRPr="00E96159">
          <w:rPr>
            <w:rFonts w:ascii="Courier New" w:hAnsi="Courier New" w:cs="Courier New"/>
            <w:szCs w:val="22"/>
            <w:lang w:val="en-US"/>
          </w:rPr>
          <w:drawing>
            <wp:inline distT="0" distB="0" distL="0" distR="0" wp14:anchorId="0D2AE3E2" wp14:editId="308CD100">
              <wp:extent cx="5940425" cy="4227830"/>
              <wp:effectExtent l="0" t="0" r="3175" b="1270"/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2278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71FDB3E" w14:textId="24EE70C0" w:rsidR="000F258F" w:rsidRPr="000F258F" w:rsidDel="003D4517" w:rsidRDefault="000F258F" w:rsidP="000F258F">
      <w:pPr>
        <w:spacing w:after="0"/>
        <w:rPr>
          <w:del w:id="2160" w:author="Ivan Pugachev" w:date="2025-12-19T09:19:00Z"/>
          <w:rFonts w:ascii="Courier New" w:hAnsi="Courier New" w:cs="Courier New"/>
          <w:szCs w:val="22"/>
          <w:lang w:val="en-US"/>
        </w:rPr>
      </w:pPr>
      <w:del w:id="2161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>BEGIN</w:delText>
        </w:r>
      </w:del>
    </w:p>
    <w:p w14:paraId="5C2AB875" w14:textId="3CA2DDF8" w:rsidR="000F258F" w:rsidRPr="000F258F" w:rsidDel="003D4517" w:rsidRDefault="000F258F" w:rsidP="000F258F">
      <w:pPr>
        <w:spacing w:after="0"/>
        <w:rPr>
          <w:del w:id="2162" w:author="Ivan Pugachev" w:date="2025-12-19T09:19:00Z"/>
          <w:rFonts w:ascii="Courier New" w:hAnsi="Courier New" w:cs="Courier New"/>
          <w:szCs w:val="22"/>
          <w:lang w:val="en-US"/>
        </w:rPr>
      </w:pPr>
      <w:del w:id="2163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DECLARE contract_exists INT;</w:delText>
        </w:r>
      </w:del>
    </w:p>
    <w:p w14:paraId="6DF33FA9" w14:textId="26828B3A" w:rsidR="000F258F" w:rsidRPr="000F258F" w:rsidDel="003D4517" w:rsidRDefault="000F258F" w:rsidP="000F258F">
      <w:pPr>
        <w:spacing w:after="0"/>
        <w:rPr>
          <w:del w:id="2164" w:author="Ivan Pugachev" w:date="2025-12-19T09:19:00Z"/>
          <w:rFonts w:ascii="Courier New" w:hAnsi="Courier New" w:cs="Courier New"/>
          <w:szCs w:val="22"/>
          <w:lang w:val="en-US"/>
        </w:rPr>
      </w:pPr>
      <w:del w:id="2165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DECLARE current_status VARCHAR(20);</w:delText>
        </w:r>
      </w:del>
    </w:p>
    <w:p w14:paraId="27DE2A76" w14:textId="7683227A" w:rsidR="000F258F" w:rsidRPr="000F258F" w:rsidDel="003D4517" w:rsidRDefault="000F258F" w:rsidP="000F258F">
      <w:pPr>
        <w:spacing w:after="0"/>
        <w:rPr>
          <w:del w:id="2166" w:author="Ivan Pugachev" w:date="2025-12-19T09:19:00Z"/>
          <w:rFonts w:ascii="Courier New" w:hAnsi="Courier New" w:cs="Courier New"/>
          <w:szCs w:val="22"/>
          <w:lang w:val="en-US"/>
        </w:rPr>
      </w:pPr>
      <w:del w:id="2167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DECLARE project_id_val INT;</w:delText>
        </w:r>
      </w:del>
    </w:p>
    <w:p w14:paraId="110FB248" w14:textId="54FE8345" w:rsidR="000F258F" w:rsidRPr="000F258F" w:rsidDel="003D4517" w:rsidRDefault="000F258F" w:rsidP="000F258F">
      <w:pPr>
        <w:spacing w:after="0"/>
        <w:rPr>
          <w:del w:id="2168" w:author="Ivan Pugachev" w:date="2025-12-19T09:19:00Z"/>
          <w:rFonts w:ascii="Courier New" w:hAnsi="Courier New" w:cs="Courier New"/>
          <w:szCs w:val="22"/>
          <w:lang w:val="en-US"/>
        </w:rPr>
      </w:pPr>
      <w:del w:id="2169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</w:del>
    </w:p>
    <w:p w14:paraId="22373D97" w14:textId="50A4B62E" w:rsidR="000F258F" w:rsidRPr="000F258F" w:rsidDel="003D4517" w:rsidRDefault="000F258F" w:rsidP="000F258F">
      <w:pPr>
        <w:spacing w:after="0"/>
        <w:rPr>
          <w:del w:id="2170" w:author="Ivan Pugachev" w:date="2025-12-19T09:19:00Z"/>
          <w:rFonts w:ascii="Courier New" w:hAnsi="Courier New" w:cs="Courier New"/>
          <w:szCs w:val="22"/>
        </w:rPr>
      </w:pPr>
      <w:del w:id="2171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</w:rPr>
          <w:delText>-- Проверяем существование контракта и получаем данные отдельными запросами</w:delText>
        </w:r>
      </w:del>
    </w:p>
    <w:p w14:paraId="3C427DA2" w14:textId="7AC6C03E" w:rsidR="000F258F" w:rsidRPr="000F258F" w:rsidDel="003D4517" w:rsidRDefault="000F258F" w:rsidP="000F258F">
      <w:pPr>
        <w:spacing w:after="0"/>
        <w:rPr>
          <w:del w:id="2172" w:author="Ivan Pugachev" w:date="2025-12-19T09:19:00Z"/>
          <w:rFonts w:ascii="Courier New" w:hAnsi="Courier New" w:cs="Courier New"/>
          <w:szCs w:val="22"/>
          <w:lang w:val="en-US"/>
        </w:rPr>
      </w:pPr>
      <w:del w:id="2173" w:author="Ivan Pugachev" w:date="2025-12-19T09:19:00Z">
        <w:r w:rsidRPr="000F258F" w:rsidDel="003D4517">
          <w:rPr>
            <w:rFonts w:ascii="Courier New" w:hAnsi="Courier New" w:cs="Courier New"/>
            <w:szCs w:val="22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SELECT COUNT(*) INTO contract_exists FROM contracts WHERE id = contract_id;</w:delText>
        </w:r>
      </w:del>
    </w:p>
    <w:p w14:paraId="5DDA7708" w14:textId="203E9399" w:rsidR="000F258F" w:rsidRPr="000F258F" w:rsidDel="003D4517" w:rsidRDefault="000F258F" w:rsidP="000F258F">
      <w:pPr>
        <w:spacing w:after="0"/>
        <w:rPr>
          <w:del w:id="2174" w:author="Ivan Pugachev" w:date="2025-12-19T09:19:00Z"/>
          <w:rFonts w:ascii="Courier New" w:hAnsi="Courier New" w:cs="Courier New"/>
          <w:szCs w:val="22"/>
          <w:lang w:val="en-US"/>
        </w:rPr>
      </w:pPr>
      <w:del w:id="2175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</w:del>
    </w:p>
    <w:p w14:paraId="21155D2D" w14:textId="72219286" w:rsidR="000F258F" w:rsidRPr="000F258F" w:rsidDel="003D4517" w:rsidRDefault="000F258F" w:rsidP="000F258F">
      <w:pPr>
        <w:spacing w:after="0"/>
        <w:rPr>
          <w:del w:id="2176" w:author="Ivan Pugachev" w:date="2025-12-19T09:19:00Z"/>
          <w:rFonts w:ascii="Courier New" w:hAnsi="Courier New" w:cs="Courier New"/>
          <w:szCs w:val="22"/>
          <w:lang w:val="en-US"/>
        </w:rPr>
      </w:pPr>
      <w:del w:id="2177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IF contract_exists = 0 THEN</w:delText>
        </w:r>
      </w:del>
    </w:p>
    <w:p w14:paraId="4BA45712" w14:textId="27BB1DB3" w:rsidR="000F258F" w:rsidRPr="000F258F" w:rsidDel="003D4517" w:rsidRDefault="000F258F" w:rsidP="000F258F">
      <w:pPr>
        <w:spacing w:after="0"/>
        <w:rPr>
          <w:del w:id="2178" w:author="Ivan Pugachev" w:date="2025-12-19T09:19:00Z"/>
          <w:rFonts w:ascii="Courier New" w:hAnsi="Courier New" w:cs="Courier New"/>
          <w:szCs w:val="22"/>
          <w:lang w:val="en-US"/>
        </w:rPr>
      </w:pPr>
      <w:del w:id="2179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SELECT '</w:delText>
        </w:r>
        <w:r w:rsidRPr="000F258F" w:rsidDel="003D4517">
          <w:rPr>
            <w:rFonts w:ascii="Courier New" w:hAnsi="Courier New" w:cs="Courier New"/>
            <w:szCs w:val="22"/>
          </w:rPr>
          <w:delText>Ошибка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: 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не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найден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' AS result;</w:delText>
        </w:r>
      </w:del>
    </w:p>
    <w:p w14:paraId="7AAD3191" w14:textId="14ACF28B" w:rsidR="000F258F" w:rsidRPr="000F258F" w:rsidDel="003D4517" w:rsidRDefault="000F258F" w:rsidP="000F258F">
      <w:pPr>
        <w:spacing w:after="0"/>
        <w:rPr>
          <w:del w:id="2180" w:author="Ivan Pugachev" w:date="2025-12-19T09:19:00Z"/>
          <w:rFonts w:ascii="Courier New" w:hAnsi="Courier New" w:cs="Courier New"/>
          <w:szCs w:val="22"/>
        </w:rPr>
      </w:pPr>
      <w:del w:id="2181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</w:rPr>
          <w:delText>ELSE</w:delText>
        </w:r>
      </w:del>
    </w:p>
    <w:p w14:paraId="61537452" w14:textId="67F83979" w:rsidR="000F258F" w:rsidRPr="000F258F" w:rsidDel="003D4517" w:rsidRDefault="000F258F" w:rsidP="000F258F">
      <w:pPr>
        <w:spacing w:after="0"/>
        <w:rPr>
          <w:del w:id="2182" w:author="Ivan Pugachev" w:date="2025-12-19T09:19:00Z"/>
          <w:rFonts w:ascii="Courier New" w:hAnsi="Courier New" w:cs="Courier New"/>
          <w:szCs w:val="22"/>
        </w:rPr>
      </w:pPr>
      <w:del w:id="2183" w:author="Ivan Pugachev" w:date="2025-12-19T09:19:00Z">
        <w:r w:rsidRPr="000F258F" w:rsidDel="003D4517">
          <w:rPr>
            <w:rFonts w:ascii="Courier New" w:hAnsi="Courier New" w:cs="Courier New"/>
            <w:szCs w:val="22"/>
          </w:rPr>
          <w:delText xml:space="preserve">        -- Получаем текущий статус и project_id отдельным запросом</w:delText>
        </w:r>
      </w:del>
    </w:p>
    <w:p w14:paraId="59A25650" w14:textId="279A3C77" w:rsidR="000F258F" w:rsidRPr="000F258F" w:rsidDel="003D4517" w:rsidRDefault="000F258F" w:rsidP="000F258F">
      <w:pPr>
        <w:spacing w:after="0"/>
        <w:rPr>
          <w:del w:id="2184" w:author="Ivan Pugachev" w:date="2025-12-19T09:19:00Z"/>
          <w:rFonts w:ascii="Courier New" w:hAnsi="Courier New" w:cs="Courier New"/>
          <w:szCs w:val="22"/>
          <w:lang w:val="en-US"/>
        </w:rPr>
      </w:pPr>
      <w:del w:id="2185" w:author="Ivan Pugachev" w:date="2025-12-19T09:19:00Z">
        <w:r w:rsidRPr="000F258F" w:rsidDel="003D4517">
          <w:rPr>
            <w:rFonts w:ascii="Courier New" w:hAnsi="Courier New" w:cs="Courier New"/>
            <w:szCs w:val="22"/>
          </w:rPr>
          <w:delText xml:space="preserve">    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SELECT status, project_id INTO current_status, project_id_val </w:delText>
        </w:r>
      </w:del>
    </w:p>
    <w:p w14:paraId="43D623D0" w14:textId="3B554D14" w:rsidR="000F258F" w:rsidRPr="000F258F" w:rsidDel="003D4517" w:rsidRDefault="000F258F" w:rsidP="000F258F">
      <w:pPr>
        <w:spacing w:after="0"/>
        <w:rPr>
          <w:del w:id="2186" w:author="Ivan Pugachev" w:date="2025-12-19T09:19:00Z"/>
          <w:rFonts w:ascii="Courier New" w:hAnsi="Courier New" w:cs="Courier New"/>
          <w:szCs w:val="22"/>
          <w:lang w:val="en-US"/>
        </w:rPr>
      </w:pPr>
      <w:del w:id="2187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FROM contracts WHERE id = contract_id;</w:delText>
        </w:r>
      </w:del>
    </w:p>
    <w:p w14:paraId="0928B9DC" w14:textId="49D30A66" w:rsidR="000F258F" w:rsidRPr="000F258F" w:rsidDel="003D4517" w:rsidRDefault="000F258F" w:rsidP="000F258F">
      <w:pPr>
        <w:spacing w:after="0"/>
        <w:rPr>
          <w:del w:id="2188" w:author="Ivan Pugachev" w:date="2025-12-19T09:19:00Z"/>
          <w:rFonts w:ascii="Courier New" w:hAnsi="Courier New" w:cs="Courier New"/>
          <w:szCs w:val="22"/>
          <w:lang w:val="en-US"/>
        </w:rPr>
      </w:pPr>
      <w:del w:id="2189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</w:delText>
        </w:r>
      </w:del>
    </w:p>
    <w:p w14:paraId="7A6ED17C" w14:textId="5C7CD761" w:rsidR="000F258F" w:rsidRPr="000F258F" w:rsidDel="003D4517" w:rsidRDefault="000F258F" w:rsidP="000F258F">
      <w:pPr>
        <w:spacing w:after="0"/>
        <w:rPr>
          <w:del w:id="2190" w:author="Ivan Pugachev" w:date="2025-12-19T09:19:00Z"/>
          <w:rFonts w:ascii="Courier New" w:hAnsi="Courier New" w:cs="Courier New"/>
          <w:szCs w:val="22"/>
          <w:lang w:val="en-US"/>
        </w:rPr>
      </w:pPr>
      <w:del w:id="2191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IF current_status != 'active' THEN</w:delText>
        </w:r>
      </w:del>
    </w:p>
    <w:p w14:paraId="08677477" w14:textId="433971EC" w:rsidR="000F258F" w:rsidRPr="000F258F" w:rsidDel="003D4517" w:rsidRDefault="000F258F" w:rsidP="000F258F">
      <w:pPr>
        <w:spacing w:after="0"/>
        <w:rPr>
          <w:del w:id="2192" w:author="Ivan Pugachev" w:date="2025-12-19T09:19:00Z"/>
          <w:rFonts w:ascii="Courier New" w:hAnsi="Courier New" w:cs="Courier New"/>
          <w:szCs w:val="22"/>
          <w:lang w:val="en-US"/>
        </w:rPr>
      </w:pPr>
      <w:del w:id="2193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SELECT CONCAT('</w:delText>
        </w:r>
        <w:r w:rsidRPr="000F258F" w:rsidDel="003D4517">
          <w:rPr>
            <w:rFonts w:ascii="Courier New" w:hAnsi="Courier New" w:cs="Courier New"/>
            <w:szCs w:val="22"/>
          </w:rPr>
          <w:delText>Ошибка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: 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уже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завершен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', current_status) AS result;</w:delText>
        </w:r>
      </w:del>
    </w:p>
    <w:p w14:paraId="03EBBACC" w14:textId="217A628B" w:rsidR="000F258F" w:rsidRPr="000F258F" w:rsidDel="003D4517" w:rsidRDefault="000F258F" w:rsidP="000F258F">
      <w:pPr>
        <w:spacing w:after="0"/>
        <w:rPr>
          <w:del w:id="2194" w:author="Ivan Pugachev" w:date="2025-12-19T09:19:00Z"/>
          <w:rFonts w:ascii="Courier New" w:hAnsi="Courier New" w:cs="Courier New"/>
          <w:szCs w:val="22"/>
          <w:lang w:val="en-US"/>
        </w:rPr>
      </w:pPr>
      <w:del w:id="2195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ELSE</w:delText>
        </w:r>
      </w:del>
    </w:p>
    <w:p w14:paraId="0569D51E" w14:textId="4EBC64BE" w:rsidR="000F258F" w:rsidRPr="000F258F" w:rsidDel="003D4517" w:rsidRDefault="000F258F" w:rsidP="000F258F">
      <w:pPr>
        <w:spacing w:after="0"/>
        <w:rPr>
          <w:del w:id="2196" w:author="Ivan Pugachev" w:date="2025-12-19T09:19:00Z"/>
          <w:rFonts w:ascii="Courier New" w:hAnsi="Courier New" w:cs="Courier New"/>
          <w:szCs w:val="22"/>
          <w:lang w:val="en-US"/>
        </w:rPr>
      </w:pPr>
      <w:del w:id="2197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-- </w:delText>
        </w:r>
        <w:r w:rsidRPr="000F258F" w:rsidDel="003D4517">
          <w:rPr>
            <w:rFonts w:ascii="Courier New" w:hAnsi="Courier New" w:cs="Courier New"/>
            <w:szCs w:val="22"/>
          </w:rPr>
          <w:delText>Начинаем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транзакцию</w:delText>
        </w:r>
      </w:del>
    </w:p>
    <w:p w14:paraId="48218B6E" w14:textId="1F85992D" w:rsidR="000F258F" w:rsidRPr="000F258F" w:rsidDel="003D4517" w:rsidRDefault="000F258F" w:rsidP="000F258F">
      <w:pPr>
        <w:spacing w:after="0"/>
        <w:rPr>
          <w:del w:id="2198" w:author="Ivan Pugachev" w:date="2025-12-19T09:19:00Z"/>
          <w:rFonts w:ascii="Courier New" w:hAnsi="Courier New" w:cs="Courier New"/>
          <w:szCs w:val="22"/>
          <w:lang w:val="en-US"/>
        </w:rPr>
      </w:pPr>
      <w:del w:id="2199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START TRANSACTION;</w:delText>
        </w:r>
      </w:del>
    </w:p>
    <w:p w14:paraId="49EEE941" w14:textId="5CF0BD6B" w:rsidR="000F258F" w:rsidRPr="000F258F" w:rsidDel="003D4517" w:rsidRDefault="000F258F" w:rsidP="000F258F">
      <w:pPr>
        <w:spacing w:after="0"/>
        <w:rPr>
          <w:del w:id="2200" w:author="Ivan Pugachev" w:date="2025-12-19T09:19:00Z"/>
          <w:rFonts w:ascii="Courier New" w:hAnsi="Courier New" w:cs="Courier New"/>
          <w:szCs w:val="22"/>
          <w:lang w:val="en-US"/>
        </w:rPr>
      </w:pPr>
      <w:del w:id="2201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6D774AD6" w14:textId="119723C0" w:rsidR="000F258F" w:rsidRPr="000F258F" w:rsidDel="003D4517" w:rsidRDefault="000F258F" w:rsidP="000F258F">
      <w:pPr>
        <w:spacing w:after="0"/>
        <w:rPr>
          <w:del w:id="2202" w:author="Ivan Pugachev" w:date="2025-12-19T09:19:00Z"/>
          <w:rFonts w:ascii="Courier New" w:hAnsi="Courier New" w:cs="Courier New"/>
          <w:szCs w:val="22"/>
          <w:lang w:val="en-US"/>
        </w:rPr>
      </w:pPr>
      <w:del w:id="2203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-- </w:delText>
        </w:r>
        <w:r w:rsidRPr="000F258F" w:rsidDel="003D4517">
          <w:rPr>
            <w:rFonts w:ascii="Courier New" w:hAnsi="Courier New" w:cs="Courier New"/>
            <w:szCs w:val="22"/>
          </w:rPr>
          <w:delText>Закрываем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</w:del>
    </w:p>
    <w:p w14:paraId="147EE6FC" w14:textId="26276A02" w:rsidR="000F258F" w:rsidRPr="000F258F" w:rsidDel="003D4517" w:rsidRDefault="000F258F" w:rsidP="000F258F">
      <w:pPr>
        <w:spacing w:after="0"/>
        <w:rPr>
          <w:del w:id="2204" w:author="Ivan Pugachev" w:date="2025-12-19T09:19:00Z"/>
          <w:rFonts w:ascii="Courier New" w:hAnsi="Courier New" w:cs="Courier New"/>
          <w:szCs w:val="22"/>
          <w:lang w:val="en-US"/>
        </w:rPr>
      </w:pPr>
      <w:del w:id="2205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UPDATE contracts </w:delText>
        </w:r>
      </w:del>
    </w:p>
    <w:p w14:paraId="6370131B" w14:textId="01E20C7B" w:rsidR="000F258F" w:rsidRPr="000F258F" w:rsidDel="003D4517" w:rsidRDefault="000F258F" w:rsidP="000F258F">
      <w:pPr>
        <w:spacing w:after="0"/>
        <w:rPr>
          <w:del w:id="2206" w:author="Ivan Pugachev" w:date="2025-12-19T09:19:00Z"/>
          <w:rFonts w:ascii="Courier New" w:hAnsi="Courier New" w:cs="Courier New"/>
          <w:szCs w:val="22"/>
          <w:lang w:val="en-US"/>
        </w:rPr>
      </w:pPr>
      <w:del w:id="2207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SET status = 'completed', </w:delText>
        </w:r>
      </w:del>
    </w:p>
    <w:p w14:paraId="5D99F089" w14:textId="6386D66F" w:rsidR="000F258F" w:rsidRPr="000F258F" w:rsidDel="003D4517" w:rsidRDefault="000F258F" w:rsidP="000F258F">
      <w:pPr>
        <w:spacing w:after="0"/>
        <w:rPr>
          <w:del w:id="2208" w:author="Ivan Pugachev" w:date="2025-12-19T09:19:00Z"/>
          <w:rFonts w:ascii="Courier New" w:hAnsi="Courier New" w:cs="Courier New"/>
          <w:szCs w:val="22"/>
          <w:lang w:val="en-US"/>
        </w:rPr>
      </w:pPr>
      <w:del w:id="2209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    completed_at = CURRENT_TIMESTAMP,</w:delText>
        </w:r>
      </w:del>
    </w:p>
    <w:p w14:paraId="75ADB007" w14:textId="30778A25" w:rsidR="000F258F" w:rsidRPr="000F258F" w:rsidDel="003D4517" w:rsidRDefault="000F258F" w:rsidP="000F258F">
      <w:pPr>
        <w:spacing w:after="0"/>
        <w:rPr>
          <w:del w:id="2210" w:author="Ivan Pugachev" w:date="2025-12-19T09:19:00Z"/>
          <w:rFonts w:ascii="Courier New" w:hAnsi="Courier New" w:cs="Courier New"/>
          <w:szCs w:val="22"/>
          <w:lang w:val="en-US"/>
        </w:rPr>
      </w:pPr>
      <w:del w:id="2211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    updated_at = CURRENT_TIMESTAMP</w:delText>
        </w:r>
      </w:del>
    </w:p>
    <w:p w14:paraId="2346EAD7" w14:textId="7095C5EC" w:rsidR="000F258F" w:rsidRPr="000F258F" w:rsidDel="003D4517" w:rsidRDefault="000F258F" w:rsidP="000F258F">
      <w:pPr>
        <w:spacing w:after="0"/>
        <w:rPr>
          <w:del w:id="2212" w:author="Ivan Pugachev" w:date="2025-12-19T09:19:00Z"/>
          <w:rFonts w:ascii="Courier New" w:hAnsi="Courier New" w:cs="Courier New"/>
          <w:szCs w:val="22"/>
          <w:lang w:val="en-US"/>
        </w:rPr>
      </w:pPr>
      <w:del w:id="2213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WHERE id = contract_id;</w:delText>
        </w:r>
      </w:del>
    </w:p>
    <w:p w14:paraId="72ABFBF7" w14:textId="18383160" w:rsidR="000F258F" w:rsidRPr="000F258F" w:rsidDel="003D4517" w:rsidRDefault="000F258F" w:rsidP="000F258F">
      <w:pPr>
        <w:spacing w:after="0"/>
        <w:rPr>
          <w:del w:id="2214" w:author="Ivan Pugachev" w:date="2025-12-19T09:19:00Z"/>
          <w:rFonts w:ascii="Courier New" w:hAnsi="Courier New" w:cs="Courier New"/>
          <w:szCs w:val="22"/>
          <w:lang w:val="en-US"/>
        </w:rPr>
      </w:pPr>
      <w:del w:id="2215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4AEE25F8" w14:textId="59CB2121" w:rsidR="000F258F" w:rsidRPr="000F258F" w:rsidDel="003D4517" w:rsidRDefault="000F258F" w:rsidP="000F258F">
      <w:pPr>
        <w:spacing w:after="0"/>
        <w:rPr>
          <w:del w:id="2216" w:author="Ivan Pugachev" w:date="2025-12-19T09:19:00Z"/>
          <w:rFonts w:ascii="Courier New" w:hAnsi="Courier New" w:cs="Courier New"/>
          <w:szCs w:val="22"/>
          <w:lang w:val="en-US"/>
        </w:rPr>
      </w:pPr>
      <w:del w:id="2217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-- </w:delText>
        </w:r>
        <w:r w:rsidRPr="000F258F" w:rsidDel="003D4517">
          <w:rPr>
            <w:rFonts w:ascii="Courier New" w:hAnsi="Courier New" w:cs="Courier New"/>
            <w:szCs w:val="22"/>
          </w:rPr>
          <w:delText>Обновляем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статус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проекта</w:delText>
        </w:r>
      </w:del>
    </w:p>
    <w:p w14:paraId="2D338305" w14:textId="2FBB4F5B" w:rsidR="000F258F" w:rsidRPr="000F258F" w:rsidDel="003D4517" w:rsidRDefault="000F258F" w:rsidP="000F258F">
      <w:pPr>
        <w:spacing w:after="0"/>
        <w:rPr>
          <w:del w:id="2218" w:author="Ivan Pugachev" w:date="2025-12-19T09:19:00Z"/>
          <w:rFonts w:ascii="Courier New" w:hAnsi="Courier New" w:cs="Courier New"/>
          <w:szCs w:val="22"/>
          <w:lang w:val="en-US"/>
        </w:rPr>
      </w:pPr>
      <w:del w:id="2219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UPDATE projects </w:delText>
        </w:r>
      </w:del>
    </w:p>
    <w:p w14:paraId="2C362E2F" w14:textId="14B771F5" w:rsidR="000F258F" w:rsidRPr="000F258F" w:rsidDel="003D4517" w:rsidRDefault="000F258F" w:rsidP="000F258F">
      <w:pPr>
        <w:spacing w:after="0"/>
        <w:rPr>
          <w:del w:id="2220" w:author="Ivan Pugachev" w:date="2025-12-19T09:19:00Z"/>
          <w:rFonts w:ascii="Courier New" w:hAnsi="Courier New" w:cs="Courier New"/>
          <w:szCs w:val="22"/>
          <w:lang w:val="en-US"/>
        </w:rPr>
      </w:pPr>
      <w:del w:id="2221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SET status = 'completed',</w:delText>
        </w:r>
      </w:del>
    </w:p>
    <w:p w14:paraId="359692F9" w14:textId="53773907" w:rsidR="000F258F" w:rsidRPr="000F258F" w:rsidDel="003D4517" w:rsidRDefault="000F258F" w:rsidP="000F258F">
      <w:pPr>
        <w:spacing w:after="0"/>
        <w:rPr>
          <w:del w:id="2222" w:author="Ivan Pugachev" w:date="2025-12-19T09:19:00Z"/>
          <w:rFonts w:ascii="Courier New" w:hAnsi="Courier New" w:cs="Courier New"/>
          <w:szCs w:val="22"/>
          <w:lang w:val="en-US"/>
        </w:rPr>
      </w:pPr>
      <w:del w:id="2223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    updated_at = CURRENT_TIMESTAMP</w:delText>
        </w:r>
      </w:del>
    </w:p>
    <w:p w14:paraId="6C912263" w14:textId="144D4CA8" w:rsidR="000F258F" w:rsidRPr="000F258F" w:rsidDel="003D4517" w:rsidRDefault="000F258F" w:rsidP="000F258F">
      <w:pPr>
        <w:spacing w:after="0"/>
        <w:rPr>
          <w:del w:id="2224" w:author="Ivan Pugachev" w:date="2025-12-19T09:19:00Z"/>
          <w:rFonts w:ascii="Courier New" w:hAnsi="Courier New" w:cs="Courier New"/>
          <w:szCs w:val="22"/>
          <w:lang w:val="en-US"/>
        </w:rPr>
      </w:pPr>
      <w:del w:id="2225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WHERE id = project_id_val;</w:delText>
        </w:r>
      </w:del>
    </w:p>
    <w:p w14:paraId="16E11831" w14:textId="4CD29A31" w:rsidR="000F258F" w:rsidRPr="000F258F" w:rsidDel="003D4517" w:rsidRDefault="000F258F" w:rsidP="000F258F">
      <w:pPr>
        <w:spacing w:after="0"/>
        <w:rPr>
          <w:del w:id="2226" w:author="Ivan Pugachev" w:date="2025-12-19T09:19:00Z"/>
          <w:rFonts w:ascii="Courier New" w:hAnsi="Courier New" w:cs="Courier New"/>
          <w:szCs w:val="22"/>
          <w:lang w:val="en-US"/>
        </w:rPr>
      </w:pPr>
      <w:del w:id="2227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5469DCC0" w14:textId="242A181D" w:rsidR="000F258F" w:rsidRPr="000F258F" w:rsidDel="003D4517" w:rsidRDefault="000F258F" w:rsidP="000F258F">
      <w:pPr>
        <w:spacing w:after="0"/>
        <w:rPr>
          <w:del w:id="2228" w:author="Ivan Pugachev" w:date="2025-12-19T09:19:00Z"/>
          <w:rFonts w:ascii="Courier New" w:hAnsi="Courier New" w:cs="Courier New"/>
          <w:szCs w:val="22"/>
          <w:lang w:val="en-US"/>
        </w:rPr>
      </w:pPr>
      <w:del w:id="2229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COMMIT;</w:delText>
        </w:r>
      </w:del>
    </w:p>
    <w:p w14:paraId="7C46A07E" w14:textId="5BF6144A" w:rsidR="000F258F" w:rsidRPr="000F258F" w:rsidDel="003D4517" w:rsidRDefault="000F258F" w:rsidP="000F258F">
      <w:pPr>
        <w:spacing w:after="0"/>
        <w:rPr>
          <w:del w:id="2230" w:author="Ivan Pugachev" w:date="2025-12-19T09:19:00Z"/>
          <w:rFonts w:ascii="Courier New" w:hAnsi="Courier New" w:cs="Courier New"/>
          <w:szCs w:val="22"/>
          <w:lang w:val="en-US"/>
        </w:rPr>
      </w:pPr>
      <w:del w:id="2231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3C87ED72" w14:textId="401F1035" w:rsidR="000F258F" w:rsidRPr="000F258F" w:rsidDel="003D4517" w:rsidRDefault="000F258F" w:rsidP="000F258F">
      <w:pPr>
        <w:spacing w:after="0"/>
        <w:rPr>
          <w:del w:id="2232" w:author="Ivan Pugachev" w:date="2025-12-19T09:19:00Z"/>
          <w:rFonts w:ascii="Courier New" w:hAnsi="Courier New" w:cs="Courier New"/>
          <w:szCs w:val="22"/>
          <w:lang w:val="en-US"/>
        </w:rPr>
      </w:pPr>
      <w:del w:id="2233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SELECT '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успешно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завершен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' AS result;</w:delText>
        </w:r>
      </w:del>
    </w:p>
    <w:p w14:paraId="45AD0901" w14:textId="3E024441" w:rsidR="000F258F" w:rsidRPr="000F258F" w:rsidDel="003D4517" w:rsidRDefault="000F258F" w:rsidP="000F258F">
      <w:pPr>
        <w:spacing w:after="0"/>
        <w:rPr>
          <w:del w:id="2234" w:author="Ivan Pugachev" w:date="2025-12-19T09:19:00Z"/>
          <w:rFonts w:ascii="Courier New" w:hAnsi="Courier New" w:cs="Courier New"/>
          <w:szCs w:val="22"/>
          <w:lang w:val="en-US"/>
        </w:rPr>
      </w:pPr>
      <w:del w:id="2235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END IF;</w:delText>
        </w:r>
      </w:del>
    </w:p>
    <w:p w14:paraId="1A3F35FF" w14:textId="2C3262AB" w:rsidR="000F258F" w:rsidRPr="000F258F" w:rsidDel="003D4517" w:rsidRDefault="000F258F" w:rsidP="000F258F">
      <w:pPr>
        <w:spacing w:after="0"/>
        <w:rPr>
          <w:del w:id="2236" w:author="Ivan Pugachev" w:date="2025-12-19T09:19:00Z"/>
          <w:rFonts w:ascii="Courier New" w:hAnsi="Courier New" w:cs="Courier New"/>
          <w:szCs w:val="22"/>
        </w:rPr>
      </w:pPr>
      <w:del w:id="2237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</w:rPr>
          <w:delText>END IF;</w:delText>
        </w:r>
      </w:del>
    </w:p>
    <w:p w14:paraId="34822214" w14:textId="31CE38C2" w:rsidR="00A3308C" w:rsidDel="003D4517" w:rsidRDefault="000F258F" w:rsidP="000F258F">
      <w:pPr>
        <w:spacing w:after="0"/>
        <w:rPr>
          <w:del w:id="2238" w:author="Ivan Pugachev" w:date="2025-12-19T09:19:00Z"/>
          <w:rFonts w:ascii="Courier New" w:hAnsi="Courier New" w:cs="Courier New"/>
          <w:szCs w:val="22"/>
          <w:lang w:val="en-GB"/>
        </w:rPr>
      </w:pPr>
      <w:del w:id="2239" w:author="Ivan Pugachev" w:date="2025-12-19T09:19:00Z">
        <w:r w:rsidRPr="000F258F" w:rsidDel="003D4517">
          <w:rPr>
            <w:rFonts w:ascii="Courier New" w:hAnsi="Courier New" w:cs="Courier New"/>
            <w:szCs w:val="22"/>
          </w:rPr>
          <w:delText>END</w:delText>
        </w:r>
      </w:del>
    </w:p>
    <w:p w14:paraId="0DBBE2BA" w14:textId="2F6BE9B8" w:rsidR="005B0DDE" w:rsidRPr="005B0DDE" w:rsidRDefault="005B0DDE" w:rsidP="000F258F">
      <w:pPr>
        <w:spacing w:after="0"/>
        <w:rPr>
          <w:rFonts w:ascii="Courier New" w:hAnsi="Courier New" w:cs="Courier New"/>
          <w:szCs w:val="22"/>
          <w:lang w:val="en-GB"/>
        </w:rPr>
      </w:pPr>
      <w:del w:id="2240" w:author="Ivan Pugachev" w:date="2025-12-19T09:19:00Z">
        <w:r w:rsidRPr="005B0DDE" w:rsidDel="003D4517">
          <w:rPr>
            <w:rFonts w:ascii="Courier New" w:hAnsi="Courier New" w:cs="Courier New"/>
            <w:noProof/>
            <w:szCs w:val="22"/>
            <w:lang w:val="en-GB"/>
          </w:rPr>
          <w:drawing>
            <wp:inline distT="0" distB="0" distL="0" distR="0" wp14:anchorId="7953E07F" wp14:editId="59F2102F">
              <wp:extent cx="5209953" cy="1352750"/>
              <wp:effectExtent l="0" t="0" r="0" b="0"/>
              <wp:docPr id="94957164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9571640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22915" cy="1356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0425700" w14:textId="1EE7844C" w:rsidR="00A3308C" w:rsidRPr="00E96159" w:rsidRDefault="00A3308C" w:rsidP="00813C41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2241" w:author="Дмитрий Филимонов" w:date="2026-01-29T15:31:00Z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del w:id="2242" w:author="Ivan Pugachev" w:date="2025-12-19T09:20:00Z">
        <w:r w:rsidRPr="0061780F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GetFreelancerClientRelationships</w:delText>
        </w:r>
      </w:del>
      <w:ins w:id="2243" w:author="Ivan Pugachev" w:date="2025-12-19T09:20:00Z">
        <w:del w:id="2244" w:author="Дмитрий Филимонов" w:date="2026-01-29T15:31:00Z">
          <w:r w:rsidR="003D4517" w:rsidDel="00E96159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RegisterCustomer</w:delText>
          </w:r>
        </w:del>
      </w:ins>
      <w:ins w:id="2245" w:author="Дмитрий Филимонов" w:date="2026-01-29T15:31:00Z">
        <w:r w:rsidR="00E96159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get_cli</w:t>
        </w:r>
        <w:r w:rsidR="00A313EC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ent_events</w:t>
        </w:r>
      </w:ins>
    </w:p>
    <w:p w14:paraId="7BB810D5" w14:textId="77777777" w:rsidR="00A313EC" w:rsidRPr="00A313EC" w:rsidRDefault="00A313EC" w:rsidP="00A313EC">
      <w:pPr>
        <w:rPr>
          <w:ins w:id="224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47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CREATE PROCEDURE `get_client_events` (</w:t>
        </w:r>
      </w:ins>
    </w:p>
    <w:p w14:paraId="5F6AB18A" w14:textId="77777777" w:rsidR="00A313EC" w:rsidRPr="00A313EC" w:rsidRDefault="00A313EC" w:rsidP="00A313EC">
      <w:pPr>
        <w:rPr>
          <w:ins w:id="224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49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    IN p_client_id INT</w:t>
        </w:r>
      </w:ins>
    </w:p>
    <w:p w14:paraId="1B29E635" w14:textId="77777777" w:rsidR="00A313EC" w:rsidRPr="00A313EC" w:rsidRDefault="00A313EC" w:rsidP="00A313EC">
      <w:pPr>
        <w:rPr>
          <w:ins w:id="225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51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)</w:t>
        </w:r>
      </w:ins>
    </w:p>
    <w:p w14:paraId="31714863" w14:textId="77777777" w:rsidR="00A313EC" w:rsidRPr="00A313EC" w:rsidRDefault="00A313EC" w:rsidP="00A313EC">
      <w:pPr>
        <w:rPr>
          <w:ins w:id="225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53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BEGIN</w:t>
        </w:r>
      </w:ins>
    </w:p>
    <w:p w14:paraId="61F2BC3A" w14:textId="77777777" w:rsidR="00A313EC" w:rsidRPr="00A313EC" w:rsidRDefault="00A313EC" w:rsidP="00A313EC">
      <w:pPr>
        <w:rPr>
          <w:ins w:id="225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55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    SELECT e.event_name, e.event_date, e.budget</w:t>
        </w:r>
      </w:ins>
    </w:p>
    <w:p w14:paraId="382BFB1A" w14:textId="77777777" w:rsidR="00A313EC" w:rsidRPr="00A313EC" w:rsidRDefault="00A313EC" w:rsidP="00A313EC">
      <w:pPr>
        <w:rPr>
          <w:ins w:id="225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57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    FROM events e</w:t>
        </w:r>
      </w:ins>
    </w:p>
    <w:p w14:paraId="0A4CDBDB" w14:textId="77777777" w:rsidR="00A313EC" w:rsidRPr="00A313EC" w:rsidRDefault="00A313EC" w:rsidP="00A313EC">
      <w:pPr>
        <w:rPr>
          <w:ins w:id="225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59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    WHERE e.client_id = p_client_id;</w:t>
        </w:r>
      </w:ins>
    </w:p>
    <w:p w14:paraId="55A8C7AD" w14:textId="419B1801" w:rsidR="003D4517" w:rsidDel="00A313EC" w:rsidRDefault="00A313EC" w:rsidP="00A313EC">
      <w:pPr>
        <w:spacing w:after="0"/>
        <w:rPr>
          <w:del w:id="226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61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END</w:t>
        </w:r>
      </w:ins>
      <w:ins w:id="2262" w:author="Ivan Pugachev" w:date="2025-12-19T09:20:00Z">
        <w:del w:id="2263" w:author="Дмитрий Филимонов" w:date="2026-01-29T15:31:00Z">
          <w:r w:rsidR="003D4517"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CREATE PROCEDURE RegisterCustomer(</w:delText>
          </w:r>
        </w:del>
      </w:ins>
    </w:p>
    <w:p w14:paraId="689AA38E" w14:textId="77777777" w:rsidR="00A313EC" w:rsidRPr="003D4517" w:rsidRDefault="00A313EC" w:rsidP="003D4517">
      <w:pPr>
        <w:rPr>
          <w:ins w:id="226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</w:p>
    <w:p w14:paraId="47012159" w14:textId="6CE00ED8" w:rsidR="003D4517" w:rsidRPr="003D4517" w:rsidDel="00A313EC" w:rsidRDefault="003D4517" w:rsidP="003D4517">
      <w:pPr>
        <w:rPr>
          <w:ins w:id="2265" w:author="Ivan Pugachev" w:date="2025-12-19T09:20:00Z"/>
          <w:del w:id="226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67" w:author="Ivan Pugachev" w:date="2025-12-19T09:20:00Z">
        <w:del w:id="2268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lastRenderedPageBreak/>
            <w:delText xml:space="preserve">    IN p_cust_name VARCHAR(45),</w:delText>
          </w:r>
        </w:del>
      </w:ins>
    </w:p>
    <w:p w14:paraId="11692395" w14:textId="0C4479ED" w:rsidR="003D4517" w:rsidRPr="003D4517" w:rsidDel="00A313EC" w:rsidRDefault="003D4517" w:rsidP="003D4517">
      <w:pPr>
        <w:rPr>
          <w:ins w:id="2269" w:author="Ivan Pugachev" w:date="2025-12-19T09:20:00Z"/>
          <w:del w:id="227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71" w:author="Ivan Pugachev" w:date="2025-12-19T09:20:00Z">
        <w:del w:id="2272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IN p_cust_phone_number VARCHAR(20),</w:delText>
          </w:r>
        </w:del>
      </w:ins>
    </w:p>
    <w:p w14:paraId="0986D337" w14:textId="19A0F84F" w:rsidR="003D4517" w:rsidRPr="003D4517" w:rsidDel="00A313EC" w:rsidRDefault="003D4517" w:rsidP="003D4517">
      <w:pPr>
        <w:rPr>
          <w:ins w:id="2273" w:author="Ivan Pugachev" w:date="2025-12-19T09:20:00Z"/>
          <w:del w:id="227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75" w:author="Ivan Pugachev" w:date="2025-12-19T09:20:00Z">
        <w:del w:id="2276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IN p_cust_points INT,</w:delText>
          </w:r>
        </w:del>
      </w:ins>
    </w:p>
    <w:p w14:paraId="14618E6B" w14:textId="19D41D68" w:rsidR="003D4517" w:rsidRPr="003D4517" w:rsidDel="00A313EC" w:rsidRDefault="003D4517" w:rsidP="003D4517">
      <w:pPr>
        <w:rPr>
          <w:ins w:id="2277" w:author="Ivan Pugachev" w:date="2025-12-19T09:20:00Z"/>
          <w:del w:id="227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79" w:author="Ivan Pugachev" w:date="2025-12-19T09:20:00Z">
        <w:del w:id="2280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IN p_referrer_id INT</w:delText>
          </w:r>
        </w:del>
      </w:ins>
    </w:p>
    <w:p w14:paraId="7DA16381" w14:textId="2ABCA46F" w:rsidR="003D4517" w:rsidRPr="003D4517" w:rsidDel="00A313EC" w:rsidRDefault="003D4517" w:rsidP="003D4517">
      <w:pPr>
        <w:rPr>
          <w:ins w:id="2281" w:author="Ivan Pugachev" w:date="2025-12-19T09:20:00Z"/>
          <w:del w:id="228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83" w:author="Ivan Pugachev" w:date="2025-12-19T09:20:00Z">
        <w:del w:id="2284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)</w:delText>
          </w:r>
        </w:del>
      </w:ins>
    </w:p>
    <w:p w14:paraId="33733464" w14:textId="042E2F43" w:rsidR="003D4517" w:rsidRPr="003D4517" w:rsidDel="00A313EC" w:rsidRDefault="003D4517" w:rsidP="003D4517">
      <w:pPr>
        <w:rPr>
          <w:ins w:id="2285" w:author="Ivan Pugachev" w:date="2025-12-19T09:20:00Z"/>
          <w:del w:id="228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87" w:author="Ivan Pugachev" w:date="2025-12-19T09:20:00Z">
        <w:del w:id="2288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BEGIN</w:delText>
          </w:r>
        </w:del>
      </w:ins>
    </w:p>
    <w:p w14:paraId="65ADA2CA" w14:textId="43FFB8C5" w:rsidR="003D4517" w:rsidRPr="003D4517" w:rsidDel="00A313EC" w:rsidRDefault="003D4517" w:rsidP="003D4517">
      <w:pPr>
        <w:rPr>
          <w:ins w:id="2289" w:author="Ivan Pugachev" w:date="2025-12-19T09:20:00Z"/>
          <w:del w:id="229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91" w:author="Ivan Pugachev" w:date="2025-12-19T09:20:00Z">
        <w:del w:id="2292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DECLARE v_phone_exists INT;</w:delText>
          </w:r>
        </w:del>
      </w:ins>
    </w:p>
    <w:p w14:paraId="514AFDA4" w14:textId="2D950D5A" w:rsidR="003D4517" w:rsidRPr="003D4517" w:rsidDel="00A313EC" w:rsidRDefault="003D4517" w:rsidP="003D4517">
      <w:pPr>
        <w:rPr>
          <w:ins w:id="2293" w:author="Ivan Pugachev" w:date="2025-12-19T09:20:00Z"/>
          <w:del w:id="229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95" w:author="Ivan Pugachev" w:date="2025-12-19T09:20:00Z">
        <w:del w:id="2296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DECLARE v_welcome_bonus INT DEFAULT 100;</w:delText>
          </w:r>
        </w:del>
      </w:ins>
    </w:p>
    <w:p w14:paraId="44F169C0" w14:textId="5F28E537" w:rsidR="003D4517" w:rsidRPr="003D4517" w:rsidDel="00A313EC" w:rsidRDefault="003D4517" w:rsidP="003D4517">
      <w:pPr>
        <w:rPr>
          <w:ins w:id="2297" w:author="Ivan Pugachev" w:date="2025-12-19T09:20:00Z"/>
          <w:del w:id="229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99" w:author="Ivan Pugachev" w:date="2025-12-19T09:20:00Z">
        <w:del w:id="2300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DECLARE v_new_cust_id INT;</w:delText>
          </w:r>
        </w:del>
      </w:ins>
    </w:p>
    <w:p w14:paraId="7C72B72C" w14:textId="57440843" w:rsidR="003D4517" w:rsidRPr="003D4517" w:rsidDel="00A313EC" w:rsidRDefault="003D4517" w:rsidP="003D4517">
      <w:pPr>
        <w:rPr>
          <w:ins w:id="2301" w:author="Ivan Pugachev" w:date="2025-12-19T09:20:00Z"/>
          <w:del w:id="230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03" w:author="Ivan Pugachev" w:date="2025-12-19T09:20:00Z">
        <w:del w:id="2304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DECLARE v_referrer_name VARCHAR(100);</w:delText>
          </w:r>
        </w:del>
      </w:ins>
    </w:p>
    <w:p w14:paraId="57EA1DAD" w14:textId="0E2A36EA" w:rsidR="003D4517" w:rsidRPr="003D4517" w:rsidDel="00A313EC" w:rsidRDefault="003D4517" w:rsidP="003D4517">
      <w:pPr>
        <w:rPr>
          <w:ins w:id="2305" w:author="Ivan Pugachev" w:date="2025-12-19T09:20:00Z"/>
          <w:del w:id="230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07" w:author="Ivan Pugachev" w:date="2025-12-19T09:20:00Z">
        <w:del w:id="2308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</w:delText>
          </w:r>
        </w:del>
      </w:ins>
    </w:p>
    <w:p w14:paraId="4B815814" w14:textId="24213167" w:rsidR="003D4517" w:rsidRPr="003D4517" w:rsidDel="00A313EC" w:rsidRDefault="003D4517" w:rsidP="003D4517">
      <w:pPr>
        <w:rPr>
          <w:ins w:id="2309" w:author="Ivan Pugachev" w:date="2025-12-19T09:20:00Z"/>
          <w:del w:id="231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11" w:author="Ivan Pugachev" w:date="2025-12-19T09:20:00Z">
        <w:del w:id="2312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-- Проверяем уникальность телефона</w:delText>
          </w:r>
        </w:del>
      </w:ins>
    </w:p>
    <w:p w14:paraId="3C1CD620" w14:textId="148C9DDE" w:rsidR="003D4517" w:rsidRPr="003D4517" w:rsidDel="00A313EC" w:rsidRDefault="003D4517" w:rsidP="003D4517">
      <w:pPr>
        <w:rPr>
          <w:ins w:id="2313" w:author="Ivan Pugachev" w:date="2025-12-19T09:20:00Z"/>
          <w:del w:id="231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15" w:author="Ivan Pugachev" w:date="2025-12-19T09:20:00Z">
        <w:del w:id="2316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SELECT COUNT(*) INTO v_phone_exists </w:delText>
          </w:r>
        </w:del>
      </w:ins>
    </w:p>
    <w:p w14:paraId="394F61D1" w14:textId="659F7ADE" w:rsidR="003D4517" w:rsidRPr="003D4517" w:rsidDel="00A313EC" w:rsidRDefault="003D4517" w:rsidP="003D4517">
      <w:pPr>
        <w:rPr>
          <w:ins w:id="2317" w:author="Ivan Pugachev" w:date="2025-12-19T09:20:00Z"/>
          <w:del w:id="231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19" w:author="Ivan Pugachev" w:date="2025-12-19T09:20:00Z">
        <w:del w:id="2320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FROM customers </w:delText>
          </w:r>
        </w:del>
      </w:ins>
    </w:p>
    <w:p w14:paraId="356860C0" w14:textId="65B6425E" w:rsidR="003D4517" w:rsidRPr="003D4517" w:rsidDel="00A313EC" w:rsidRDefault="003D4517" w:rsidP="003D4517">
      <w:pPr>
        <w:rPr>
          <w:ins w:id="2321" w:author="Ivan Pugachev" w:date="2025-12-19T09:20:00Z"/>
          <w:del w:id="232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23" w:author="Ivan Pugachev" w:date="2025-12-19T09:20:00Z">
        <w:del w:id="2324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WHERE cust_phone_number = p_cust_phone_number;</w:delText>
          </w:r>
        </w:del>
      </w:ins>
    </w:p>
    <w:p w14:paraId="005466B8" w14:textId="1D8B521A" w:rsidR="003D4517" w:rsidRPr="003D4517" w:rsidDel="00A313EC" w:rsidRDefault="003D4517" w:rsidP="003D4517">
      <w:pPr>
        <w:rPr>
          <w:ins w:id="2325" w:author="Ivan Pugachev" w:date="2025-12-19T09:20:00Z"/>
          <w:del w:id="232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27" w:author="Ivan Pugachev" w:date="2025-12-19T09:20:00Z">
        <w:del w:id="2328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</w:delText>
          </w:r>
        </w:del>
      </w:ins>
    </w:p>
    <w:p w14:paraId="40F54077" w14:textId="75869957" w:rsidR="003D4517" w:rsidRPr="003D4517" w:rsidDel="00A313EC" w:rsidRDefault="003D4517" w:rsidP="003D4517">
      <w:pPr>
        <w:rPr>
          <w:ins w:id="2329" w:author="Ivan Pugachev" w:date="2025-12-19T09:20:00Z"/>
          <w:del w:id="2330" w:author="Дмитрий Филимонов" w:date="2026-01-29T15:31:00Z"/>
          <w:rFonts w:ascii="Courier New" w:hAnsi="Courier New" w:cs="Courier New"/>
          <w:color w:val="000000"/>
          <w:szCs w:val="22"/>
          <w:rPrChange w:id="2331" w:author="Ivan Pugachev" w:date="2025-12-19T09:20:00Z">
            <w:rPr>
              <w:ins w:id="2332" w:author="Ivan Pugachev" w:date="2025-12-19T09:20:00Z"/>
              <w:del w:id="2333" w:author="Дмитрий Филимонов" w:date="2026-01-29T15:31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2334" w:author="Ivan Pugachev" w:date="2025-12-19T09:20:00Z">
        <w:del w:id="233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IF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36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v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37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>_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phone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38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>_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exists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39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&gt; 0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THEN</w:delText>
          </w:r>
        </w:del>
      </w:ins>
    </w:p>
    <w:p w14:paraId="1BB6E1BC" w14:textId="11BAD600" w:rsidR="003D4517" w:rsidRPr="003D4517" w:rsidDel="00A313EC" w:rsidRDefault="003D4517" w:rsidP="003D4517">
      <w:pPr>
        <w:rPr>
          <w:ins w:id="2340" w:author="Ivan Pugachev" w:date="2025-12-19T09:20:00Z"/>
          <w:del w:id="2341" w:author="Дмитрий Филимонов" w:date="2026-01-29T15:31:00Z"/>
          <w:rFonts w:ascii="Courier New" w:hAnsi="Courier New" w:cs="Courier New"/>
          <w:color w:val="000000"/>
          <w:szCs w:val="22"/>
          <w:rPrChange w:id="2342" w:author="Ivan Pugachev" w:date="2025-12-19T09:20:00Z">
            <w:rPr>
              <w:ins w:id="2343" w:author="Ivan Pugachev" w:date="2025-12-19T09:20:00Z"/>
              <w:del w:id="2344" w:author="Дмитрий Филимонов" w:date="2026-01-29T15:31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2345" w:author="Ivan Pugachev" w:date="2025-12-19T09:20:00Z">
        <w:del w:id="2346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rPrChange w:id="2347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SELECT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48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'Ошибка: Клиент с таким телефоном уже зарегистрирован'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AS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49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result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50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>;</w:delText>
          </w:r>
        </w:del>
      </w:ins>
    </w:p>
    <w:p w14:paraId="51FEBC9E" w14:textId="22133E9C" w:rsidR="003D4517" w:rsidRPr="003D4517" w:rsidDel="00A313EC" w:rsidRDefault="003D4517" w:rsidP="003D4517">
      <w:pPr>
        <w:rPr>
          <w:ins w:id="2351" w:author="Ivan Pugachev" w:date="2025-12-19T09:20:00Z"/>
          <w:del w:id="235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53" w:author="Ivan Pugachev" w:date="2025-12-19T09:20:00Z">
        <w:del w:id="2354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rPrChange w:id="2355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  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ELSE</w:delText>
          </w:r>
        </w:del>
      </w:ins>
    </w:p>
    <w:p w14:paraId="3496D2A4" w14:textId="0B4C46DE" w:rsidR="003D4517" w:rsidRPr="003D4517" w:rsidDel="00A313EC" w:rsidRDefault="003D4517" w:rsidP="003D4517">
      <w:pPr>
        <w:rPr>
          <w:ins w:id="2356" w:author="Ivan Pugachev" w:date="2025-12-19T09:20:00Z"/>
          <w:del w:id="235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58" w:author="Ivan Pugachev" w:date="2025-12-19T09:20:00Z">
        <w:del w:id="235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-- Устанавливаем начальные баллы</w:delText>
          </w:r>
        </w:del>
      </w:ins>
    </w:p>
    <w:p w14:paraId="191B9DDF" w14:textId="35485542" w:rsidR="003D4517" w:rsidRPr="003D4517" w:rsidDel="00A313EC" w:rsidRDefault="003D4517" w:rsidP="003D4517">
      <w:pPr>
        <w:rPr>
          <w:ins w:id="2360" w:author="Ivan Pugachev" w:date="2025-12-19T09:20:00Z"/>
          <w:del w:id="236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62" w:author="Ivan Pugachev" w:date="2025-12-19T09:20:00Z">
        <w:del w:id="236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IF p_cust_points IS NULL OR p_cust_points &lt; 0 THEN</w:delText>
          </w:r>
        </w:del>
      </w:ins>
    </w:p>
    <w:p w14:paraId="538421A4" w14:textId="7254C768" w:rsidR="003D4517" w:rsidRPr="003D4517" w:rsidDel="00A313EC" w:rsidRDefault="003D4517" w:rsidP="003D4517">
      <w:pPr>
        <w:rPr>
          <w:ins w:id="2364" w:author="Ivan Pugachev" w:date="2025-12-19T09:20:00Z"/>
          <w:del w:id="236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66" w:author="Ivan Pugachev" w:date="2025-12-19T09:20:00Z">
        <w:del w:id="236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SET p_cust_points = v_welcome_bonus;</w:delText>
          </w:r>
        </w:del>
      </w:ins>
    </w:p>
    <w:p w14:paraId="0F0B822C" w14:textId="072DF54C" w:rsidR="003D4517" w:rsidRPr="003D4517" w:rsidDel="00A313EC" w:rsidRDefault="003D4517" w:rsidP="003D4517">
      <w:pPr>
        <w:rPr>
          <w:ins w:id="2368" w:author="Ivan Pugachev" w:date="2025-12-19T09:20:00Z"/>
          <w:del w:id="236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70" w:author="Ivan Pugachev" w:date="2025-12-19T09:20:00Z">
        <w:del w:id="237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END IF;</w:delText>
          </w:r>
        </w:del>
      </w:ins>
    </w:p>
    <w:p w14:paraId="478D938C" w14:textId="632AEA69" w:rsidR="003D4517" w:rsidRPr="003D4517" w:rsidDel="00A313EC" w:rsidRDefault="003D4517" w:rsidP="003D4517">
      <w:pPr>
        <w:rPr>
          <w:ins w:id="2372" w:author="Ivan Pugachev" w:date="2025-12-19T09:20:00Z"/>
          <w:del w:id="237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74" w:author="Ivan Pugachev" w:date="2025-12-19T09:20:00Z">
        <w:del w:id="237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</w:delText>
          </w:r>
        </w:del>
      </w:ins>
    </w:p>
    <w:p w14:paraId="1D62393A" w14:textId="57D825AB" w:rsidR="003D4517" w:rsidRPr="003D4517" w:rsidDel="00A313EC" w:rsidRDefault="003D4517" w:rsidP="003D4517">
      <w:pPr>
        <w:rPr>
          <w:ins w:id="2376" w:author="Ivan Pugachev" w:date="2025-12-19T09:20:00Z"/>
          <w:del w:id="237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78" w:author="Ivan Pugachev" w:date="2025-12-19T09:20:00Z">
        <w:del w:id="237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-- Регистрируем нового клиента</w:delText>
          </w:r>
        </w:del>
      </w:ins>
    </w:p>
    <w:p w14:paraId="5C3A37F7" w14:textId="58DF31B2" w:rsidR="003D4517" w:rsidRPr="003D4517" w:rsidDel="00A313EC" w:rsidRDefault="003D4517" w:rsidP="003D4517">
      <w:pPr>
        <w:rPr>
          <w:ins w:id="2380" w:author="Ivan Pugachev" w:date="2025-12-19T09:20:00Z"/>
          <w:del w:id="238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82" w:author="Ivan Pugachev" w:date="2025-12-19T09:20:00Z">
        <w:del w:id="238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INSERT INTO customers (cust_name, cust_phone_number, cust_points)</w:delText>
          </w:r>
        </w:del>
      </w:ins>
    </w:p>
    <w:p w14:paraId="4081ED06" w14:textId="7511FECA" w:rsidR="003D4517" w:rsidRPr="003D4517" w:rsidDel="00A313EC" w:rsidRDefault="003D4517" w:rsidP="003D4517">
      <w:pPr>
        <w:rPr>
          <w:ins w:id="2384" w:author="Ivan Pugachev" w:date="2025-12-19T09:20:00Z"/>
          <w:del w:id="238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86" w:author="Ivan Pugachev" w:date="2025-12-19T09:20:00Z">
        <w:del w:id="238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VALUES (p_cust_name, p_cust_phone_number, p_cust_points);</w:delText>
          </w:r>
        </w:del>
      </w:ins>
    </w:p>
    <w:p w14:paraId="536EE767" w14:textId="1A445C50" w:rsidR="003D4517" w:rsidRPr="003D4517" w:rsidDel="00A313EC" w:rsidRDefault="003D4517" w:rsidP="003D4517">
      <w:pPr>
        <w:rPr>
          <w:ins w:id="2388" w:author="Ivan Pugachev" w:date="2025-12-19T09:20:00Z"/>
          <w:del w:id="238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90" w:author="Ivan Pugachev" w:date="2025-12-19T09:20:00Z">
        <w:del w:id="239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</w:delText>
          </w:r>
        </w:del>
      </w:ins>
    </w:p>
    <w:p w14:paraId="60B04DA8" w14:textId="19F4E1A8" w:rsidR="003D4517" w:rsidRPr="003D4517" w:rsidDel="00A313EC" w:rsidRDefault="003D4517" w:rsidP="003D4517">
      <w:pPr>
        <w:rPr>
          <w:ins w:id="2392" w:author="Ivan Pugachev" w:date="2025-12-19T09:20:00Z"/>
          <w:del w:id="239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94" w:author="Ivan Pugachev" w:date="2025-12-19T09:20:00Z">
        <w:del w:id="239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SET v_new_cust_id = LAST_INSERT_ID();</w:delText>
          </w:r>
        </w:del>
      </w:ins>
    </w:p>
    <w:p w14:paraId="66A00DCE" w14:textId="2413B86A" w:rsidR="003D4517" w:rsidRPr="003D4517" w:rsidDel="00A313EC" w:rsidRDefault="003D4517" w:rsidP="003D4517">
      <w:pPr>
        <w:rPr>
          <w:ins w:id="2396" w:author="Ivan Pugachev" w:date="2025-12-19T09:20:00Z"/>
          <w:del w:id="239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98" w:author="Ivan Pugachev" w:date="2025-12-19T09:20:00Z">
        <w:del w:id="239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</w:delText>
          </w:r>
        </w:del>
      </w:ins>
    </w:p>
    <w:p w14:paraId="253E87A2" w14:textId="5FE04D5E" w:rsidR="003D4517" w:rsidRPr="003D4517" w:rsidDel="00A313EC" w:rsidRDefault="003D4517" w:rsidP="003D4517">
      <w:pPr>
        <w:rPr>
          <w:ins w:id="2400" w:author="Ivan Pugachev" w:date="2025-12-19T09:20:00Z"/>
          <w:del w:id="240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02" w:author="Ivan Pugachev" w:date="2025-12-19T09:20:00Z">
        <w:del w:id="240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-- Обработка рекомендателя</w:delText>
          </w:r>
        </w:del>
      </w:ins>
    </w:p>
    <w:p w14:paraId="6AE605A0" w14:textId="4A75D506" w:rsidR="003D4517" w:rsidRPr="003D4517" w:rsidDel="00A313EC" w:rsidRDefault="003D4517" w:rsidP="003D4517">
      <w:pPr>
        <w:rPr>
          <w:ins w:id="2404" w:author="Ivan Pugachev" w:date="2025-12-19T09:20:00Z"/>
          <w:del w:id="240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06" w:author="Ivan Pugachev" w:date="2025-12-19T09:20:00Z">
        <w:del w:id="240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IF p_referrer_id IS NOT NULL AND p_referrer_id &gt; 0 THEN</w:delText>
          </w:r>
        </w:del>
      </w:ins>
    </w:p>
    <w:p w14:paraId="1572B8AC" w14:textId="5B233989" w:rsidR="003D4517" w:rsidRPr="003D4517" w:rsidDel="00A313EC" w:rsidRDefault="003D4517" w:rsidP="003D4517">
      <w:pPr>
        <w:rPr>
          <w:ins w:id="2408" w:author="Ivan Pugachev" w:date="2025-12-19T09:20:00Z"/>
          <w:del w:id="240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10" w:author="Ivan Pugachev" w:date="2025-12-19T09:20:00Z">
        <w:del w:id="241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-- Проверяем существование рекомендателя</w:delText>
          </w:r>
        </w:del>
      </w:ins>
    </w:p>
    <w:p w14:paraId="6D236789" w14:textId="04C5898D" w:rsidR="003D4517" w:rsidRPr="003D4517" w:rsidDel="00A313EC" w:rsidRDefault="003D4517" w:rsidP="003D4517">
      <w:pPr>
        <w:rPr>
          <w:ins w:id="2412" w:author="Ivan Pugachev" w:date="2025-12-19T09:20:00Z"/>
          <w:del w:id="241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14" w:author="Ivan Pugachev" w:date="2025-12-19T09:20:00Z">
        <w:del w:id="241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SELECT cust_name INTO v_referrer_name</w:delText>
          </w:r>
        </w:del>
      </w:ins>
    </w:p>
    <w:p w14:paraId="0247F6CC" w14:textId="46CE4938" w:rsidR="003D4517" w:rsidRPr="003D4517" w:rsidDel="00A313EC" w:rsidRDefault="003D4517" w:rsidP="003D4517">
      <w:pPr>
        <w:rPr>
          <w:ins w:id="2416" w:author="Ivan Pugachev" w:date="2025-12-19T09:20:00Z"/>
          <w:del w:id="241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18" w:author="Ivan Pugachev" w:date="2025-12-19T09:20:00Z">
        <w:del w:id="241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FROM customers </w:delText>
          </w:r>
        </w:del>
      </w:ins>
    </w:p>
    <w:p w14:paraId="1DD3A5AF" w14:textId="73297BC3" w:rsidR="003D4517" w:rsidRPr="003D4517" w:rsidDel="00A313EC" w:rsidRDefault="003D4517" w:rsidP="003D4517">
      <w:pPr>
        <w:rPr>
          <w:ins w:id="2420" w:author="Ivan Pugachev" w:date="2025-12-19T09:20:00Z"/>
          <w:del w:id="242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22" w:author="Ivan Pugachev" w:date="2025-12-19T09:20:00Z">
        <w:del w:id="242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WHERE cust_id = p_referrer_id;</w:delText>
          </w:r>
        </w:del>
      </w:ins>
    </w:p>
    <w:p w14:paraId="5B87FF8B" w14:textId="0C365706" w:rsidR="003D4517" w:rsidRPr="003D4517" w:rsidDel="00A313EC" w:rsidRDefault="003D4517" w:rsidP="003D4517">
      <w:pPr>
        <w:rPr>
          <w:ins w:id="2424" w:author="Ivan Pugachev" w:date="2025-12-19T09:20:00Z"/>
          <w:del w:id="242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26" w:author="Ivan Pugachev" w:date="2025-12-19T09:20:00Z">
        <w:del w:id="242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</w:delText>
          </w:r>
        </w:del>
      </w:ins>
    </w:p>
    <w:p w14:paraId="0B636798" w14:textId="149A6136" w:rsidR="003D4517" w:rsidRPr="003D4517" w:rsidDel="00A313EC" w:rsidRDefault="003D4517" w:rsidP="003D4517">
      <w:pPr>
        <w:rPr>
          <w:ins w:id="2428" w:author="Ivan Pugachev" w:date="2025-12-19T09:20:00Z"/>
          <w:del w:id="242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30" w:author="Ivan Pugachev" w:date="2025-12-19T09:20:00Z">
        <w:del w:id="243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IF v_referrer_name IS NOT NULL THEN</w:delText>
          </w:r>
        </w:del>
      </w:ins>
    </w:p>
    <w:p w14:paraId="7F89DB80" w14:textId="0E87A767" w:rsidR="003D4517" w:rsidRPr="003D4517" w:rsidDel="00A313EC" w:rsidRDefault="003D4517" w:rsidP="003D4517">
      <w:pPr>
        <w:rPr>
          <w:ins w:id="2432" w:author="Ivan Pugachev" w:date="2025-12-19T09:20:00Z"/>
          <w:del w:id="243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34" w:author="Ivan Pugachev" w:date="2025-12-19T09:20:00Z">
        <w:del w:id="243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-- Начисляем баллы</w:delText>
          </w:r>
        </w:del>
      </w:ins>
    </w:p>
    <w:p w14:paraId="66B6C0EC" w14:textId="486ED0CE" w:rsidR="003D4517" w:rsidRPr="003D4517" w:rsidDel="00A313EC" w:rsidRDefault="003D4517" w:rsidP="003D4517">
      <w:pPr>
        <w:rPr>
          <w:ins w:id="2436" w:author="Ivan Pugachev" w:date="2025-12-19T09:20:00Z"/>
          <w:del w:id="243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38" w:author="Ivan Pugachev" w:date="2025-12-19T09:20:00Z">
        <w:del w:id="243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UPDATE customers </w:delText>
          </w:r>
        </w:del>
      </w:ins>
    </w:p>
    <w:p w14:paraId="0C140EA8" w14:textId="5721C873" w:rsidR="003D4517" w:rsidRPr="003D4517" w:rsidDel="00A313EC" w:rsidRDefault="003D4517" w:rsidP="003D4517">
      <w:pPr>
        <w:rPr>
          <w:ins w:id="2440" w:author="Ivan Pugachev" w:date="2025-12-19T09:20:00Z"/>
          <w:del w:id="244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42" w:author="Ivan Pugachev" w:date="2025-12-19T09:20:00Z">
        <w:del w:id="244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SET cust_points = cust_points + 50</w:delText>
          </w:r>
        </w:del>
      </w:ins>
    </w:p>
    <w:p w14:paraId="7882EC3D" w14:textId="7FC29808" w:rsidR="003D4517" w:rsidRPr="003D4517" w:rsidDel="00A313EC" w:rsidRDefault="003D4517" w:rsidP="003D4517">
      <w:pPr>
        <w:rPr>
          <w:ins w:id="2444" w:author="Ivan Pugachev" w:date="2025-12-19T09:20:00Z"/>
          <w:del w:id="244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46" w:author="Ivan Pugachev" w:date="2025-12-19T09:20:00Z">
        <w:del w:id="244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WHERE cust_id = p_referrer_id;</w:delText>
          </w:r>
        </w:del>
      </w:ins>
    </w:p>
    <w:p w14:paraId="51ADDC9E" w14:textId="6AE438E7" w:rsidR="003D4517" w:rsidRPr="003D4517" w:rsidDel="00A313EC" w:rsidRDefault="003D4517" w:rsidP="003D4517">
      <w:pPr>
        <w:rPr>
          <w:ins w:id="2448" w:author="Ivan Pugachev" w:date="2025-12-19T09:20:00Z"/>
          <w:del w:id="244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50" w:author="Ivan Pugachev" w:date="2025-12-19T09:20:00Z">
        <w:del w:id="245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</w:delText>
          </w:r>
        </w:del>
      </w:ins>
    </w:p>
    <w:p w14:paraId="15F56800" w14:textId="3C155A91" w:rsidR="003D4517" w:rsidRPr="003D4517" w:rsidDel="00A313EC" w:rsidRDefault="003D4517" w:rsidP="003D4517">
      <w:pPr>
        <w:rPr>
          <w:ins w:id="2452" w:author="Ivan Pugachev" w:date="2025-12-19T09:20:00Z"/>
          <w:del w:id="245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54" w:author="Ivan Pugachev" w:date="2025-12-19T09:20:00Z">
        <w:del w:id="245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UPDATE customers </w:delText>
          </w:r>
        </w:del>
      </w:ins>
    </w:p>
    <w:p w14:paraId="02A3903C" w14:textId="304B1734" w:rsidR="003D4517" w:rsidRPr="003D4517" w:rsidDel="00A313EC" w:rsidRDefault="003D4517" w:rsidP="003D4517">
      <w:pPr>
        <w:rPr>
          <w:ins w:id="2456" w:author="Ivan Pugachev" w:date="2025-12-19T09:20:00Z"/>
          <w:del w:id="245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58" w:author="Ivan Pugachev" w:date="2025-12-19T09:20:00Z">
        <w:del w:id="245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SET cust_points = cust_points + 20</w:delText>
          </w:r>
        </w:del>
      </w:ins>
    </w:p>
    <w:p w14:paraId="57E1052B" w14:textId="022D85EF" w:rsidR="003D4517" w:rsidRPr="003D4517" w:rsidDel="00A313EC" w:rsidRDefault="003D4517" w:rsidP="003D4517">
      <w:pPr>
        <w:rPr>
          <w:ins w:id="2460" w:author="Ivan Pugachev" w:date="2025-12-19T09:20:00Z"/>
          <w:del w:id="246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62" w:author="Ivan Pugachev" w:date="2025-12-19T09:20:00Z">
        <w:del w:id="246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WHERE cust_id = v_new_cust_id;</w:delText>
          </w:r>
        </w:del>
      </w:ins>
    </w:p>
    <w:p w14:paraId="6E902560" w14:textId="3B195E54" w:rsidR="003D4517" w:rsidRPr="003D4517" w:rsidDel="00A313EC" w:rsidRDefault="003D4517" w:rsidP="003D4517">
      <w:pPr>
        <w:rPr>
          <w:ins w:id="2464" w:author="Ivan Pugachev" w:date="2025-12-19T09:20:00Z"/>
          <w:del w:id="246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66" w:author="Ivan Pugachev" w:date="2025-12-19T09:20:00Z">
        <w:del w:id="246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</w:delText>
          </w:r>
        </w:del>
      </w:ins>
    </w:p>
    <w:p w14:paraId="2AF6D427" w14:textId="00617A34" w:rsidR="003D4517" w:rsidRPr="003D4517" w:rsidDel="00A313EC" w:rsidRDefault="003D4517" w:rsidP="003D4517">
      <w:pPr>
        <w:rPr>
          <w:ins w:id="2468" w:author="Ivan Pugachev" w:date="2025-12-19T09:20:00Z"/>
          <w:del w:id="246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70" w:author="Ivan Pugachev" w:date="2025-12-19T09:20:00Z">
        <w:del w:id="247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SET p_cust_points = p_cust_points + 20;</w:delText>
          </w:r>
        </w:del>
      </w:ins>
    </w:p>
    <w:p w14:paraId="5A35B4CF" w14:textId="43ADD0E9" w:rsidR="003D4517" w:rsidRPr="003D4517" w:rsidDel="00A313EC" w:rsidRDefault="003D4517" w:rsidP="003D4517">
      <w:pPr>
        <w:rPr>
          <w:ins w:id="2472" w:author="Ivan Pugachev" w:date="2025-12-19T09:20:00Z"/>
          <w:del w:id="247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74" w:author="Ivan Pugachev" w:date="2025-12-19T09:20:00Z">
        <w:del w:id="247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</w:delText>
          </w:r>
        </w:del>
      </w:ins>
    </w:p>
    <w:p w14:paraId="59663E77" w14:textId="39C4DD45" w:rsidR="003D4517" w:rsidRPr="003D4517" w:rsidDel="00A313EC" w:rsidRDefault="003D4517" w:rsidP="003D4517">
      <w:pPr>
        <w:rPr>
          <w:ins w:id="2476" w:author="Ivan Pugachev" w:date="2025-12-19T09:20:00Z"/>
          <w:del w:id="247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78" w:author="Ivan Pugachev" w:date="2025-12-19T09:20:00Z">
        <w:del w:id="247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SELECT </w:delText>
          </w:r>
        </w:del>
      </w:ins>
    </w:p>
    <w:p w14:paraId="42775032" w14:textId="786E16D9" w:rsidR="003D4517" w:rsidRPr="003D4517" w:rsidDel="00A313EC" w:rsidRDefault="003D4517" w:rsidP="003D4517">
      <w:pPr>
        <w:rPr>
          <w:ins w:id="2480" w:author="Ivan Pugachev" w:date="2025-12-19T09:20:00Z"/>
          <w:del w:id="248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82" w:author="Ivan Pugachev" w:date="2025-12-19T09:20:00Z">
        <w:del w:id="248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'Успешно' AS status,</w:delText>
          </w:r>
        </w:del>
      </w:ins>
    </w:p>
    <w:p w14:paraId="764C5664" w14:textId="7A450A8C" w:rsidR="003D4517" w:rsidRPr="003D4517" w:rsidDel="00A313EC" w:rsidRDefault="003D4517" w:rsidP="003D4517">
      <w:pPr>
        <w:rPr>
          <w:ins w:id="2484" w:author="Ivan Pugachev" w:date="2025-12-19T09:20:00Z"/>
          <w:del w:id="248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86" w:author="Ivan Pugachev" w:date="2025-12-19T09:20:00Z">
        <w:del w:id="248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CONCAT('Клиент ', p_cust_name, ' зарегистрирован') AS message,</w:delText>
          </w:r>
        </w:del>
      </w:ins>
    </w:p>
    <w:p w14:paraId="699B3E6D" w14:textId="71BE8F48" w:rsidR="003D4517" w:rsidRPr="003D4517" w:rsidDel="00A313EC" w:rsidRDefault="003D4517" w:rsidP="003D4517">
      <w:pPr>
        <w:rPr>
          <w:ins w:id="2488" w:author="Ivan Pugachev" w:date="2025-12-19T09:20:00Z"/>
          <w:del w:id="248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90" w:author="Ivan Pugachev" w:date="2025-12-19T09:20:00Z">
        <w:del w:id="249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p_cust_points AS ваши_баллы,</w:delText>
          </w:r>
        </w:del>
      </w:ins>
    </w:p>
    <w:p w14:paraId="03B6BE6F" w14:textId="7FED9C93" w:rsidR="003D4517" w:rsidRPr="003D4517" w:rsidDel="00A313EC" w:rsidRDefault="003D4517" w:rsidP="003D4517">
      <w:pPr>
        <w:rPr>
          <w:ins w:id="2492" w:author="Ivan Pugachev" w:date="2025-12-19T09:20:00Z"/>
          <w:del w:id="249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94" w:author="Ivan Pugachev" w:date="2025-12-19T09:20:00Z">
        <w:del w:id="249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v_new_cust_id AS ваш_id,</w:delText>
          </w:r>
        </w:del>
      </w:ins>
    </w:p>
    <w:p w14:paraId="14B44BD8" w14:textId="6B91D3D4" w:rsidR="003D4517" w:rsidRPr="003D4517" w:rsidDel="00A313EC" w:rsidRDefault="003D4517" w:rsidP="003D4517">
      <w:pPr>
        <w:rPr>
          <w:ins w:id="2496" w:author="Ivan Pugachev" w:date="2025-12-19T09:20:00Z"/>
          <w:del w:id="249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98" w:author="Ivan Pugachev" w:date="2025-12-19T09:20:00Z">
        <w:del w:id="249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v_referrer_name AS рекомендатель;</w:delText>
          </w:r>
        </w:del>
      </w:ins>
    </w:p>
    <w:p w14:paraId="63CE54B0" w14:textId="29CB5E4E" w:rsidR="003D4517" w:rsidRPr="003D4517" w:rsidDel="00A313EC" w:rsidRDefault="003D4517" w:rsidP="003D4517">
      <w:pPr>
        <w:rPr>
          <w:ins w:id="2500" w:author="Ivan Pugachev" w:date="2025-12-19T09:20:00Z"/>
          <w:del w:id="250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02" w:author="Ivan Pugachev" w:date="2025-12-19T09:20:00Z">
        <w:del w:id="250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ELSE</w:delText>
          </w:r>
        </w:del>
      </w:ins>
    </w:p>
    <w:p w14:paraId="7D93DF1E" w14:textId="29E9556F" w:rsidR="003D4517" w:rsidRPr="003D4517" w:rsidDel="00A313EC" w:rsidRDefault="003D4517" w:rsidP="003D4517">
      <w:pPr>
        <w:rPr>
          <w:ins w:id="2504" w:author="Ivan Pugachev" w:date="2025-12-19T09:20:00Z"/>
          <w:del w:id="250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06" w:author="Ivan Pugachev" w:date="2025-12-19T09:20:00Z">
        <w:del w:id="250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SELECT </w:delText>
          </w:r>
        </w:del>
      </w:ins>
    </w:p>
    <w:p w14:paraId="2CE3736B" w14:textId="6871509B" w:rsidR="003D4517" w:rsidRPr="003D4517" w:rsidDel="00A313EC" w:rsidRDefault="003D4517" w:rsidP="003D4517">
      <w:pPr>
        <w:rPr>
          <w:ins w:id="2508" w:author="Ivan Pugachev" w:date="2025-12-19T09:20:00Z"/>
          <w:del w:id="250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10" w:author="Ivan Pugachev" w:date="2025-12-19T09:20:00Z">
        <w:del w:id="251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'Успешно' AS status,</w:delText>
          </w:r>
        </w:del>
      </w:ins>
    </w:p>
    <w:p w14:paraId="2CCF8A8B" w14:textId="0CB5A439" w:rsidR="003D4517" w:rsidRPr="003D4517" w:rsidDel="00A313EC" w:rsidRDefault="003D4517" w:rsidP="003D4517">
      <w:pPr>
        <w:rPr>
          <w:ins w:id="2512" w:author="Ivan Pugachev" w:date="2025-12-19T09:20:00Z"/>
          <w:del w:id="251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14" w:author="Ivan Pugachev" w:date="2025-12-19T09:20:00Z">
        <w:del w:id="251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CONCAT('Клиент ', p_cust_name, ' зарегистрирован') AS message,</w:delText>
          </w:r>
        </w:del>
      </w:ins>
    </w:p>
    <w:p w14:paraId="3102B297" w14:textId="09078E61" w:rsidR="003D4517" w:rsidRPr="003D4517" w:rsidDel="00A313EC" w:rsidRDefault="003D4517" w:rsidP="003D4517">
      <w:pPr>
        <w:rPr>
          <w:ins w:id="2516" w:author="Ivan Pugachev" w:date="2025-12-19T09:20:00Z"/>
          <w:del w:id="251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18" w:author="Ivan Pugachev" w:date="2025-12-19T09:20:00Z">
        <w:del w:id="251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p_cust_points AS ваши_баллы,</w:delText>
          </w:r>
        </w:del>
      </w:ins>
    </w:p>
    <w:p w14:paraId="4F8A1841" w14:textId="1D99928F" w:rsidR="003D4517" w:rsidRPr="003D4517" w:rsidDel="00A313EC" w:rsidRDefault="003D4517" w:rsidP="003D4517">
      <w:pPr>
        <w:rPr>
          <w:ins w:id="2520" w:author="Ivan Pugachev" w:date="2025-12-19T09:20:00Z"/>
          <w:del w:id="252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22" w:author="Ivan Pugachev" w:date="2025-12-19T09:20:00Z">
        <w:del w:id="252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v_new_cust_id AS ваш_id;</w:delText>
          </w:r>
        </w:del>
      </w:ins>
    </w:p>
    <w:p w14:paraId="7FD167CD" w14:textId="140EBA0B" w:rsidR="003D4517" w:rsidRPr="003D4517" w:rsidDel="00A313EC" w:rsidRDefault="003D4517" w:rsidP="003D4517">
      <w:pPr>
        <w:rPr>
          <w:ins w:id="2524" w:author="Ivan Pugachev" w:date="2025-12-19T09:20:00Z"/>
          <w:del w:id="252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26" w:author="Ivan Pugachev" w:date="2025-12-19T09:20:00Z">
        <w:del w:id="252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END IF;</w:delText>
          </w:r>
        </w:del>
      </w:ins>
    </w:p>
    <w:p w14:paraId="1F881CC9" w14:textId="75CF0E3B" w:rsidR="003D4517" w:rsidRPr="003D4517" w:rsidDel="00A313EC" w:rsidRDefault="003D4517" w:rsidP="003D4517">
      <w:pPr>
        <w:rPr>
          <w:ins w:id="2528" w:author="Ivan Pugachev" w:date="2025-12-19T09:20:00Z"/>
          <w:del w:id="252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30" w:author="Ivan Pugachev" w:date="2025-12-19T09:20:00Z">
        <w:del w:id="253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ELSE</w:delText>
          </w:r>
        </w:del>
      </w:ins>
    </w:p>
    <w:p w14:paraId="43C5017E" w14:textId="7B1503EE" w:rsidR="003D4517" w:rsidRPr="003D4517" w:rsidDel="00A313EC" w:rsidRDefault="003D4517" w:rsidP="003D4517">
      <w:pPr>
        <w:rPr>
          <w:ins w:id="2532" w:author="Ivan Pugachev" w:date="2025-12-19T09:20:00Z"/>
          <w:del w:id="253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34" w:author="Ivan Pugachev" w:date="2025-12-19T09:20:00Z">
        <w:del w:id="253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SELECT </w:delText>
          </w:r>
        </w:del>
      </w:ins>
    </w:p>
    <w:p w14:paraId="77D71AA2" w14:textId="17031CE3" w:rsidR="003D4517" w:rsidRPr="003D4517" w:rsidDel="00A313EC" w:rsidRDefault="003D4517" w:rsidP="003D4517">
      <w:pPr>
        <w:rPr>
          <w:ins w:id="2536" w:author="Ivan Pugachev" w:date="2025-12-19T09:20:00Z"/>
          <w:del w:id="253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38" w:author="Ivan Pugachev" w:date="2025-12-19T09:20:00Z">
        <w:del w:id="253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'Успешно' AS status,</w:delText>
          </w:r>
        </w:del>
      </w:ins>
    </w:p>
    <w:p w14:paraId="1225AD38" w14:textId="50DCC600" w:rsidR="003D4517" w:rsidRPr="003D4517" w:rsidDel="00A313EC" w:rsidRDefault="003D4517" w:rsidP="003D4517">
      <w:pPr>
        <w:rPr>
          <w:ins w:id="2540" w:author="Ivan Pugachev" w:date="2025-12-19T09:20:00Z"/>
          <w:del w:id="254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42" w:author="Ivan Pugachev" w:date="2025-12-19T09:20:00Z">
        <w:del w:id="254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CONCAT('Клиент ', p_cust_name, ' зарегистрирован') AS message,</w:delText>
          </w:r>
        </w:del>
      </w:ins>
    </w:p>
    <w:p w14:paraId="4A72F444" w14:textId="0D766A90" w:rsidR="003D4517" w:rsidRPr="003D4517" w:rsidDel="00A313EC" w:rsidRDefault="003D4517" w:rsidP="003D4517">
      <w:pPr>
        <w:rPr>
          <w:ins w:id="2544" w:author="Ivan Pugachev" w:date="2025-12-19T09:20:00Z"/>
          <w:del w:id="254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46" w:author="Ivan Pugachev" w:date="2025-12-19T09:20:00Z">
        <w:del w:id="254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p_cust_points AS ваши_баллы,</w:delText>
          </w:r>
        </w:del>
      </w:ins>
    </w:p>
    <w:p w14:paraId="3711B403" w14:textId="2446DAD2" w:rsidR="003D4517" w:rsidRPr="003D4517" w:rsidDel="00A313EC" w:rsidRDefault="003D4517" w:rsidP="003D4517">
      <w:pPr>
        <w:rPr>
          <w:ins w:id="2548" w:author="Ivan Pugachev" w:date="2025-12-19T09:20:00Z"/>
          <w:del w:id="254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50" w:author="Ivan Pugachev" w:date="2025-12-19T09:20:00Z">
        <w:del w:id="255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v_new_cust_id AS ваш_id;</w:delText>
          </w:r>
        </w:del>
      </w:ins>
    </w:p>
    <w:p w14:paraId="3D33B2BA" w14:textId="7B5B80A7" w:rsidR="003D4517" w:rsidRPr="003D4517" w:rsidDel="00A313EC" w:rsidRDefault="003D4517" w:rsidP="003D4517">
      <w:pPr>
        <w:rPr>
          <w:ins w:id="2552" w:author="Ivan Pugachev" w:date="2025-12-19T09:20:00Z"/>
          <w:del w:id="255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54" w:author="Ivan Pugachev" w:date="2025-12-19T09:20:00Z">
        <w:del w:id="255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END IF;</w:delText>
          </w:r>
        </w:del>
      </w:ins>
    </w:p>
    <w:p w14:paraId="035C6908" w14:textId="057647F9" w:rsidR="003D4517" w:rsidRPr="003D4517" w:rsidDel="00A313EC" w:rsidRDefault="003D4517" w:rsidP="003D4517">
      <w:pPr>
        <w:rPr>
          <w:ins w:id="2556" w:author="Ivan Pugachev" w:date="2025-12-19T09:20:00Z"/>
          <w:del w:id="255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58" w:author="Ivan Pugachev" w:date="2025-12-19T09:20:00Z">
        <w:del w:id="255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END IF;</w:delText>
          </w:r>
        </w:del>
      </w:ins>
    </w:p>
    <w:p w14:paraId="34C46AAD" w14:textId="3D922BB2" w:rsidR="000F258F" w:rsidRPr="000F258F" w:rsidDel="00A313EC" w:rsidRDefault="003D4517" w:rsidP="003D4517">
      <w:pPr>
        <w:spacing w:after="0"/>
        <w:rPr>
          <w:del w:id="256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61" w:author="Ivan Pugachev" w:date="2025-12-19T09:20:00Z">
        <w:del w:id="2562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END</w:delText>
          </w:r>
        </w:del>
      </w:ins>
      <w:del w:id="2563" w:author="Дмитрий Филимонов" w:date="2026-01-29T15:31:00Z">
        <w:r w:rsidR="000F258F"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CREATE PROCEDURE GetFreelancerClientRelationships()</w:delText>
        </w:r>
      </w:del>
    </w:p>
    <w:p w14:paraId="6E3D4D68" w14:textId="2B6CE859" w:rsidR="000F258F" w:rsidRPr="000F258F" w:rsidDel="00A313EC" w:rsidRDefault="000F258F" w:rsidP="000F258F">
      <w:pPr>
        <w:spacing w:after="0"/>
        <w:rPr>
          <w:del w:id="256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6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40CF7176" w14:textId="6E3C04C2" w:rsidR="000F258F" w:rsidRPr="000F258F" w:rsidDel="00A313EC" w:rsidRDefault="000F258F" w:rsidP="000F258F">
      <w:pPr>
        <w:spacing w:after="0"/>
        <w:rPr>
          <w:del w:id="256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6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done INT DEFAULT FALSE;</w:delText>
        </w:r>
      </w:del>
    </w:p>
    <w:p w14:paraId="71409E3F" w14:textId="0DB06FAC" w:rsidR="000F258F" w:rsidRPr="000F258F" w:rsidDel="00A313EC" w:rsidRDefault="000F258F" w:rsidP="000F258F">
      <w:pPr>
        <w:spacing w:after="0"/>
        <w:rPr>
          <w:del w:id="256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6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freelancer_id_val INT;</w:delText>
        </w:r>
      </w:del>
    </w:p>
    <w:p w14:paraId="5703C3AE" w14:textId="00B5A9E1" w:rsidR="000F258F" w:rsidRPr="000F258F" w:rsidDel="00A313EC" w:rsidRDefault="000F258F" w:rsidP="000F258F">
      <w:pPr>
        <w:spacing w:after="0"/>
        <w:rPr>
          <w:del w:id="257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7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freelancer_name_val VARCHAR(16);</w:delText>
        </w:r>
      </w:del>
    </w:p>
    <w:p w14:paraId="4676E086" w14:textId="225A3E3C" w:rsidR="000F258F" w:rsidRPr="000F258F" w:rsidDel="00A313EC" w:rsidRDefault="000F258F" w:rsidP="000F258F">
      <w:pPr>
        <w:spacing w:after="0"/>
        <w:rPr>
          <w:del w:id="257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7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client_list TEXT;</w:delText>
        </w:r>
      </w:del>
    </w:p>
    <w:p w14:paraId="59904740" w14:textId="057A831F" w:rsidR="000F258F" w:rsidRPr="000F258F" w:rsidDel="00A313EC" w:rsidRDefault="000F258F" w:rsidP="000F258F">
      <w:pPr>
        <w:spacing w:after="0"/>
        <w:rPr>
          <w:del w:id="257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7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project_count_val INT;</w:delText>
        </w:r>
      </w:del>
    </w:p>
    <w:p w14:paraId="0F0A4289" w14:textId="0181EAEC" w:rsidR="000F258F" w:rsidRPr="000F258F" w:rsidDel="00A313EC" w:rsidRDefault="000F258F" w:rsidP="000F258F">
      <w:pPr>
        <w:spacing w:after="0"/>
        <w:rPr>
          <w:del w:id="257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7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17A744E8" w14:textId="472EFEBB" w:rsidR="000F258F" w:rsidRPr="000F258F" w:rsidDel="00A313EC" w:rsidRDefault="000F258F" w:rsidP="000F258F">
      <w:pPr>
        <w:spacing w:after="0"/>
        <w:rPr>
          <w:del w:id="257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7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--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Объявляем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курсор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ПЕРЕД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обработчиком</w:delText>
        </w:r>
      </w:del>
    </w:p>
    <w:p w14:paraId="070B4889" w14:textId="23DED3B4" w:rsidR="000F258F" w:rsidRPr="000F258F" w:rsidDel="00A313EC" w:rsidRDefault="000F258F" w:rsidP="000F258F">
      <w:pPr>
        <w:spacing w:after="0"/>
        <w:rPr>
          <w:del w:id="258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8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freelancer_cursor CURSOR FOR </w:delText>
        </w:r>
      </w:del>
    </w:p>
    <w:p w14:paraId="56EA517C" w14:textId="76C09FE0" w:rsidR="000F258F" w:rsidRPr="000F258F" w:rsidDel="00A313EC" w:rsidRDefault="000F258F" w:rsidP="000F258F">
      <w:pPr>
        <w:spacing w:after="0"/>
        <w:rPr>
          <w:del w:id="258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8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DISTINCT u.id, u.name</w:delText>
        </w:r>
      </w:del>
    </w:p>
    <w:p w14:paraId="7644F835" w14:textId="77DD4764" w:rsidR="000F258F" w:rsidRPr="000F258F" w:rsidDel="00A313EC" w:rsidRDefault="000F258F" w:rsidP="000F258F">
      <w:pPr>
        <w:spacing w:after="0"/>
        <w:rPr>
          <w:del w:id="258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8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FROM users u</w:delText>
        </w:r>
      </w:del>
    </w:p>
    <w:p w14:paraId="4EF2F440" w14:textId="0B5D864D" w:rsidR="000F258F" w:rsidRPr="000F258F" w:rsidDel="00A313EC" w:rsidRDefault="000F258F" w:rsidP="000F258F">
      <w:pPr>
        <w:spacing w:after="0"/>
        <w:rPr>
          <w:del w:id="258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8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u.role = 'freelancer';</w:delText>
        </w:r>
      </w:del>
    </w:p>
    <w:p w14:paraId="599123C6" w14:textId="00A0D212" w:rsidR="000F258F" w:rsidRPr="000F258F" w:rsidDel="00A313EC" w:rsidRDefault="000F258F" w:rsidP="000F258F">
      <w:pPr>
        <w:spacing w:after="0"/>
        <w:rPr>
          <w:del w:id="258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8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30164BAE" w14:textId="20859637" w:rsidR="000F258F" w:rsidRPr="000F258F" w:rsidDel="00A313EC" w:rsidRDefault="000F258F" w:rsidP="000F258F">
      <w:pPr>
        <w:spacing w:after="0"/>
        <w:rPr>
          <w:del w:id="259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9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CONTINUE HANDLER FOR NOT FOUND SET done = TRUE;</w:delText>
        </w:r>
      </w:del>
    </w:p>
    <w:p w14:paraId="62622980" w14:textId="214FEF89" w:rsidR="000F258F" w:rsidRPr="000F258F" w:rsidDel="00A313EC" w:rsidRDefault="000F258F" w:rsidP="000F258F">
      <w:pPr>
        <w:spacing w:after="0"/>
        <w:rPr>
          <w:del w:id="259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9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6ADF04CA" w14:textId="38ACECB4" w:rsidR="000F258F" w:rsidRPr="000F258F" w:rsidDel="00A313EC" w:rsidRDefault="000F258F" w:rsidP="000F258F">
      <w:pPr>
        <w:spacing w:after="0"/>
        <w:rPr>
          <w:del w:id="2594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59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-- Таблица 1: Фрилансеры -&gt; Клиенты</w:delText>
        </w:r>
      </w:del>
    </w:p>
    <w:p w14:paraId="08C7ABCD" w14:textId="1CD2BF49" w:rsidR="000F258F" w:rsidRPr="000F258F" w:rsidDel="00A313EC" w:rsidRDefault="000F258F" w:rsidP="000F258F">
      <w:pPr>
        <w:spacing w:after="0"/>
        <w:rPr>
          <w:del w:id="2596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59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SELECT '=== ФРИЛАНСЕРЫ И ИХ КЛИЕНТЫ ===' AS ' ';</w:delText>
        </w:r>
      </w:del>
    </w:p>
    <w:p w14:paraId="6F169908" w14:textId="2FA6E89A" w:rsidR="000F258F" w:rsidRPr="000F258F" w:rsidDel="00A313EC" w:rsidRDefault="000F258F" w:rsidP="000F258F">
      <w:pPr>
        <w:spacing w:after="0"/>
        <w:rPr>
          <w:del w:id="2598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59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50F9C5A3" w14:textId="461C6729" w:rsidR="000F258F" w:rsidRPr="000F258F" w:rsidDel="00A313EC" w:rsidRDefault="000F258F" w:rsidP="000F258F">
      <w:pPr>
        <w:spacing w:after="0"/>
        <w:rPr>
          <w:del w:id="260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0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OPEN freelancer_cursor;</w:delText>
        </w:r>
      </w:del>
    </w:p>
    <w:p w14:paraId="191FD044" w14:textId="222C0B2D" w:rsidR="000F258F" w:rsidRPr="000F258F" w:rsidDel="00A313EC" w:rsidRDefault="000F258F" w:rsidP="000F258F">
      <w:pPr>
        <w:spacing w:after="0"/>
        <w:rPr>
          <w:del w:id="260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0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74857034" w14:textId="62FDD194" w:rsidR="000F258F" w:rsidRPr="000F258F" w:rsidDel="00A313EC" w:rsidRDefault="000F258F" w:rsidP="000F258F">
      <w:pPr>
        <w:spacing w:after="0"/>
        <w:rPr>
          <w:del w:id="260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0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freelancer_loop: LOOP</w:delText>
        </w:r>
      </w:del>
    </w:p>
    <w:p w14:paraId="3E2E813D" w14:textId="39C1FED6" w:rsidR="000F258F" w:rsidRPr="000F258F" w:rsidDel="00A313EC" w:rsidRDefault="000F258F" w:rsidP="000F258F">
      <w:pPr>
        <w:spacing w:after="0"/>
        <w:rPr>
          <w:del w:id="260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0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FETCH freelancer_cursor INTO freelancer_id_val, freelancer_name_val;</w:delText>
        </w:r>
      </w:del>
    </w:p>
    <w:p w14:paraId="1920CEDD" w14:textId="3A2427AE" w:rsidR="000F258F" w:rsidRPr="000F258F" w:rsidDel="00A313EC" w:rsidRDefault="000F258F" w:rsidP="000F258F">
      <w:pPr>
        <w:spacing w:after="0"/>
        <w:rPr>
          <w:del w:id="260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0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IF done THEN</w:delText>
        </w:r>
      </w:del>
    </w:p>
    <w:p w14:paraId="1AACB5A0" w14:textId="2E1E8CF3" w:rsidR="000F258F" w:rsidRPr="000F258F" w:rsidDel="00A313EC" w:rsidRDefault="000F258F" w:rsidP="000F258F">
      <w:pPr>
        <w:spacing w:after="0"/>
        <w:rPr>
          <w:del w:id="261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1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LEAVE freelancer_loop;</w:delText>
        </w:r>
      </w:del>
    </w:p>
    <w:p w14:paraId="6EC07D95" w14:textId="664C7D14" w:rsidR="000F258F" w:rsidRPr="000F258F" w:rsidDel="00A313EC" w:rsidRDefault="000F258F" w:rsidP="000F258F">
      <w:pPr>
        <w:spacing w:after="0"/>
        <w:rPr>
          <w:del w:id="2612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1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END IF;</w:delText>
        </w:r>
      </w:del>
    </w:p>
    <w:p w14:paraId="699EC1C0" w14:textId="599BF4BF" w:rsidR="000F258F" w:rsidRPr="000F258F" w:rsidDel="00A313EC" w:rsidRDefault="000F258F" w:rsidP="000F258F">
      <w:pPr>
        <w:spacing w:after="0"/>
        <w:rPr>
          <w:del w:id="2614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1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</w:del>
    </w:p>
    <w:p w14:paraId="0A7BD013" w14:textId="2DDAF2EA" w:rsidR="000F258F" w:rsidRPr="000F258F" w:rsidDel="00A313EC" w:rsidRDefault="000F258F" w:rsidP="000F258F">
      <w:pPr>
        <w:spacing w:after="0"/>
        <w:rPr>
          <w:del w:id="2616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1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    -- Для каждого фрилансера получаем список клиентов</w:delText>
        </w:r>
      </w:del>
    </w:p>
    <w:p w14:paraId="4AEA1CE7" w14:textId="7E6907E5" w:rsidR="000F258F" w:rsidRPr="000F258F" w:rsidDel="00A313EC" w:rsidRDefault="000F258F" w:rsidP="000F258F">
      <w:pPr>
        <w:spacing w:after="0"/>
        <w:rPr>
          <w:del w:id="261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1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</w:delText>
        </w:r>
      </w:del>
    </w:p>
    <w:p w14:paraId="1263A602" w14:textId="022820B8" w:rsidR="000F258F" w:rsidRPr="000F258F" w:rsidDel="00A313EC" w:rsidRDefault="000F258F" w:rsidP="000F258F">
      <w:pPr>
        <w:spacing w:after="0"/>
        <w:rPr>
          <w:del w:id="262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2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GROUP_CONCAT(DISTINCT cl.name ORDER BY cl.name SEPARATOR ', ') AS clients,</w:delText>
        </w:r>
      </w:del>
    </w:p>
    <w:p w14:paraId="13E45746" w14:textId="24D242DF" w:rsidR="000F258F" w:rsidRPr="000F258F" w:rsidDel="00A313EC" w:rsidRDefault="000F258F" w:rsidP="000F258F">
      <w:pPr>
        <w:spacing w:after="0"/>
        <w:rPr>
          <w:del w:id="262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2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COUNT(DISTINCT c.id) AS total_contracts</w:delText>
        </w:r>
      </w:del>
    </w:p>
    <w:p w14:paraId="39F4C2EA" w14:textId="35C53DD7" w:rsidR="000F258F" w:rsidRPr="000F258F" w:rsidDel="00A313EC" w:rsidRDefault="000F258F" w:rsidP="000F258F">
      <w:pPr>
        <w:spacing w:after="0"/>
        <w:rPr>
          <w:del w:id="262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2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INTO client_list, project_count_val</w:delText>
        </w:r>
      </w:del>
    </w:p>
    <w:p w14:paraId="7DE66478" w14:textId="03D3E967" w:rsidR="000F258F" w:rsidRPr="000F258F" w:rsidDel="00A313EC" w:rsidRDefault="000F258F" w:rsidP="000F258F">
      <w:pPr>
        <w:spacing w:after="0"/>
        <w:rPr>
          <w:del w:id="262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2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FROM contracts c</w:delText>
        </w:r>
      </w:del>
    </w:p>
    <w:p w14:paraId="0AA94B27" w14:textId="69EF0F7C" w:rsidR="000F258F" w:rsidRPr="000F258F" w:rsidDel="00A313EC" w:rsidRDefault="000F258F" w:rsidP="000F258F">
      <w:pPr>
        <w:spacing w:after="0"/>
        <w:rPr>
          <w:del w:id="262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2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JOIN users cl ON c.client_id = cl.id</w:delText>
        </w:r>
      </w:del>
    </w:p>
    <w:p w14:paraId="1BB4DEE0" w14:textId="01005619" w:rsidR="000F258F" w:rsidRPr="000F258F" w:rsidDel="00A313EC" w:rsidRDefault="000F258F" w:rsidP="000F258F">
      <w:pPr>
        <w:spacing w:after="0"/>
        <w:rPr>
          <w:del w:id="263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3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c.freelancer_id = freelancer_id_val;</w:delText>
        </w:r>
      </w:del>
    </w:p>
    <w:p w14:paraId="04D70AB3" w14:textId="156CDCBE" w:rsidR="000F258F" w:rsidRPr="000F258F" w:rsidDel="00A313EC" w:rsidRDefault="000F258F" w:rsidP="000F258F">
      <w:pPr>
        <w:spacing w:after="0"/>
        <w:rPr>
          <w:del w:id="263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3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48C227E7" w14:textId="58C015E8" w:rsidR="000F258F" w:rsidRPr="000F258F" w:rsidDel="00A313EC" w:rsidRDefault="000F258F" w:rsidP="000F258F">
      <w:pPr>
        <w:spacing w:after="0"/>
        <w:rPr>
          <w:del w:id="263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3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IF client_list IS NOT NULL THEN</w:delText>
        </w:r>
      </w:del>
    </w:p>
    <w:p w14:paraId="5B81AF92" w14:textId="38737F4B" w:rsidR="000F258F" w:rsidRPr="000F258F" w:rsidDel="00A313EC" w:rsidRDefault="000F258F" w:rsidP="000F258F">
      <w:pPr>
        <w:spacing w:after="0"/>
        <w:rPr>
          <w:del w:id="263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3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SELECT </w:delText>
        </w:r>
      </w:del>
    </w:p>
    <w:p w14:paraId="19394809" w14:textId="3FBDFF6E" w:rsidR="000F258F" w:rsidRPr="000F258F" w:rsidDel="00A313EC" w:rsidRDefault="000F258F" w:rsidP="000F258F">
      <w:pPr>
        <w:spacing w:after="0"/>
        <w:rPr>
          <w:del w:id="263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3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freelancer_name_val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Фрилансер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458D4C7F" w14:textId="1171D87E" w:rsidR="000F258F" w:rsidRPr="000F258F" w:rsidDel="00A313EC" w:rsidRDefault="000F258F" w:rsidP="000F258F">
      <w:pPr>
        <w:spacing w:after="0"/>
        <w:rPr>
          <w:del w:id="264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4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client_list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Клиенты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58BC8C10" w14:textId="555C2180" w:rsidR="000F258F" w:rsidRPr="000F258F" w:rsidDel="00A313EC" w:rsidRDefault="000F258F" w:rsidP="000F258F">
      <w:pPr>
        <w:spacing w:after="0"/>
        <w:rPr>
          <w:del w:id="264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4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project_count_val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Контрактов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';</w:delText>
        </w:r>
      </w:del>
    </w:p>
    <w:p w14:paraId="5456192E" w14:textId="5F82ED92" w:rsidR="000F258F" w:rsidRPr="000F258F" w:rsidDel="00A313EC" w:rsidRDefault="000F258F" w:rsidP="000F258F">
      <w:pPr>
        <w:spacing w:after="0"/>
        <w:rPr>
          <w:del w:id="264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4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END IF;</w:delText>
        </w:r>
      </w:del>
    </w:p>
    <w:p w14:paraId="0610CB9D" w14:textId="18892C46" w:rsidR="000F258F" w:rsidRPr="000F258F" w:rsidDel="00A313EC" w:rsidRDefault="000F258F" w:rsidP="000F258F">
      <w:pPr>
        <w:spacing w:after="0"/>
        <w:rPr>
          <w:del w:id="264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4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4D5FE79A" w14:textId="44162D7C" w:rsidR="000F258F" w:rsidRPr="000F258F" w:rsidDel="00A313EC" w:rsidRDefault="000F258F" w:rsidP="000F258F">
      <w:pPr>
        <w:spacing w:after="0"/>
        <w:rPr>
          <w:del w:id="264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4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END LOOP freelancer_loop;</w:delText>
        </w:r>
      </w:del>
    </w:p>
    <w:p w14:paraId="7344E72B" w14:textId="05CFB551" w:rsidR="000F258F" w:rsidRPr="000F258F" w:rsidDel="00A313EC" w:rsidRDefault="000F258F" w:rsidP="000F258F">
      <w:pPr>
        <w:spacing w:after="0"/>
        <w:rPr>
          <w:del w:id="265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5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35654FDD" w14:textId="7D97F0C0" w:rsidR="000F258F" w:rsidRPr="000F258F" w:rsidDel="00A313EC" w:rsidRDefault="000F258F" w:rsidP="000F258F">
      <w:pPr>
        <w:spacing w:after="0"/>
        <w:rPr>
          <w:del w:id="2652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5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CLOSE freelancer_cursor;</w:delText>
        </w:r>
      </w:del>
    </w:p>
    <w:p w14:paraId="0AB592DA" w14:textId="0299401A" w:rsidR="000F258F" w:rsidRPr="000F258F" w:rsidDel="00A313EC" w:rsidRDefault="000F258F" w:rsidP="000F258F">
      <w:pPr>
        <w:spacing w:after="0"/>
        <w:rPr>
          <w:del w:id="2654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5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72CF6632" w14:textId="5574863E" w:rsidR="000F258F" w:rsidRPr="000F258F" w:rsidDel="00A313EC" w:rsidRDefault="000F258F" w:rsidP="000F258F">
      <w:pPr>
        <w:spacing w:after="0"/>
        <w:rPr>
          <w:del w:id="2656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5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-- Сбрасываем флаг для второго курсора</w:delText>
        </w:r>
      </w:del>
    </w:p>
    <w:p w14:paraId="1990846D" w14:textId="587B2255" w:rsidR="000F258F" w:rsidRPr="000F258F" w:rsidDel="00A313EC" w:rsidRDefault="000F258F" w:rsidP="000F258F">
      <w:pPr>
        <w:spacing w:after="0"/>
        <w:rPr>
          <w:del w:id="2658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5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SET done = FALSE;</w:delText>
        </w:r>
      </w:del>
    </w:p>
    <w:p w14:paraId="5835119A" w14:textId="7D829FE5" w:rsidR="000F258F" w:rsidRPr="000F258F" w:rsidDel="00A313EC" w:rsidRDefault="000F258F" w:rsidP="000F258F">
      <w:pPr>
        <w:spacing w:after="0"/>
        <w:rPr>
          <w:del w:id="2660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6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06F13025" w14:textId="1A0E1D6E" w:rsidR="000F258F" w:rsidRPr="000F258F" w:rsidDel="00A313EC" w:rsidRDefault="000F258F" w:rsidP="000F258F">
      <w:pPr>
        <w:spacing w:after="0"/>
        <w:rPr>
          <w:del w:id="2662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6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-- Таблица 2: Клиенты -&gt; Фрилансеры</w:delText>
        </w:r>
      </w:del>
    </w:p>
    <w:p w14:paraId="6DD09DD5" w14:textId="4C915979" w:rsidR="000F258F" w:rsidRPr="000F258F" w:rsidDel="00A313EC" w:rsidRDefault="000F258F" w:rsidP="000F258F">
      <w:pPr>
        <w:spacing w:after="0"/>
        <w:rPr>
          <w:del w:id="2664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6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SELECT '=== КЛИЕНТЫ И ИХ ФРИЛАНСЕРЫ ===' AS ' ';</w:delText>
        </w:r>
      </w:del>
    </w:p>
    <w:p w14:paraId="7743DC87" w14:textId="61EA1AA2" w:rsidR="000F258F" w:rsidRPr="000F258F" w:rsidDel="00A313EC" w:rsidRDefault="000F258F" w:rsidP="000F258F">
      <w:pPr>
        <w:spacing w:after="0"/>
        <w:rPr>
          <w:del w:id="2666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6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01701378" w14:textId="68542C94" w:rsidR="000F258F" w:rsidRPr="000F258F" w:rsidDel="00A313EC" w:rsidRDefault="000F258F" w:rsidP="000F258F">
      <w:pPr>
        <w:spacing w:after="0"/>
        <w:rPr>
          <w:del w:id="266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6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43A78FC7" w14:textId="0D23BB5B" w:rsidR="000F258F" w:rsidRPr="000F258F" w:rsidDel="00A313EC" w:rsidRDefault="000F258F" w:rsidP="000F258F">
      <w:pPr>
        <w:spacing w:after="0"/>
        <w:rPr>
          <w:del w:id="267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7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client_id_val INT;</w:delText>
        </w:r>
      </w:del>
    </w:p>
    <w:p w14:paraId="0E438D14" w14:textId="0052CB36" w:rsidR="000F258F" w:rsidRPr="000F258F" w:rsidDel="00A313EC" w:rsidRDefault="000F258F" w:rsidP="000F258F">
      <w:pPr>
        <w:spacing w:after="0"/>
        <w:rPr>
          <w:del w:id="267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7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client_name_val VARCHAR(16);</w:delText>
        </w:r>
      </w:del>
    </w:p>
    <w:p w14:paraId="5087F7A7" w14:textId="5CD305A3" w:rsidR="000F258F" w:rsidRPr="000F258F" w:rsidDel="00A313EC" w:rsidRDefault="000F258F" w:rsidP="000F258F">
      <w:pPr>
        <w:spacing w:after="0"/>
        <w:rPr>
          <w:del w:id="267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7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freelancer_list TEXT;</w:delText>
        </w:r>
      </w:del>
    </w:p>
    <w:p w14:paraId="0B34B523" w14:textId="6AA3BBC3" w:rsidR="000F258F" w:rsidRPr="000F258F" w:rsidDel="00A313EC" w:rsidRDefault="000F258F" w:rsidP="000F258F">
      <w:pPr>
        <w:spacing w:after="0"/>
        <w:rPr>
          <w:del w:id="267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7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client_project_count_val INT;</w:delText>
        </w:r>
      </w:del>
    </w:p>
    <w:p w14:paraId="0015AFAC" w14:textId="5AB22B1F" w:rsidR="000F258F" w:rsidRPr="000F258F" w:rsidDel="00A313EC" w:rsidRDefault="000F258F" w:rsidP="000F258F">
      <w:pPr>
        <w:spacing w:after="0"/>
        <w:rPr>
          <w:del w:id="267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7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5B01168D" w14:textId="5ED5C634" w:rsidR="000F258F" w:rsidRPr="000F258F" w:rsidDel="00A313EC" w:rsidRDefault="000F258F" w:rsidP="000F258F">
      <w:pPr>
        <w:spacing w:after="0"/>
        <w:rPr>
          <w:del w:id="268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8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Курсор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для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клиентов</w:delText>
        </w:r>
      </w:del>
    </w:p>
    <w:p w14:paraId="53CAFA7C" w14:textId="04CA8453" w:rsidR="000F258F" w:rsidRPr="000F258F" w:rsidDel="00A313EC" w:rsidRDefault="000F258F" w:rsidP="000F258F">
      <w:pPr>
        <w:spacing w:after="0"/>
        <w:rPr>
          <w:del w:id="268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8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client_cursor CURSOR FOR </w:delText>
        </w:r>
      </w:del>
    </w:p>
    <w:p w14:paraId="2CF857AA" w14:textId="72559CFE" w:rsidR="000F258F" w:rsidRPr="000F258F" w:rsidDel="00A313EC" w:rsidRDefault="000F258F" w:rsidP="000F258F">
      <w:pPr>
        <w:spacing w:after="0"/>
        <w:rPr>
          <w:del w:id="268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8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SELECT DISTINCT u.id, u.name</w:delText>
        </w:r>
      </w:del>
    </w:p>
    <w:p w14:paraId="4E47EED2" w14:textId="6BE8A33D" w:rsidR="000F258F" w:rsidRPr="000F258F" w:rsidDel="00A313EC" w:rsidRDefault="000F258F" w:rsidP="000F258F">
      <w:pPr>
        <w:spacing w:after="0"/>
        <w:rPr>
          <w:del w:id="268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8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FROM users u</w:delText>
        </w:r>
      </w:del>
    </w:p>
    <w:p w14:paraId="38A1D4DE" w14:textId="4FBC904B" w:rsidR="000F258F" w:rsidRPr="000F258F" w:rsidDel="00A313EC" w:rsidRDefault="000F258F" w:rsidP="000F258F">
      <w:pPr>
        <w:spacing w:after="0"/>
        <w:rPr>
          <w:del w:id="268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8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WHERE u.role = 'client';</w:delText>
        </w:r>
      </w:del>
    </w:p>
    <w:p w14:paraId="337015AD" w14:textId="45B1BE85" w:rsidR="000F258F" w:rsidRPr="000F258F" w:rsidDel="00A313EC" w:rsidRDefault="000F258F" w:rsidP="000F258F">
      <w:pPr>
        <w:spacing w:after="0"/>
        <w:rPr>
          <w:del w:id="269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9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6DFC5D32" w14:textId="08517CC4" w:rsidR="000F258F" w:rsidRPr="000F258F" w:rsidDel="00A313EC" w:rsidRDefault="000F258F" w:rsidP="000F258F">
      <w:pPr>
        <w:spacing w:after="0"/>
        <w:rPr>
          <w:del w:id="269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9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CONTINUE HANDLER FOR NOT FOUND SET done = TRUE;</w:delText>
        </w:r>
      </w:del>
    </w:p>
    <w:p w14:paraId="05902EB8" w14:textId="6D79612E" w:rsidR="000F258F" w:rsidRPr="000F258F" w:rsidDel="00A313EC" w:rsidRDefault="000F258F" w:rsidP="000F258F">
      <w:pPr>
        <w:spacing w:after="0"/>
        <w:rPr>
          <w:del w:id="269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9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075CFD86" w14:textId="54C74435" w:rsidR="000F258F" w:rsidRPr="000F258F" w:rsidDel="00A313EC" w:rsidRDefault="000F258F" w:rsidP="000F258F">
      <w:pPr>
        <w:spacing w:after="0"/>
        <w:rPr>
          <w:del w:id="269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9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OPEN client_cursor;</w:delText>
        </w:r>
      </w:del>
    </w:p>
    <w:p w14:paraId="1576A565" w14:textId="6FF5BE12" w:rsidR="000F258F" w:rsidRPr="000F258F" w:rsidDel="00A313EC" w:rsidRDefault="000F258F" w:rsidP="000F258F">
      <w:pPr>
        <w:spacing w:after="0"/>
        <w:rPr>
          <w:del w:id="269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9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03B3D183" w14:textId="5AA0ECDB" w:rsidR="000F258F" w:rsidRPr="000F258F" w:rsidDel="00A313EC" w:rsidRDefault="000F258F" w:rsidP="000F258F">
      <w:pPr>
        <w:spacing w:after="0"/>
        <w:rPr>
          <w:del w:id="270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0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client_loop: LOOP</w:delText>
        </w:r>
      </w:del>
    </w:p>
    <w:p w14:paraId="24793C73" w14:textId="4FD24163" w:rsidR="000F258F" w:rsidRPr="000F258F" w:rsidDel="00A313EC" w:rsidRDefault="000F258F" w:rsidP="000F258F">
      <w:pPr>
        <w:spacing w:after="0"/>
        <w:rPr>
          <w:del w:id="270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0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FETCH client_cursor INTO client_id_val, client_name_val;</w:delText>
        </w:r>
      </w:del>
    </w:p>
    <w:p w14:paraId="5A10C18C" w14:textId="232A29A9" w:rsidR="000F258F" w:rsidRPr="0061780F" w:rsidDel="00A313EC" w:rsidRDefault="000F258F" w:rsidP="000F258F">
      <w:pPr>
        <w:spacing w:after="0"/>
        <w:rPr>
          <w:del w:id="270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0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</w:delText>
        </w:r>
        <w:r w:rsidRPr="0061780F" w:rsidDel="00A313EC">
          <w:rPr>
            <w:rFonts w:ascii="Courier New" w:hAnsi="Courier New" w:cs="Courier New"/>
            <w:color w:val="000000"/>
            <w:szCs w:val="22"/>
            <w:lang w:val="en-US"/>
          </w:rPr>
          <w:delText>IF done THEN</w:delText>
        </w:r>
      </w:del>
    </w:p>
    <w:p w14:paraId="4FDDF36C" w14:textId="6C1CF22A" w:rsidR="000F258F" w:rsidRPr="000F258F" w:rsidDel="00A313EC" w:rsidRDefault="000F258F" w:rsidP="000F258F">
      <w:pPr>
        <w:spacing w:after="0"/>
        <w:rPr>
          <w:del w:id="270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07" w:author="Дмитрий Филимонов" w:date="2026-01-29T15:31:00Z">
        <w:r w:rsidRPr="0061780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LEAVE client_loop;</w:delText>
        </w:r>
      </w:del>
    </w:p>
    <w:p w14:paraId="10D04EBA" w14:textId="2C005F48" w:rsidR="000F258F" w:rsidRPr="0061780F" w:rsidDel="00A313EC" w:rsidRDefault="000F258F" w:rsidP="000F258F">
      <w:pPr>
        <w:spacing w:after="0"/>
        <w:rPr>
          <w:del w:id="2708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0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END</w:delText>
        </w:r>
        <w:r w:rsidRPr="0061780F" w:rsidDel="00A313EC">
          <w:rPr>
            <w:rFonts w:ascii="Courier New" w:hAnsi="Courier New" w:cs="Courier New"/>
            <w:color w:val="000000"/>
            <w:szCs w:val="22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IF</w:delText>
        </w:r>
        <w:r w:rsidRPr="0061780F" w:rsidDel="00A313EC">
          <w:rPr>
            <w:rFonts w:ascii="Courier New" w:hAnsi="Courier New" w:cs="Courier New"/>
            <w:color w:val="000000"/>
            <w:szCs w:val="22"/>
          </w:rPr>
          <w:delText>;</w:delText>
        </w:r>
      </w:del>
    </w:p>
    <w:p w14:paraId="2268FCE7" w14:textId="26D0A8AD" w:rsidR="000F258F" w:rsidRPr="0061780F" w:rsidDel="00A313EC" w:rsidRDefault="000F258F" w:rsidP="000F258F">
      <w:pPr>
        <w:spacing w:after="0"/>
        <w:rPr>
          <w:del w:id="2710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11" w:author="Дмитрий Филимонов" w:date="2026-01-29T15:31:00Z">
        <w:r w:rsidRPr="0061780F" w:rsidDel="00A313EC">
          <w:rPr>
            <w:rFonts w:ascii="Courier New" w:hAnsi="Courier New" w:cs="Courier New"/>
            <w:color w:val="000000"/>
            <w:szCs w:val="22"/>
          </w:rPr>
          <w:delText xml:space="preserve">            </w:delText>
        </w:r>
      </w:del>
    </w:p>
    <w:p w14:paraId="30BB00C3" w14:textId="5080365D" w:rsidR="000F258F" w:rsidRPr="000F258F" w:rsidDel="00A313EC" w:rsidRDefault="000F258F" w:rsidP="000F258F">
      <w:pPr>
        <w:spacing w:after="0"/>
        <w:rPr>
          <w:del w:id="2712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13" w:author="Дмитрий Филимонов" w:date="2026-01-29T15:31:00Z">
        <w:r w:rsidRPr="0061780F" w:rsidDel="00A313EC">
          <w:rPr>
            <w:rFonts w:ascii="Courier New" w:hAnsi="Courier New" w:cs="Courier New"/>
            <w:color w:val="000000"/>
            <w:szCs w:val="22"/>
          </w:rPr>
          <w:delText xml:space="preserve">           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-- Для каждого клиента получаем список фрилансеров</w:delText>
        </w:r>
      </w:del>
    </w:p>
    <w:p w14:paraId="11190053" w14:textId="54FDFB81" w:rsidR="000F258F" w:rsidRPr="000F258F" w:rsidDel="00A313EC" w:rsidRDefault="000F258F" w:rsidP="000F258F">
      <w:pPr>
        <w:spacing w:after="0"/>
        <w:rPr>
          <w:del w:id="271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1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       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</w:delText>
        </w:r>
      </w:del>
    </w:p>
    <w:p w14:paraId="072E2E92" w14:textId="3F17F78E" w:rsidR="000F258F" w:rsidRPr="000F258F" w:rsidDel="00A313EC" w:rsidRDefault="000F258F" w:rsidP="000F258F">
      <w:pPr>
        <w:spacing w:after="0"/>
        <w:rPr>
          <w:del w:id="271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1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GROUP_CONCAT(DISTINCT fl.name ORDER BY fl.name SEPARATOR ', ') AS freelancers,</w:delText>
        </w:r>
      </w:del>
    </w:p>
    <w:p w14:paraId="11BD5648" w14:textId="0AF13AA5" w:rsidR="000F258F" w:rsidRPr="000F258F" w:rsidDel="00A313EC" w:rsidRDefault="000F258F" w:rsidP="000F258F">
      <w:pPr>
        <w:spacing w:after="0"/>
        <w:rPr>
          <w:del w:id="271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1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COUNT(DISTINCT c.id) AS total_contracts</w:delText>
        </w:r>
      </w:del>
    </w:p>
    <w:p w14:paraId="27A3C753" w14:textId="7BBFD62B" w:rsidR="000F258F" w:rsidRPr="000F258F" w:rsidDel="00A313EC" w:rsidRDefault="000F258F" w:rsidP="000F258F">
      <w:pPr>
        <w:spacing w:after="0"/>
        <w:rPr>
          <w:del w:id="272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2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INTO freelancer_list, client_project_count_val</w:delText>
        </w:r>
      </w:del>
    </w:p>
    <w:p w14:paraId="51227359" w14:textId="718915D3" w:rsidR="000F258F" w:rsidRPr="000F258F" w:rsidDel="00A313EC" w:rsidRDefault="000F258F" w:rsidP="000F258F">
      <w:pPr>
        <w:spacing w:after="0"/>
        <w:rPr>
          <w:del w:id="272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2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FROM contracts c</w:delText>
        </w:r>
      </w:del>
    </w:p>
    <w:p w14:paraId="31B00004" w14:textId="1CDFD2FB" w:rsidR="000F258F" w:rsidRPr="000F258F" w:rsidDel="00A313EC" w:rsidRDefault="000F258F" w:rsidP="000F258F">
      <w:pPr>
        <w:spacing w:after="0"/>
        <w:rPr>
          <w:del w:id="272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2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JOIN users fl ON c.freelancer_id = fl.id</w:delText>
        </w:r>
      </w:del>
    </w:p>
    <w:p w14:paraId="47FD5565" w14:textId="101548E6" w:rsidR="000F258F" w:rsidRPr="000F258F" w:rsidDel="00A313EC" w:rsidRDefault="000F258F" w:rsidP="000F258F">
      <w:pPr>
        <w:spacing w:after="0"/>
        <w:rPr>
          <w:del w:id="272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2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WHERE c.client_id = client_id_val;</w:delText>
        </w:r>
      </w:del>
    </w:p>
    <w:p w14:paraId="5CC1E984" w14:textId="0E1C214B" w:rsidR="000F258F" w:rsidRPr="000F258F" w:rsidDel="00A313EC" w:rsidRDefault="000F258F" w:rsidP="000F258F">
      <w:pPr>
        <w:spacing w:after="0"/>
        <w:rPr>
          <w:del w:id="272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2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</w:delText>
        </w:r>
      </w:del>
    </w:p>
    <w:p w14:paraId="16286764" w14:textId="77218D0F" w:rsidR="000F258F" w:rsidRPr="000F258F" w:rsidDel="00A313EC" w:rsidRDefault="000F258F" w:rsidP="000F258F">
      <w:pPr>
        <w:spacing w:after="0"/>
        <w:rPr>
          <w:del w:id="273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3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IF freelancer_list IS NOT NULL THEN</w:delText>
        </w:r>
      </w:del>
    </w:p>
    <w:p w14:paraId="2713132A" w14:textId="324429F8" w:rsidR="000F258F" w:rsidRPr="000F258F" w:rsidDel="00A313EC" w:rsidRDefault="000F258F" w:rsidP="000F258F">
      <w:pPr>
        <w:spacing w:after="0"/>
        <w:rPr>
          <w:del w:id="273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3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SELECT </w:delText>
        </w:r>
      </w:del>
    </w:p>
    <w:p w14:paraId="21D2EFB4" w14:textId="44245DA6" w:rsidR="000F258F" w:rsidRPr="000F258F" w:rsidDel="00A313EC" w:rsidRDefault="000F258F" w:rsidP="000F258F">
      <w:pPr>
        <w:spacing w:after="0"/>
        <w:rPr>
          <w:del w:id="273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3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    client_name_val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Клиент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34427DC5" w14:textId="695E1B10" w:rsidR="000F258F" w:rsidRPr="000F258F" w:rsidDel="00A313EC" w:rsidRDefault="000F258F" w:rsidP="000F258F">
      <w:pPr>
        <w:spacing w:after="0"/>
        <w:rPr>
          <w:del w:id="273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3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    freelancer_list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Фрилансеры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75DFBCF0" w14:textId="0E50BF5F" w:rsidR="000F258F" w:rsidRPr="000F258F" w:rsidDel="00A313EC" w:rsidRDefault="000F258F" w:rsidP="000F258F">
      <w:pPr>
        <w:spacing w:after="0"/>
        <w:rPr>
          <w:del w:id="273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3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    client_project_count_val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Контрактов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';</w:delText>
        </w:r>
      </w:del>
    </w:p>
    <w:p w14:paraId="2360433E" w14:textId="51E0E2EC" w:rsidR="000F258F" w:rsidRPr="000F258F" w:rsidDel="00A313EC" w:rsidRDefault="000F258F" w:rsidP="000F258F">
      <w:pPr>
        <w:spacing w:after="0"/>
        <w:rPr>
          <w:del w:id="274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4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END IF;</w:delText>
        </w:r>
      </w:del>
    </w:p>
    <w:p w14:paraId="3F006555" w14:textId="136178E3" w:rsidR="000F258F" w:rsidRPr="000F258F" w:rsidDel="00A313EC" w:rsidRDefault="000F258F" w:rsidP="000F258F">
      <w:pPr>
        <w:spacing w:after="0"/>
        <w:rPr>
          <w:del w:id="274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4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</w:delText>
        </w:r>
      </w:del>
    </w:p>
    <w:p w14:paraId="0D3C567B" w14:textId="1FA0A028" w:rsidR="000F258F" w:rsidRPr="000F258F" w:rsidDel="00A313EC" w:rsidRDefault="000F258F" w:rsidP="000F258F">
      <w:pPr>
        <w:spacing w:after="0"/>
        <w:rPr>
          <w:del w:id="274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4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END LOOP client_loop;</w:delText>
        </w:r>
      </w:del>
    </w:p>
    <w:p w14:paraId="5ECE7609" w14:textId="040E168E" w:rsidR="000F258F" w:rsidRPr="000F258F" w:rsidDel="00A313EC" w:rsidRDefault="000F258F" w:rsidP="000F258F">
      <w:pPr>
        <w:spacing w:after="0"/>
        <w:rPr>
          <w:del w:id="274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4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319330CE" w14:textId="678FE9F2" w:rsidR="000F258F" w:rsidRPr="000F258F" w:rsidDel="00A313EC" w:rsidRDefault="000F258F" w:rsidP="000F258F">
      <w:pPr>
        <w:spacing w:after="0"/>
        <w:rPr>
          <w:del w:id="2748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4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CLOSE client_cursor;</w:delText>
        </w:r>
      </w:del>
    </w:p>
    <w:p w14:paraId="76C41A23" w14:textId="2F51B542" w:rsidR="000F258F" w:rsidRPr="000F258F" w:rsidDel="00A313EC" w:rsidRDefault="000F258F" w:rsidP="000F258F">
      <w:pPr>
        <w:spacing w:after="0"/>
        <w:rPr>
          <w:del w:id="2750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5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END;</w:delText>
        </w:r>
      </w:del>
    </w:p>
    <w:p w14:paraId="5C2B9F9B" w14:textId="53487782" w:rsidR="000F258F" w:rsidRPr="000F258F" w:rsidDel="00A313EC" w:rsidRDefault="000F258F" w:rsidP="000F258F">
      <w:pPr>
        <w:spacing w:after="0"/>
        <w:rPr>
          <w:del w:id="2752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5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0FEC3F6F" w14:textId="6FE4A591" w:rsidR="000F258F" w:rsidDel="00A313EC" w:rsidRDefault="000F258F" w:rsidP="000F258F">
      <w:pPr>
        <w:spacing w:after="0"/>
        <w:rPr>
          <w:del w:id="2754" w:author="Дмитрий Филимонов" w:date="2026-01-29T15:31:00Z"/>
          <w:rFonts w:ascii="Courier New" w:hAnsi="Courier New" w:cs="Courier New"/>
          <w:color w:val="000000"/>
          <w:szCs w:val="22"/>
          <w:lang w:val="en-GB"/>
        </w:rPr>
      </w:pPr>
      <w:del w:id="275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>END</w:delText>
        </w:r>
      </w:del>
    </w:p>
    <w:p w14:paraId="3E154674" w14:textId="015BD4B4" w:rsidR="005B0DDE" w:rsidRPr="005B0DDE" w:rsidRDefault="005B0DDE" w:rsidP="000F258F">
      <w:pPr>
        <w:spacing w:after="0"/>
        <w:rPr>
          <w:rFonts w:ascii="Courier New" w:hAnsi="Courier New" w:cs="Courier New"/>
          <w:color w:val="000000"/>
          <w:szCs w:val="22"/>
          <w:lang w:val="en-GB"/>
        </w:rPr>
      </w:pPr>
      <w:del w:id="2756" w:author="Дмитрий Филимонов" w:date="2026-01-29T15:31:00Z">
        <w:r w:rsidRPr="005B0DDE" w:rsidDel="00A313EC">
          <w:rPr>
            <w:rFonts w:ascii="Courier New" w:hAnsi="Courier New" w:cs="Courier New"/>
            <w:noProof/>
            <w:color w:val="000000"/>
            <w:szCs w:val="22"/>
            <w:lang w:val="en-GB"/>
          </w:rPr>
          <w:drawing>
            <wp:inline distT="0" distB="0" distL="0" distR="0" wp14:anchorId="5FA68DBA" wp14:editId="09C6C8F6">
              <wp:extent cx="5940425" cy="6092825"/>
              <wp:effectExtent l="0" t="0" r="3175" b="3175"/>
              <wp:docPr id="1906186185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6186185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6092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2757" w:author="Ivan Pugachev" w:date="2025-12-19T09:52:00Z">
        <w:del w:id="2758" w:author="Дмитрий Филимонов" w:date="2026-01-29T15:31:00Z">
          <w:r w:rsidR="00C371AC" w:rsidRPr="00C371AC" w:rsidDel="00A313EC">
            <w:rPr>
              <w:noProof/>
            </w:rPr>
            <w:delText xml:space="preserve"> </w:delText>
          </w:r>
        </w:del>
        <w:del w:id="2759" w:author="Дмитрий Филимонов" w:date="2026-01-29T15:33:00Z">
          <w:r w:rsidR="00C371AC" w:rsidDel="00A313EC">
            <w:rPr>
              <w:noProof/>
            </w:rPr>
            <w:drawing>
              <wp:inline distT="0" distB="0" distL="0" distR="0" wp14:anchorId="6244CD67" wp14:editId="4AACD925">
                <wp:extent cx="5940425" cy="1242695"/>
                <wp:effectExtent l="0" t="0" r="3175" b="0"/>
                <wp:docPr id="144964910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649108" name="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242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2760" w:author="Дмитрий Филимонов" w:date="2026-01-29T15:33:00Z">
        <w:r w:rsidR="00A313EC" w:rsidRPr="00A313EC">
          <w:rPr>
            <w:noProof/>
          </w:rPr>
          <w:drawing>
            <wp:inline distT="0" distB="0" distL="0" distR="0" wp14:anchorId="3AFBB510" wp14:editId="655DFF14">
              <wp:extent cx="3419952" cy="1552792"/>
              <wp:effectExtent l="0" t="0" r="0" b="9525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19952" cy="15527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D035D6E" w14:textId="6AD2914C" w:rsidR="00A3308C" w:rsidRPr="008C7ECA" w:rsidDel="003D4517" w:rsidRDefault="00A3308C" w:rsidP="00813C41">
      <w:pPr>
        <w:rPr>
          <w:del w:id="2761" w:author="Ivan Pugachev" w:date="2025-12-19T09:21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del w:id="2762" w:author="Ivan Pugachev" w:date="2025-12-19T09:21:00Z">
        <w:r w:rsidRPr="008C7ECA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GetDaysUntilDeadline</w:delText>
        </w:r>
      </w:del>
    </w:p>
    <w:p w14:paraId="1549294D" w14:textId="15852874" w:rsidR="000F258F" w:rsidRPr="000F258F" w:rsidDel="003D4517" w:rsidRDefault="000F258F" w:rsidP="000F258F">
      <w:pPr>
        <w:spacing w:after="0"/>
        <w:rPr>
          <w:del w:id="2763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6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CREATE PROCEDURE GetDaysUntilDeadline(IN project_id INT)</w:delText>
        </w:r>
      </w:del>
    </w:p>
    <w:p w14:paraId="32C23315" w14:textId="7858A729" w:rsidR="000F258F" w:rsidRPr="000F258F" w:rsidDel="003D4517" w:rsidRDefault="000F258F" w:rsidP="000F258F">
      <w:pPr>
        <w:spacing w:after="0"/>
        <w:rPr>
          <w:del w:id="2765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6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5F2E8ABD" w14:textId="53C4F11B" w:rsidR="000F258F" w:rsidRPr="000F258F" w:rsidDel="003D4517" w:rsidRDefault="000F258F" w:rsidP="000F258F">
      <w:pPr>
        <w:spacing w:after="0"/>
        <w:rPr>
          <w:del w:id="276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6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project_deadline DATE;</w:delText>
        </w:r>
      </w:del>
    </w:p>
    <w:p w14:paraId="178D53E6" w14:textId="6CC99C7E" w:rsidR="000F258F" w:rsidRPr="000F258F" w:rsidDel="003D4517" w:rsidRDefault="000F258F" w:rsidP="000F258F">
      <w:pPr>
        <w:spacing w:after="0"/>
        <w:rPr>
          <w:del w:id="2769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7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days_remaining INT;</w:delText>
        </w:r>
      </w:del>
    </w:p>
    <w:p w14:paraId="23D84CDD" w14:textId="544BE81B" w:rsidR="000F258F" w:rsidRPr="000F258F" w:rsidDel="003D4517" w:rsidRDefault="000F258F" w:rsidP="000F258F">
      <w:pPr>
        <w:spacing w:after="0"/>
        <w:rPr>
          <w:del w:id="2771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72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3C097781" w14:textId="364B0331" w:rsidR="000F258F" w:rsidRPr="000F258F" w:rsidDel="003D4517" w:rsidRDefault="000F258F" w:rsidP="000F258F">
      <w:pPr>
        <w:spacing w:after="0"/>
        <w:rPr>
          <w:del w:id="2773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7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--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Получаем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проекта</w:delText>
        </w:r>
      </w:del>
    </w:p>
    <w:p w14:paraId="523A52B3" w14:textId="2DC9C52D" w:rsidR="000F258F" w:rsidRPr="000F258F" w:rsidDel="003D4517" w:rsidRDefault="000F258F" w:rsidP="000F258F">
      <w:pPr>
        <w:spacing w:after="0"/>
        <w:rPr>
          <w:del w:id="2775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7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SELECT deadline INTO project_deadline </w:delText>
        </w:r>
      </w:del>
    </w:p>
    <w:p w14:paraId="228377C5" w14:textId="3DD5B12A" w:rsidR="000F258F" w:rsidRPr="000F258F" w:rsidDel="003D4517" w:rsidRDefault="000F258F" w:rsidP="000F258F">
      <w:pPr>
        <w:spacing w:after="0"/>
        <w:rPr>
          <w:del w:id="277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7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FROM projects </w:delText>
        </w:r>
      </w:del>
    </w:p>
    <w:p w14:paraId="289672C5" w14:textId="25239B59" w:rsidR="000F258F" w:rsidRPr="000F258F" w:rsidDel="003D4517" w:rsidRDefault="000F258F" w:rsidP="000F258F">
      <w:pPr>
        <w:spacing w:after="0"/>
        <w:rPr>
          <w:del w:id="2779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8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WHERE id = project_id;</w:delText>
        </w:r>
      </w:del>
    </w:p>
    <w:p w14:paraId="2EBDBDDE" w14:textId="68B10AFD" w:rsidR="000F258F" w:rsidRPr="000F258F" w:rsidDel="003D4517" w:rsidRDefault="000F258F" w:rsidP="000F258F">
      <w:pPr>
        <w:spacing w:after="0"/>
        <w:rPr>
          <w:del w:id="2781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82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4029C05F" w14:textId="675615B9" w:rsidR="000F258F" w:rsidRPr="000F258F" w:rsidDel="003D4517" w:rsidRDefault="000F258F" w:rsidP="000F258F">
      <w:pPr>
        <w:spacing w:after="0"/>
        <w:rPr>
          <w:del w:id="2783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8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IF project_deadline IS NULL THEN</w:delText>
        </w:r>
      </w:del>
    </w:p>
    <w:p w14:paraId="1CC5C45F" w14:textId="579D3D06" w:rsidR="000F258F" w:rsidRPr="000F258F" w:rsidDel="003D4517" w:rsidRDefault="000F258F" w:rsidP="000F258F">
      <w:pPr>
        <w:spacing w:after="0"/>
        <w:rPr>
          <w:del w:id="2785" w:author="Ivan Pugachev" w:date="2025-12-19T09:21:00Z"/>
          <w:rFonts w:ascii="Courier New" w:hAnsi="Courier New" w:cs="Courier New"/>
          <w:color w:val="000000"/>
          <w:szCs w:val="22"/>
        </w:rPr>
      </w:pPr>
      <w:del w:id="278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SELECT 'Для этого проекта нет дедлайна' AS result;</w:delText>
        </w:r>
      </w:del>
    </w:p>
    <w:p w14:paraId="6A0B2B67" w14:textId="5FC4B70F" w:rsidR="000F258F" w:rsidRPr="000F258F" w:rsidDel="003D4517" w:rsidRDefault="000F258F" w:rsidP="000F258F">
      <w:pPr>
        <w:spacing w:after="0"/>
        <w:rPr>
          <w:del w:id="2787" w:author="Ivan Pugachev" w:date="2025-12-19T09:21:00Z"/>
          <w:rFonts w:ascii="Courier New" w:hAnsi="Courier New" w:cs="Courier New"/>
          <w:color w:val="000000"/>
          <w:szCs w:val="22"/>
        </w:rPr>
      </w:pPr>
      <w:del w:id="278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ELSE</w:delText>
        </w:r>
      </w:del>
    </w:p>
    <w:p w14:paraId="498D05C7" w14:textId="27EED1F9" w:rsidR="000F258F" w:rsidRPr="000F258F" w:rsidDel="003D4517" w:rsidRDefault="000F258F" w:rsidP="000F258F">
      <w:pPr>
        <w:spacing w:after="0"/>
        <w:rPr>
          <w:del w:id="2789" w:author="Ivan Pugachev" w:date="2025-12-19T09:21:00Z"/>
          <w:rFonts w:ascii="Courier New" w:hAnsi="Courier New" w:cs="Courier New"/>
          <w:color w:val="000000"/>
          <w:szCs w:val="22"/>
        </w:rPr>
      </w:pPr>
      <w:del w:id="279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    -- Вычисляем разницу в днях между сегодня и дедлайном</w:delText>
        </w:r>
      </w:del>
    </w:p>
    <w:p w14:paraId="42238AB2" w14:textId="45333F44" w:rsidR="000F258F" w:rsidRPr="000F258F" w:rsidDel="003D4517" w:rsidRDefault="000F258F" w:rsidP="000F258F">
      <w:pPr>
        <w:spacing w:after="0"/>
        <w:rPr>
          <w:del w:id="2791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92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SET days_remaining = DATEDIFF(project_deadline, CURDATE());</w:delText>
        </w:r>
      </w:del>
    </w:p>
    <w:p w14:paraId="688C9B9D" w14:textId="0B9EA972" w:rsidR="000F258F" w:rsidRPr="000F258F" w:rsidDel="003D4517" w:rsidRDefault="000F258F" w:rsidP="000F258F">
      <w:pPr>
        <w:spacing w:after="0"/>
        <w:rPr>
          <w:del w:id="2793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9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753AC4C7" w14:textId="18ACA250" w:rsidR="000F258F" w:rsidRPr="000F258F" w:rsidDel="003D4517" w:rsidRDefault="000F258F" w:rsidP="000F258F">
      <w:pPr>
        <w:spacing w:after="0"/>
        <w:rPr>
          <w:del w:id="2795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9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Возвращаем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результат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с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анализом</w:delText>
        </w:r>
      </w:del>
    </w:p>
    <w:p w14:paraId="6A9BF1F6" w14:textId="4EBA9DAA" w:rsidR="000F258F" w:rsidRPr="000F258F" w:rsidDel="003D4517" w:rsidRDefault="000F258F" w:rsidP="000F258F">
      <w:pPr>
        <w:spacing w:after="0"/>
        <w:rPr>
          <w:del w:id="279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9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</w:delText>
        </w:r>
      </w:del>
    </w:p>
    <w:p w14:paraId="7B9E6B51" w14:textId="64FAC6C8" w:rsidR="000F258F" w:rsidRPr="000F258F" w:rsidDel="003D4517" w:rsidRDefault="000F258F" w:rsidP="000F258F">
      <w:pPr>
        <w:spacing w:after="0"/>
        <w:rPr>
          <w:del w:id="2799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0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project_deadline as deadline_date,</w:delText>
        </w:r>
      </w:del>
    </w:p>
    <w:p w14:paraId="0787F36C" w14:textId="7FECEBC4" w:rsidR="000F258F" w:rsidRPr="000F258F" w:rsidDel="003D4517" w:rsidRDefault="000F258F" w:rsidP="000F258F">
      <w:pPr>
        <w:spacing w:after="0"/>
        <w:rPr>
          <w:del w:id="2801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02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days_remaining as days_until_deadline,</w:delText>
        </w:r>
      </w:del>
    </w:p>
    <w:p w14:paraId="0592266B" w14:textId="71A8BE56" w:rsidR="000F258F" w:rsidRPr="000F258F" w:rsidDel="003D4517" w:rsidRDefault="000F258F" w:rsidP="000F258F">
      <w:pPr>
        <w:spacing w:after="0"/>
        <w:rPr>
          <w:del w:id="2803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0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CASE </w:delText>
        </w:r>
      </w:del>
    </w:p>
    <w:p w14:paraId="52D8827B" w14:textId="784F775C" w:rsidR="000F258F" w:rsidRPr="000F258F" w:rsidDel="003D4517" w:rsidRDefault="000F258F" w:rsidP="000F258F">
      <w:pPr>
        <w:spacing w:after="0"/>
        <w:rPr>
          <w:del w:id="2805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0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WHEN days_remaining &gt; 0 THEN CONCAT('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До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дедлайна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', days_remaining, '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дней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')</w:delText>
        </w:r>
      </w:del>
    </w:p>
    <w:p w14:paraId="57127795" w14:textId="6BD19B20" w:rsidR="000F258F" w:rsidRPr="000F258F" w:rsidDel="003D4517" w:rsidRDefault="000F258F" w:rsidP="000F258F">
      <w:pPr>
        <w:spacing w:after="0"/>
        <w:rPr>
          <w:del w:id="280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0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WHEN days_remaining = 0 THEN 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сегодня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</w:delText>
        </w:r>
      </w:del>
    </w:p>
    <w:p w14:paraId="7A82733B" w14:textId="55E7D00E" w:rsidR="000F258F" w:rsidRPr="000F258F" w:rsidDel="003D4517" w:rsidRDefault="000F258F" w:rsidP="000F258F">
      <w:pPr>
        <w:spacing w:after="0"/>
        <w:rPr>
          <w:del w:id="2809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1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ELSE CONCAT('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просрочен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', ABS(days_remaining), '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дней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назад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')</w:delText>
        </w:r>
      </w:del>
    </w:p>
    <w:p w14:paraId="798B920B" w14:textId="6FBAA8A7" w:rsidR="000F258F" w:rsidRPr="000F258F" w:rsidDel="003D4517" w:rsidRDefault="000F258F" w:rsidP="000F258F">
      <w:pPr>
        <w:spacing w:after="0"/>
        <w:rPr>
          <w:del w:id="2811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12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END as deadline_status;</w:delText>
        </w:r>
      </w:del>
    </w:p>
    <w:p w14:paraId="7A6EBAAF" w14:textId="7CEE2D61" w:rsidR="000F258F" w:rsidRPr="000F258F" w:rsidDel="003D4517" w:rsidRDefault="000F258F" w:rsidP="000F258F">
      <w:pPr>
        <w:spacing w:after="0"/>
        <w:rPr>
          <w:del w:id="2813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1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END IF;</w:delText>
        </w:r>
      </w:del>
    </w:p>
    <w:p w14:paraId="6A865763" w14:textId="094A966C" w:rsidR="000F258F" w:rsidDel="003D4517" w:rsidRDefault="000F258F" w:rsidP="000F258F">
      <w:pPr>
        <w:spacing w:after="0"/>
        <w:rPr>
          <w:del w:id="2815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1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END</w:delText>
        </w:r>
      </w:del>
    </w:p>
    <w:p w14:paraId="5FA22EA7" w14:textId="540FD032" w:rsidR="005B0DDE" w:rsidRPr="000F258F" w:rsidDel="003D4517" w:rsidRDefault="005B0DDE" w:rsidP="000F258F">
      <w:pPr>
        <w:spacing w:after="0"/>
        <w:rPr>
          <w:del w:id="281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18" w:author="Ivan Pugachev" w:date="2025-12-19T09:21:00Z">
        <w:r w:rsidRPr="005B0DDE" w:rsidDel="003D4517">
          <w:rPr>
            <w:rFonts w:ascii="Courier New" w:hAnsi="Courier New" w:cs="Courier New"/>
            <w:noProof/>
            <w:color w:val="000000"/>
            <w:szCs w:val="22"/>
            <w:lang w:val="en-US"/>
          </w:rPr>
          <w:drawing>
            <wp:inline distT="0" distB="0" distL="0" distR="0" wp14:anchorId="0055852B" wp14:editId="663E54BD">
              <wp:extent cx="5940425" cy="1394460"/>
              <wp:effectExtent l="0" t="0" r="3175" b="0"/>
              <wp:docPr id="431047184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31047184" name="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3944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F1D7257" w14:textId="16C22969" w:rsidR="000F258F" w:rsidRPr="000F258F" w:rsidDel="003D4517" w:rsidRDefault="000F258F" w:rsidP="00813C41">
      <w:pPr>
        <w:rPr>
          <w:del w:id="2819" w:author="Ivan Pugachev" w:date="2025-12-19T09:21:00Z"/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</w:pPr>
      <w:del w:id="2820" w:author="Ivan Pugachev" w:date="2025-12-19T09:21:00Z">
        <w:r w:rsidRPr="000F258F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GetCategoryStat</w:delText>
        </w:r>
        <w:r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GB"/>
          </w:rPr>
          <w:delText>s</w:delText>
        </w:r>
      </w:del>
    </w:p>
    <w:p w14:paraId="5616C075" w14:textId="7DBAE620" w:rsidR="000F258F" w:rsidRPr="000F258F" w:rsidDel="003D4517" w:rsidRDefault="000F258F" w:rsidP="000F258F">
      <w:pPr>
        <w:spacing w:after="0"/>
        <w:rPr>
          <w:del w:id="2821" w:author="Ivan Pugachev" w:date="2025-12-19T09:21:00Z"/>
          <w:rFonts w:ascii="Courier New" w:hAnsi="Courier New" w:cs="Courier New"/>
          <w:szCs w:val="22"/>
          <w:lang w:val="en-US"/>
        </w:rPr>
      </w:pPr>
      <w:del w:id="2822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>CREATE PROCEDURE GetCategoryStats()</w:delText>
        </w:r>
      </w:del>
    </w:p>
    <w:p w14:paraId="41E21B26" w14:textId="6060A236" w:rsidR="000F258F" w:rsidRPr="0061780F" w:rsidDel="003D4517" w:rsidRDefault="000F258F" w:rsidP="000F258F">
      <w:pPr>
        <w:spacing w:after="0"/>
        <w:rPr>
          <w:del w:id="2823" w:author="Ivan Pugachev" w:date="2025-12-19T09:21:00Z"/>
          <w:rFonts w:ascii="Courier New" w:hAnsi="Courier New" w:cs="Courier New"/>
          <w:szCs w:val="22"/>
          <w:lang w:val="en-US"/>
        </w:rPr>
      </w:pPr>
      <w:del w:id="2824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>BEGIN</w:delText>
        </w:r>
      </w:del>
    </w:p>
    <w:p w14:paraId="1A38680F" w14:textId="437ED4BD" w:rsidR="000F258F" w:rsidRPr="0061780F" w:rsidDel="003D4517" w:rsidRDefault="000F258F" w:rsidP="000F258F">
      <w:pPr>
        <w:spacing w:after="0"/>
        <w:rPr>
          <w:del w:id="2825" w:author="Ivan Pugachev" w:date="2025-12-19T09:21:00Z"/>
          <w:rFonts w:ascii="Courier New" w:hAnsi="Courier New" w:cs="Courier New"/>
          <w:szCs w:val="22"/>
          <w:lang w:val="en-US"/>
        </w:rPr>
      </w:pPr>
      <w:del w:id="2826" w:author="Ivan Pugachev" w:date="2025-12-19T09:21:00Z"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   -- </w:delText>
        </w:r>
        <w:r w:rsidRPr="000F258F" w:rsidDel="003D4517">
          <w:rPr>
            <w:rFonts w:ascii="Courier New" w:hAnsi="Courier New" w:cs="Courier New"/>
            <w:szCs w:val="22"/>
          </w:rPr>
          <w:delText>Простая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статистика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по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категориям</w:delText>
        </w:r>
      </w:del>
    </w:p>
    <w:p w14:paraId="00FCC678" w14:textId="52C3BD40" w:rsidR="000F258F" w:rsidRPr="0061780F" w:rsidDel="003D4517" w:rsidRDefault="000F258F" w:rsidP="000F258F">
      <w:pPr>
        <w:spacing w:after="0"/>
        <w:rPr>
          <w:del w:id="2827" w:author="Ivan Pugachev" w:date="2025-12-19T09:21:00Z"/>
          <w:rFonts w:ascii="Courier New" w:hAnsi="Courier New" w:cs="Courier New"/>
          <w:szCs w:val="22"/>
          <w:lang w:val="en-US"/>
        </w:rPr>
      </w:pPr>
      <w:del w:id="2828" w:author="Ivan Pugachev" w:date="2025-12-19T09:21:00Z"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SELECT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</w:del>
    </w:p>
    <w:p w14:paraId="7C5693DA" w14:textId="29BE7F39" w:rsidR="000F258F" w:rsidRPr="000F258F" w:rsidDel="003D4517" w:rsidRDefault="000F258F" w:rsidP="000F258F">
      <w:pPr>
        <w:spacing w:after="0"/>
        <w:rPr>
          <w:del w:id="2829" w:author="Ivan Pugachev" w:date="2025-12-19T09:21:00Z"/>
          <w:rFonts w:ascii="Courier New" w:hAnsi="Courier New" w:cs="Courier New"/>
          <w:szCs w:val="22"/>
          <w:lang w:val="en-US"/>
        </w:rPr>
      </w:pPr>
      <w:del w:id="2830" w:author="Ivan Pugachev" w:date="2025-12-19T09:21:00Z"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   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c.name AS 'Категория',</w:delText>
        </w:r>
      </w:del>
    </w:p>
    <w:p w14:paraId="2072FD1F" w14:textId="4986FDDE" w:rsidR="000F258F" w:rsidRPr="000F258F" w:rsidDel="003D4517" w:rsidRDefault="000F258F" w:rsidP="000F258F">
      <w:pPr>
        <w:spacing w:after="0"/>
        <w:rPr>
          <w:del w:id="2831" w:author="Ivan Pugachev" w:date="2025-12-19T09:21:00Z"/>
          <w:rFonts w:ascii="Courier New" w:hAnsi="Courier New" w:cs="Courier New"/>
          <w:szCs w:val="22"/>
          <w:lang w:val="en-US"/>
        </w:rPr>
      </w:pPr>
      <w:del w:id="2832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c.description AS 'Описание',</w:delText>
        </w:r>
      </w:del>
    </w:p>
    <w:p w14:paraId="76655511" w14:textId="7B8CE765" w:rsidR="000F258F" w:rsidRPr="000F258F" w:rsidDel="003D4517" w:rsidRDefault="000F258F" w:rsidP="000F258F">
      <w:pPr>
        <w:spacing w:after="0"/>
        <w:rPr>
          <w:del w:id="2833" w:author="Ivan Pugachev" w:date="2025-12-19T09:21:00Z"/>
          <w:rFonts w:ascii="Courier New" w:hAnsi="Courier New" w:cs="Courier New"/>
          <w:szCs w:val="22"/>
          <w:lang w:val="en-US"/>
        </w:rPr>
      </w:pPr>
      <w:del w:id="2834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COUNT(p.id) AS 'Всего проектов',</w:delText>
        </w:r>
      </w:del>
    </w:p>
    <w:p w14:paraId="287D5FF8" w14:textId="0360735A" w:rsidR="000F258F" w:rsidRPr="000F258F" w:rsidDel="003D4517" w:rsidRDefault="000F258F" w:rsidP="000F258F">
      <w:pPr>
        <w:spacing w:after="0"/>
        <w:rPr>
          <w:del w:id="2835" w:author="Ivan Pugachev" w:date="2025-12-19T09:21:00Z"/>
          <w:rFonts w:ascii="Courier New" w:hAnsi="Courier New" w:cs="Courier New"/>
          <w:szCs w:val="22"/>
          <w:lang w:val="en-US"/>
        </w:rPr>
      </w:pPr>
      <w:del w:id="2836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'open' THEN 1 END) AS 'Открытые',</w:delText>
        </w:r>
      </w:del>
    </w:p>
    <w:p w14:paraId="6CD76B0F" w14:textId="003B3A72" w:rsidR="000F258F" w:rsidRPr="000F258F" w:rsidDel="003D4517" w:rsidRDefault="000F258F" w:rsidP="000F258F">
      <w:pPr>
        <w:spacing w:after="0"/>
        <w:rPr>
          <w:del w:id="2837" w:author="Ivan Pugachev" w:date="2025-12-19T09:21:00Z"/>
          <w:rFonts w:ascii="Courier New" w:hAnsi="Courier New" w:cs="Courier New"/>
          <w:szCs w:val="22"/>
          <w:lang w:val="en-US"/>
        </w:rPr>
      </w:pPr>
      <w:del w:id="2838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'in_progress' THEN 1 END) AS 'В работе',</w:delText>
        </w:r>
      </w:del>
    </w:p>
    <w:p w14:paraId="1F33009C" w14:textId="0C262F7C" w:rsidR="000F258F" w:rsidRPr="000F258F" w:rsidDel="003D4517" w:rsidRDefault="000F258F" w:rsidP="000F258F">
      <w:pPr>
        <w:spacing w:after="0"/>
        <w:rPr>
          <w:del w:id="2839" w:author="Ivan Pugachev" w:date="2025-12-19T09:21:00Z"/>
          <w:rFonts w:ascii="Courier New" w:hAnsi="Courier New" w:cs="Courier New"/>
          <w:szCs w:val="22"/>
          <w:lang w:val="en-US"/>
        </w:rPr>
      </w:pPr>
      <w:del w:id="2840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'completed' THEN 1 END) AS 'Завершенные',</w:delText>
        </w:r>
      </w:del>
    </w:p>
    <w:p w14:paraId="02AB125A" w14:textId="64778563" w:rsidR="000F258F" w:rsidRPr="000F258F" w:rsidDel="003D4517" w:rsidRDefault="000F258F" w:rsidP="000F258F">
      <w:pPr>
        <w:spacing w:after="0"/>
        <w:rPr>
          <w:del w:id="2841" w:author="Ivan Pugachev" w:date="2025-12-19T09:21:00Z"/>
          <w:rFonts w:ascii="Courier New" w:hAnsi="Courier New" w:cs="Courier New"/>
          <w:szCs w:val="22"/>
          <w:lang w:val="en-US"/>
        </w:rPr>
      </w:pPr>
      <w:del w:id="2842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'cancelled' THEN 1 END) AS 'Отмененные'</w:delText>
        </w:r>
      </w:del>
    </w:p>
    <w:p w14:paraId="77EBCA94" w14:textId="6C02DC12" w:rsidR="000F258F" w:rsidRPr="000F258F" w:rsidDel="003D4517" w:rsidRDefault="000F258F" w:rsidP="000F258F">
      <w:pPr>
        <w:spacing w:after="0"/>
        <w:rPr>
          <w:del w:id="2843" w:author="Ivan Pugachev" w:date="2025-12-19T09:21:00Z"/>
          <w:rFonts w:ascii="Courier New" w:hAnsi="Courier New" w:cs="Courier New"/>
          <w:szCs w:val="22"/>
          <w:lang w:val="en-US"/>
        </w:rPr>
      </w:pPr>
      <w:del w:id="2844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FROM categories c</w:delText>
        </w:r>
      </w:del>
    </w:p>
    <w:p w14:paraId="2BC77F56" w14:textId="530AAFBC" w:rsidR="000F258F" w:rsidRPr="000F258F" w:rsidDel="003D4517" w:rsidRDefault="000F258F" w:rsidP="000F258F">
      <w:pPr>
        <w:spacing w:after="0"/>
        <w:rPr>
          <w:del w:id="2845" w:author="Ivan Pugachev" w:date="2025-12-19T09:21:00Z"/>
          <w:rFonts w:ascii="Courier New" w:hAnsi="Courier New" w:cs="Courier New"/>
          <w:szCs w:val="22"/>
          <w:lang w:val="en-US"/>
        </w:rPr>
      </w:pPr>
      <w:del w:id="2846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LEFT JOIN projects p ON c.id = p.category_id</w:delText>
        </w:r>
      </w:del>
    </w:p>
    <w:p w14:paraId="1F6CE27B" w14:textId="393CB0D3" w:rsidR="000F258F" w:rsidRPr="000F258F" w:rsidDel="003D4517" w:rsidRDefault="000F258F" w:rsidP="000F258F">
      <w:pPr>
        <w:spacing w:after="0"/>
        <w:rPr>
          <w:del w:id="2847" w:author="Ivan Pugachev" w:date="2025-12-19T09:21:00Z"/>
          <w:rFonts w:ascii="Courier New" w:hAnsi="Courier New" w:cs="Courier New"/>
          <w:szCs w:val="22"/>
          <w:lang w:val="en-US"/>
        </w:rPr>
      </w:pPr>
      <w:del w:id="2848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GROUP BY c.id, c.name, c.description</w:delText>
        </w:r>
      </w:del>
    </w:p>
    <w:p w14:paraId="2F39532A" w14:textId="22266187" w:rsidR="000F258F" w:rsidRPr="000F258F" w:rsidDel="003D4517" w:rsidRDefault="000F258F" w:rsidP="000F258F">
      <w:pPr>
        <w:spacing w:after="0"/>
        <w:rPr>
          <w:del w:id="2849" w:author="Ivan Pugachev" w:date="2025-12-19T09:21:00Z"/>
          <w:rFonts w:ascii="Courier New" w:hAnsi="Courier New" w:cs="Courier New"/>
          <w:szCs w:val="22"/>
          <w:lang w:val="en-US"/>
        </w:rPr>
      </w:pPr>
      <w:del w:id="2850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ORDER BY COUNT(p.id) DESC;</w:delText>
        </w:r>
      </w:del>
    </w:p>
    <w:p w14:paraId="45383ADD" w14:textId="5E60FC88" w:rsidR="000F258F" w:rsidRPr="000F258F" w:rsidDel="003D4517" w:rsidRDefault="000F258F" w:rsidP="000F258F">
      <w:pPr>
        <w:spacing w:after="0"/>
        <w:rPr>
          <w:del w:id="2851" w:author="Ivan Pugachev" w:date="2025-12-19T09:21:00Z"/>
          <w:rFonts w:ascii="Courier New" w:hAnsi="Courier New" w:cs="Courier New"/>
          <w:szCs w:val="22"/>
          <w:lang w:val="en-US"/>
        </w:rPr>
      </w:pPr>
      <w:del w:id="2852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</w:del>
    </w:p>
    <w:p w14:paraId="0CAA92C9" w14:textId="1CCEF10E" w:rsidR="000F258F" w:rsidDel="003D4517" w:rsidRDefault="000F258F" w:rsidP="000F258F">
      <w:pPr>
        <w:spacing w:after="0"/>
        <w:rPr>
          <w:del w:id="2853" w:author="Ivan Pugachev" w:date="2025-12-19T09:21:00Z"/>
          <w:rFonts w:ascii="Courier New" w:hAnsi="Courier New" w:cs="Courier New"/>
          <w:szCs w:val="22"/>
          <w:lang w:val="en-US"/>
        </w:rPr>
      </w:pPr>
      <w:del w:id="2854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>END</w:delText>
        </w:r>
      </w:del>
    </w:p>
    <w:p w14:paraId="5355BF18" w14:textId="23D72955" w:rsidR="005B0DDE" w:rsidDel="003D4517" w:rsidRDefault="005B0DDE" w:rsidP="000F258F">
      <w:pPr>
        <w:spacing w:after="0"/>
        <w:rPr>
          <w:del w:id="2855" w:author="Ivan Pugachev" w:date="2025-12-19T09:21:00Z"/>
          <w:rFonts w:ascii="Courier New" w:hAnsi="Courier New" w:cs="Courier New"/>
          <w:szCs w:val="22"/>
          <w:lang w:val="en-US"/>
        </w:rPr>
      </w:pPr>
      <w:del w:id="2856" w:author="Ivan Pugachev" w:date="2025-12-19T09:21:00Z">
        <w:r w:rsidRPr="005B0DDE" w:rsidDel="003D4517">
          <w:rPr>
            <w:rFonts w:ascii="Courier New" w:hAnsi="Courier New" w:cs="Courier New"/>
            <w:noProof/>
            <w:szCs w:val="22"/>
            <w:lang w:val="en-US"/>
          </w:rPr>
          <w:drawing>
            <wp:inline distT="0" distB="0" distL="0" distR="0" wp14:anchorId="6DAE9353" wp14:editId="111010C4">
              <wp:extent cx="5940425" cy="1052195"/>
              <wp:effectExtent l="0" t="0" r="3175" b="0"/>
              <wp:docPr id="245679544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5679544" name="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0521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9378280" w14:textId="105957AE" w:rsidR="005B0DDE" w:rsidDel="003D4517" w:rsidRDefault="005B0DDE" w:rsidP="000F258F">
      <w:pPr>
        <w:spacing w:after="0"/>
        <w:rPr>
          <w:del w:id="2857" w:author="Ivan Pugachev" w:date="2025-12-19T09:21:00Z"/>
          <w:rFonts w:ascii="Courier New" w:hAnsi="Courier New" w:cs="Courier New"/>
          <w:szCs w:val="22"/>
          <w:lang w:val="en-US"/>
        </w:rPr>
      </w:pPr>
    </w:p>
    <w:p w14:paraId="5235D352" w14:textId="4E8571B9" w:rsidR="005B0DDE" w:rsidDel="003D4517" w:rsidRDefault="005B0DDE" w:rsidP="000F258F">
      <w:pPr>
        <w:spacing w:after="0"/>
        <w:rPr>
          <w:del w:id="2858" w:author="Ivan Pugachev" w:date="2025-12-19T09:21:00Z"/>
          <w:rFonts w:ascii="Courier New" w:hAnsi="Courier New" w:cs="Courier New"/>
          <w:szCs w:val="22"/>
          <w:lang w:val="en-US"/>
        </w:rPr>
      </w:pPr>
    </w:p>
    <w:p w14:paraId="65AD46B5" w14:textId="706892EE" w:rsidR="005B0DDE" w:rsidDel="003D4517" w:rsidRDefault="005B0DDE" w:rsidP="000F258F">
      <w:pPr>
        <w:spacing w:after="0"/>
        <w:rPr>
          <w:del w:id="2859" w:author="Ivan Pugachev" w:date="2025-12-19T09:21:00Z"/>
          <w:rFonts w:ascii="Courier New" w:hAnsi="Courier New" w:cs="Courier New"/>
          <w:szCs w:val="22"/>
          <w:lang w:val="en-US"/>
        </w:rPr>
      </w:pPr>
    </w:p>
    <w:p w14:paraId="68104D92" w14:textId="77777777" w:rsidR="005B0DDE" w:rsidRPr="000F258F" w:rsidRDefault="005B0DDE" w:rsidP="000F258F">
      <w:pPr>
        <w:spacing w:after="0"/>
        <w:rPr>
          <w:rFonts w:ascii="Courier New" w:hAnsi="Courier New" w:cs="Courier New"/>
          <w:szCs w:val="22"/>
          <w:lang w:val="en-US"/>
        </w:rPr>
      </w:pPr>
    </w:p>
    <w:p w14:paraId="2B421B24" w14:textId="77777777" w:rsidR="00385A3B" w:rsidRDefault="00385A3B" w:rsidP="00813C41">
      <w:pPr>
        <w:jc w:val="center"/>
        <w:rPr>
          <w:ins w:id="2860" w:author="Ivan Pugachev" w:date="2026-01-12T11:45:00Z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40CDEC" w14:textId="77777777" w:rsidR="00385A3B" w:rsidRDefault="00385A3B" w:rsidP="00813C41">
      <w:pPr>
        <w:jc w:val="center"/>
        <w:rPr>
          <w:ins w:id="2861" w:author="Ivan Pugachev" w:date="2026-01-12T11:45:00Z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CF46EE" w14:textId="522A8BC4" w:rsidR="00813C41" w:rsidRPr="00DB7638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E9A6CAF" w14:textId="30536FE5" w:rsidR="00375B7C" w:rsidRDefault="00EE266E" w:rsidP="00EE26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индивидуального задания была р</w:t>
      </w:r>
      <w:r w:rsidRPr="00EE266E">
        <w:rPr>
          <w:rFonts w:ascii="Times New Roman" w:hAnsi="Times New Roman" w:cs="Times New Roman"/>
          <w:sz w:val="28"/>
          <w:szCs w:val="28"/>
        </w:rPr>
        <w:t>азработана и реализована реляционная база данных «</w:t>
      </w:r>
      <w:ins w:id="2862" w:author="Дмитрий Филимонов" w:date="2026-01-29T15:33:00Z">
        <w:r w:rsidR="00A313EC">
          <w:rPr>
            <w:rFonts w:ascii="Times New Roman" w:hAnsi="Times New Roman" w:cs="Times New Roman"/>
            <w:sz w:val="28"/>
            <w:szCs w:val="28"/>
            <w:lang w:val="en-US"/>
          </w:rPr>
          <w:t>event</w:t>
        </w:r>
        <w:r w:rsidR="00A313EC" w:rsidRPr="00A313EC">
          <w:rPr>
            <w:rFonts w:ascii="Times New Roman" w:hAnsi="Times New Roman" w:cs="Times New Roman"/>
            <w:sz w:val="28"/>
            <w:szCs w:val="28"/>
            <w:rPrChange w:id="2863" w:author="Дмитрий Филимонов" w:date="2026-01-29T15:33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_</w:t>
        </w:r>
        <w:r w:rsidR="00A313EC">
          <w:rPr>
            <w:rFonts w:ascii="Times New Roman" w:hAnsi="Times New Roman" w:cs="Times New Roman"/>
            <w:sz w:val="28"/>
            <w:szCs w:val="28"/>
            <w:lang w:val="en-US"/>
          </w:rPr>
          <w:t>agency</w:t>
        </w:r>
      </w:ins>
      <w:ins w:id="2864" w:author="Ivan Pugachev" w:date="2025-12-19T09:57:00Z">
        <w:del w:id="2865" w:author="Дмитрий Филимонов" w:date="2026-01-29T15:33:00Z">
          <w:r w:rsidR="00D30024" w:rsidDel="00A313EC">
            <w:rPr>
              <w:rFonts w:ascii="Times New Roman" w:hAnsi="Times New Roman" w:cs="Times New Roman"/>
              <w:sz w:val="28"/>
              <w:szCs w:val="28"/>
              <w:lang w:val="en-US"/>
            </w:rPr>
            <w:delText>coffee</w:delText>
          </w:r>
          <w:r w:rsidR="00D30024" w:rsidRPr="00D30024" w:rsidDel="00A313EC">
            <w:rPr>
              <w:rFonts w:ascii="Times New Roman" w:hAnsi="Times New Roman" w:cs="Times New Roman"/>
              <w:sz w:val="28"/>
              <w:szCs w:val="28"/>
              <w:rPrChange w:id="2866" w:author="Ivan Pugachev" w:date="2025-12-19T09:57:00Z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rPrChange>
            </w:rPr>
            <w:delText>_</w:delText>
          </w:r>
          <w:r w:rsidR="00D30024" w:rsidDel="00A313EC">
            <w:rPr>
              <w:rFonts w:ascii="Times New Roman" w:hAnsi="Times New Roman" w:cs="Times New Roman"/>
              <w:sz w:val="28"/>
              <w:szCs w:val="28"/>
              <w:lang w:val="en-US"/>
            </w:rPr>
            <w:delText>shop</w:delText>
          </w:r>
        </w:del>
      </w:ins>
      <w:del w:id="2867" w:author="Ivan Pugachev" w:date="2025-12-19T09:56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>freelance</w:delText>
        </w:r>
      </w:del>
      <w:r w:rsidRPr="00EE266E">
        <w:rPr>
          <w:rFonts w:ascii="Times New Roman" w:hAnsi="Times New Roman" w:cs="Times New Roman"/>
          <w:sz w:val="28"/>
          <w:szCs w:val="28"/>
        </w:rPr>
        <w:t xml:space="preserve">» для </w:t>
      </w:r>
      <w:del w:id="2868" w:author="Ivan Pugachev" w:date="2025-12-19T09:57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>платформы фриланс-услуг</w:delText>
        </w:r>
      </w:del>
      <w:ins w:id="2869" w:author="Дмитрий Филимонов" w:date="2026-01-29T15:33:00Z">
        <w:r w:rsidR="00A313EC">
          <w:rPr>
            <w:rFonts w:ascii="Times New Roman" w:hAnsi="Times New Roman" w:cs="Times New Roman"/>
            <w:sz w:val="28"/>
            <w:szCs w:val="28"/>
          </w:rPr>
          <w:t>ивент-агенства</w:t>
        </w:r>
      </w:ins>
      <w:ins w:id="2870" w:author="Ivan Pugachev" w:date="2025-12-19T09:57:00Z">
        <w:del w:id="2871" w:author="Дмитрий Филимонов" w:date="2026-01-29T15:33:00Z">
          <w:r w:rsidR="00D30024" w:rsidDel="00A313EC">
            <w:rPr>
              <w:rFonts w:ascii="Times New Roman" w:hAnsi="Times New Roman" w:cs="Times New Roman"/>
              <w:sz w:val="28"/>
              <w:szCs w:val="28"/>
            </w:rPr>
            <w:delText>кофейни</w:delText>
          </w:r>
        </w:del>
      </w:ins>
      <w:r w:rsidRPr="00EE266E">
        <w:rPr>
          <w:rFonts w:ascii="Times New Roman" w:hAnsi="Times New Roman" w:cs="Times New Roman"/>
          <w:sz w:val="28"/>
          <w:szCs w:val="28"/>
        </w:rPr>
        <w:t xml:space="preserve"> в MySQL Workbench: спроектирована схема (</w:t>
      </w:r>
      <w:ins w:id="2872" w:author="Ivan Pugachev" w:date="2025-12-19T09:57:00Z">
        <w:r w:rsidR="00D30024">
          <w:rPr>
            <w:rFonts w:ascii="Times New Roman" w:hAnsi="Times New Roman" w:cs="Times New Roman"/>
            <w:sz w:val="28"/>
            <w:szCs w:val="28"/>
          </w:rPr>
          <w:t>5</w:t>
        </w:r>
      </w:ins>
      <w:del w:id="2873" w:author="Ivan Pugachev" w:date="2025-12-19T09:57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>6</w:delText>
        </w:r>
      </w:del>
      <w:r w:rsidRPr="00EE266E">
        <w:rPr>
          <w:rFonts w:ascii="Times New Roman" w:hAnsi="Times New Roman" w:cs="Times New Roman"/>
          <w:sz w:val="28"/>
          <w:szCs w:val="28"/>
        </w:rPr>
        <w:t xml:space="preserve"> таблиц), выполнено Forward Engineering и наполнение тестовыми данными.</w:t>
      </w:r>
      <w:ins w:id="2874" w:author="Ivan Pugachev" w:date="2025-12-19T09:57:00Z">
        <w:r w:rsidR="00D30024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del w:id="2875" w:author="Ivan Pugachev" w:date="2025-12-19T09:57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 xml:space="preserve"> Реализован набор хранимых процедур для регистрации пользователей, управления проектами, контрактами и отзывами с автоматическим пересчетом рейтингов. Продемонстрированы транзакции, работа с курсором для построения отчетов и сложные выборки с объединениями таблиц. </w:delText>
        </w:r>
      </w:del>
      <w:r w:rsidRPr="00EE266E">
        <w:rPr>
          <w:rFonts w:ascii="Times New Roman" w:hAnsi="Times New Roman" w:cs="Times New Roman"/>
          <w:sz w:val="28"/>
          <w:szCs w:val="28"/>
        </w:rPr>
        <w:t>Подготовлен полный отчет с EER-диаграммой и SQL-скриптами.</w:t>
      </w:r>
    </w:p>
    <w:p w14:paraId="2D416A04" w14:textId="77777777" w:rsidR="003D4517" w:rsidRPr="00D30024" w:rsidRDefault="003D4517" w:rsidP="00D30024">
      <w:pPr>
        <w:ind w:firstLine="708"/>
        <w:jc w:val="center"/>
        <w:rPr>
          <w:ins w:id="2876" w:author="Ivan Pugachev" w:date="2025-12-19T09:21:00Z"/>
          <w:rFonts w:ascii="Times New Roman" w:hAnsi="Times New Roman" w:cs="Times New Roman"/>
          <w:b/>
          <w:bCs/>
          <w:sz w:val="28"/>
          <w:szCs w:val="28"/>
          <w:rPrChange w:id="2877" w:author="Ivan Pugachev" w:date="2025-12-19T09:59:00Z">
            <w:rPr>
              <w:ins w:id="2878" w:author="Ivan Pugachev" w:date="2025-12-19T09:21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</w:pPr>
    </w:p>
    <w:p w14:paraId="40DA496D" w14:textId="77777777" w:rsidR="00D30024" w:rsidRDefault="00E64F39">
      <w:pPr>
        <w:ind w:firstLine="708"/>
        <w:jc w:val="center"/>
        <w:rPr>
          <w:ins w:id="2879" w:author="Ivan Pugachev" w:date="2025-12-19T09:59:00Z"/>
          <w:rFonts w:ascii="Times New Roman" w:hAnsi="Times New Roman" w:cs="Times New Roman"/>
          <w:b/>
          <w:bCs/>
          <w:sz w:val="28"/>
          <w:szCs w:val="28"/>
        </w:rPr>
        <w:pPrChange w:id="2880" w:author="Ivan Pugachev" w:date="2025-12-19T09:59:00Z">
          <w:pPr>
            <w:ind w:firstLine="708"/>
          </w:pPr>
        </w:pPrChange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Forward</w:t>
      </w:r>
      <w:r w:rsidRPr="00EE2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script</w:t>
      </w:r>
    </w:p>
    <w:p w14:paraId="63443949" w14:textId="77777777" w:rsidR="003114D6" w:rsidRPr="003114D6" w:rsidRDefault="00D30024" w:rsidP="003114D6">
      <w:pPr>
        <w:ind w:firstLine="708"/>
        <w:rPr>
          <w:ins w:id="2881" w:author="Дмитрий Филимонов" w:date="2026-01-29T15:10:00Z"/>
          <w:lang w:val="en-US"/>
          <w:rPrChange w:id="2882" w:author="Дмитрий Филимонов" w:date="2026-01-29T15:10:00Z">
            <w:rPr>
              <w:ins w:id="2883" w:author="Дмитрий Филимонов" w:date="2026-01-29T15:10:00Z"/>
            </w:rPr>
          </w:rPrChange>
        </w:rPr>
      </w:pPr>
      <w:ins w:id="2884" w:author="Ivan Pugachev" w:date="2025-12-19T09:58:00Z">
        <w:r w:rsidRPr="003114D6">
          <w:rPr>
            <w:lang w:val="en-US"/>
            <w:rPrChange w:id="2885" w:author="Дмитрий Филимонов" w:date="2026-01-29T15:10:00Z">
              <w:rPr/>
            </w:rPrChange>
          </w:rPr>
          <w:t xml:space="preserve"> </w:t>
        </w:r>
      </w:ins>
      <w:ins w:id="2886" w:author="Дмитрий Филимонов" w:date="2026-01-29T15:10:00Z">
        <w:r w:rsidR="003114D6" w:rsidRPr="003114D6">
          <w:rPr>
            <w:lang w:val="en-US"/>
            <w:rPrChange w:id="2887" w:author="Дмитрий Филимонов" w:date="2026-01-29T15:10:00Z">
              <w:rPr/>
            </w:rPrChange>
          </w:rPr>
          <w:t>-- MySQL Workbench Forward Engineering</w:t>
        </w:r>
      </w:ins>
    </w:p>
    <w:p w14:paraId="4B5694B6" w14:textId="77777777" w:rsidR="003114D6" w:rsidRPr="003114D6" w:rsidRDefault="003114D6" w:rsidP="003114D6">
      <w:pPr>
        <w:ind w:firstLine="708"/>
        <w:rPr>
          <w:ins w:id="2888" w:author="Дмитрий Филимонов" w:date="2026-01-29T15:10:00Z"/>
          <w:lang w:val="en-US"/>
          <w:rPrChange w:id="2889" w:author="Дмитрий Филимонов" w:date="2026-01-29T15:10:00Z">
            <w:rPr>
              <w:ins w:id="2890" w:author="Дмитрий Филимонов" w:date="2026-01-29T15:10:00Z"/>
            </w:rPr>
          </w:rPrChange>
        </w:rPr>
      </w:pPr>
    </w:p>
    <w:p w14:paraId="5393F93C" w14:textId="77777777" w:rsidR="003114D6" w:rsidRPr="003114D6" w:rsidRDefault="003114D6" w:rsidP="003114D6">
      <w:pPr>
        <w:ind w:firstLine="708"/>
        <w:rPr>
          <w:ins w:id="2891" w:author="Дмитрий Филимонов" w:date="2026-01-29T15:10:00Z"/>
          <w:lang w:val="en-US"/>
          <w:rPrChange w:id="2892" w:author="Дмитрий Филимонов" w:date="2026-01-29T15:10:00Z">
            <w:rPr>
              <w:ins w:id="2893" w:author="Дмитрий Филимонов" w:date="2026-01-29T15:10:00Z"/>
            </w:rPr>
          </w:rPrChange>
        </w:rPr>
      </w:pPr>
      <w:ins w:id="2894" w:author="Дмитрий Филимонов" w:date="2026-01-29T15:10:00Z">
        <w:r w:rsidRPr="003114D6">
          <w:rPr>
            <w:lang w:val="en-US"/>
            <w:rPrChange w:id="2895" w:author="Дмитрий Филимонов" w:date="2026-01-29T15:10:00Z">
              <w:rPr/>
            </w:rPrChange>
          </w:rPr>
          <w:t>SET @OLD_UNIQUE_CHECKS=@@UNIQUE_CHECKS, UNIQUE_CHECKS=0;</w:t>
        </w:r>
      </w:ins>
    </w:p>
    <w:p w14:paraId="6ECD5AF2" w14:textId="77777777" w:rsidR="003114D6" w:rsidRPr="003114D6" w:rsidRDefault="003114D6" w:rsidP="003114D6">
      <w:pPr>
        <w:ind w:firstLine="708"/>
        <w:rPr>
          <w:ins w:id="2896" w:author="Дмитрий Филимонов" w:date="2026-01-29T15:10:00Z"/>
          <w:lang w:val="en-US"/>
          <w:rPrChange w:id="2897" w:author="Дмитрий Филимонов" w:date="2026-01-29T15:10:00Z">
            <w:rPr>
              <w:ins w:id="2898" w:author="Дмитрий Филимонов" w:date="2026-01-29T15:10:00Z"/>
            </w:rPr>
          </w:rPrChange>
        </w:rPr>
      </w:pPr>
      <w:ins w:id="2899" w:author="Дмитрий Филимонов" w:date="2026-01-29T15:10:00Z">
        <w:r w:rsidRPr="003114D6">
          <w:rPr>
            <w:lang w:val="en-US"/>
            <w:rPrChange w:id="2900" w:author="Дмитрий Филимонов" w:date="2026-01-29T15:10:00Z">
              <w:rPr/>
            </w:rPrChange>
          </w:rPr>
          <w:t>SET @OLD_FOREIGN_KEY_CHECKS=@@FOREIGN_KEY_CHECKS, FOREIGN_KEY_CHECKS=0;</w:t>
        </w:r>
      </w:ins>
    </w:p>
    <w:p w14:paraId="5726E22F" w14:textId="77777777" w:rsidR="003114D6" w:rsidRPr="003114D6" w:rsidRDefault="003114D6" w:rsidP="003114D6">
      <w:pPr>
        <w:ind w:firstLine="708"/>
        <w:rPr>
          <w:ins w:id="2901" w:author="Дмитрий Филимонов" w:date="2026-01-29T15:10:00Z"/>
          <w:lang w:val="en-US"/>
          <w:rPrChange w:id="2902" w:author="Дмитрий Филимонов" w:date="2026-01-29T15:10:00Z">
            <w:rPr>
              <w:ins w:id="2903" w:author="Дмитрий Филимонов" w:date="2026-01-29T15:10:00Z"/>
            </w:rPr>
          </w:rPrChange>
        </w:rPr>
      </w:pPr>
      <w:ins w:id="2904" w:author="Дмитрий Филимонов" w:date="2026-01-29T15:10:00Z">
        <w:r w:rsidRPr="003114D6">
          <w:rPr>
            <w:lang w:val="en-US"/>
            <w:rPrChange w:id="2905" w:author="Дмитрий Филимонов" w:date="2026-01-29T15:10:00Z">
              <w:rPr/>
            </w:rPrChange>
          </w:rPr>
          <w:t>SET @OLD_SQL_MODE=@@SQL_MODE, SQL_MODE='ONLY_FULL_GROUP_BY,STRICT_TRANS_TABLES,NO_ZERO_IN_DATE,NO_ZERO_DATE,ERROR_FOR_DIVISION_BY_ZERO,NO_ENGINE_SUBSTITUTION';</w:t>
        </w:r>
      </w:ins>
    </w:p>
    <w:p w14:paraId="09C0110D" w14:textId="77777777" w:rsidR="003114D6" w:rsidRPr="003114D6" w:rsidRDefault="003114D6" w:rsidP="003114D6">
      <w:pPr>
        <w:ind w:firstLine="708"/>
        <w:rPr>
          <w:ins w:id="2906" w:author="Дмитрий Филимонов" w:date="2026-01-29T15:10:00Z"/>
          <w:lang w:val="en-US"/>
          <w:rPrChange w:id="2907" w:author="Дмитрий Филимонов" w:date="2026-01-29T15:10:00Z">
            <w:rPr>
              <w:ins w:id="2908" w:author="Дмитрий Филимонов" w:date="2026-01-29T15:10:00Z"/>
            </w:rPr>
          </w:rPrChange>
        </w:rPr>
      </w:pPr>
    </w:p>
    <w:p w14:paraId="285AC962" w14:textId="77777777" w:rsidR="003114D6" w:rsidRPr="003114D6" w:rsidRDefault="003114D6" w:rsidP="003114D6">
      <w:pPr>
        <w:ind w:firstLine="708"/>
        <w:rPr>
          <w:ins w:id="2909" w:author="Дмитрий Филимонов" w:date="2026-01-29T15:10:00Z"/>
          <w:lang w:val="en-US"/>
          <w:rPrChange w:id="2910" w:author="Дмитрий Филимонов" w:date="2026-01-29T15:10:00Z">
            <w:rPr>
              <w:ins w:id="2911" w:author="Дмитрий Филимонов" w:date="2026-01-29T15:10:00Z"/>
            </w:rPr>
          </w:rPrChange>
        </w:rPr>
      </w:pPr>
      <w:ins w:id="2912" w:author="Дмитрий Филимонов" w:date="2026-01-29T15:10:00Z">
        <w:r w:rsidRPr="003114D6">
          <w:rPr>
            <w:lang w:val="en-US"/>
            <w:rPrChange w:id="2913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3DEC8E24" w14:textId="77777777" w:rsidR="003114D6" w:rsidRPr="003114D6" w:rsidRDefault="003114D6" w:rsidP="003114D6">
      <w:pPr>
        <w:ind w:firstLine="708"/>
        <w:rPr>
          <w:ins w:id="2914" w:author="Дмитрий Филимонов" w:date="2026-01-29T15:10:00Z"/>
          <w:lang w:val="en-US"/>
          <w:rPrChange w:id="2915" w:author="Дмитрий Филимонов" w:date="2026-01-29T15:10:00Z">
            <w:rPr>
              <w:ins w:id="2916" w:author="Дмитрий Филимонов" w:date="2026-01-29T15:10:00Z"/>
            </w:rPr>
          </w:rPrChange>
        </w:rPr>
      </w:pPr>
      <w:ins w:id="2917" w:author="Дмитрий Филимонов" w:date="2026-01-29T15:10:00Z">
        <w:r w:rsidRPr="003114D6">
          <w:rPr>
            <w:lang w:val="en-US"/>
            <w:rPrChange w:id="2918" w:author="Дмитрий Филимонов" w:date="2026-01-29T15:10:00Z">
              <w:rPr/>
            </w:rPrChange>
          </w:rPr>
          <w:t>-- Schema event_agency</w:t>
        </w:r>
      </w:ins>
    </w:p>
    <w:p w14:paraId="3715D73E" w14:textId="77777777" w:rsidR="003114D6" w:rsidRPr="003114D6" w:rsidRDefault="003114D6" w:rsidP="003114D6">
      <w:pPr>
        <w:ind w:firstLine="708"/>
        <w:rPr>
          <w:ins w:id="2919" w:author="Дмитрий Филимонов" w:date="2026-01-29T15:10:00Z"/>
          <w:lang w:val="en-US"/>
          <w:rPrChange w:id="2920" w:author="Дмитрий Филимонов" w:date="2026-01-29T15:10:00Z">
            <w:rPr>
              <w:ins w:id="2921" w:author="Дмитрий Филимонов" w:date="2026-01-29T15:10:00Z"/>
            </w:rPr>
          </w:rPrChange>
        </w:rPr>
      </w:pPr>
      <w:ins w:id="2922" w:author="Дмитрий Филимонов" w:date="2026-01-29T15:10:00Z">
        <w:r w:rsidRPr="003114D6">
          <w:rPr>
            <w:lang w:val="en-US"/>
            <w:rPrChange w:id="2923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5BEF2908" w14:textId="77777777" w:rsidR="003114D6" w:rsidRPr="003114D6" w:rsidRDefault="003114D6" w:rsidP="003114D6">
      <w:pPr>
        <w:ind w:firstLine="708"/>
        <w:rPr>
          <w:ins w:id="2924" w:author="Дмитрий Филимонов" w:date="2026-01-29T15:10:00Z"/>
          <w:lang w:val="en-US"/>
          <w:rPrChange w:id="2925" w:author="Дмитрий Филимонов" w:date="2026-01-29T15:10:00Z">
            <w:rPr>
              <w:ins w:id="2926" w:author="Дмитрий Филимонов" w:date="2026-01-29T15:10:00Z"/>
            </w:rPr>
          </w:rPrChange>
        </w:rPr>
      </w:pPr>
    </w:p>
    <w:p w14:paraId="01060B00" w14:textId="77777777" w:rsidR="003114D6" w:rsidRPr="003114D6" w:rsidRDefault="003114D6" w:rsidP="003114D6">
      <w:pPr>
        <w:ind w:firstLine="708"/>
        <w:rPr>
          <w:ins w:id="2927" w:author="Дмитрий Филимонов" w:date="2026-01-29T15:10:00Z"/>
          <w:lang w:val="en-US"/>
          <w:rPrChange w:id="2928" w:author="Дмитрий Филимонов" w:date="2026-01-29T15:10:00Z">
            <w:rPr>
              <w:ins w:id="2929" w:author="Дмитрий Филимонов" w:date="2026-01-29T15:10:00Z"/>
            </w:rPr>
          </w:rPrChange>
        </w:rPr>
      </w:pPr>
      <w:ins w:id="2930" w:author="Дмитрий Филимонов" w:date="2026-01-29T15:10:00Z">
        <w:r w:rsidRPr="003114D6">
          <w:rPr>
            <w:lang w:val="en-US"/>
            <w:rPrChange w:id="2931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5FE0B279" w14:textId="77777777" w:rsidR="003114D6" w:rsidRPr="003114D6" w:rsidRDefault="003114D6" w:rsidP="003114D6">
      <w:pPr>
        <w:ind w:firstLine="708"/>
        <w:rPr>
          <w:ins w:id="2932" w:author="Дмитрий Филимонов" w:date="2026-01-29T15:10:00Z"/>
          <w:lang w:val="en-US"/>
          <w:rPrChange w:id="2933" w:author="Дмитрий Филимонов" w:date="2026-01-29T15:10:00Z">
            <w:rPr>
              <w:ins w:id="2934" w:author="Дмитрий Филимонов" w:date="2026-01-29T15:10:00Z"/>
            </w:rPr>
          </w:rPrChange>
        </w:rPr>
      </w:pPr>
      <w:ins w:id="2935" w:author="Дмитрий Филимонов" w:date="2026-01-29T15:10:00Z">
        <w:r w:rsidRPr="003114D6">
          <w:rPr>
            <w:lang w:val="en-US"/>
            <w:rPrChange w:id="2936" w:author="Дмитрий Филимонов" w:date="2026-01-29T15:10:00Z">
              <w:rPr/>
            </w:rPrChange>
          </w:rPr>
          <w:t>-- Schema event_agency</w:t>
        </w:r>
      </w:ins>
    </w:p>
    <w:p w14:paraId="4A2BC3FE" w14:textId="77777777" w:rsidR="003114D6" w:rsidRPr="003114D6" w:rsidRDefault="003114D6" w:rsidP="003114D6">
      <w:pPr>
        <w:ind w:firstLine="708"/>
        <w:rPr>
          <w:ins w:id="2937" w:author="Дмитрий Филимонов" w:date="2026-01-29T15:10:00Z"/>
          <w:lang w:val="en-US"/>
          <w:rPrChange w:id="2938" w:author="Дмитрий Филимонов" w:date="2026-01-29T15:10:00Z">
            <w:rPr>
              <w:ins w:id="2939" w:author="Дмитрий Филимонов" w:date="2026-01-29T15:10:00Z"/>
            </w:rPr>
          </w:rPrChange>
        </w:rPr>
      </w:pPr>
      <w:ins w:id="2940" w:author="Дмитрий Филимонов" w:date="2026-01-29T15:10:00Z">
        <w:r w:rsidRPr="003114D6">
          <w:rPr>
            <w:lang w:val="en-US"/>
            <w:rPrChange w:id="2941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0C0ACC21" w14:textId="77777777" w:rsidR="003114D6" w:rsidRPr="003114D6" w:rsidRDefault="003114D6" w:rsidP="003114D6">
      <w:pPr>
        <w:ind w:firstLine="708"/>
        <w:rPr>
          <w:ins w:id="2942" w:author="Дмитрий Филимонов" w:date="2026-01-29T15:10:00Z"/>
          <w:lang w:val="en-US"/>
          <w:rPrChange w:id="2943" w:author="Дмитрий Филимонов" w:date="2026-01-29T15:10:00Z">
            <w:rPr>
              <w:ins w:id="2944" w:author="Дмитрий Филимонов" w:date="2026-01-29T15:10:00Z"/>
            </w:rPr>
          </w:rPrChange>
        </w:rPr>
      </w:pPr>
      <w:ins w:id="2945" w:author="Дмитрий Филимонов" w:date="2026-01-29T15:10:00Z">
        <w:r w:rsidRPr="003114D6">
          <w:rPr>
            <w:lang w:val="en-US"/>
            <w:rPrChange w:id="2946" w:author="Дмитрий Филимонов" w:date="2026-01-29T15:10:00Z">
              <w:rPr/>
            </w:rPrChange>
          </w:rPr>
          <w:t>CREATE SCHEMA IF NOT EXISTS `event_agency` DEFAULT CHARACTER SET utf8 ;</w:t>
        </w:r>
      </w:ins>
    </w:p>
    <w:p w14:paraId="1545D433" w14:textId="77777777" w:rsidR="003114D6" w:rsidRPr="003114D6" w:rsidRDefault="003114D6" w:rsidP="003114D6">
      <w:pPr>
        <w:ind w:firstLine="708"/>
        <w:rPr>
          <w:ins w:id="2947" w:author="Дмитрий Филимонов" w:date="2026-01-29T15:10:00Z"/>
          <w:lang w:val="en-US"/>
          <w:rPrChange w:id="2948" w:author="Дмитрий Филимонов" w:date="2026-01-29T15:10:00Z">
            <w:rPr>
              <w:ins w:id="2949" w:author="Дмитрий Филимонов" w:date="2026-01-29T15:10:00Z"/>
            </w:rPr>
          </w:rPrChange>
        </w:rPr>
      </w:pPr>
      <w:ins w:id="2950" w:author="Дмитрий Филимонов" w:date="2026-01-29T15:10:00Z">
        <w:r w:rsidRPr="003114D6">
          <w:rPr>
            <w:lang w:val="en-US"/>
            <w:rPrChange w:id="2951" w:author="Дмитрий Филимонов" w:date="2026-01-29T15:10:00Z">
              <w:rPr/>
            </w:rPrChange>
          </w:rPr>
          <w:t>USE `event_agency` ;</w:t>
        </w:r>
      </w:ins>
    </w:p>
    <w:p w14:paraId="32EA6392" w14:textId="77777777" w:rsidR="003114D6" w:rsidRPr="003114D6" w:rsidRDefault="003114D6" w:rsidP="003114D6">
      <w:pPr>
        <w:ind w:firstLine="708"/>
        <w:rPr>
          <w:ins w:id="2952" w:author="Дмитрий Филимонов" w:date="2026-01-29T15:10:00Z"/>
          <w:lang w:val="en-US"/>
          <w:rPrChange w:id="2953" w:author="Дмитрий Филимонов" w:date="2026-01-29T15:10:00Z">
            <w:rPr>
              <w:ins w:id="2954" w:author="Дмитрий Филимонов" w:date="2026-01-29T15:10:00Z"/>
            </w:rPr>
          </w:rPrChange>
        </w:rPr>
      </w:pPr>
    </w:p>
    <w:p w14:paraId="64FAB6F9" w14:textId="77777777" w:rsidR="003114D6" w:rsidRPr="003114D6" w:rsidRDefault="003114D6" w:rsidP="003114D6">
      <w:pPr>
        <w:ind w:firstLine="708"/>
        <w:rPr>
          <w:ins w:id="2955" w:author="Дмитрий Филимонов" w:date="2026-01-29T15:10:00Z"/>
          <w:lang w:val="en-US"/>
          <w:rPrChange w:id="2956" w:author="Дмитрий Филимонов" w:date="2026-01-29T15:10:00Z">
            <w:rPr>
              <w:ins w:id="2957" w:author="Дмитрий Филимонов" w:date="2026-01-29T15:10:00Z"/>
            </w:rPr>
          </w:rPrChange>
        </w:rPr>
      </w:pPr>
      <w:ins w:id="2958" w:author="Дмитрий Филимонов" w:date="2026-01-29T15:10:00Z">
        <w:r w:rsidRPr="003114D6">
          <w:rPr>
            <w:lang w:val="en-US"/>
            <w:rPrChange w:id="2959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014A4D9F" w14:textId="77777777" w:rsidR="003114D6" w:rsidRPr="003114D6" w:rsidRDefault="003114D6" w:rsidP="003114D6">
      <w:pPr>
        <w:ind w:firstLine="708"/>
        <w:rPr>
          <w:ins w:id="2960" w:author="Дмитрий Филимонов" w:date="2026-01-29T15:10:00Z"/>
          <w:lang w:val="en-US"/>
          <w:rPrChange w:id="2961" w:author="Дмитрий Филимонов" w:date="2026-01-29T15:10:00Z">
            <w:rPr>
              <w:ins w:id="2962" w:author="Дмитрий Филимонов" w:date="2026-01-29T15:10:00Z"/>
            </w:rPr>
          </w:rPrChange>
        </w:rPr>
      </w:pPr>
      <w:ins w:id="2963" w:author="Дмитрий Филимонов" w:date="2026-01-29T15:10:00Z">
        <w:r w:rsidRPr="003114D6">
          <w:rPr>
            <w:lang w:val="en-US"/>
            <w:rPrChange w:id="2964" w:author="Дмитрий Филимонов" w:date="2026-01-29T15:10:00Z">
              <w:rPr/>
            </w:rPrChange>
          </w:rPr>
          <w:t>-- Table `event_agency`.`clients`</w:t>
        </w:r>
      </w:ins>
    </w:p>
    <w:p w14:paraId="1A90741A" w14:textId="77777777" w:rsidR="003114D6" w:rsidRPr="003114D6" w:rsidRDefault="003114D6" w:rsidP="003114D6">
      <w:pPr>
        <w:ind w:firstLine="708"/>
        <w:rPr>
          <w:ins w:id="2965" w:author="Дмитрий Филимонов" w:date="2026-01-29T15:10:00Z"/>
          <w:lang w:val="en-US"/>
          <w:rPrChange w:id="2966" w:author="Дмитрий Филимонов" w:date="2026-01-29T15:10:00Z">
            <w:rPr>
              <w:ins w:id="2967" w:author="Дмитрий Филимонов" w:date="2026-01-29T15:10:00Z"/>
            </w:rPr>
          </w:rPrChange>
        </w:rPr>
      </w:pPr>
      <w:ins w:id="2968" w:author="Дмитрий Филимонов" w:date="2026-01-29T15:10:00Z">
        <w:r w:rsidRPr="003114D6">
          <w:rPr>
            <w:lang w:val="en-US"/>
            <w:rPrChange w:id="2969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32C2CAC9" w14:textId="77777777" w:rsidR="003114D6" w:rsidRPr="003114D6" w:rsidRDefault="003114D6" w:rsidP="003114D6">
      <w:pPr>
        <w:ind w:firstLine="708"/>
        <w:rPr>
          <w:ins w:id="2970" w:author="Дмитрий Филимонов" w:date="2026-01-29T15:10:00Z"/>
          <w:lang w:val="en-US"/>
          <w:rPrChange w:id="2971" w:author="Дмитрий Филимонов" w:date="2026-01-29T15:10:00Z">
            <w:rPr>
              <w:ins w:id="2972" w:author="Дмитрий Филимонов" w:date="2026-01-29T15:10:00Z"/>
            </w:rPr>
          </w:rPrChange>
        </w:rPr>
      </w:pPr>
      <w:ins w:id="2973" w:author="Дмитрий Филимонов" w:date="2026-01-29T15:10:00Z">
        <w:r w:rsidRPr="003114D6">
          <w:rPr>
            <w:lang w:val="en-US"/>
            <w:rPrChange w:id="2974" w:author="Дмитрий Филимонов" w:date="2026-01-29T15:10:00Z">
              <w:rPr/>
            </w:rPrChange>
          </w:rPr>
          <w:t>DROP TABLE IF EXISTS `event_agency`.`clients` ;</w:t>
        </w:r>
      </w:ins>
    </w:p>
    <w:p w14:paraId="75EA4EFB" w14:textId="77777777" w:rsidR="003114D6" w:rsidRPr="003114D6" w:rsidRDefault="003114D6" w:rsidP="003114D6">
      <w:pPr>
        <w:ind w:firstLine="708"/>
        <w:rPr>
          <w:ins w:id="2975" w:author="Дмитрий Филимонов" w:date="2026-01-29T15:10:00Z"/>
          <w:lang w:val="en-US"/>
          <w:rPrChange w:id="2976" w:author="Дмитрий Филимонов" w:date="2026-01-29T15:10:00Z">
            <w:rPr>
              <w:ins w:id="2977" w:author="Дмитрий Филимонов" w:date="2026-01-29T15:10:00Z"/>
            </w:rPr>
          </w:rPrChange>
        </w:rPr>
      </w:pPr>
    </w:p>
    <w:p w14:paraId="38E4E018" w14:textId="77777777" w:rsidR="003114D6" w:rsidRPr="003114D6" w:rsidRDefault="003114D6" w:rsidP="003114D6">
      <w:pPr>
        <w:ind w:firstLine="708"/>
        <w:rPr>
          <w:ins w:id="2978" w:author="Дмитрий Филимонов" w:date="2026-01-29T15:10:00Z"/>
          <w:lang w:val="en-US"/>
          <w:rPrChange w:id="2979" w:author="Дмитрий Филимонов" w:date="2026-01-29T15:10:00Z">
            <w:rPr>
              <w:ins w:id="2980" w:author="Дмитрий Филимонов" w:date="2026-01-29T15:10:00Z"/>
            </w:rPr>
          </w:rPrChange>
        </w:rPr>
      </w:pPr>
      <w:ins w:id="2981" w:author="Дмитрий Филимонов" w:date="2026-01-29T15:10:00Z">
        <w:r w:rsidRPr="003114D6">
          <w:rPr>
            <w:lang w:val="en-US"/>
            <w:rPrChange w:id="2982" w:author="Дмитрий Филимонов" w:date="2026-01-29T15:10:00Z">
              <w:rPr/>
            </w:rPrChange>
          </w:rPr>
          <w:t>CREATE TABLE IF NOT EXISTS `event_agency`.`clients` (</w:t>
        </w:r>
      </w:ins>
    </w:p>
    <w:p w14:paraId="3F75BFFA" w14:textId="77777777" w:rsidR="003114D6" w:rsidRPr="003114D6" w:rsidRDefault="003114D6" w:rsidP="003114D6">
      <w:pPr>
        <w:ind w:firstLine="708"/>
        <w:rPr>
          <w:ins w:id="2983" w:author="Дмитрий Филимонов" w:date="2026-01-29T15:10:00Z"/>
          <w:lang w:val="en-US"/>
          <w:rPrChange w:id="2984" w:author="Дмитрий Филимонов" w:date="2026-01-29T15:10:00Z">
            <w:rPr>
              <w:ins w:id="2985" w:author="Дмитрий Филимонов" w:date="2026-01-29T15:10:00Z"/>
            </w:rPr>
          </w:rPrChange>
        </w:rPr>
      </w:pPr>
      <w:ins w:id="2986" w:author="Дмитрий Филимонов" w:date="2026-01-29T15:10:00Z">
        <w:r w:rsidRPr="003114D6">
          <w:rPr>
            <w:lang w:val="en-US"/>
            <w:rPrChange w:id="2987" w:author="Дмитрий Филимонов" w:date="2026-01-29T15:10:00Z">
              <w:rPr/>
            </w:rPrChange>
          </w:rPr>
          <w:t xml:space="preserve">  `client_id` INT NOT NULL,</w:t>
        </w:r>
      </w:ins>
    </w:p>
    <w:p w14:paraId="2352A9B2" w14:textId="77777777" w:rsidR="003114D6" w:rsidRPr="003114D6" w:rsidRDefault="003114D6" w:rsidP="003114D6">
      <w:pPr>
        <w:ind w:firstLine="708"/>
        <w:rPr>
          <w:ins w:id="2988" w:author="Дмитрий Филимонов" w:date="2026-01-29T15:10:00Z"/>
          <w:lang w:val="en-US"/>
          <w:rPrChange w:id="2989" w:author="Дмитрий Филимонов" w:date="2026-01-29T15:10:00Z">
            <w:rPr>
              <w:ins w:id="2990" w:author="Дмитрий Филимонов" w:date="2026-01-29T15:10:00Z"/>
            </w:rPr>
          </w:rPrChange>
        </w:rPr>
      </w:pPr>
      <w:ins w:id="2991" w:author="Дмитрий Филимонов" w:date="2026-01-29T15:10:00Z">
        <w:r w:rsidRPr="003114D6">
          <w:rPr>
            <w:lang w:val="en-US"/>
            <w:rPrChange w:id="2992" w:author="Дмитрий Филимонов" w:date="2026-01-29T15:10:00Z">
              <w:rPr/>
            </w:rPrChange>
          </w:rPr>
          <w:t xml:space="preserve">  `full_name` VARCHAR(100) NOT NULL,</w:t>
        </w:r>
      </w:ins>
    </w:p>
    <w:p w14:paraId="3544DD45" w14:textId="77777777" w:rsidR="003114D6" w:rsidRPr="003114D6" w:rsidRDefault="003114D6" w:rsidP="003114D6">
      <w:pPr>
        <w:ind w:firstLine="708"/>
        <w:rPr>
          <w:ins w:id="2993" w:author="Дмитрий Филимонов" w:date="2026-01-29T15:10:00Z"/>
          <w:lang w:val="en-US"/>
          <w:rPrChange w:id="2994" w:author="Дмитрий Филимонов" w:date="2026-01-29T15:10:00Z">
            <w:rPr>
              <w:ins w:id="2995" w:author="Дмитрий Филимонов" w:date="2026-01-29T15:10:00Z"/>
            </w:rPr>
          </w:rPrChange>
        </w:rPr>
      </w:pPr>
      <w:ins w:id="2996" w:author="Дмитрий Филимонов" w:date="2026-01-29T15:10:00Z">
        <w:r w:rsidRPr="003114D6">
          <w:rPr>
            <w:lang w:val="en-US"/>
            <w:rPrChange w:id="2997" w:author="Дмитрий Филимонов" w:date="2026-01-29T15:10:00Z">
              <w:rPr/>
            </w:rPrChange>
          </w:rPr>
          <w:t xml:space="preserve">  `phone` VARCHAR(20) NULL,</w:t>
        </w:r>
      </w:ins>
    </w:p>
    <w:p w14:paraId="2DE95E1C" w14:textId="77777777" w:rsidR="003114D6" w:rsidRPr="003114D6" w:rsidRDefault="003114D6" w:rsidP="003114D6">
      <w:pPr>
        <w:ind w:firstLine="708"/>
        <w:rPr>
          <w:ins w:id="2998" w:author="Дмитрий Филимонов" w:date="2026-01-29T15:10:00Z"/>
          <w:lang w:val="en-US"/>
          <w:rPrChange w:id="2999" w:author="Дмитрий Филимонов" w:date="2026-01-29T15:10:00Z">
            <w:rPr>
              <w:ins w:id="3000" w:author="Дмитрий Филимонов" w:date="2026-01-29T15:10:00Z"/>
            </w:rPr>
          </w:rPrChange>
        </w:rPr>
      </w:pPr>
      <w:ins w:id="3001" w:author="Дмитрий Филимонов" w:date="2026-01-29T15:10:00Z">
        <w:r w:rsidRPr="003114D6">
          <w:rPr>
            <w:lang w:val="en-US"/>
            <w:rPrChange w:id="3002" w:author="Дмитрий Филимонов" w:date="2026-01-29T15:10:00Z">
              <w:rPr/>
            </w:rPrChange>
          </w:rPr>
          <w:t xml:space="preserve">  `email` VARCHAR(100) NULL,</w:t>
        </w:r>
      </w:ins>
    </w:p>
    <w:p w14:paraId="6CCC1AEE" w14:textId="77777777" w:rsidR="003114D6" w:rsidRPr="003114D6" w:rsidRDefault="003114D6" w:rsidP="003114D6">
      <w:pPr>
        <w:ind w:firstLine="708"/>
        <w:rPr>
          <w:ins w:id="3003" w:author="Дмитрий Филимонов" w:date="2026-01-29T15:10:00Z"/>
          <w:lang w:val="en-US"/>
          <w:rPrChange w:id="3004" w:author="Дмитрий Филимонов" w:date="2026-01-29T15:10:00Z">
            <w:rPr>
              <w:ins w:id="3005" w:author="Дмитрий Филимонов" w:date="2026-01-29T15:10:00Z"/>
            </w:rPr>
          </w:rPrChange>
        </w:rPr>
      </w:pPr>
      <w:ins w:id="3006" w:author="Дмитрий Филимонов" w:date="2026-01-29T15:10:00Z">
        <w:r w:rsidRPr="003114D6">
          <w:rPr>
            <w:lang w:val="en-US"/>
            <w:rPrChange w:id="3007" w:author="Дмитрий Филимонов" w:date="2026-01-29T15:10:00Z">
              <w:rPr/>
            </w:rPrChange>
          </w:rPr>
          <w:t xml:space="preserve">  PRIMARY KEY (`client_id`))</w:t>
        </w:r>
      </w:ins>
    </w:p>
    <w:p w14:paraId="6D321697" w14:textId="77777777" w:rsidR="003114D6" w:rsidRPr="003114D6" w:rsidRDefault="003114D6" w:rsidP="003114D6">
      <w:pPr>
        <w:ind w:firstLine="708"/>
        <w:rPr>
          <w:ins w:id="3008" w:author="Дмитрий Филимонов" w:date="2026-01-29T15:10:00Z"/>
          <w:lang w:val="en-US"/>
          <w:rPrChange w:id="3009" w:author="Дмитрий Филимонов" w:date="2026-01-29T15:10:00Z">
            <w:rPr>
              <w:ins w:id="3010" w:author="Дмитрий Филимонов" w:date="2026-01-29T15:10:00Z"/>
            </w:rPr>
          </w:rPrChange>
        </w:rPr>
      </w:pPr>
      <w:ins w:id="3011" w:author="Дмитрий Филимонов" w:date="2026-01-29T15:10:00Z">
        <w:r w:rsidRPr="003114D6">
          <w:rPr>
            <w:lang w:val="en-US"/>
            <w:rPrChange w:id="3012" w:author="Дмитрий Филимонов" w:date="2026-01-29T15:10:00Z">
              <w:rPr/>
            </w:rPrChange>
          </w:rPr>
          <w:t>ENGINE = InnoDB;</w:t>
        </w:r>
      </w:ins>
    </w:p>
    <w:p w14:paraId="3599A20E" w14:textId="77777777" w:rsidR="003114D6" w:rsidRPr="003114D6" w:rsidRDefault="003114D6" w:rsidP="003114D6">
      <w:pPr>
        <w:ind w:firstLine="708"/>
        <w:rPr>
          <w:ins w:id="3013" w:author="Дмитрий Филимонов" w:date="2026-01-29T15:10:00Z"/>
          <w:lang w:val="en-US"/>
          <w:rPrChange w:id="3014" w:author="Дмитрий Филимонов" w:date="2026-01-29T15:10:00Z">
            <w:rPr>
              <w:ins w:id="3015" w:author="Дмитрий Филимонов" w:date="2026-01-29T15:10:00Z"/>
            </w:rPr>
          </w:rPrChange>
        </w:rPr>
      </w:pPr>
    </w:p>
    <w:p w14:paraId="61EACF05" w14:textId="77777777" w:rsidR="003114D6" w:rsidRPr="003114D6" w:rsidRDefault="003114D6" w:rsidP="003114D6">
      <w:pPr>
        <w:ind w:firstLine="708"/>
        <w:rPr>
          <w:ins w:id="3016" w:author="Дмитрий Филимонов" w:date="2026-01-29T15:10:00Z"/>
          <w:lang w:val="en-US"/>
          <w:rPrChange w:id="3017" w:author="Дмитрий Филимонов" w:date="2026-01-29T15:10:00Z">
            <w:rPr>
              <w:ins w:id="3018" w:author="Дмитрий Филимонов" w:date="2026-01-29T15:10:00Z"/>
            </w:rPr>
          </w:rPrChange>
        </w:rPr>
      </w:pPr>
    </w:p>
    <w:p w14:paraId="0814EE27" w14:textId="77777777" w:rsidR="003114D6" w:rsidRPr="003114D6" w:rsidRDefault="003114D6" w:rsidP="003114D6">
      <w:pPr>
        <w:ind w:firstLine="708"/>
        <w:rPr>
          <w:ins w:id="3019" w:author="Дмитрий Филимонов" w:date="2026-01-29T15:10:00Z"/>
          <w:lang w:val="en-US"/>
          <w:rPrChange w:id="3020" w:author="Дмитрий Филимонов" w:date="2026-01-29T15:10:00Z">
            <w:rPr>
              <w:ins w:id="3021" w:author="Дмитрий Филимонов" w:date="2026-01-29T15:10:00Z"/>
            </w:rPr>
          </w:rPrChange>
        </w:rPr>
      </w:pPr>
      <w:ins w:id="3022" w:author="Дмитрий Филимонов" w:date="2026-01-29T15:10:00Z">
        <w:r w:rsidRPr="003114D6">
          <w:rPr>
            <w:lang w:val="en-US"/>
            <w:rPrChange w:id="3023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260100E5" w14:textId="77777777" w:rsidR="003114D6" w:rsidRPr="003114D6" w:rsidRDefault="003114D6" w:rsidP="003114D6">
      <w:pPr>
        <w:ind w:firstLine="708"/>
        <w:rPr>
          <w:ins w:id="3024" w:author="Дмитрий Филимонов" w:date="2026-01-29T15:10:00Z"/>
          <w:lang w:val="en-US"/>
          <w:rPrChange w:id="3025" w:author="Дмитрий Филимонов" w:date="2026-01-29T15:10:00Z">
            <w:rPr>
              <w:ins w:id="3026" w:author="Дмитрий Филимонов" w:date="2026-01-29T15:10:00Z"/>
            </w:rPr>
          </w:rPrChange>
        </w:rPr>
      </w:pPr>
      <w:ins w:id="3027" w:author="Дмитрий Филимонов" w:date="2026-01-29T15:10:00Z">
        <w:r w:rsidRPr="003114D6">
          <w:rPr>
            <w:lang w:val="en-US"/>
            <w:rPrChange w:id="3028" w:author="Дмитрий Филимонов" w:date="2026-01-29T15:10:00Z">
              <w:rPr/>
            </w:rPrChange>
          </w:rPr>
          <w:t>-- Table `event_agency`.`events`</w:t>
        </w:r>
      </w:ins>
    </w:p>
    <w:p w14:paraId="0F8C29E9" w14:textId="77777777" w:rsidR="003114D6" w:rsidRPr="003114D6" w:rsidRDefault="003114D6" w:rsidP="003114D6">
      <w:pPr>
        <w:ind w:firstLine="708"/>
        <w:rPr>
          <w:ins w:id="3029" w:author="Дмитрий Филимонов" w:date="2026-01-29T15:10:00Z"/>
          <w:lang w:val="en-US"/>
          <w:rPrChange w:id="3030" w:author="Дмитрий Филимонов" w:date="2026-01-29T15:10:00Z">
            <w:rPr>
              <w:ins w:id="3031" w:author="Дмитрий Филимонов" w:date="2026-01-29T15:10:00Z"/>
            </w:rPr>
          </w:rPrChange>
        </w:rPr>
      </w:pPr>
      <w:ins w:id="3032" w:author="Дмитрий Филимонов" w:date="2026-01-29T15:10:00Z">
        <w:r w:rsidRPr="003114D6">
          <w:rPr>
            <w:lang w:val="en-US"/>
            <w:rPrChange w:id="3033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0F308585" w14:textId="77777777" w:rsidR="003114D6" w:rsidRPr="003114D6" w:rsidRDefault="003114D6" w:rsidP="003114D6">
      <w:pPr>
        <w:ind w:firstLine="708"/>
        <w:rPr>
          <w:ins w:id="3034" w:author="Дмитрий Филимонов" w:date="2026-01-29T15:10:00Z"/>
          <w:lang w:val="en-US"/>
          <w:rPrChange w:id="3035" w:author="Дмитрий Филимонов" w:date="2026-01-29T15:10:00Z">
            <w:rPr>
              <w:ins w:id="3036" w:author="Дмитрий Филимонов" w:date="2026-01-29T15:10:00Z"/>
            </w:rPr>
          </w:rPrChange>
        </w:rPr>
      </w:pPr>
      <w:ins w:id="3037" w:author="Дмитрий Филимонов" w:date="2026-01-29T15:10:00Z">
        <w:r w:rsidRPr="003114D6">
          <w:rPr>
            <w:lang w:val="en-US"/>
            <w:rPrChange w:id="3038" w:author="Дмитрий Филимонов" w:date="2026-01-29T15:10:00Z">
              <w:rPr/>
            </w:rPrChange>
          </w:rPr>
          <w:t>DROP TABLE IF EXISTS `event_agency`.`events` ;</w:t>
        </w:r>
      </w:ins>
    </w:p>
    <w:p w14:paraId="537F09CB" w14:textId="77777777" w:rsidR="003114D6" w:rsidRPr="003114D6" w:rsidRDefault="003114D6" w:rsidP="003114D6">
      <w:pPr>
        <w:ind w:firstLine="708"/>
        <w:rPr>
          <w:ins w:id="3039" w:author="Дмитрий Филимонов" w:date="2026-01-29T15:10:00Z"/>
          <w:lang w:val="en-US"/>
          <w:rPrChange w:id="3040" w:author="Дмитрий Филимонов" w:date="2026-01-29T15:10:00Z">
            <w:rPr>
              <w:ins w:id="3041" w:author="Дмитрий Филимонов" w:date="2026-01-29T15:10:00Z"/>
            </w:rPr>
          </w:rPrChange>
        </w:rPr>
      </w:pPr>
    </w:p>
    <w:p w14:paraId="4BA79FB7" w14:textId="77777777" w:rsidR="003114D6" w:rsidRPr="003114D6" w:rsidRDefault="003114D6" w:rsidP="003114D6">
      <w:pPr>
        <w:ind w:firstLine="708"/>
        <w:rPr>
          <w:ins w:id="3042" w:author="Дмитрий Филимонов" w:date="2026-01-29T15:10:00Z"/>
          <w:lang w:val="en-US"/>
          <w:rPrChange w:id="3043" w:author="Дмитрий Филимонов" w:date="2026-01-29T15:10:00Z">
            <w:rPr>
              <w:ins w:id="3044" w:author="Дмитрий Филимонов" w:date="2026-01-29T15:10:00Z"/>
            </w:rPr>
          </w:rPrChange>
        </w:rPr>
      </w:pPr>
      <w:ins w:id="3045" w:author="Дмитрий Филимонов" w:date="2026-01-29T15:10:00Z">
        <w:r w:rsidRPr="003114D6">
          <w:rPr>
            <w:lang w:val="en-US"/>
            <w:rPrChange w:id="3046" w:author="Дмитрий Филимонов" w:date="2026-01-29T15:10:00Z">
              <w:rPr/>
            </w:rPrChange>
          </w:rPr>
          <w:t>CREATE TABLE IF NOT EXISTS `event_agency`.`events` (</w:t>
        </w:r>
      </w:ins>
    </w:p>
    <w:p w14:paraId="78A709B1" w14:textId="77777777" w:rsidR="003114D6" w:rsidRPr="003114D6" w:rsidRDefault="003114D6" w:rsidP="003114D6">
      <w:pPr>
        <w:ind w:firstLine="708"/>
        <w:rPr>
          <w:ins w:id="3047" w:author="Дмитрий Филимонов" w:date="2026-01-29T15:10:00Z"/>
          <w:lang w:val="en-US"/>
          <w:rPrChange w:id="3048" w:author="Дмитрий Филимонов" w:date="2026-01-29T15:10:00Z">
            <w:rPr>
              <w:ins w:id="3049" w:author="Дмитрий Филимонов" w:date="2026-01-29T15:10:00Z"/>
            </w:rPr>
          </w:rPrChange>
        </w:rPr>
      </w:pPr>
      <w:ins w:id="3050" w:author="Дмитрий Филимонов" w:date="2026-01-29T15:10:00Z">
        <w:r w:rsidRPr="003114D6">
          <w:rPr>
            <w:lang w:val="en-US"/>
            <w:rPrChange w:id="3051" w:author="Дмитрий Филимонов" w:date="2026-01-29T15:10:00Z">
              <w:rPr/>
            </w:rPrChange>
          </w:rPr>
          <w:t xml:space="preserve">  `event_id` INT NOT NULL AUTO_INCREMENT,</w:t>
        </w:r>
      </w:ins>
    </w:p>
    <w:p w14:paraId="3B2BBFD1" w14:textId="77777777" w:rsidR="003114D6" w:rsidRPr="003114D6" w:rsidRDefault="003114D6" w:rsidP="003114D6">
      <w:pPr>
        <w:ind w:firstLine="708"/>
        <w:rPr>
          <w:ins w:id="3052" w:author="Дмитрий Филимонов" w:date="2026-01-29T15:10:00Z"/>
          <w:lang w:val="en-US"/>
          <w:rPrChange w:id="3053" w:author="Дмитрий Филимонов" w:date="2026-01-29T15:10:00Z">
            <w:rPr>
              <w:ins w:id="3054" w:author="Дмитрий Филимонов" w:date="2026-01-29T15:10:00Z"/>
            </w:rPr>
          </w:rPrChange>
        </w:rPr>
      </w:pPr>
      <w:ins w:id="3055" w:author="Дмитрий Филимонов" w:date="2026-01-29T15:10:00Z">
        <w:r w:rsidRPr="003114D6">
          <w:rPr>
            <w:lang w:val="en-US"/>
            <w:rPrChange w:id="3056" w:author="Дмитрий Филимонов" w:date="2026-01-29T15:10:00Z">
              <w:rPr/>
            </w:rPrChange>
          </w:rPr>
          <w:t xml:space="preserve">  `client_id` INT NOT NULL,</w:t>
        </w:r>
      </w:ins>
    </w:p>
    <w:p w14:paraId="186A79CA" w14:textId="77777777" w:rsidR="003114D6" w:rsidRPr="003114D6" w:rsidRDefault="003114D6" w:rsidP="003114D6">
      <w:pPr>
        <w:ind w:firstLine="708"/>
        <w:rPr>
          <w:ins w:id="3057" w:author="Дмитрий Филимонов" w:date="2026-01-29T15:10:00Z"/>
          <w:lang w:val="en-US"/>
          <w:rPrChange w:id="3058" w:author="Дмитрий Филимонов" w:date="2026-01-29T15:10:00Z">
            <w:rPr>
              <w:ins w:id="3059" w:author="Дмитрий Филимонов" w:date="2026-01-29T15:10:00Z"/>
            </w:rPr>
          </w:rPrChange>
        </w:rPr>
      </w:pPr>
      <w:ins w:id="3060" w:author="Дмитрий Филимонов" w:date="2026-01-29T15:10:00Z">
        <w:r w:rsidRPr="003114D6">
          <w:rPr>
            <w:lang w:val="en-US"/>
            <w:rPrChange w:id="3061" w:author="Дмитрий Филимонов" w:date="2026-01-29T15:10:00Z">
              <w:rPr/>
            </w:rPrChange>
          </w:rPr>
          <w:t xml:space="preserve">  `event_name` VARCHAR(100) NULL,</w:t>
        </w:r>
      </w:ins>
    </w:p>
    <w:p w14:paraId="47CEEB16" w14:textId="77777777" w:rsidR="003114D6" w:rsidRPr="003114D6" w:rsidRDefault="003114D6" w:rsidP="003114D6">
      <w:pPr>
        <w:ind w:firstLine="708"/>
        <w:rPr>
          <w:ins w:id="3062" w:author="Дмитрий Филимонов" w:date="2026-01-29T15:10:00Z"/>
          <w:lang w:val="en-US"/>
          <w:rPrChange w:id="3063" w:author="Дмитрий Филимонов" w:date="2026-01-29T15:10:00Z">
            <w:rPr>
              <w:ins w:id="3064" w:author="Дмитрий Филимонов" w:date="2026-01-29T15:10:00Z"/>
            </w:rPr>
          </w:rPrChange>
        </w:rPr>
      </w:pPr>
      <w:ins w:id="3065" w:author="Дмитрий Филимонов" w:date="2026-01-29T15:10:00Z">
        <w:r w:rsidRPr="003114D6">
          <w:rPr>
            <w:lang w:val="en-US"/>
            <w:rPrChange w:id="3066" w:author="Дмитрий Филимонов" w:date="2026-01-29T15:10:00Z">
              <w:rPr/>
            </w:rPrChange>
          </w:rPr>
          <w:t xml:space="preserve">  `event_date` DATE NULL,</w:t>
        </w:r>
      </w:ins>
    </w:p>
    <w:p w14:paraId="681D8760" w14:textId="77777777" w:rsidR="003114D6" w:rsidRPr="003114D6" w:rsidRDefault="003114D6" w:rsidP="003114D6">
      <w:pPr>
        <w:ind w:firstLine="708"/>
        <w:rPr>
          <w:ins w:id="3067" w:author="Дмитрий Филимонов" w:date="2026-01-29T15:10:00Z"/>
          <w:lang w:val="en-US"/>
          <w:rPrChange w:id="3068" w:author="Дмитрий Филимонов" w:date="2026-01-29T15:10:00Z">
            <w:rPr>
              <w:ins w:id="3069" w:author="Дмитрий Филимонов" w:date="2026-01-29T15:10:00Z"/>
            </w:rPr>
          </w:rPrChange>
        </w:rPr>
      </w:pPr>
      <w:ins w:id="3070" w:author="Дмитрий Филимонов" w:date="2026-01-29T15:10:00Z">
        <w:r w:rsidRPr="003114D6">
          <w:rPr>
            <w:lang w:val="en-US"/>
            <w:rPrChange w:id="3071" w:author="Дмитрий Филимонов" w:date="2026-01-29T15:10:00Z">
              <w:rPr/>
            </w:rPrChange>
          </w:rPr>
          <w:t xml:space="preserve">  `budget` DECIMAL(10,2) NULL,</w:t>
        </w:r>
      </w:ins>
    </w:p>
    <w:p w14:paraId="4FDF6CA7" w14:textId="77777777" w:rsidR="003114D6" w:rsidRPr="003114D6" w:rsidRDefault="003114D6" w:rsidP="003114D6">
      <w:pPr>
        <w:ind w:firstLine="708"/>
        <w:rPr>
          <w:ins w:id="3072" w:author="Дмитрий Филимонов" w:date="2026-01-29T15:10:00Z"/>
          <w:lang w:val="en-US"/>
          <w:rPrChange w:id="3073" w:author="Дмитрий Филимонов" w:date="2026-01-29T15:10:00Z">
            <w:rPr>
              <w:ins w:id="3074" w:author="Дмитрий Филимонов" w:date="2026-01-29T15:10:00Z"/>
            </w:rPr>
          </w:rPrChange>
        </w:rPr>
      </w:pPr>
      <w:ins w:id="3075" w:author="Дмитрий Филимонов" w:date="2026-01-29T15:10:00Z">
        <w:r w:rsidRPr="003114D6">
          <w:rPr>
            <w:lang w:val="en-US"/>
            <w:rPrChange w:id="3076" w:author="Дмитрий Филимонов" w:date="2026-01-29T15:10:00Z">
              <w:rPr/>
            </w:rPrChange>
          </w:rPr>
          <w:t xml:space="preserve">  PRIMARY KEY (`event_id`),</w:t>
        </w:r>
      </w:ins>
    </w:p>
    <w:p w14:paraId="49582965" w14:textId="77777777" w:rsidR="003114D6" w:rsidRPr="003114D6" w:rsidRDefault="003114D6" w:rsidP="003114D6">
      <w:pPr>
        <w:ind w:firstLine="708"/>
        <w:rPr>
          <w:ins w:id="3077" w:author="Дмитрий Филимонов" w:date="2026-01-29T15:10:00Z"/>
          <w:lang w:val="en-US"/>
          <w:rPrChange w:id="3078" w:author="Дмитрий Филимонов" w:date="2026-01-29T15:10:00Z">
            <w:rPr>
              <w:ins w:id="3079" w:author="Дмитрий Филимонов" w:date="2026-01-29T15:10:00Z"/>
            </w:rPr>
          </w:rPrChange>
        </w:rPr>
      </w:pPr>
      <w:ins w:id="3080" w:author="Дмитрий Филимонов" w:date="2026-01-29T15:10:00Z">
        <w:r w:rsidRPr="003114D6">
          <w:rPr>
            <w:lang w:val="en-US"/>
            <w:rPrChange w:id="3081" w:author="Дмитрий Филимонов" w:date="2026-01-29T15:10:00Z">
              <w:rPr/>
            </w:rPrChange>
          </w:rPr>
          <w:t xml:space="preserve">  INDEX `client_id_idx` (`client_id` ASC) VISIBLE,</w:t>
        </w:r>
      </w:ins>
    </w:p>
    <w:p w14:paraId="5638E2A7" w14:textId="77777777" w:rsidR="003114D6" w:rsidRPr="003114D6" w:rsidRDefault="003114D6" w:rsidP="003114D6">
      <w:pPr>
        <w:ind w:firstLine="708"/>
        <w:rPr>
          <w:ins w:id="3082" w:author="Дмитрий Филимонов" w:date="2026-01-29T15:10:00Z"/>
          <w:lang w:val="en-US"/>
          <w:rPrChange w:id="3083" w:author="Дмитрий Филимонов" w:date="2026-01-29T15:10:00Z">
            <w:rPr>
              <w:ins w:id="3084" w:author="Дмитрий Филимонов" w:date="2026-01-29T15:10:00Z"/>
            </w:rPr>
          </w:rPrChange>
        </w:rPr>
      </w:pPr>
      <w:ins w:id="3085" w:author="Дмитрий Филимонов" w:date="2026-01-29T15:10:00Z">
        <w:r w:rsidRPr="003114D6">
          <w:rPr>
            <w:lang w:val="en-US"/>
            <w:rPrChange w:id="3086" w:author="Дмитрий Филимонов" w:date="2026-01-29T15:10:00Z">
              <w:rPr/>
            </w:rPrChange>
          </w:rPr>
          <w:t xml:space="preserve">  CONSTRAINT `client_id`</w:t>
        </w:r>
      </w:ins>
    </w:p>
    <w:p w14:paraId="5F5C0E23" w14:textId="77777777" w:rsidR="003114D6" w:rsidRPr="003114D6" w:rsidRDefault="003114D6" w:rsidP="003114D6">
      <w:pPr>
        <w:ind w:firstLine="708"/>
        <w:rPr>
          <w:ins w:id="3087" w:author="Дмитрий Филимонов" w:date="2026-01-29T15:10:00Z"/>
          <w:lang w:val="en-US"/>
          <w:rPrChange w:id="3088" w:author="Дмитрий Филимонов" w:date="2026-01-29T15:10:00Z">
            <w:rPr>
              <w:ins w:id="3089" w:author="Дмитрий Филимонов" w:date="2026-01-29T15:10:00Z"/>
            </w:rPr>
          </w:rPrChange>
        </w:rPr>
      </w:pPr>
      <w:ins w:id="3090" w:author="Дмитрий Филимонов" w:date="2026-01-29T15:10:00Z">
        <w:r w:rsidRPr="003114D6">
          <w:rPr>
            <w:lang w:val="en-US"/>
            <w:rPrChange w:id="3091" w:author="Дмитрий Филимонов" w:date="2026-01-29T15:10:00Z">
              <w:rPr/>
            </w:rPrChange>
          </w:rPr>
          <w:t xml:space="preserve">    FOREIGN KEY (`client_id`)</w:t>
        </w:r>
      </w:ins>
    </w:p>
    <w:p w14:paraId="69973D03" w14:textId="77777777" w:rsidR="003114D6" w:rsidRPr="003114D6" w:rsidRDefault="003114D6" w:rsidP="003114D6">
      <w:pPr>
        <w:ind w:firstLine="708"/>
        <w:rPr>
          <w:ins w:id="3092" w:author="Дмитрий Филимонов" w:date="2026-01-29T15:10:00Z"/>
          <w:lang w:val="en-US"/>
          <w:rPrChange w:id="3093" w:author="Дмитрий Филимонов" w:date="2026-01-29T15:10:00Z">
            <w:rPr>
              <w:ins w:id="3094" w:author="Дмитрий Филимонов" w:date="2026-01-29T15:10:00Z"/>
            </w:rPr>
          </w:rPrChange>
        </w:rPr>
      </w:pPr>
      <w:ins w:id="3095" w:author="Дмитрий Филимонов" w:date="2026-01-29T15:10:00Z">
        <w:r w:rsidRPr="003114D6">
          <w:rPr>
            <w:lang w:val="en-US"/>
            <w:rPrChange w:id="3096" w:author="Дмитрий Филимонов" w:date="2026-01-29T15:10:00Z">
              <w:rPr/>
            </w:rPrChange>
          </w:rPr>
          <w:t xml:space="preserve">    REFERENCES `event_agency`.`clients` (`client_id`)</w:t>
        </w:r>
      </w:ins>
    </w:p>
    <w:p w14:paraId="6A0C964C" w14:textId="77777777" w:rsidR="003114D6" w:rsidRPr="003114D6" w:rsidRDefault="003114D6" w:rsidP="003114D6">
      <w:pPr>
        <w:ind w:firstLine="708"/>
        <w:rPr>
          <w:ins w:id="3097" w:author="Дмитрий Филимонов" w:date="2026-01-29T15:10:00Z"/>
          <w:lang w:val="en-US"/>
          <w:rPrChange w:id="3098" w:author="Дмитрий Филимонов" w:date="2026-01-29T15:10:00Z">
            <w:rPr>
              <w:ins w:id="3099" w:author="Дмитрий Филимонов" w:date="2026-01-29T15:10:00Z"/>
            </w:rPr>
          </w:rPrChange>
        </w:rPr>
      </w:pPr>
      <w:ins w:id="3100" w:author="Дмитрий Филимонов" w:date="2026-01-29T15:10:00Z">
        <w:r w:rsidRPr="003114D6">
          <w:rPr>
            <w:lang w:val="en-US"/>
            <w:rPrChange w:id="3101" w:author="Дмитрий Филимонов" w:date="2026-01-29T15:10:00Z">
              <w:rPr/>
            </w:rPrChange>
          </w:rPr>
          <w:t xml:space="preserve">    ON DELETE NO ACTION</w:t>
        </w:r>
      </w:ins>
    </w:p>
    <w:p w14:paraId="7FEEC543" w14:textId="77777777" w:rsidR="003114D6" w:rsidRPr="003114D6" w:rsidRDefault="003114D6" w:rsidP="003114D6">
      <w:pPr>
        <w:ind w:firstLine="708"/>
        <w:rPr>
          <w:ins w:id="3102" w:author="Дмитрий Филимонов" w:date="2026-01-29T15:10:00Z"/>
          <w:lang w:val="en-US"/>
          <w:rPrChange w:id="3103" w:author="Дмитрий Филимонов" w:date="2026-01-29T15:10:00Z">
            <w:rPr>
              <w:ins w:id="3104" w:author="Дмитрий Филимонов" w:date="2026-01-29T15:10:00Z"/>
            </w:rPr>
          </w:rPrChange>
        </w:rPr>
      </w:pPr>
      <w:ins w:id="3105" w:author="Дмитрий Филимонов" w:date="2026-01-29T15:10:00Z">
        <w:r w:rsidRPr="003114D6">
          <w:rPr>
            <w:lang w:val="en-US"/>
            <w:rPrChange w:id="3106" w:author="Дмитрий Филимонов" w:date="2026-01-29T15:10:00Z">
              <w:rPr/>
            </w:rPrChange>
          </w:rPr>
          <w:t xml:space="preserve">    ON UPDATE NO ACTION)</w:t>
        </w:r>
      </w:ins>
    </w:p>
    <w:p w14:paraId="06128B83" w14:textId="77777777" w:rsidR="003114D6" w:rsidRPr="003114D6" w:rsidRDefault="003114D6" w:rsidP="003114D6">
      <w:pPr>
        <w:ind w:firstLine="708"/>
        <w:rPr>
          <w:ins w:id="3107" w:author="Дмитрий Филимонов" w:date="2026-01-29T15:10:00Z"/>
          <w:lang w:val="en-US"/>
          <w:rPrChange w:id="3108" w:author="Дмитрий Филимонов" w:date="2026-01-29T15:10:00Z">
            <w:rPr>
              <w:ins w:id="3109" w:author="Дмитрий Филимонов" w:date="2026-01-29T15:10:00Z"/>
            </w:rPr>
          </w:rPrChange>
        </w:rPr>
      </w:pPr>
      <w:ins w:id="3110" w:author="Дмитрий Филимонов" w:date="2026-01-29T15:10:00Z">
        <w:r w:rsidRPr="003114D6">
          <w:rPr>
            <w:lang w:val="en-US"/>
            <w:rPrChange w:id="3111" w:author="Дмитрий Филимонов" w:date="2026-01-29T15:10:00Z">
              <w:rPr/>
            </w:rPrChange>
          </w:rPr>
          <w:lastRenderedPageBreak/>
          <w:t>ENGINE = InnoDB;</w:t>
        </w:r>
      </w:ins>
    </w:p>
    <w:p w14:paraId="107ED0EC" w14:textId="77777777" w:rsidR="003114D6" w:rsidRPr="003114D6" w:rsidRDefault="003114D6" w:rsidP="003114D6">
      <w:pPr>
        <w:ind w:firstLine="708"/>
        <w:rPr>
          <w:ins w:id="3112" w:author="Дмитрий Филимонов" w:date="2026-01-29T15:10:00Z"/>
          <w:lang w:val="en-US"/>
          <w:rPrChange w:id="3113" w:author="Дмитрий Филимонов" w:date="2026-01-29T15:10:00Z">
            <w:rPr>
              <w:ins w:id="3114" w:author="Дмитрий Филимонов" w:date="2026-01-29T15:10:00Z"/>
            </w:rPr>
          </w:rPrChange>
        </w:rPr>
      </w:pPr>
    </w:p>
    <w:p w14:paraId="6C21A747" w14:textId="77777777" w:rsidR="003114D6" w:rsidRPr="003114D6" w:rsidRDefault="003114D6" w:rsidP="003114D6">
      <w:pPr>
        <w:ind w:firstLine="708"/>
        <w:rPr>
          <w:ins w:id="3115" w:author="Дмитрий Филимонов" w:date="2026-01-29T15:10:00Z"/>
          <w:lang w:val="en-US"/>
          <w:rPrChange w:id="3116" w:author="Дмитрий Филимонов" w:date="2026-01-29T15:10:00Z">
            <w:rPr>
              <w:ins w:id="3117" w:author="Дмитрий Филимонов" w:date="2026-01-29T15:10:00Z"/>
            </w:rPr>
          </w:rPrChange>
        </w:rPr>
      </w:pPr>
    </w:p>
    <w:p w14:paraId="621B3BD0" w14:textId="77777777" w:rsidR="003114D6" w:rsidRPr="003114D6" w:rsidRDefault="003114D6" w:rsidP="003114D6">
      <w:pPr>
        <w:ind w:firstLine="708"/>
        <w:rPr>
          <w:ins w:id="3118" w:author="Дмитрий Филимонов" w:date="2026-01-29T15:10:00Z"/>
          <w:lang w:val="en-US"/>
          <w:rPrChange w:id="3119" w:author="Дмитрий Филимонов" w:date="2026-01-29T15:10:00Z">
            <w:rPr>
              <w:ins w:id="3120" w:author="Дмитрий Филимонов" w:date="2026-01-29T15:10:00Z"/>
            </w:rPr>
          </w:rPrChange>
        </w:rPr>
      </w:pPr>
      <w:ins w:id="3121" w:author="Дмитрий Филимонов" w:date="2026-01-29T15:10:00Z">
        <w:r w:rsidRPr="003114D6">
          <w:rPr>
            <w:lang w:val="en-US"/>
            <w:rPrChange w:id="3122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49D27F7E" w14:textId="77777777" w:rsidR="003114D6" w:rsidRPr="003114D6" w:rsidRDefault="003114D6" w:rsidP="003114D6">
      <w:pPr>
        <w:ind w:firstLine="708"/>
        <w:rPr>
          <w:ins w:id="3123" w:author="Дмитрий Филимонов" w:date="2026-01-29T15:10:00Z"/>
          <w:lang w:val="en-US"/>
          <w:rPrChange w:id="3124" w:author="Дмитрий Филимонов" w:date="2026-01-29T15:10:00Z">
            <w:rPr>
              <w:ins w:id="3125" w:author="Дмитрий Филимонов" w:date="2026-01-29T15:10:00Z"/>
            </w:rPr>
          </w:rPrChange>
        </w:rPr>
      </w:pPr>
      <w:ins w:id="3126" w:author="Дмитрий Филимонов" w:date="2026-01-29T15:10:00Z">
        <w:r w:rsidRPr="003114D6">
          <w:rPr>
            <w:lang w:val="en-US"/>
            <w:rPrChange w:id="3127" w:author="Дмитрий Филимонов" w:date="2026-01-29T15:10:00Z">
              <w:rPr/>
            </w:rPrChange>
          </w:rPr>
          <w:t>-- Table `event_agency`.`employees`</w:t>
        </w:r>
      </w:ins>
    </w:p>
    <w:p w14:paraId="2B71D1F3" w14:textId="77777777" w:rsidR="003114D6" w:rsidRPr="003114D6" w:rsidRDefault="003114D6" w:rsidP="003114D6">
      <w:pPr>
        <w:ind w:firstLine="708"/>
        <w:rPr>
          <w:ins w:id="3128" w:author="Дмитрий Филимонов" w:date="2026-01-29T15:10:00Z"/>
          <w:lang w:val="en-US"/>
          <w:rPrChange w:id="3129" w:author="Дмитрий Филимонов" w:date="2026-01-29T15:10:00Z">
            <w:rPr>
              <w:ins w:id="3130" w:author="Дмитрий Филимонов" w:date="2026-01-29T15:10:00Z"/>
            </w:rPr>
          </w:rPrChange>
        </w:rPr>
      </w:pPr>
      <w:ins w:id="3131" w:author="Дмитрий Филимонов" w:date="2026-01-29T15:10:00Z">
        <w:r w:rsidRPr="003114D6">
          <w:rPr>
            <w:lang w:val="en-US"/>
            <w:rPrChange w:id="3132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48903490" w14:textId="77777777" w:rsidR="003114D6" w:rsidRPr="003114D6" w:rsidRDefault="003114D6" w:rsidP="003114D6">
      <w:pPr>
        <w:ind w:firstLine="708"/>
        <w:rPr>
          <w:ins w:id="3133" w:author="Дмитрий Филимонов" w:date="2026-01-29T15:10:00Z"/>
          <w:lang w:val="en-US"/>
          <w:rPrChange w:id="3134" w:author="Дмитрий Филимонов" w:date="2026-01-29T15:10:00Z">
            <w:rPr>
              <w:ins w:id="3135" w:author="Дмитрий Филимонов" w:date="2026-01-29T15:10:00Z"/>
            </w:rPr>
          </w:rPrChange>
        </w:rPr>
      </w:pPr>
      <w:ins w:id="3136" w:author="Дмитрий Филимонов" w:date="2026-01-29T15:10:00Z">
        <w:r w:rsidRPr="003114D6">
          <w:rPr>
            <w:lang w:val="en-US"/>
            <w:rPrChange w:id="3137" w:author="Дмитрий Филимонов" w:date="2026-01-29T15:10:00Z">
              <w:rPr/>
            </w:rPrChange>
          </w:rPr>
          <w:t>DROP TABLE IF EXISTS `event_agency`.`employees` ;</w:t>
        </w:r>
      </w:ins>
    </w:p>
    <w:p w14:paraId="5F3D579F" w14:textId="77777777" w:rsidR="003114D6" w:rsidRPr="003114D6" w:rsidRDefault="003114D6" w:rsidP="003114D6">
      <w:pPr>
        <w:ind w:firstLine="708"/>
        <w:rPr>
          <w:ins w:id="3138" w:author="Дмитрий Филимонов" w:date="2026-01-29T15:10:00Z"/>
          <w:lang w:val="en-US"/>
          <w:rPrChange w:id="3139" w:author="Дмитрий Филимонов" w:date="2026-01-29T15:10:00Z">
            <w:rPr>
              <w:ins w:id="3140" w:author="Дмитрий Филимонов" w:date="2026-01-29T15:10:00Z"/>
            </w:rPr>
          </w:rPrChange>
        </w:rPr>
      </w:pPr>
    </w:p>
    <w:p w14:paraId="4F574A66" w14:textId="77777777" w:rsidR="003114D6" w:rsidRPr="003114D6" w:rsidRDefault="003114D6" w:rsidP="003114D6">
      <w:pPr>
        <w:ind w:firstLine="708"/>
        <w:rPr>
          <w:ins w:id="3141" w:author="Дмитрий Филимонов" w:date="2026-01-29T15:10:00Z"/>
          <w:lang w:val="en-US"/>
          <w:rPrChange w:id="3142" w:author="Дмитрий Филимонов" w:date="2026-01-29T15:10:00Z">
            <w:rPr>
              <w:ins w:id="3143" w:author="Дмитрий Филимонов" w:date="2026-01-29T15:10:00Z"/>
            </w:rPr>
          </w:rPrChange>
        </w:rPr>
      </w:pPr>
      <w:ins w:id="3144" w:author="Дмитрий Филимонов" w:date="2026-01-29T15:10:00Z">
        <w:r w:rsidRPr="003114D6">
          <w:rPr>
            <w:lang w:val="en-US"/>
            <w:rPrChange w:id="3145" w:author="Дмитрий Филимонов" w:date="2026-01-29T15:10:00Z">
              <w:rPr/>
            </w:rPrChange>
          </w:rPr>
          <w:t>CREATE TABLE IF NOT EXISTS `event_agency`.`employees` (</w:t>
        </w:r>
      </w:ins>
    </w:p>
    <w:p w14:paraId="62CE0A83" w14:textId="77777777" w:rsidR="003114D6" w:rsidRPr="003114D6" w:rsidRDefault="003114D6" w:rsidP="003114D6">
      <w:pPr>
        <w:ind w:firstLine="708"/>
        <w:rPr>
          <w:ins w:id="3146" w:author="Дмитрий Филимонов" w:date="2026-01-29T15:10:00Z"/>
          <w:lang w:val="en-US"/>
          <w:rPrChange w:id="3147" w:author="Дмитрий Филимонов" w:date="2026-01-29T15:10:00Z">
            <w:rPr>
              <w:ins w:id="3148" w:author="Дмитрий Филимонов" w:date="2026-01-29T15:10:00Z"/>
            </w:rPr>
          </w:rPrChange>
        </w:rPr>
      </w:pPr>
      <w:ins w:id="3149" w:author="Дмитрий Филимонов" w:date="2026-01-29T15:10:00Z">
        <w:r w:rsidRPr="003114D6">
          <w:rPr>
            <w:lang w:val="en-US"/>
            <w:rPrChange w:id="3150" w:author="Дмитрий Филимонов" w:date="2026-01-29T15:10:00Z">
              <w:rPr/>
            </w:rPrChange>
          </w:rPr>
          <w:t xml:space="preserve">  `employee_id` INT NOT NULL AUTO_INCREMENT,</w:t>
        </w:r>
      </w:ins>
    </w:p>
    <w:p w14:paraId="15762D2B" w14:textId="77777777" w:rsidR="003114D6" w:rsidRPr="003114D6" w:rsidRDefault="003114D6" w:rsidP="003114D6">
      <w:pPr>
        <w:ind w:firstLine="708"/>
        <w:rPr>
          <w:ins w:id="3151" w:author="Дмитрий Филимонов" w:date="2026-01-29T15:10:00Z"/>
          <w:lang w:val="en-US"/>
          <w:rPrChange w:id="3152" w:author="Дмитрий Филимонов" w:date="2026-01-29T15:10:00Z">
            <w:rPr>
              <w:ins w:id="3153" w:author="Дмитрий Филимонов" w:date="2026-01-29T15:10:00Z"/>
            </w:rPr>
          </w:rPrChange>
        </w:rPr>
      </w:pPr>
      <w:ins w:id="3154" w:author="Дмитрий Филимонов" w:date="2026-01-29T15:10:00Z">
        <w:r w:rsidRPr="003114D6">
          <w:rPr>
            <w:lang w:val="en-US"/>
            <w:rPrChange w:id="3155" w:author="Дмитрий Филимонов" w:date="2026-01-29T15:10:00Z">
              <w:rPr/>
            </w:rPrChange>
          </w:rPr>
          <w:t xml:space="preserve">  `full_name` VARCHAR(100) NULL,</w:t>
        </w:r>
      </w:ins>
    </w:p>
    <w:p w14:paraId="71AF7B79" w14:textId="77777777" w:rsidR="003114D6" w:rsidRPr="003114D6" w:rsidRDefault="003114D6" w:rsidP="003114D6">
      <w:pPr>
        <w:ind w:firstLine="708"/>
        <w:rPr>
          <w:ins w:id="3156" w:author="Дмитрий Филимонов" w:date="2026-01-29T15:10:00Z"/>
          <w:lang w:val="en-US"/>
          <w:rPrChange w:id="3157" w:author="Дмитрий Филимонов" w:date="2026-01-29T15:10:00Z">
            <w:rPr>
              <w:ins w:id="3158" w:author="Дмитрий Филимонов" w:date="2026-01-29T15:10:00Z"/>
            </w:rPr>
          </w:rPrChange>
        </w:rPr>
      </w:pPr>
      <w:ins w:id="3159" w:author="Дмитрий Филимонов" w:date="2026-01-29T15:10:00Z">
        <w:r w:rsidRPr="003114D6">
          <w:rPr>
            <w:lang w:val="en-US"/>
            <w:rPrChange w:id="3160" w:author="Дмитрий Филимонов" w:date="2026-01-29T15:10:00Z">
              <w:rPr/>
            </w:rPrChange>
          </w:rPr>
          <w:t xml:space="preserve">  `position` VARCHAR(50) NULL,</w:t>
        </w:r>
      </w:ins>
    </w:p>
    <w:p w14:paraId="7420BB47" w14:textId="77777777" w:rsidR="003114D6" w:rsidRPr="003114D6" w:rsidRDefault="003114D6" w:rsidP="003114D6">
      <w:pPr>
        <w:ind w:firstLine="708"/>
        <w:rPr>
          <w:ins w:id="3161" w:author="Дмитрий Филимонов" w:date="2026-01-29T15:10:00Z"/>
          <w:lang w:val="en-US"/>
          <w:rPrChange w:id="3162" w:author="Дмитрий Филимонов" w:date="2026-01-29T15:10:00Z">
            <w:rPr>
              <w:ins w:id="3163" w:author="Дмитрий Филимонов" w:date="2026-01-29T15:10:00Z"/>
            </w:rPr>
          </w:rPrChange>
        </w:rPr>
      </w:pPr>
      <w:ins w:id="3164" w:author="Дмитрий Филимонов" w:date="2026-01-29T15:10:00Z">
        <w:r w:rsidRPr="003114D6">
          <w:rPr>
            <w:lang w:val="en-US"/>
            <w:rPrChange w:id="3165" w:author="Дмитрий Филимонов" w:date="2026-01-29T15:10:00Z">
              <w:rPr/>
            </w:rPrChange>
          </w:rPr>
          <w:t xml:space="preserve">  `salary` DECIMAL(10,2) NULL,</w:t>
        </w:r>
      </w:ins>
    </w:p>
    <w:p w14:paraId="26BD8968" w14:textId="77777777" w:rsidR="003114D6" w:rsidRPr="003114D6" w:rsidRDefault="003114D6" w:rsidP="003114D6">
      <w:pPr>
        <w:ind w:firstLine="708"/>
        <w:rPr>
          <w:ins w:id="3166" w:author="Дмитрий Филимонов" w:date="2026-01-29T15:10:00Z"/>
          <w:lang w:val="en-US"/>
          <w:rPrChange w:id="3167" w:author="Дмитрий Филимонов" w:date="2026-01-29T15:10:00Z">
            <w:rPr>
              <w:ins w:id="3168" w:author="Дмитрий Филимонов" w:date="2026-01-29T15:10:00Z"/>
            </w:rPr>
          </w:rPrChange>
        </w:rPr>
      </w:pPr>
      <w:ins w:id="3169" w:author="Дмитрий Филимонов" w:date="2026-01-29T15:10:00Z">
        <w:r w:rsidRPr="003114D6">
          <w:rPr>
            <w:lang w:val="en-US"/>
            <w:rPrChange w:id="3170" w:author="Дмитрий Филимонов" w:date="2026-01-29T15:10:00Z">
              <w:rPr/>
            </w:rPrChange>
          </w:rPr>
          <w:t xml:space="preserve">  PRIMARY KEY (`employee_id`))</w:t>
        </w:r>
      </w:ins>
    </w:p>
    <w:p w14:paraId="504D22F0" w14:textId="77777777" w:rsidR="003114D6" w:rsidRPr="003114D6" w:rsidRDefault="003114D6" w:rsidP="003114D6">
      <w:pPr>
        <w:ind w:firstLine="708"/>
        <w:rPr>
          <w:ins w:id="3171" w:author="Дмитрий Филимонов" w:date="2026-01-29T15:10:00Z"/>
          <w:lang w:val="en-US"/>
          <w:rPrChange w:id="3172" w:author="Дмитрий Филимонов" w:date="2026-01-29T15:10:00Z">
            <w:rPr>
              <w:ins w:id="3173" w:author="Дмитрий Филимонов" w:date="2026-01-29T15:10:00Z"/>
            </w:rPr>
          </w:rPrChange>
        </w:rPr>
      </w:pPr>
      <w:ins w:id="3174" w:author="Дмитрий Филимонов" w:date="2026-01-29T15:10:00Z">
        <w:r w:rsidRPr="003114D6">
          <w:rPr>
            <w:lang w:val="en-US"/>
            <w:rPrChange w:id="3175" w:author="Дмитрий Филимонов" w:date="2026-01-29T15:10:00Z">
              <w:rPr/>
            </w:rPrChange>
          </w:rPr>
          <w:t>ENGINE = InnoDB;</w:t>
        </w:r>
      </w:ins>
    </w:p>
    <w:p w14:paraId="3A4227F5" w14:textId="77777777" w:rsidR="003114D6" w:rsidRPr="003114D6" w:rsidRDefault="003114D6" w:rsidP="003114D6">
      <w:pPr>
        <w:ind w:firstLine="708"/>
        <w:rPr>
          <w:ins w:id="3176" w:author="Дмитрий Филимонов" w:date="2026-01-29T15:10:00Z"/>
          <w:lang w:val="en-US"/>
          <w:rPrChange w:id="3177" w:author="Дмитрий Филимонов" w:date="2026-01-29T15:10:00Z">
            <w:rPr>
              <w:ins w:id="3178" w:author="Дмитрий Филимонов" w:date="2026-01-29T15:10:00Z"/>
            </w:rPr>
          </w:rPrChange>
        </w:rPr>
      </w:pPr>
    </w:p>
    <w:p w14:paraId="1703A285" w14:textId="77777777" w:rsidR="003114D6" w:rsidRPr="003114D6" w:rsidRDefault="003114D6" w:rsidP="003114D6">
      <w:pPr>
        <w:ind w:firstLine="708"/>
        <w:rPr>
          <w:ins w:id="3179" w:author="Дмитрий Филимонов" w:date="2026-01-29T15:10:00Z"/>
          <w:lang w:val="en-US"/>
          <w:rPrChange w:id="3180" w:author="Дмитрий Филимонов" w:date="2026-01-29T15:10:00Z">
            <w:rPr>
              <w:ins w:id="3181" w:author="Дмитрий Филимонов" w:date="2026-01-29T15:10:00Z"/>
            </w:rPr>
          </w:rPrChange>
        </w:rPr>
      </w:pPr>
    </w:p>
    <w:p w14:paraId="017E8ADB" w14:textId="77777777" w:rsidR="003114D6" w:rsidRPr="003114D6" w:rsidRDefault="003114D6" w:rsidP="003114D6">
      <w:pPr>
        <w:ind w:firstLine="708"/>
        <w:rPr>
          <w:ins w:id="3182" w:author="Дмитрий Филимонов" w:date="2026-01-29T15:10:00Z"/>
          <w:lang w:val="en-US"/>
          <w:rPrChange w:id="3183" w:author="Дмитрий Филимонов" w:date="2026-01-29T15:10:00Z">
            <w:rPr>
              <w:ins w:id="3184" w:author="Дмитрий Филимонов" w:date="2026-01-29T15:10:00Z"/>
            </w:rPr>
          </w:rPrChange>
        </w:rPr>
      </w:pPr>
      <w:ins w:id="3185" w:author="Дмитрий Филимонов" w:date="2026-01-29T15:10:00Z">
        <w:r w:rsidRPr="003114D6">
          <w:rPr>
            <w:lang w:val="en-US"/>
            <w:rPrChange w:id="3186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6EA1B26C" w14:textId="77777777" w:rsidR="003114D6" w:rsidRPr="003114D6" w:rsidRDefault="003114D6" w:rsidP="003114D6">
      <w:pPr>
        <w:ind w:firstLine="708"/>
        <w:rPr>
          <w:ins w:id="3187" w:author="Дмитрий Филимонов" w:date="2026-01-29T15:10:00Z"/>
          <w:lang w:val="en-US"/>
          <w:rPrChange w:id="3188" w:author="Дмитрий Филимонов" w:date="2026-01-29T15:10:00Z">
            <w:rPr>
              <w:ins w:id="3189" w:author="Дмитрий Филимонов" w:date="2026-01-29T15:10:00Z"/>
            </w:rPr>
          </w:rPrChange>
        </w:rPr>
      </w:pPr>
      <w:ins w:id="3190" w:author="Дмитрий Филимонов" w:date="2026-01-29T15:10:00Z">
        <w:r w:rsidRPr="003114D6">
          <w:rPr>
            <w:lang w:val="en-US"/>
            <w:rPrChange w:id="3191" w:author="Дмитрий Филимонов" w:date="2026-01-29T15:10:00Z">
              <w:rPr/>
            </w:rPrChange>
          </w:rPr>
          <w:t>-- Table `event_agency`.`contractors`</w:t>
        </w:r>
      </w:ins>
    </w:p>
    <w:p w14:paraId="4C46C249" w14:textId="77777777" w:rsidR="003114D6" w:rsidRPr="003114D6" w:rsidRDefault="003114D6" w:rsidP="003114D6">
      <w:pPr>
        <w:ind w:firstLine="708"/>
        <w:rPr>
          <w:ins w:id="3192" w:author="Дмитрий Филимонов" w:date="2026-01-29T15:10:00Z"/>
          <w:lang w:val="en-US"/>
          <w:rPrChange w:id="3193" w:author="Дмитрий Филимонов" w:date="2026-01-29T15:10:00Z">
            <w:rPr>
              <w:ins w:id="3194" w:author="Дмитрий Филимонов" w:date="2026-01-29T15:10:00Z"/>
            </w:rPr>
          </w:rPrChange>
        </w:rPr>
      </w:pPr>
      <w:ins w:id="3195" w:author="Дмитрий Филимонов" w:date="2026-01-29T15:10:00Z">
        <w:r w:rsidRPr="003114D6">
          <w:rPr>
            <w:lang w:val="en-US"/>
            <w:rPrChange w:id="3196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519842DC" w14:textId="77777777" w:rsidR="003114D6" w:rsidRPr="003114D6" w:rsidRDefault="003114D6" w:rsidP="003114D6">
      <w:pPr>
        <w:ind w:firstLine="708"/>
        <w:rPr>
          <w:ins w:id="3197" w:author="Дмитрий Филимонов" w:date="2026-01-29T15:10:00Z"/>
          <w:lang w:val="en-US"/>
          <w:rPrChange w:id="3198" w:author="Дмитрий Филимонов" w:date="2026-01-29T15:10:00Z">
            <w:rPr>
              <w:ins w:id="3199" w:author="Дмитрий Филимонов" w:date="2026-01-29T15:10:00Z"/>
            </w:rPr>
          </w:rPrChange>
        </w:rPr>
      </w:pPr>
      <w:ins w:id="3200" w:author="Дмитрий Филимонов" w:date="2026-01-29T15:10:00Z">
        <w:r w:rsidRPr="003114D6">
          <w:rPr>
            <w:lang w:val="en-US"/>
            <w:rPrChange w:id="3201" w:author="Дмитрий Филимонов" w:date="2026-01-29T15:10:00Z">
              <w:rPr/>
            </w:rPrChange>
          </w:rPr>
          <w:t>DROP TABLE IF EXISTS `event_agency`.`contractors` ;</w:t>
        </w:r>
      </w:ins>
    </w:p>
    <w:p w14:paraId="5949D1AE" w14:textId="77777777" w:rsidR="003114D6" w:rsidRPr="003114D6" w:rsidRDefault="003114D6" w:rsidP="003114D6">
      <w:pPr>
        <w:ind w:firstLine="708"/>
        <w:rPr>
          <w:ins w:id="3202" w:author="Дмитрий Филимонов" w:date="2026-01-29T15:10:00Z"/>
          <w:lang w:val="en-US"/>
          <w:rPrChange w:id="3203" w:author="Дмитрий Филимонов" w:date="2026-01-29T15:10:00Z">
            <w:rPr>
              <w:ins w:id="3204" w:author="Дмитрий Филимонов" w:date="2026-01-29T15:10:00Z"/>
            </w:rPr>
          </w:rPrChange>
        </w:rPr>
      </w:pPr>
    </w:p>
    <w:p w14:paraId="7FFDDF4B" w14:textId="77777777" w:rsidR="003114D6" w:rsidRPr="003114D6" w:rsidRDefault="003114D6" w:rsidP="003114D6">
      <w:pPr>
        <w:ind w:firstLine="708"/>
        <w:rPr>
          <w:ins w:id="3205" w:author="Дмитрий Филимонов" w:date="2026-01-29T15:10:00Z"/>
          <w:lang w:val="en-US"/>
          <w:rPrChange w:id="3206" w:author="Дмитрий Филимонов" w:date="2026-01-29T15:10:00Z">
            <w:rPr>
              <w:ins w:id="3207" w:author="Дмитрий Филимонов" w:date="2026-01-29T15:10:00Z"/>
            </w:rPr>
          </w:rPrChange>
        </w:rPr>
      </w:pPr>
      <w:ins w:id="3208" w:author="Дмитрий Филимонов" w:date="2026-01-29T15:10:00Z">
        <w:r w:rsidRPr="003114D6">
          <w:rPr>
            <w:lang w:val="en-US"/>
            <w:rPrChange w:id="3209" w:author="Дмитрий Филимонов" w:date="2026-01-29T15:10:00Z">
              <w:rPr/>
            </w:rPrChange>
          </w:rPr>
          <w:t>CREATE TABLE IF NOT EXISTS `event_agency`.`contractors` (</w:t>
        </w:r>
      </w:ins>
    </w:p>
    <w:p w14:paraId="496C2D57" w14:textId="77777777" w:rsidR="003114D6" w:rsidRPr="003114D6" w:rsidRDefault="003114D6" w:rsidP="003114D6">
      <w:pPr>
        <w:ind w:firstLine="708"/>
        <w:rPr>
          <w:ins w:id="3210" w:author="Дмитрий Филимонов" w:date="2026-01-29T15:10:00Z"/>
          <w:lang w:val="en-US"/>
          <w:rPrChange w:id="3211" w:author="Дмитрий Филимонов" w:date="2026-01-29T15:10:00Z">
            <w:rPr>
              <w:ins w:id="3212" w:author="Дмитрий Филимонов" w:date="2026-01-29T15:10:00Z"/>
            </w:rPr>
          </w:rPrChange>
        </w:rPr>
      </w:pPr>
      <w:ins w:id="3213" w:author="Дмитрий Филимонов" w:date="2026-01-29T15:10:00Z">
        <w:r w:rsidRPr="003114D6">
          <w:rPr>
            <w:lang w:val="en-US"/>
            <w:rPrChange w:id="3214" w:author="Дмитрий Филимонов" w:date="2026-01-29T15:10:00Z">
              <w:rPr/>
            </w:rPrChange>
          </w:rPr>
          <w:t xml:space="preserve">  `contractor_id` INT NOT NULL AUTO_INCREMENT,</w:t>
        </w:r>
      </w:ins>
    </w:p>
    <w:p w14:paraId="56144E6D" w14:textId="77777777" w:rsidR="003114D6" w:rsidRPr="003114D6" w:rsidRDefault="003114D6" w:rsidP="003114D6">
      <w:pPr>
        <w:ind w:firstLine="708"/>
        <w:rPr>
          <w:ins w:id="3215" w:author="Дмитрий Филимонов" w:date="2026-01-29T15:10:00Z"/>
          <w:lang w:val="en-US"/>
          <w:rPrChange w:id="3216" w:author="Дмитрий Филимонов" w:date="2026-01-29T15:10:00Z">
            <w:rPr>
              <w:ins w:id="3217" w:author="Дмитрий Филимонов" w:date="2026-01-29T15:10:00Z"/>
            </w:rPr>
          </w:rPrChange>
        </w:rPr>
      </w:pPr>
      <w:ins w:id="3218" w:author="Дмитрий Филимонов" w:date="2026-01-29T15:10:00Z">
        <w:r w:rsidRPr="003114D6">
          <w:rPr>
            <w:lang w:val="en-US"/>
            <w:rPrChange w:id="3219" w:author="Дмитрий Филимонов" w:date="2026-01-29T15:10:00Z">
              <w:rPr/>
            </w:rPrChange>
          </w:rPr>
          <w:t xml:space="preserve">  `company_name` VARCHAR(100) NULL,</w:t>
        </w:r>
      </w:ins>
    </w:p>
    <w:p w14:paraId="6411940C" w14:textId="77777777" w:rsidR="003114D6" w:rsidRPr="003114D6" w:rsidRDefault="003114D6" w:rsidP="003114D6">
      <w:pPr>
        <w:ind w:firstLine="708"/>
        <w:rPr>
          <w:ins w:id="3220" w:author="Дмитрий Филимонов" w:date="2026-01-29T15:10:00Z"/>
          <w:lang w:val="en-US"/>
          <w:rPrChange w:id="3221" w:author="Дмитрий Филимонов" w:date="2026-01-29T15:10:00Z">
            <w:rPr>
              <w:ins w:id="3222" w:author="Дмитрий Филимонов" w:date="2026-01-29T15:10:00Z"/>
            </w:rPr>
          </w:rPrChange>
        </w:rPr>
      </w:pPr>
      <w:ins w:id="3223" w:author="Дмитрий Филимонов" w:date="2026-01-29T15:10:00Z">
        <w:r w:rsidRPr="003114D6">
          <w:rPr>
            <w:lang w:val="en-US"/>
            <w:rPrChange w:id="3224" w:author="Дмитрий Филимонов" w:date="2026-01-29T15:10:00Z">
              <w:rPr/>
            </w:rPrChange>
          </w:rPr>
          <w:t xml:space="preserve">  `service_type` VARCHAR(50) NULL,</w:t>
        </w:r>
      </w:ins>
    </w:p>
    <w:p w14:paraId="11697225" w14:textId="77777777" w:rsidR="003114D6" w:rsidRPr="003114D6" w:rsidRDefault="003114D6" w:rsidP="003114D6">
      <w:pPr>
        <w:ind w:firstLine="708"/>
        <w:rPr>
          <w:ins w:id="3225" w:author="Дмитрий Филимонов" w:date="2026-01-29T15:10:00Z"/>
          <w:lang w:val="en-US"/>
          <w:rPrChange w:id="3226" w:author="Дмитрий Филимонов" w:date="2026-01-29T15:10:00Z">
            <w:rPr>
              <w:ins w:id="3227" w:author="Дмитрий Филимонов" w:date="2026-01-29T15:10:00Z"/>
            </w:rPr>
          </w:rPrChange>
        </w:rPr>
      </w:pPr>
      <w:ins w:id="3228" w:author="Дмитрий Филимонов" w:date="2026-01-29T15:10:00Z">
        <w:r w:rsidRPr="003114D6">
          <w:rPr>
            <w:lang w:val="en-US"/>
            <w:rPrChange w:id="3229" w:author="Дмитрий Филимонов" w:date="2026-01-29T15:10:00Z">
              <w:rPr/>
            </w:rPrChange>
          </w:rPr>
          <w:t xml:space="preserve">  `phone` VARCHAR(20) NULL,</w:t>
        </w:r>
      </w:ins>
    </w:p>
    <w:p w14:paraId="154CAA7E" w14:textId="77777777" w:rsidR="003114D6" w:rsidRPr="003114D6" w:rsidRDefault="003114D6" w:rsidP="003114D6">
      <w:pPr>
        <w:ind w:firstLine="708"/>
        <w:rPr>
          <w:ins w:id="3230" w:author="Дмитрий Филимонов" w:date="2026-01-29T15:10:00Z"/>
          <w:lang w:val="en-US"/>
          <w:rPrChange w:id="3231" w:author="Дмитрий Филимонов" w:date="2026-01-29T15:10:00Z">
            <w:rPr>
              <w:ins w:id="3232" w:author="Дмитрий Филимонов" w:date="2026-01-29T15:10:00Z"/>
            </w:rPr>
          </w:rPrChange>
        </w:rPr>
      </w:pPr>
      <w:ins w:id="3233" w:author="Дмитрий Филимонов" w:date="2026-01-29T15:10:00Z">
        <w:r w:rsidRPr="003114D6">
          <w:rPr>
            <w:lang w:val="en-US"/>
            <w:rPrChange w:id="3234" w:author="Дмитрий Филимонов" w:date="2026-01-29T15:10:00Z">
              <w:rPr/>
            </w:rPrChange>
          </w:rPr>
          <w:t xml:space="preserve">  PRIMARY KEY (`contractor_id`))</w:t>
        </w:r>
      </w:ins>
    </w:p>
    <w:p w14:paraId="39356E54" w14:textId="77777777" w:rsidR="003114D6" w:rsidRPr="003114D6" w:rsidRDefault="003114D6" w:rsidP="003114D6">
      <w:pPr>
        <w:ind w:firstLine="708"/>
        <w:rPr>
          <w:ins w:id="3235" w:author="Дмитрий Филимонов" w:date="2026-01-29T15:10:00Z"/>
          <w:lang w:val="en-US"/>
          <w:rPrChange w:id="3236" w:author="Дмитрий Филимонов" w:date="2026-01-29T15:10:00Z">
            <w:rPr>
              <w:ins w:id="3237" w:author="Дмитрий Филимонов" w:date="2026-01-29T15:10:00Z"/>
            </w:rPr>
          </w:rPrChange>
        </w:rPr>
      </w:pPr>
      <w:ins w:id="3238" w:author="Дмитрий Филимонов" w:date="2026-01-29T15:10:00Z">
        <w:r w:rsidRPr="003114D6">
          <w:rPr>
            <w:lang w:val="en-US"/>
            <w:rPrChange w:id="3239" w:author="Дмитрий Филимонов" w:date="2026-01-29T15:10:00Z">
              <w:rPr/>
            </w:rPrChange>
          </w:rPr>
          <w:t>ENGINE = InnoDB;</w:t>
        </w:r>
      </w:ins>
    </w:p>
    <w:p w14:paraId="51D65C17" w14:textId="77777777" w:rsidR="003114D6" w:rsidRPr="003114D6" w:rsidRDefault="003114D6" w:rsidP="003114D6">
      <w:pPr>
        <w:ind w:firstLine="708"/>
        <w:rPr>
          <w:ins w:id="3240" w:author="Дмитрий Филимонов" w:date="2026-01-29T15:10:00Z"/>
          <w:lang w:val="en-US"/>
          <w:rPrChange w:id="3241" w:author="Дмитрий Филимонов" w:date="2026-01-29T15:10:00Z">
            <w:rPr>
              <w:ins w:id="3242" w:author="Дмитрий Филимонов" w:date="2026-01-29T15:10:00Z"/>
            </w:rPr>
          </w:rPrChange>
        </w:rPr>
      </w:pPr>
    </w:p>
    <w:p w14:paraId="2797B473" w14:textId="77777777" w:rsidR="003114D6" w:rsidRPr="003114D6" w:rsidRDefault="003114D6" w:rsidP="003114D6">
      <w:pPr>
        <w:ind w:firstLine="708"/>
        <w:rPr>
          <w:ins w:id="3243" w:author="Дмитрий Филимонов" w:date="2026-01-29T15:10:00Z"/>
          <w:lang w:val="en-US"/>
          <w:rPrChange w:id="3244" w:author="Дмитрий Филимонов" w:date="2026-01-29T15:10:00Z">
            <w:rPr>
              <w:ins w:id="3245" w:author="Дмитрий Филимонов" w:date="2026-01-29T15:10:00Z"/>
            </w:rPr>
          </w:rPrChange>
        </w:rPr>
      </w:pPr>
    </w:p>
    <w:p w14:paraId="01F26E4E" w14:textId="77777777" w:rsidR="003114D6" w:rsidRPr="003114D6" w:rsidRDefault="003114D6" w:rsidP="003114D6">
      <w:pPr>
        <w:ind w:firstLine="708"/>
        <w:rPr>
          <w:ins w:id="3246" w:author="Дмитрий Филимонов" w:date="2026-01-29T15:10:00Z"/>
          <w:lang w:val="en-US"/>
          <w:rPrChange w:id="3247" w:author="Дмитрий Филимонов" w:date="2026-01-29T15:10:00Z">
            <w:rPr>
              <w:ins w:id="3248" w:author="Дмитрий Филимонов" w:date="2026-01-29T15:10:00Z"/>
            </w:rPr>
          </w:rPrChange>
        </w:rPr>
      </w:pPr>
      <w:ins w:id="3249" w:author="Дмитрий Филимонов" w:date="2026-01-29T15:10:00Z">
        <w:r w:rsidRPr="003114D6">
          <w:rPr>
            <w:lang w:val="en-US"/>
            <w:rPrChange w:id="3250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4C7E6799" w14:textId="77777777" w:rsidR="003114D6" w:rsidRPr="003114D6" w:rsidRDefault="003114D6" w:rsidP="003114D6">
      <w:pPr>
        <w:ind w:firstLine="708"/>
        <w:rPr>
          <w:ins w:id="3251" w:author="Дмитрий Филимонов" w:date="2026-01-29T15:10:00Z"/>
          <w:lang w:val="en-US"/>
          <w:rPrChange w:id="3252" w:author="Дмитрий Филимонов" w:date="2026-01-29T15:10:00Z">
            <w:rPr>
              <w:ins w:id="3253" w:author="Дмитрий Филимонов" w:date="2026-01-29T15:10:00Z"/>
            </w:rPr>
          </w:rPrChange>
        </w:rPr>
      </w:pPr>
      <w:ins w:id="3254" w:author="Дмитрий Филимонов" w:date="2026-01-29T15:10:00Z">
        <w:r w:rsidRPr="003114D6">
          <w:rPr>
            <w:lang w:val="en-US"/>
            <w:rPrChange w:id="3255" w:author="Дмитрий Филимонов" w:date="2026-01-29T15:10:00Z">
              <w:rPr/>
            </w:rPrChange>
          </w:rPr>
          <w:t>-- Table `event_agency`.`event_staff`</w:t>
        </w:r>
      </w:ins>
    </w:p>
    <w:p w14:paraId="28593A71" w14:textId="77777777" w:rsidR="003114D6" w:rsidRPr="003114D6" w:rsidRDefault="003114D6" w:rsidP="003114D6">
      <w:pPr>
        <w:ind w:firstLine="708"/>
        <w:rPr>
          <w:ins w:id="3256" w:author="Дмитрий Филимонов" w:date="2026-01-29T15:10:00Z"/>
          <w:lang w:val="en-US"/>
          <w:rPrChange w:id="3257" w:author="Дмитрий Филимонов" w:date="2026-01-29T15:10:00Z">
            <w:rPr>
              <w:ins w:id="3258" w:author="Дмитрий Филимонов" w:date="2026-01-29T15:10:00Z"/>
            </w:rPr>
          </w:rPrChange>
        </w:rPr>
      </w:pPr>
      <w:ins w:id="3259" w:author="Дмитрий Филимонов" w:date="2026-01-29T15:10:00Z">
        <w:r w:rsidRPr="003114D6">
          <w:rPr>
            <w:lang w:val="en-US"/>
            <w:rPrChange w:id="3260" w:author="Дмитрий Филимонов" w:date="2026-01-29T15:10:00Z">
              <w:rPr/>
            </w:rPrChange>
          </w:rPr>
          <w:lastRenderedPageBreak/>
          <w:t>-- -----------------------------------------------------</w:t>
        </w:r>
      </w:ins>
    </w:p>
    <w:p w14:paraId="0223D413" w14:textId="77777777" w:rsidR="003114D6" w:rsidRPr="003114D6" w:rsidRDefault="003114D6" w:rsidP="003114D6">
      <w:pPr>
        <w:ind w:firstLine="708"/>
        <w:rPr>
          <w:ins w:id="3261" w:author="Дмитрий Филимонов" w:date="2026-01-29T15:10:00Z"/>
          <w:lang w:val="en-US"/>
          <w:rPrChange w:id="3262" w:author="Дмитрий Филимонов" w:date="2026-01-29T15:10:00Z">
            <w:rPr>
              <w:ins w:id="3263" w:author="Дмитрий Филимонов" w:date="2026-01-29T15:10:00Z"/>
            </w:rPr>
          </w:rPrChange>
        </w:rPr>
      </w:pPr>
      <w:ins w:id="3264" w:author="Дмитрий Филимонов" w:date="2026-01-29T15:10:00Z">
        <w:r w:rsidRPr="003114D6">
          <w:rPr>
            <w:lang w:val="en-US"/>
            <w:rPrChange w:id="3265" w:author="Дмитрий Филимонов" w:date="2026-01-29T15:10:00Z">
              <w:rPr/>
            </w:rPrChange>
          </w:rPr>
          <w:t>DROP TABLE IF EXISTS `event_agency`.`event_staff` ;</w:t>
        </w:r>
      </w:ins>
    </w:p>
    <w:p w14:paraId="338B9A45" w14:textId="77777777" w:rsidR="003114D6" w:rsidRPr="003114D6" w:rsidRDefault="003114D6" w:rsidP="003114D6">
      <w:pPr>
        <w:ind w:firstLine="708"/>
        <w:rPr>
          <w:ins w:id="3266" w:author="Дмитрий Филимонов" w:date="2026-01-29T15:10:00Z"/>
          <w:lang w:val="en-US"/>
          <w:rPrChange w:id="3267" w:author="Дмитрий Филимонов" w:date="2026-01-29T15:10:00Z">
            <w:rPr>
              <w:ins w:id="3268" w:author="Дмитрий Филимонов" w:date="2026-01-29T15:10:00Z"/>
            </w:rPr>
          </w:rPrChange>
        </w:rPr>
      </w:pPr>
    </w:p>
    <w:p w14:paraId="0DAA19D8" w14:textId="77777777" w:rsidR="003114D6" w:rsidRPr="003114D6" w:rsidRDefault="003114D6" w:rsidP="003114D6">
      <w:pPr>
        <w:ind w:firstLine="708"/>
        <w:rPr>
          <w:ins w:id="3269" w:author="Дмитрий Филимонов" w:date="2026-01-29T15:10:00Z"/>
          <w:lang w:val="en-US"/>
          <w:rPrChange w:id="3270" w:author="Дмитрий Филимонов" w:date="2026-01-29T15:10:00Z">
            <w:rPr>
              <w:ins w:id="3271" w:author="Дмитрий Филимонов" w:date="2026-01-29T15:10:00Z"/>
            </w:rPr>
          </w:rPrChange>
        </w:rPr>
      </w:pPr>
      <w:ins w:id="3272" w:author="Дмитрий Филимонов" w:date="2026-01-29T15:10:00Z">
        <w:r w:rsidRPr="003114D6">
          <w:rPr>
            <w:lang w:val="en-US"/>
            <w:rPrChange w:id="3273" w:author="Дмитрий Филимонов" w:date="2026-01-29T15:10:00Z">
              <w:rPr/>
            </w:rPrChange>
          </w:rPr>
          <w:t>CREATE TABLE IF NOT EXISTS `event_agency`.`event_staff` (</w:t>
        </w:r>
      </w:ins>
    </w:p>
    <w:p w14:paraId="51AE369B" w14:textId="77777777" w:rsidR="003114D6" w:rsidRPr="003114D6" w:rsidRDefault="003114D6" w:rsidP="003114D6">
      <w:pPr>
        <w:ind w:firstLine="708"/>
        <w:rPr>
          <w:ins w:id="3274" w:author="Дмитрий Филимонов" w:date="2026-01-29T15:10:00Z"/>
          <w:lang w:val="en-US"/>
          <w:rPrChange w:id="3275" w:author="Дмитрий Филимонов" w:date="2026-01-29T15:10:00Z">
            <w:rPr>
              <w:ins w:id="3276" w:author="Дмитрий Филимонов" w:date="2026-01-29T15:10:00Z"/>
            </w:rPr>
          </w:rPrChange>
        </w:rPr>
      </w:pPr>
      <w:ins w:id="3277" w:author="Дмитрий Филимонов" w:date="2026-01-29T15:10:00Z">
        <w:r w:rsidRPr="003114D6">
          <w:rPr>
            <w:lang w:val="en-US"/>
            <w:rPrChange w:id="3278" w:author="Дмитрий Филимонов" w:date="2026-01-29T15:10:00Z">
              <w:rPr/>
            </w:rPrChange>
          </w:rPr>
          <w:t xml:space="preserve">  `event_staff_id` INT NOT NULL AUTO_INCREMENT,</w:t>
        </w:r>
      </w:ins>
    </w:p>
    <w:p w14:paraId="2371A88F" w14:textId="77777777" w:rsidR="003114D6" w:rsidRPr="003114D6" w:rsidRDefault="003114D6" w:rsidP="003114D6">
      <w:pPr>
        <w:ind w:firstLine="708"/>
        <w:rPr>
          <w:ins w:id="3279" w:author="Дмитрий Филимонов" w:date="2026-01-29T15:10:00Z"/>
          <w:lang w:val="en-US"/>
          <w:rPrChange w:id="3280" w:author="Дмитрий Филимонов" w:date="2026-01-29T15:11:00Z">
            <w:rPr>
              <w:ins w:id="3281" w:author="Дмитрий Филимонов" w:date="2026-01-29T15:10:00Z"/>
            </w:rPr>
          </w:rPrChange>
        </w:rPr>
      </w:pPr>
      <w:ins w:id="3282" w:author="Дмитрий Филимонов" w:date="2026-01-29T15:10:00Z">
        <w:r w:rsidRPr="003114D6">
          <w:rPr>
            <w:lang w:val="en-US"/>
            <w:rPrChange w:id="3283" w:author="Дмитрий Филимонов" w:date="2026-01-29T15:10:00Z">
              <w:rPr/>
            </w:rPrChange>
          </w:rPr>
          <w:t xml:space="preserve">  </w:t>
        </w:r>
        <w:r w:rsidRPr="003114D6">
          <w:rPr>
            <w:lang w:val="en-US"/>
            <w:rPrChange w:id="3284" w:author="Дмитрий Филимонов" w:date="2026-01-29T15:11:00Z">
              <w:rPr/>
            </w:rPrChange>
          </w:rPr>
          <w:t>`event_id` INT NULL,</w:t>
        </w:r>
      </w:ins>
    </w:p>
    <w:p w14:paraId="5A5C3E07" w14:textId="77777777" w:rsidR="003114D6" w:rsidRPr="003114D6" w:rsidRDefault="003114D6" w:rsidP="003114D6">
      <w:pPr>
        <w:ind w:firstLine="708"/>
        <w:rPr>
          <w:ins w:id="3285" w:author="Дмитрий Филимонов" w:date="2026-01-29T15:10:00Z"/>
          <w:lang w:val="en-US"/>
          <w:rPrChange w:id="3286" w:author="Дмитрий Филимонов" w:date="2026-01-29T15:11:00Z">
            <w:rPr>
              <w:ins w:id="3287" w:author="Дмитрий Филимонов" w:date="2026-01-29T15:10:00Z"/>
            </w:rPr>
          </w:rPrChange>
        </w:rPr>
      </w:pPr>
      <w:ins w:id="3288" w:author="Дмитрий Филимонов" w:date="2026-01-29T15:10:00Z">
        <w:r w:rsidRPr="003114D6">
          <w:rPr>
            <w:lang w:val="en-US"/>
            <w:rPrChange w:id="3289" w:author="Дмитрий Филимонов" w:date="2026-01-29T15:11:00Z">
              <w:rPr/>
            </w:rPrChange>
          </w:rPr>
          <w:t xml:space="preserve">  `employee_id` INT NULL,</w:t>
        </w:r>
      </w:ins>
    </w:p>
    <w:p w14:paraId="1FC488B5" w14:textId="77777777" w:rsidR="003114D6" w:rsidRPr="003114D6" w:rsidRDefault="003114D6" w:rsidP="003114D6">
      <w:pPr>
        <w:ind w:firstLine="708"/>
        <w:rPr>
          <w:ins w:id="3290" w:author="Дмитрий Филимонов" w:date="2026-01-29T15:10:00Z"/>
          <w:lang w:val="en-US"/>
          <w:rPrChange w:id="3291" w:author="Дмитрий Филимонов" w:date="2026-01-29T15:11:00Z">
            <w:rPr>
              <w:ins w:id="3292" w:author="Дмитрий Филимонов" w:date="2026-01-29T15:10:00Z"/>
            </w:rPr>
          </w:rPrChange>
        </w:rPr>
      </w:pPr>
      <w:ins w:id="3293" w:author="Дмитрий Филимонов" w:date="2026-01-29T15:10:00Z">
        <w:r w:rsidRPr="003114D6">
          <w:rPr>
            <w:lang w:val="en-US"/>
            <w:rPrChange w:id="3294" w:author="Дмитрий Филимонов" w:date="2026-01-29T15:11:00Z">
              <w:rPr/>
            </w:rPrChange>
          </w:rPr>
          <w:t xml:space="preserve">  `contractor_id` INT NULL,</w:t>
        </w:r>
      </w:ins>
    </w:p>
    <w:p w14:paraId="51BD4C63" w14:textId="77777777" w:rsidR="003114D6" w:rsidRPr="003114D6" w:rsidRDefault="003114D6" w:rsidP="003114D6">
      <w:pPr>
        <w:ind w:firstLine="708"/>
        <w:rPr>
          <w:ins w:id="3295" w:author="Дмитрий Филимонов" w:date="2026-01-29T15:10:00Z"/>
          <w:lang w:val="en-US"/>
          <w:rPrChange w:id="3296" w:author="Дмитрий Филимонов" w:date="2026-01-29T15:11:00Z">
            <w:rPr>
              <w:ins w:id="3297" w:author="Дмитрий Филимонов" w:date="2026-01-29T15:10:00Z"/>
            </w:rPr>
          </w:rPrChange>
        </w:rPr>
      </w:pPr>
      <w:ins w:id="3298" w:author="Дмитрий Филимонов" w:date="2026-01-29T15:10:00Z">
        <w:r w:rsidRPr="003114D6">
          <w:rPr>
            <w:lang w:val="en-US"/>
            <w:rPrChange w:id="3299" w:author="Дмитрий Филимонов" w:date="2026-01-29T15:11:00Z">
              <w:rPr/>
            </w:rPrChange>
          </w:rPr>
          <w:t xml:space="preserve">  `role_description` VARCHAR(100) NULL,</w:t>
        </w:r>
      </w:ins>
    </w:p>
    <w:p w14:paraId="66285A7D" w14:textId="77777777" w:rsidR="003114D6" w:rsidRPr="003114D6" w:rsidRDefault="003114D6" w:rsidP="003114D6">
      <w:pPr>
        <w:ind w:firstLine="708"/>
        <w:rPr>
          <w:ins w:id="3300" w:author="Дмитрий Филимонов" w:date="2026-01-29T15:10:00Z"/>
          <w:lang w:val="en-US"/>
          <w:rPrChange w:id="3301" w:author="Дмитрий Филимонов" w:date="2026-01-29T15:11:00Z">
            <w:rPr>
              <w:ins w:id="3302" w:author="Дмитрий Филимонов" w:date="2026-01-29T15:10:00Z"/>
            </w:rPr>
          </w:rPrChange>
        </w:rPr>
      </w:pPr>
      <w:ins w:id="3303" w:author="Дмитрий Филимонов" w:date="2026-01-29T15:10:00Z">
        <w:r w:rsidRPr="003114D6">
          <w:rPr>
            <w:lang w:val="en-US"/>
            <w:rPrChange w:id="3304" w:author="Дмитрий Филимонов" w:date="2026-01-29T15:11:00Z">
              <w:rPr/>
            </w:rPrChange>
          </w:rPr>
          <w:t xml:space="preserve">  PRIMARY KEY (`event_staff_id`),</w:t>
        </w:r>
      </w:ins>
    </w:p>
    <w:p w14:paraId="35245629" w14:textId="77777777" w:rsidR="003114D6" w:rsidRPr="003114D6" w:rsidRDefault="003114D6" w:rsidP="003114D6">
      <w:pPr>
        <w:ind w:firstLine="708"/>
        <w:rPr>
          <w:ins w:id="3305" w:author="Дмитрий Филимонов" w:date="2026-01-29T15:10:00Z"/>
          <w:lang w:val="en-US"/>
          <w:rPrChange w:id="3306" w:author="Дмитрий Филимонов" w:date="2026-01-29T15:11:00Z">
            <w:rPr>
              <w:ins w:id="3307" w:author="Дмитрий Филимонов" w:date="2026-01-29T15:10:00Z"/>
            </w:rPr>
          </w:rPrChange>
        </w:rPr>
      </w:pPr>
      <w:ins w:id="3308" w:author="Дмитрий Филимонов" w:date="2026-01-29T15:10:00Z">
        <w:r w:rsidRPr="003114D6">
          <w:rPr>
            <w:lang w:val="en-US"/>
            <w:rPrChange w:id="3309" w:author="Дмитрий Филимонов" w:date="2026-01-29T15:11:00Z">
              <w:rPr/>
            </w:rPrChange>
          </w:rPr>
          <w:t xml:space="preserve">  INDEX `event_id_idx` (`event_id` ASC) VISIBLE,</w:t>
        </w:r>
      </w:ins>
    </w:p>
    <w:p w14:paraId="4E0A3A2F" w14:textId="77777777" w:rsidR="003114D6" w:rsidRPr="003114D6" w:rsidRDefault="003114D6" w:rsidP="003114D6">
      <w:pPr>
        <w:ind w:firstLine="708"/>
        <w:rPr>
          <w:ins w:id="3310" w:author="Дмитрий Филимонов" w:date="2026-01-29T15:10:00Z"/>
          <w:lang w:val="en-US"/>
          <w:rPrChange w:id="3311" w:author="Дмитрий Филимонов" w:date="2026-01-29T15:11:00Z">
            <w:rPr>
              <w:ins w:id="3312" w:author="Дмитрий Филимонов" w:date="2026-01-29T15:10:00Z"/>
            </w:rPr>
          </w:rPrChange>
        </w:rPr>
      </w:pPr>
      <w:ins w:id="3313" w:author="Дмитрий Филимонов" w:date="2026-01-29T15:10:00Z">
        <w:r w:rsidRPr="003114D6">
          <w:rPr>
            <w:lang w:val="en-US"/>
            <w:rPrChange w:id="3314" w:author="Дмитрий Филимонов" w:date="2026-01-29T15:11:00Z">
              <w:rPr/>
            </w:rPrChange>
          </w:rPr>
          <w:t xml:space="preserve">  INDEX `employee_id_idx` (`employee_id` ASC) VISIBLE,</w:t>
        </w:r>
      </w:ins>
    </w:p>
    <w:p w14:paraId="79670E5D" w14:textId="77777777" w:rsidR="003114D6" w:rsidRPr="003114D6" w:rsidRDefault="003114D6" w:rsidP="003114D6">
      <w:pPr>
        <w:ind w:firstLine="708"/>
        <w:rPr>
          <w:ins w:id="3315" w:author="Дмитрий Филимонов" w:date="2026-01-29T15:10:00Z"/>
          <w:lang w:val="en-US"/>
          <w:rPrChange w:id="3316" w:author="Дмитрий Филимонов" w:date="2026-01-29T15:11:00Z">
            <w:rPr>
              <w:ins w:id="3317" w:author="Дмитрий Филимонов" w:date="2026-01-29T15:10:00Z"/>
            </w:rPr>
          </w:rPrChange>
        </w:rPr>
      </w:pPr>
      <w:ins w:id="3318" w:author="Дмитрий Филимонов" w:date="2026-01-29T15:10:00Z">
        <w:r w:rsidRPr="003114D6">
          <w:rPr>
            <w:lang w:val="en-US"/>
            <w:rPrChange w:id="3319" w:author="Дмитрий Филимонов" w:date="2026-01-29T15:11:00Z">
              <w:rPr/>
            </w:rPrChange>
          </w:rPr>
          <w:t xml:space="preserve">  INDEX `contractor_id_idx` (`contractor_id` ASC) VISIBLE,</w:t>
        </w:r>
      </w:ins>
    </w:p>
    <w:p w14:paraId="019EF834" w14:textId="77777777" w:rsidR="003114D6" w:rsidRPr="003114D6" w:rsidRDefault="003114D6" w:rsidP="003114D6">
      <w:pPr>
        <w:ind w:firstLine="708"/>
        <w:rPr>
          <w:ins w:id="3320" w:author="Дмитрий Филимонов" w:date="2026-01-29T15:10:00Z"/>
          <w:lang w:val="en-US"/>
          <w:rPrChange w:id="3321" w:author="Дмитрий Филимонов" w:date="2026-01-29T15:11:00Z">
            <w:rPr>
              <w:ins w:id="3322" w:author="Дмитрий Филимонов" w:date="2026-01-29T15:10:00Z"/>
            </w:rPr>
          </w:rPrChange>
        </w:rPr>
      </w:pPr>
      <w:ins w:id="3323" w:author="Дмитрий Филимонов" w:date="2026-01-29T15:10:00Z">
        <w:r w:rsidRPr="003114D6">
          <w:rPr>
            <w:lang w:val="en-US"/>
            <w:rPrChange w:id="3324" w:author="Дмитрий Филимонов" w:date="2026-01-29T15:11:00Z">
              <w:rPr/>
            </w:rPrChange>
          </w:rPr>
          <w:t xml:space="preserve">  CONSTRAINT `event_id`</w:t>
        </w:r>
      </w:ins>
    </w:p>
    <w:p w14:paraId="4AA4A474" w14:textId="77777777" w:rsidR="003114D6" w:rsidRPr="003114D6" w:rsidRDefault="003114D6" w:rsidP="003114D6">
      <w:pPr>
        <w:ind w:firstLine="708"/>
        <w:rPr>
          <w:ins w:id="3325" w:author="Дмитрий Филимонов" w:date="2026-01-29T15:10:00Z"/>
          <w:lang w:val="en-US"/>
          <w:rPrChange w:id="3326" w:author="Дмитрий Филимонов" w:date="2026-01-29T15:11:00Z">
            <w:rPr>
              <w:ins w:id="3327" w:author="Дмитрий Филимонов" w:date="2026-01-29T15:10:00Z"/>
            </w:rPr>
          </w:rPrChange>
        </w:rPr>
      </w:pPr>
      <w:ins w:id="3328" w:author="Дмитрий Филимонов" w:date="2026-01-29T15:10:00Z">
        <w:r w:rsidRPr="003114D6">
          <w:rPr>
            <w:lang w:val="en-US"/>
            <w:rPrChange w:id="3329" w:author="Дмитрий Филимонов" w:date="2026-01-29T15:11:00Z">
              <w:rPr/>
            </w:rPrChange>
          </w:rPr>
          <w:t xml:space="preserve">    FOREIGN KEY (`event_id`)</w:t>
        </w:r>
      </w:ins>
    </w:p>
    <w:p w14:paraId="2945CD83" w14:textId="77777777" w:rsidR="003114D6" w:rsidRPr="003114D6" w:rsidRDefault="003114D6" w:rsidP="003114D6">
      <w:pPr>
        <w:ind w:firstLine="708"/>
        <w:rPr>
          <w:ins w:id="3330" w:author="Дмитрий Филимонов" w:date="2026-01-29T15:10:00Z"/>
          <w:lang w:val="en-US"/>
          <w:rPrChange w:id="3331" w:author="Дмитрий Филимонов" w:date="2026-01-29T15:11:00Z">
            <w:rPr>
              <w:ins w:id="3332" w:author="Дмитрий Филимонов" w:date="2026-01-29T15:10:00Z"/>
            </w:rPr>
          </w:rPrChange>
        </w:rPr>
      </w:pPr>
      <w:ins w:id="3333" w:author="Дмитрий Филимонов" w:date="2026-01-29T15:10:00Z">
        <w:r w:rsidRPr="003114D6">
          <w:rPr>
            <w:lang w:val="en-US"/>
            <w:rPrChange w:id="3334" w:author="Дмитрий Филимонов" w:date="2026-01-29T15:11:00Z">
              <w:rPr/>
            </w:rPrChange>
          </w:rPr>
          <w:t xml:space="preserve">    REFERENCES `event_agency`.`events` (`event_id`)</w:t>
        </w:r>
      </w:ins>
    </w:p>
    <w:p w14:paraId="75E9D196" w14:textId="77777777" w:rsidR="003114D6" w:rsidRPr="003114D6" w:rsidRDefault="003114D6" w:rsidP="003114D6">
      <w:pPr>
        <w:ind w:firstLine="708"/>
        <w:rPr>
          <w:ins w:id="3335" w:author="Дмитрий Филимонов" w:date="2026-01-29T15:10:00Z"/>
          <w:lang w:val="en-US"/>
          <w:rPrChange w:id="3336" w:author="Дмитрий Филимонов" w:date="2026-01-29T15:11:00Z">
            <w:rPr>
              <w:ins w:id="3337" w:author="Дмитрий Филимонов" w:date="2026-01-29T15:10:00Z"/>
            </w:rPr>
          </w:rPrChange>
        </w:rPr>
      </w:pPr>
      <w:ins w:id="3338" w:author="Дмитрий Филимонов" w:date="2026-01-29T15:10:00Z">
        <w:r w:rsidRPr="003114D6">
          <w:rPr>
            <w:lang w:val="en-US"/>
            <w:rPrChange w:id="3339" w:author="Дмитрий Филимонов" w:date="2026-01-29T15:11:00Z">
              <w:rPr/>
            </w:rPrChange>
          </w:rPr>
          <w:t xml:space="preserve">    ON DELETE NO ACTION</w:t>
        </w:r>
      </w:ins>
    </w:p>
    <w:p w14:paraId="261A4DC5" w14:textId="77777777" w:rsidR="003114D6" w:rsidRPr="003114D6" w:rsidRDefault="003114D6" w:rsidP="003114D6">
      <w:pPr>
        <w:ind w:firstLine="708"/>
        <w:rPr>
          <w:ins w:id="3340" w:author="Дмитрий Филимонов" w:date="2026-01-29T15:10:00Z"/>
          <w:lang w:val="en-US"/>
          <w:rPrChange w:id="3341" w:author="Дмитрий Филимонов" w:date="2026-01-29T15:11:00Z">
            <w:rPr>
              <w:ins w:id="3342" w:author="Дмитрий Филимонов" w:date="2026-01-29T15:10:00Z"/>
            </w:rPr>
          </w:rPrChange>
        </w:rPr>
      </w:pPr>
      <w:ins w:id="3343" w:author="Дмитрий Филимонов" w:date="2026-01-29T15:10:00Z">
        <w:r w:rsidRPr="003114D6">
          <w:rPr>
            <w:lang w:val="en-US"/>
            <w:rPrChange w:id="3344" w:author="Дмитрий Филимонов" w:date="2026-01-29T15:11:00Z">
              <w:rPr/>
            </w:rPrChange>
          </w:rPr>
          <w:t xml:space="preserve">    ON UPDATE NO ACTION,</w:t>
        </w:r>
      </w:ins>
    </w:p>
    <w:p w14:paraId="5A265628" w14:textId="77777777" w:rsidR="003114D6" w:rsidRPr="003114D6" w:rsidRDefault="003114D6" w:rsidP="003114D6">
      <w:pPr>
        <w:ind w:firstLine="708"/>
        <w:rPr>
          <w:ins w:id="3345" w:author="Дмитрий Филимонов" w:date="2026-01-29T15:10:00Z"/>
          <w:lang w:val="en-US"/>
          <w:rPrChange w:id="3346" w:author="Дмитрий Филимонов" w:date="2026-01-29T15:11:00Z">
            <w:rPr>
              <w:ins w:id="3347" w:author="Дмитрий Филимонов" w:date="2026-01-29T15:10:00Z"/>
            </w:rPr>
          </w:rPrChange>
        </w:rPr>
      </w:pPr>
      <w:ins w:id="3348" w:author="Дмитрий Филимонов" w:date="2026-01-29T15:10:00Z">
        <w:r w:rsidRPr="003114D6">
          <w:rPr>
            <w:lang w:val="en-US"/>
            <w:rPrChange w:id="3349" w:author="Дмитрий Филимонов" w:date="2026-01-29T15:11:00Z">
              <w:rPr/>
            </w:rPrChange>
          </w:rPr>
          <w:t xml:space="preserve">  CONSTRAINT `employee_id`</w:t>
        </w:r>
      </w:ins>
    </w:p>
    <w:p w14:paraId="0BC42356" w14:textId="77777777" w:rsidR="003114D6" w:rsidRPr="003114D6" w:rsidRDefault="003114D6" w:rsidP="003114D6">
      <w:pPr>
        <w:ind w:firstLine="708"/>
        <w:rPr>
          <w:ins w:id="3350" w:author="Дмитрий Филимонов" w:date="2026-01-29T15:10:00Z"/>
          <w:lang w:val="en-US"/>
          <w:rPrChange w:id="3351" w:author="Дмитрий Филимонов" w:date="2026-01-29T15:11:00Z">
            <w:rPr>
              <w:ins w:id="3352" w:author="Дмитрий Филимонов" w:date="2026-01-29T15:10:00Z"/>
            </w:rPr>
          </w:rPrChange>
        </w:rPr>
      </w:pPr>
      <w:ins w:id="3353" w:author="Дмитрий Филимонов" w:date="2026-01-29T15:10:00Z">
        <w:r w:rsidRPr="003114D6">
          <w:rPr>
            <w:lang w:val="en-US"/>
            <w:rPrChange w:id="3354" w:author="Дмитрий Филимонов" w:date="2026-01-29T15:11:00Z">
              <w:rPr/>
            </w:rPrChange>
          </w:rPr>
          <w:t xml:space="preserve">    FOREIGN KEY (`employee_id`)</w:t>
        </w:r>
      </w:ins>
    </w:p>
    <w:p w14:paraId="7E8C55CF" w14:textId="77777777" w:rsidR="003114D6" w:rsidRPr="003114D6" w:rsidRDefault="003114D6" w:rsidP="003114D6">
      <w:pPr>
        <w:ind w:firstLine="708"/>
        <w:rPr>
          <w:ins w:id="3355" w:author="Дмитрий Филимонов" w:date="2026-01-29T15:10:00Z"/>
          <w:lang w:val="en-US"/>
          <w:rPrChange w:id="3356" w:author="Дмитрий Филимонов" w:date="2026-01-29T15:11:00Z">
            <w:rPr>
              <w:ins w:id="3357" w:author="Дмитрий Филимонов" w:date="2026-01-29T15:10:00Z"/>
            </w:rPr>
          </w:rPrChange>
        </w:rPr>
      </w:pPr>
      <w:ins w:id="3358" w:author="Дмитрий Филимонов" w:date="2026-01-29T15:10:00Z">
        <w:r w:rsidRPr="003114D6">
          <w:rPr>
            <w:lang w:val="en-US"/>
            <w:rPrChange w:id="3359" w:author="Дмитрий Филимонов" w:date="2026-01-29T15:11:00Z">
              <w:rPr/>
            </w:rPrChange>
          </w:rPr>
          <w:t xml:space="preserve">    REFERENCES `event_agency`.`employees` (`employee_id`)</w:t>
        </w:r>
      </w:ins>
    </w:p>
    <w:p w14:paraId="68C4CF8C" w14:textId="77777777" w:rsidR="003114D6" w:rsidRPr="003114D6" w:rsidRDefault="003114D6" w:rsidP="003114D6">
      <w:pPr>
        <w:ind w:firstLine="708"/>
        <w:rPr>
          <w:ins w:id="3360" w:author="Дмитрий Филимонов" w:date="2026-01-29T15:10:00Z"/>
          <w:lang w:val="en-US"/>
          <w:rPrChange w:id="3361" w:author="Дмитрий Филимонов" w:date="2026-01-29T15:11:00Z">
            <w:rPr>
              <w:ins w:id="3362" w:author="Дмитрий Филимонов" w:date="2026-01-29T15:10:00Z"/>
            </w:rPr>
          </w:rPrChange>
        </w:rPr>
      </w:pPr>
      <w:ins w:id="3363" w:author="Дмитрий Филимонов" w:date="2026-01-29T15:10:00Z">
        <w:r w:rsidRPr="003114D6">
          <w:rPr>
            <w:lang w:val="en-US"/>
            <w:rPrChange w:id="3364" w:author="Дмитрий Филимонов" w:date="2026-01-29T15:11:00Z">
              <w:rPr/>
            </w:rPrChange>
          </w:rPr>
          <w:t xml:space="preserve">    ON DELETE NO ACTION</w:t>
        </w:r>
      </w:ins>
    </w:p>
    <w:p w14:paraId="615B16AF" w14:textId="77777777" w:rsidR="003114D6" w:rsidRPr="003114D6" w:rsidRDefault="003114D6" w:rsidP="003114D6">
      <w:pPr>
        <w:ind w:firstLine="708"/>
        <w:rPr>
          <w:ins w:id="3365" w:author="Дмитрий Филимонов" w:date="2026-01-29T15:10:00Z"/>
          <w:lang w:val="en-US"/>
          <w:rPrChange w:id="3366" w:author="Дмитрий Филимонов" w:date="2026-01-29T15:11:00Z">
            <w:rPr>
              <w:ins w:id="3367" w:author="Дмитрий Филимонов" w:date="2026-01-29T15:10:00Z"/>
            </w:rPr>
          </w:rPrChange>
        </w:rPr>
      </w:pPr>
      <w:ins w:id="3368" w:author="Дмитрий Филимонов" w:date="2026-01-29T15:10:00Z">
        <w:r w:rsidRPr="003114D6">
          <w:rPr>
            <w:lang w:val="en-US"/>
            <w:rPrChange w:id="3369" w:author="Дмитрий Филимонов" w:date="2026-01-29T15:11:00Z">
              <w:rPr/>
            </w:rPrChange>
          </w:rPr>
          <w:t xml:space="preserve">    ON UPDATE NO ACTION,</w:t>
        </w:r>
      </w:ins>
    </w:p>
    <w:p w14:paraId="7E8215D5" w14:textId="77777777" w:rsidR="003114D6" w:rsidRPr="003114D6" w:rsidRDefault="003114D6" w:rsidP="003114D6">
      <w:pPr>
        <w:ind w:firstLine="708"/>
        <w:rPr>
          <w:ins w:id="3370" w:author="Дмитрий Филимонов" w:date="2026-01-29T15:10:00Z"/>
          <w:lang w:val="en-US"/>
          <w:rPrChange w:id="3371" w:author="Дмитрий Филимонов" w:date="2026-01-29T15:11:00Z">
            <w:rPr>
              <w:ins w:id="3372" w:author="Дмитрий Филимонов" w:date="2026-01-29T15:10:00Z"/>
            </w:rPr>
          </w:rPrChange>
        </w:rPr>
      </w:pPr>
      <w:ins w:id="3373" w:author="Дмитрий Филимонов" w:date="2026-01-29T15:10:00Z">
        <w:r w:rsidRPr="003114D6">
          <w:rPr>
            <w:lang w:val="en-US"/>
            <w:rPrChange w:id="3374" w:author="Дмитрий Филимонов" w:date="2026-01-29T15:11:00Z">
              <w:rPr/>
            </w:rPrChange>
          </w:rPr>
          <w:t xml:space="preserve">  CONSTRAINT `contractor_id`</w:t>
        </w:r>
      </w:ins>
    </w:p>
    <w:p w14:paraId="5F8C798C" w14:textId="77777777" w:rsidR="003114D6" w:rsidRPr="003114D6" w:rsidRDefault="003114D6" w:rsidP="003114D6">
      <w:pPr>
        <w:ind w:firstLine="708"/>
        <w:rPr>
          <w:ins w:id="3375" w:author="Дмитрий Филимонов" w:date="2026-01-29T15:10:00Z"/>
          <w:lang w:val="en-US"/>
          <w:rPrChange w:id="3376" w:author="Дмитрий Филимонов" w:date="2026-01-29T15:11:00Z">
            <w:rPr>
              <w:ins w:id="3377" w:author="Дмитрий Филимонов" w:date="2026-01-29T15:10:00Z"/>
            </w:rPr>
          </w:rPrChange>
        </w:rPr>
      </w:pPr>
      <w:ins w:id="3378" w:author="Дмитрий Филимонов" w:date="2026-01-29T15:10:00Z">
        <w:r w:rsidRPr="003114D6">
          <w:rPr>
            <w:lang w:val="en-US"/>
            <w:rPrChange w:id="3379" w:author="Дмитрий Филимонов" w:date="2026-01-29T15:11:00Z">
              <w:rPr/>
            </w:rPrChange>
          </w:rPr>
          <w:t xml:space="preserve">    FOREIGN KEY (`contractor_id`)</w:t>
        </w:r>
      </w:ins>
    </w:p>
    <w:p w14:paraId="2B1FE2BA" w14:textId="77777777" w:rsidR="003114D6" w:rsidRPr="003114D6" w:rsidRDefault="003114D6" w:rsidP="003114D6">
      <w:pPr>
        <w:ind w:firstLine="708"/>
        <w:rPr>
          <w:ins w:id="3380" w:author="Дмитрий Филимонов" w:date="2026-01-29T15:10:00Z"/>
          <w:lang w:val="en-US"/>
          <w:rPrChange w:id="3381" w:author="Дмитрий Филимонов" w:date="2026-01-29T15:11:00Z">
            <w:rPr>
              <w:ins w:id="3382" w:author="Дмитрий Филимонов" w:date="2026-01-29T15:10:00Z"/>
            </w:rPr>
          </w:rPrChange>
        </w:rPr>
      </w:pPr>
      <w:ins w:id="3383" w:author="Дмитрий Филимонов" w:date="2026-01-29T15:10:00Z">
        <w:r w:rsidRPr="003114D6">
          <w:rPr>
            <w:lang w:val="en-US"/>
            <w:rPrChange w:id="3384" w:author="Дмитрий Филимонов" w:date="2026-01-29T15:11:00Z">
              <w:rPr/>
            </w:rPrChange>
          </w:rPr>
          <w:t xml:space="preserve">    REFERENCES `event_agency`.`contractors` (`contractor_id`)</w:t>
        </w:r>
      </w:ins>
    </w:p>
    <w:p w14:paraId="0149BE82" w14:textId="77777777" w:rsidR="003114D6" w:rsidRPr="003114D6" w:rsidRDefault="003114D6" w:rsidP="003114D6">
      <w:pPr>
        <w:ind w:firstLine="708"/>
        <w:rPr>
          <w:ins w:id="3385" w:author="Дмитрий Филимонов" w:date="2026-01-29T15:10:00Z"/>
          <w:lang w:val="en-US"/>
          <w:rPrChange w:id="3386" w:author="Дмитрий Филимонов" w:date="2026-01-29T15:11:00Z">
            <w:rPr>
              <w:ins w:id="3387" w:author="Дмитрий Филимонов" w:date="2026-01-29T15:10:00Z"/>
            </w:rPr>
          </w:rPrChange>
        </w:rPr>
      </w:pPr>
      <w:ins w:id="3388" w:author="Дмитрий Филимонов" w:date="2026-01-29T15:10:00Z">
        <w:r w:rsidRPr="003114D6">
          <w:rPr>
            <w:lang w:val="en-US"/>
            <w:rPrChange w:id="3389" w:author="Дмитрий Филимонов" w:date="2026-01-29T15:11:00Z">
              <w:rPr/>
            </w:rPrChange>
          </w:rPr>
          <w:t xml:space="preserve">    ON DELETE NO ACTION</w:t>
        </w:r>
      </w:ins>
    </w:p>
    <w:p w14:paraId="051E38E7" w14:textId="77777777" w:rsidR="003114D6" w:rsidRPr="003114D6" w:rsidRDefault="003114D6" w:rsidP="003114D6">
      <w:pPr>
        <w:ind w:firstLine="708"/>
        <w:rPr>
          <w:ins w:id="3390" w:author="Дмитрий Филимонов" w:date="2026-01-29T15:10:00Z"/>
          <w:lang w:val="en-US"/>
          <w:rPrChange w:id="3391" w:author="Дмитрий Филимонов" w:date="2026-01-29T15:11:00Z">
            <w:rPr>
              <w:ins w:id="3392" w:author="Дмитрий Филимонов" w:date="2026-01-29T15:10:00Z"/>
            </w:rPr>
          </w:rPrChange>
        </w:rPr>
      </w:pPr>
      <w:ins w:id="3393" w:author="Дмитрий Филимонов" w:date="2026-01-29T15:10:00Z">
        <w:r w:rsidRPr="003114D6">
          <w:rPr>
            <w:lang w:val="en-US"/>
            <w:rPrChange w:id="3394" w:author="Дмитрий Филимонов" w:date="2026-01-29T15:11:00Z">
              <w:rPr/>
            </w:rPrChange>
          </w:rPr>
          <w:t xml:space="preserve">    ON UPDATE NO ACTION)</w:t>
        </w:r>
      </w:ins>
    </w:p>
    <w:p w14:paraId="7379A7D2" w14:textId="77777777" w:rsidR="003114D6" w:rsidRPr="003114D6" w:rsidRDefault="003114D6" w:rsidP="003114D6">
      <w:pPr>
        <w:ind w:firstLine="708"/>
        <w:rPr>
          <w:ins w:id="3395" w:author="Дмитрий Филимонов" w:date="2026-01-29T15:10:00Z"/>
          <w:lang w:val="en-US"/>
          <w:rPrChange w:id="3396" w:author="Дмитрий Филимонов" w:date="2026-01-29T15:11:00Z">
            <w:rPr>
              <w:ins w:id="3397" w:author="Дмитрий Филимонов" w:date="2026-01-29T15:10:00Z"/>
            </w:rPr>
          </w:rPrChange>
        </w:rPr>
      </w:pPr>
      <w:ins w:id="3398" w:author="Дмитрий Филимонов" w:date="2026-01-29T15:10:00Z">
        <w:r w:rsidRPr="003114D6">
          <w:rPr>
            <w:lang w:val="en-US"/>
            <w:rPrChange w:id="3399" w:author="Дмитрий Филимонов" w:date="2026-01-29T15:11:00Z">
              <w:rPr/>
            </w:rPrChange>
          </w:rPr>
          <w:t>ENGINE = InnoDB;</w:t>
        </w:r>
      </w:ins>
    </w:p>
    <w:p w14:paraId="1D280794" w14:textId="77777777" w:rsidR="003114D6" w:rsidRPr="003114D6" w:rsidRDefault="003114D6" w:rsidP="003114D6">
      <w:pPr>
        <w:ind w:firstLine="708"/>
        <w:rPr>
          <w:ins w:id="3400" w:author="Дмитрий Филимонов" w:date="2026-01-29T15:10:00Z"/>
          <w:lang w:val="en-US"/>
          <w:rPrChange w:id="3401" w:author="Дмитрий Филимонов" w:date="2026-01-29T15:11:00Z">
            <w:rPr>
              <w:ins w:id="3402" w:author="Дмитрий Филимонов" w:date="2026-01-29T15:10:00Z"/>
            </w:rPr>
          </w:rPrChange>
        </w:rPr>
      </w:pPr>
    </w:p>
    <w:p w14:paraId="23B77CBA" w14:textId="77777777" w:rsidR="003114D6" w:rsidRPr="003114D6" w:rsidRDefault="003114D6" w:rsidP="003114D6">
      <w:pPr>
        <w:ind w:firstLine="708"/>
        <w:rPr>
          <w:ins w:id="3403" w:author="Дмитрий Филимонов" w:date="2026-01-29T15:10:00Z"/>
          <w:lang w:val="en-US"/>
          <w:rPrChange w:id="3404" w:author="Дмитрий Филимонов" w:date="2026-01-29T15:11:00Z">
            <w:rPr>
              <w:ins w:id="3405" w:author="Дмитрий Филимонов" w:date="2026-01-29T15:10:00Z"/>
            </w:rPr>
          </w:rPrChange>
        </w:rPr>
      </w:pPr>
      <w:ins w:id="3406" w:author="Дмитрий Филимонов" w:date="2026-01-29T15:10:00Z">
        <w:r w:rsidRPr="003114D6">
          <w:rPr>
            <w:lang w:val="en-US"/>
            <w:rPrChange w:id="3407" w:author="Дмитрий Филимонов" w:date="2026-01-29T15:11:00Z">
              <w:rPr/>
            </w:rPrChange>
          </w:rPr>
          <w:t>USE `event_agency` ;</w:t>
        </w:r>
      </w:ins>
    </w:p>
    <w:p w14:paraId="5138BBBE" w14:textId="77777777" w:rsidR="003114D6" w:rsidRPr="003114D6" w:rsidRDefault="003114D6" w:rsidP="003114D6">
      <w:pPr>
        <w:ind w:firstLine="708"/>
        <w:rPr>
          <w:ins w:id="3408" w:author="Дмитрий Филимонов" w:date="2026-01-29T15:10:00Z"/>
          <w:lang w:val="en-US"/>
          <w:rPrChange w:id="3409" w:author="Дмитрий Филимонов" w:date="2026-01-29T15:11:00Z">
            <w:rPr>
              <w:ins w:id="3410" w:author="Дмитрий Филимонов" w:date="2026-01-29T15:10:00Z"/>
            </w:rPr>
          </w:rPrChange>
        </w:rPr>
      </w:pPr>
    </w:p>
    <w:p w14:paraId="08874F81" w14:textId="77777777" w:rsidR="003114D6" w:rsidRPr="003114D6" w:rsidRDefault="003114D6" w:rsidP="003114D6">
      <w:pPr>
        <w:ind w:firstLine="708"/>
        <w:rPr>
          <w:ins w:id="3411" w:author="Дмитрий Филимонов" w:date="2026-01-29T15:10:00Z"/>
          <w:lang w:val="en-US"/>
          <w:rPrChange w:id="3412" w:author="Дмитрий Филимонов" w:date="2026-01-29T15:11:00Z">
            <w:rPr>
              <w:ins w:id="3413" w:author="Дмитрий Филимонов" w:date="2026-01-29T15:10:00Z"/>
            </w:rPr>
          </w:rPrChange>
        </w:rPr>
      </w:pPr>
      <w:ins w:id="3414" w:author="Дмитрий Филимонов" w:date="2026-01-29T15:10:00Z">
        <w:r w:rsidRPr="003114D6">
          <w:rPr>
            <w:lang w:val="en-US"/>
            <w:rPrChange w:id="3415" w:author="Дмитрий Филимонов" w:date="2026-01-29T15:11:00Z">
              <w:rPr/>
            </w:rPrChange>
          </w:rPr>
          <w:t>-- -----------------------------------------------------</w:t>
        </w:r>
      </w:ins>
    </w:p>
    <w:p w14:paraId="4A01B56B" w14:textId="77777777" w:rsidR="003114D6" w:rsidRPr="003114D6" w:rsidRDefault="003114D6" w:rsidP="003114D6">
      <w:pPr>
        <w:ind w:firstLine="708"/>
        <w:rPr>
          <w:ins w:id="3416" w:author="Дмитрий Филимонов" w:date="2026-01-29T15:10:00Z"/>
          <w:lang w:val="en-US"/>
          <w:rPrChange w:id="3417" w:author="Дмитрий Филимонов" w:date="2026-01-29T15:11:00Z">
            <w:rPr>
              <w:ins w:id="3418" w:author="Дмитрий Филимонов" w:date="2026-01-29T15:10:00Z"/>
            </w:rPr>
          </w:rPrChange>
        </w:rPr>
      </w:pPr>
      <w:ins w:id="3419" w:author="Дмитрий Филимонов" w:date="2026-01-29T15:10:00Z">
        <w:r w:rsidRPr="003114D6">
          <w:rPr>
            <w:lang w:val="en-US"/>
            <w:rPrChange w:id="3420" w:author="Дмитрий Филимонов" w:date="2026-01-29T15:11:00Z">
              <w:rPr/>
            </w:rPrChange>
          </w:rPr>
          <w:lastRenderedPageBreak/>
          <w:t>-- procedure add_client</w:t>
        </w:r>
      </w:ins>
    </w:p>
    <w:p w14:paraId="3E99B47F" w14:textId="77777777" w:rsidR="003114D6" w:rsidRPr="003114D6" w:rsidRDefault="003114D6" w:rsidP="003114D6">
      <w:pPr>
        <w:ind w:firstLine="708"/>
        <w:rPr>
          <w:ins w:id="3421" w:author="Дмитрий Филимонов" w:date="2026-01-29T15:10:00Z"/>
          <w:lang w:val="en-US"/>
          <w:rPrChange w:id="3422" w:author="Дмитрий Филимонов" w:date="2026-01-29T15:11:00Z">
            <w:rPr>
              <w:ins w:id="3423" w:author="Дмитрий Филимонов" w:date="2026-01-29T15:10:00Z"/>
            </w:rPr>
          </w:rPrChange>
        </w:rPr>
      </w:pPr>
      <w:ins w:id="3424" w:author="Дмитрий Филимонов" w:date="2026-01-29T15:10:00Z">
        <w:r w:rsidRPr="003114D6">
          <w:rPr>
            <w:lang w:val="en-US"/>
            <w:rPrChange w:id="3425" w:author="Дмитрий Филимонов" w:date="2026-01-29T15:11:00Z">
              <w:rPr/>
            </w:rPrChange>
          </w:rPr>
          <w:t>-- -----------------------------------------------------</w:t>
        </w:r>
      </w:ins>
    </w:p>
    <w:p w14:paraId="29AE31D2" w14:textId="77777777" w:rsidR="003114D6" w:rsidRPr="003114D6" w:rsidRDefault="003114D6" w:rsidP="003114D6">
      <w:pPr>
        <w:ind w:firstLine="708"/>
        <w:rPr>
          <w:ins w:id="3426" w:author="Дмитрий Филимонов" w:date="2026-01-29T15:10:00Z"/>
          <w:lang w:val="en-US"/>
          <w:rPrChange w:id="3427" w:author="Дмитрий Филимонов" w:date="2026-01-29T15:11:00Z">
            <w:rPr>
              <w:ins w:id="3428" w:author="Дмитрий Филимонов" w:date="2026-01-29T15:10:00Z"/>
            </w:rPr>
          </w:rPrChange>
        </w:rPr>
      </w:pPr>
    </w:p>
    <w:p w14:paraId="1ABA1C49" w14:textId="77777777" w:rsidR="003114D6" w:rsidRPr="003114D6" w:rsidRDefault="003114D6" w:rsidP="003114D6">
      <w:pPr>
        <w:ind w:firstLine="708"/>
        <w:rPr>
          <w:ins w:id="3429" w:author="Дмитрий Филимонов" w:date="2026-01-29T15:10:00Z"/>
          <w:lang w:val="en-US"/>
          <w:rPrChange w:id="3430" w:author="Дмитрий Филимонов" w:date="2026-01-29T15:11:00Z">
            <w:rPr>
              <w:ins w:id="3431" w:author="Дмитрий Филимонов" w:date="2026-01-29T15:10:00Z"/>
            </w:rPr>
          </w:rPrChange>
        </w:rPr>
      </w:pPr>
      <w:ins w:id="3432" w:author="Дмитрий Филимонов" w:date="2026-01-29T15:10:00Z">
        <w:r w:rsidRPr="003114D6">
          <w:rPr>
            <w:lang w:val="en-US"/>
            <w:rPrChange w:id="3433" w:author="Дмитрий Филимонов" w:date="2026-01-29T15:11:00Z">
              <w:rPr/>
            </w:rPrChange>
          </w:rPr>
          <w:t>USE `event_agency`;</w:t>
        </w:r>
      </w:ins>
    </w:p>
    <w:p w14:paraId="70DBCB92" w14:textId="77777777" w:rsidR="003114D6" w:rsidRPr="003114D6" w:rsidRDefault="003114D6" w:rsidP="003114D6">
      <w:pPr>
        <w:ind w:firstLine="708"/>
        <w:rPr>
          <w:ins w:id="3434" w:author="Дмитрий Филимонов" w:date="2026-01-29T15:10:00Z"/>
          <w:lang w:val="en-US"/>
          <w:rPrChange w:id="3435" w:author="Дмитрий Филимонов" w:date="2026-01-29T15:11:00Z">
            <w:rPr>
              <w:ins w:id="3436" w:author="Дмитрий Филимонов" w:date="2026-01-29T15:10:00Z"/>
            </w:rPr>
          </w:rPrChange>
        </w:rPr>
      </w:pPr>
      <w:ins w:id="3437" w:author="Дмитрий Филимонов" w:date="2026-01-29T15:10:00Z">
        <w:r w:rsidRPr="003114D6">
          <w:rPr>
            <w:lang w:val="en-US"/>
            <w:rPrChange w:id="3438" w:author="Дмитрий Филимонов" w:date="2026-01-29T15:11:00Z">
              <w:rPr/>
            </w:rPrChange>
          </w:rPr>
          <w:t>DROP procedure IF EXISTS `event_agency`.`add_client`;</w:t>
        </w:r>
      </w:ins>
    </w:p>
    <w:p w14:paraId="3B1DA2F0" w14:textId="77777777" w:rsidR="003114D6" w:rsidRPr="003114D6" w:rsidRDefault="003114D6" w:rsidP="003114D6">
      <w:pPr>
        <w:ind w:firstLine="708"/>
        <w:rPr>
          <w:ins w:id="3439" w:author="Дмитрий Филимонов" w:date="2026-01-29T15:10:00Z"/>
          <w:lang w:val="en-US"/>
          <w:rPrChange w:id="3440" w:author="Дмитрий Филимонов" w:date="2026-01-29T15:11:00Z">
            <w:rPr>
              <w:ins w:id="3441" w:author="Дмитрий Филимонов" w:date="2026-01-29T15:10:00Z"/>
            </w:rPr>
          </w:rPrChange>
        </w:rPr>
      </w:pPr>
    </w:p>
    <w:p w14:paraId="7B00B79C" w14:textId="77777777" w:rsidR="003114D6" w:rsidRPr="003114D6" w:rsidRDefault="003114D6" w:rsidP="003114D6">
      <w:pPr>
        <w:ind w:firstLine="708"/>
        <w:rPr>
          <w:ins w:id="3442" w:author="Дмитрий Филимонов" w:date="2026-01-29T15:10:00Z"/>
          <w:lang w:val="en-US"/>
          <w:rPrChange w:id="3443" w:author="Дмитрий Филимонов" w:date="2026-01-29T15:11:00Z">
            <w:rPr>
              <w:ins w:id="3444" w:author="Дмитрий Филимонов" w:date="2026-01-29T15:10:00Z"/>
            </w:rPr>
          </w:rPrChange>
        </w:rPr>
      </w:pPr>
      <w:ins w:id="3445" w:author="Дмитрий Филимонов" w:date="2026-01-29T15:10:00Z">
        <w:r w:rsidRPr="003114D6">
          <w:rPr>
            <w:lang w:val="en-US"/>
            <w:rPrChange w:id="3446" w:author="Дмитрий Филимонов" w:date="2026-01-29T15:11:00Z">
              <w:rPr/>
            </w:rPrChange>
          </w:rPr>
          <w:t>DELIMITER $$</w:t>
        </w:r>
      </w:ins>
    </w:p>
    <w:p w14:paraId="6590E77C" w14:textId="77777777" w:rsidR="003114D6" w:rsidRPr="003114D6" w:rsidRDefault="003114D6" w:rsidP="003114D6">
      <w:pPr>
        <w:ind w:firstLine="708"/>
        <w:rPr>
          <w:ins w:id="3447" w:author="Дмитрий Филимонов" w:date="2026-01-29T15:10:00Z"/>
          <w:lang w:val="en-US"/>
          <w:rPrChange w:id="3448" w:author="Дмитрий Филимонов" w:date="2026-01-29T15:11:00Z">
            <w:rPr>
              <w:ins w:id="3449" w:author="Дмитрий Филимонов" w:date="2026-01-29T15:10:00Z"/>
            </w:rPr>
          </w:rPrChange>
        </w:rPr>
      </w:pPr>
      <w:ins w:id="3450" w:author="Дмитрий Филимонов" w:date="2026-01-29T15:10:00Z">
        <w:r w:rsidRPr="003114D6">
          <w:rPr>
            <w:lang w:val="en-US"/>
            <w:rPrChange w:id="3451" w:author="Дмитрий Филимонов" w:date="2026-01-29T15:11:00Z">
              <w:rPr/>
            </w:rPrChange>
          </w:rPr>
          <w:t>USE `event_agency`$$</w:t>
        </w:r>
      </w:ins>
    </w:p>
    <w:p w14:paraId="030D7E28" w14:textId="77777777" w:rsidR="003114D6" w:rsidRPr="003114D6" w:rsidRDefault="003114D6" w:rsidP="003114D6">
      <w:pPr>
        <w:ind w:firstLine="708"/>
        <w:rPr>
          <w:ins w:id="3452" w:author="Дмитрий Филимонов" w:date="2026-01-29T15:10:00Z"/>
          <w:lang w:val="en-US"/>
          <w:rPrChange w:id="3453" w:author="Дмитрий Филимонов" w:date="2026-01-29T15:11:00Z">
            <w:rPr>
              <w:ins w:id="3454" w:author="Дмитрий Филимонов" w:date="2026-01-29T15:10:00Z"/>
            </w:rPr>
          </w:rPrChange>
        </w:rPr>
      </w:pPr>
      <w:ins w:id="3455" w:author="Дмитрий Филимонов" w:date="2026-01-29T15:10:00Z">
        <w:r w:rsidRPr="003114D6">
          <w:rPr>
            <w:lang w:val="en-US"/>
            <w:rPrChange w:id="3456" w:author="Дмитрий Филимонов" w:date="2026-01-29T15:11:00Z">
              <w:rPr/>
            </w:rPrChange>
          </w:rPr>
          <w:t>CREATE PROCEDURE `add_client` (</w:t>
        </w:r>
      </w:ins>
    </w:p>
    <w:p w14:paraId="37AD6C8B" w14:textId="77777777" w:rsidR="003114D6" w:rsidRPr="003114D6" w:rsidRDefault="003114D6" w:rsidP="003114D6">
      <w:pPr>
        <w:ind w:firstLine="708"/>
        <w:rPr>
          <w:ins w:id="3457" w:author="Дмитрий Филимонов" w:date="2026-01-29T15:10:00Z"/>
          <w:lang w:val="en-US"/>
          <w:rPrChange w:id="3458" w:author="Дмитрий Филимонов" w:date="2026-01-29T15:12:00Z">
            <w:rPr>
              <w:ins w:id="3459" w:author="Дмитрий Филимонов" w:date="2026-01-29T15:10:00Z"/>
            </w:rPr>
          </w:rPrChange>
        </w:rPr>
      </w:pPr>
      <w:ins w:id="3460" w:author="Дмитрий Филимонов" w:date="2026-01-29T15:10:00Z">
        <w:r w:rsidRPr="003114D6">
          <w:rPr>
            <w:lang w:val="en-US"/>
            <w:rPrChange w:id="3461" w:author="Дмитрий Филимонов" w:date="2026-01-29T15:11:00Z">
              <w:rPr/>
            </w:rPrChange>
          </w:rPr>
          <w:t xml:space="preserve">    </w:t>
        </w:r>
        <w:r w:rsidRPr="003114D6">
          <w:rPr>
            <w:lang w:val="en-US"/>
            <w:rPrChange w:id="3462" w:author="Дмитрий Филимонов" w:date="2026-01-29T15:12:00Z">
              <w:rPr/>
            </w:rPrChange>
          </w:rPr>
          <w:t>IN p_name VARCHAR(100),</w:t>
        </w:r>
      </w:ins>
    </w:p>
    <w:p w14:paraId="1329EA31" w14:textId="77777777" w:rsidR="003114D6" w:rsidRPr="003114D6" w:rsidRDefault="003114D6" w:rsidP="003114D6">
      <w:pPr>
        <w:ind w:firstLine="708"/>
        <w:rPr>
          <w:ins w:id="3463" w:author="Дмитрий Филимонов" w:date="2026-01-29T15:10:00Z"/>
          <w:lang w:val="en-US"/>
          <w:rPrChange w:id="3464" w:author="Дмитрий Филимонов" w:date="2026-01-29T15:12:00Z">
            <w:rPr>
              <w:ins w:id="3465" w:author="Дмитрий Филимонов" w:date="2026-01-29T15:10:00Z"/>
            </w:rPr>
          </w:rPrChange>
        </w:rPr>
      </w:pPr>
      <w:ins w:id="3466" w:author="Дмитрий Филимонов" w:date="2026-01-29T15:10:00Z">
        <w:r w:rsidRPr="003114D6">
          <w:rPr>
            <w:lang w:val="en-US"/>
            <w:rPrChange w:id="3467" w:author="Дмитрий Филимонов" w:date="2026-01-29T15:12:00Z">
              <w:rPr/>
            </w:rPrChange>
          </w:rPr>
          <w:t xml:space="preserve">    IN p_phone VARCHAR(20),</w:t>
        </w:r>
      </w:ins>
    </w:p>
    <w:p w14:paraId="4A0A0E2D" w14:textId="77777777" w:rsidR="003114D6" w:rsidRPr="003114D6" w:rsidRDefault="003114D6" w:rsidP="003114D6">
      <w:pPr>
        <w:ind w:firstLine="708"/>
        <w:rPr>
          <w:ins w:id="3468" w:author="Дмитрий Филимонов" w:date="2026-01-29T15:10:00Z"/>
          <w:lang w:val="en-US"/>
          <w:rPrChange w:id="3469" w:author="Дмитрий Филимонов" w:date="2026-01-29T15:12:00Z">
            <w:rPr>
              <w:ins w:id="3470" w:author="Дмитрий Филимонов" w:date="2026-01-29T15:10:00Z"/>
            </w:rPr>
          </w:rPrChange>
        </w:rPr>
      </w:pPr>
      <w:ins w:id="3471" w:author="Дмитрий Филимонов" w:date="2026-01-29T15:10:00Z">
        <w:r w:rsidRPr="003114D6">
          <w:rPr>
            <w:lang w:val="en-US"/>
            <w:rPrChange w:id="3472" w:author="Дмитрий Филимонов" w:date="2026-01-29T15:12:00Z">
              <w:rPr/>
            </w:rPrChange>
          </w:rPr>
          <w:t xml:space="preserve">    IN p_email VARCHAR(100)</w:t>
        </w:r>
      </w:ins>
    </w:p>
    <w:p w14:paraId="7ECEACE9" w14:textId="77777777" w:rsidR="003114D6" w:rsidRPr="003114D6" w:rsidRDefault="003114D6" w:rsidP="003114D6">
      <w:pPr>
        <w:ind w:firstLine="708"/>
        <w:rPr>
          <w:ins w:id="3473" w:author="Дмитрий Филимонов" w:date="2026-01-29T15:10:00Z"/>
          <w:lang w:val="en-US"/>
          <w:rPrChange w:id="3474" w:author="Дмитрий Филимонов" w:date="2026-01-29T15:12:00Z">
            <w:rPr>
              <w:ins w:id="3475" w:author="Дмитрий Филимонов" w:date="2026-01-29T15:10:00Z"/>
            </w:rPr>
          </w:rPrChange>
        </w:rPr>
      </w:pPr>
      <w:ins w:id="3476" w:author="Дмитрий Филимонов" w:date="2026-01-29T15:10:00Z">
        <w:r w:rsidRPr="003114D6">
          <w:rPr>
            <w:lang w:val="en-US"/>
            <w:rPrChange w:id="3477" w:author="Дмитрий Филимонов" w:date="2026-01-29T15:12:00Z">
              <w:rPr/>
            </w:rPrChange>
          </w:rPr>
          <w:t>)</w:t>
        </w:r>
      </w:ins>
    </w:p>
    <w:p w14:paraId="59CC5B4E" w14:textId="77777777" w:rsidR="003114D6" w:rsidRPr="003114D6" w:rsidRDefault="003114D6" w:rsidP="003114D6">
      <w:pPr>
        <w:ind w:firstLine="708"/>
        <w:rPr>
          <w:ins w:id="3478" w:author="Дмитрий Филимонов" w:date="2026-01-29T15:10:00Z"/>
          <w:lang w:val="en-US"/>
          <w:rPrChange w:id="3479" w:author="Дмитрий Филимонов" w:date="2026-01-29T15:12:00Z">
            <w:rPr>
              <w:ins w:id="3480" w:author="Дмитрий Филимонов" w:date="2026-01-29T15:10:00Z"/>
            </w:rPr>
          </w:rPrChange>
        </w:rPr>
      </w:pPr>
      <w:ins w:id="3481" w:author="Дмитрий Филимонов" w:date="2026-01-29T15:10:00Z">
        <w:r w:rsidRPr="003114D6">
          <w:rPr>
            <w:lang w:val="en-US"/>
            <w:rPrChange w:id="3482" w:author="Дмитрий Филимонов" w:date="2026-01-29T15:12:00Z">
              <w:rPr/>
            </w:rPrChange>
          </w:rPr>
          <w:t>BEGIN</w:t>
        </w:r>
      </w:ins>
    </w:p>
    <w:p w14:paraId="0FD7B880" w14:textId="77777777" w:rsidR="003114D6" w:rsidRPr="003114D6" w:rsidRDefault="003114D6" w:rsidP="003114D6">
      <w:pPr>
        <w:ind w:firstLine="708"/>
        <w:rPr>
          <w:ins w:id="3483" w:author="Дмитрий Филимонов" w:date="2026-01-29T15:10:00Z"/>
          <w:lang w:val="en-US"/>
          <w:rPrChange w:id="3484" w:author="Дмитрий Филимонов" w:date="2026-01-29T15:12:00Z">
            <w:rPr>
              <w:ins w:id="3485" w:author="Дмитрий Филимонов" w:date="2026-01-29T15:10:00Z"/>
            </w:rPr>
          </w:rPrChange>
        </w:rPr>
      </w:pPr>
      <w:ins w:id="3486" w:author="Дмитрий Филимонов" w:date="2026-01-29T15:10:00Z">
        <w:r w:rsidRPr="003114D6">
          <w:rPr>
            <w:lang w:val="en-US"/>
            <w:rPrChange w:id="3487" w:author="Дмитрий Филимонов" w:date="2026-01-29T15:12:00Z">
              <w:rPr/>
            </w:rPrChange>
          </w:rPr>
          <w:t xml:space="preserve">    INSERT INTO clients (full_name, phone, email)</w:t>
        </w:r>
      </w:ins>
    </w:p>
    <w:p w14:paraId="61CDAEF6" w14:textId="77777777" w:rsidR="003114D6" w:rsidRPr="003114D6" w:rsidRDefault="003114D6" w:rsidP="003114D6">
      <w:pPr>
        <w:ind w:firstLine="708"/>
        <w:rPr>
          <w:ins w:id="3488" w:author="Дмитрий Филимонов" w:date="2026-01-29T15:10:00Z"/>
          <w:lang w:val="en-US"/>
          <w:rPrChange w:id="3489" w:author="Дмитрий Филимонов" w:date="2026-01-29T15:12:00Z">
            <w:rPr>
              <w:ins w:id="3490" w:author="Дмитрий Филимонов" w:date="2026-01-29T15:10:00Z"/>
            </w:rPr>
          </w:rPrChange>
        </w:rPr>
      </w:pPr>
      <w:ins w:id="3491" w:author="Дмитрий Филимонов" w:date="2026-01-29T15:10:00Z">
        <w:r w:rsidRPr="003114D6">
          <w:rPr>
            <w:lang w:val="en-US"/>
            <w:rPrChange w:id="3492" w:author="Дмитрий Филимонов" w:date="2026-01-29T15:12:00Z">
              <w:rPr/>
            </w:rPrChange>
          </w:rPr>
          <w:t xml:space="preserve">    VALUES (p_name, p_phone, p_email);</w:t>
        </w:r>
      </w:ins>
    </w:p>
    <w:p w14:paraId="2ABDF081" w14:textId="77777777" w:rsidR="003114D6" w:rsidRPr="003114D6" w:rsidRDefault="003114D6" w:rsidP="003114D6">
      <w:pPr>
        <w:ind w:firstLine="708"/>
        <w:rPr>
          <w:ins w:id="3493" w:author="Дмитрий Филимонов" w:date="2026-01-29T15:10:00Z"/>
          <w:lang w:val="en-US"/>
          <w:rPrChange w:id="3494" w:author="Дмитрий Филимонов" w:date="2026-01-29T15:12:00Z">
            <w:rPr>
              <w:ins w:id="3495" w:author="Дмитрий Филимонов" w:date="2026-01-29T15:10:00Z"/>
            </w:rPr>
          </w:rPrChange>
        </w:rPr>
      </w:pPr>
      <w:ins w:id="3496" w:author="Дмитрий Филимонов" w:date="2026-01-29T15:10:00Z">
        <w:r w:rsidRPr="003114D6">
          <w:rPr>
            <w:lang w:val="en-US"/>
            <w:rPrChange w:id="3497" w:author="Дмитрий Филимонов" w:date="2026-01-29T15:12:00Z">
              <w:rPr/>
            </w:rPrChange>
          </w:rPr>
          <w:t>END$$</w:t>
        </w:r>
      </w:ins>
    </w:p>
    <w:p w14:paraId="53C0563C" w14:textId="77777777" w:rsidR="003114D6" w:rsidRPr="003114D6" w:rsidRDefault="003114D6" w:rsidP="003114D6">
      <w:pPr>
        <w:ind w:firstLine="708"/>
        <w:rPr>
          <w:ins w:id="3498" w:author="Дмитрий Филимонов" w:date="2026-01-29T15:10:00Z"/>
          <w:lang w:val="en-US"/>
          <w:rPrChange w:id="3499" w:author="Дмитрий Филимонов" w:date="2026-01-29T15:12:00Z">
            <w:rPr>
              <w:ins w:id="3500" w:author="Дмитрий Филимонов" w:date="2026-01-29T15:10:00Z"/>
            </w:rPr>
          </w:rPrChange>
        </w:rPr>
      </w:pPr>
    </w:p>
    <w:p w14:paraId="14B91FAE" w14:textId="77777777" w:rsidR="003114D6" w:rsidRPr="003114D6" w:rsidRDefault="003114D6" w:rsidP="003114D6">
      <w:pPr>
        <w:ind w:firstLine="708"/>
        <w:rPr>
          <w:ins w:id="3501" w:author="Дмитрий Филимонов" w:date="2026-01-29T15:10:00Z"/>
          <w:lang w:val="en-US"/>
          <w:rPrChange w:id="3502" w:author="Дмитрий Филимонов" w:date="2026-01-29T15:12:00Z">
            <w:rPr>
              <w:ins w:id="3503" w:author="Дмитрий Филимонов" w:date="2026-01-29T15:10:00Z"/>
            </w:rPr>
          </w:rPrChange>
        </w:rPr>
      </w:pPr>
      <w:ins w:id="3504" w:author="Дмитрий Филимонов" w:date="2026-01-29T15:10:00Z">
        <w:r w:rsidRPr="003114D6">
          <w:rPr>
            <w:lang w:val="en-US"/>
            <w:rPrChange w:id="3505" w:author="Дмитрий Филимонов" w:date="2026-01-29T15:12:00Z">
              <w:rPr/>
            </w:rPrChange>
          </w:rPr>
          <w:t>DELIMITER ;</w:t>
        </w:r>
      </w:ins>
    </w:p>
    <w:p w14:paraId="1D010E8F" w14:textId="77777777" w:rsidR="003114D6" w:rsidRPr="003114D6" w:rsidRDefault="003114D6" w:rsidP="003114D6">
      <w:pPr>
        <w:ind w:firstLine="708"/>
        <w:rPr>
          <w:ins w:id="3506" w:author="Дмитрий Филимонов" w:date="2026-01-29T15:10:00Z"/>
          <w:lang w:val="en-US"/>
          <w:rPrChange w:id="3507" w:author="Дмитрий Филимонов" w:date="2026-01-29T15:12:00Z">
            <w:rPr>
              <w:ins w:id="3508" w:author="Дмитрий Филимонов" w:date="2026-01-29T15:10:00Z"/>
            </w:rPr>
          </w:rPrChange>
        </w:rPr>
      </w:pPr>
    </w:p>
    <w:p w14:paraId="4C984E34" w14:textId="77777777" w:rsidR="003114D6" w:rsidRPr="003114D6" w:rsidRDefault="003114D6" w:rsidP="003114D6">
      <w:pPr>
        <w:ind w:firstLine="708"/>
        <w:rPr>
          <w:ins w:id="3509" w:author="Дмитрий Филимонов" w:date="2026-01-29T15:10:00Z"/>
          <w:lang w:val="en-US"/>
          <w:rPrChange w:id="3510" w:author="Дмитрий Филимонов" w:date="2026-01-29T15:12:00Z">
            <w:rPr>
              <w:ins w:id="3511" w:author="Дмитрий Филимонов" w:date="2026-01-29T15:10:00Z"/>
            </w:rPr>
          </w:rPrChange>
        </w:rPr>
      </w:pPr>
      <w:ins w:id="3512" w:author="Дмитрий Филимонов" w:date="2026-01-29T15:10:00Z">
        <w:r w:rsidRPr="003114D6">
          <w:rPr>
            <w:lang w:val="en-US"/>
            <w:rPrChange w:id="3513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09FCFAF5" w14:textId="77777777" w:rsidR="003114D6" w:rsidRPr="003114D6" w:rsidRDefault="003114D6" w:rsidP="003114D6">
      <w:pPr>
        <w:ind w:firstLine="708"/>
        <w:rPr>
          <w:ins w:id="3514" w:author="Дмитрий Филимонов" w:date="2026-01-29T15:10:00Z"/>
          <w:lang w:val="en-US"/>
          <w:rPrChange w:id="3515" w:author="Дмитрий Филимонов" w:date="2026-01-29T15:12:00Z">
            <w:rPr>
              <w:ins w:id="3516" w:author="Дмитрий Филимонов" w:date="2026-01-29T15:10:00Z"/>
            </w:rPr>
          </w:rPrChange>
        </w:rPr>
      </w:pPr>
      <w:ins w:id="3517" w:author="Дмитрий Филимонов" w:date="2026-01-29T15:10:00Z">
        <w:r w:rsidRPr="003114D6">
          <w:rPr>
            <w:lang w:val="en-US"/>
            <w:rPrChange w:id="3518" w:author="Дмитрий Филимонов" w:date="2026-01-29T15:12:00Z">
              <w:rPr/>
            </w:rPrChange>
          </w:rPr>
          <w:t>-- procedure add_event</w:t>
        </w:r>
      </w:ins>
    </w:p>
    <w:p w14:paraId="49344938" w14:textId="77777777" w:rsidR="003114D6" w:rsidRPr="003114D6" w:rsidRDefault="003114D6" w:rsidP="003114D6">
      <w:pPr>
        <w:ind w:firstLine="708"/>
        <w:rPr>
          <w:ins w:id="3519" w:author="Дмитрий Филимонов" w:date="2026-01-29T15:10:00Z"/>
          <w:lang w:val="en-US"/>
          <w:rPrChange w:id="3520" w:author="Дмитрий Филимонов" w:date="2026-01-29T15:12:00Z">
            <w:rPr>
              <w:ins w:id="3521" w:author="Дмитрий Филимонов" w:date="2026-01-29T15:10:00Z"/>
            </w:rPr>
          </w:rPrChange>
        </w:rPr>
      </w:pPr>
      <w:ins w:id="3522" w:author="Дмитрий Филимонов" w:date="2026-01-29T15:10:00Z">
        <w:r w:rsidRPr="003114D6">
          <w:rPr>
            <w:lang w:val="en-US"/>
            <w:rPrChange w:id="3523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75E9B65E" w14:textId="77777777" w:rsidR="003114D6" w:rsidRPr="003114D6" w:rsidRDefault="003114D6" w:rsidP="003114D6">
      <w:pPr>
        <w:ind w:firstLine="708"/>
        <w:rPr>
          <w:ins w:id="3524" w:author="Дмитрий Филимонов" w:date="2026-01-29T15:10:00Z"/>
          <w:lang w:val="en-US"/>
          <w:rPrChange w:id="3525" w:author="Дмитрий Филимонов" w:date="2026-01-29T15:12:00Z">
            <w:rPr>
              <w:ins w:id="3526" w:author="Дмитрий Филимонов" w:date="2026-01-29T15:10:00Z"/>
            </w:rPr>
          </w:rPrChange>
        </w:rPr>
      </w:pPr>
    </w:p>
    <w:p w14:paraId="220629DD" w14:textId="77777777" w:rsidR="003114D6" w:rsidRPr="003114D6" w:rsidRDefault="003114D6" w:rsidP="003114D6">
      <w:pPr>
        <w:ind w:firstLine="708"/>
        <w:rPr>
          <w:ins w:id="3527" w:author="Дмитрий Филимонов" w:date="2026-01-29T15:10:00Z"/>
          <w:lang w:val="en-US"/>
          <w:rPrChange w:id="3528" w:author="Дмитрий Филимонов" w:date="2026-01-29T15:12:00Z">
            <w:rPr>
              <w:ins w:id="3529" w:author="Дмитрий Филимонов" w:date="2026-01-29T15:10:00Z"/>
            </w:rPr>
          </w:rPrChange>
        </w:rPr>
      </w:pPr>
      <w:ins w:id="3530" w:author="Дмитрий Филимонов" w:date="2026-01-29T15:10:00Z">
        <w:r w:rsidRPr="003114D6">
          <w:rPr>
            <w:lang w:val="en-US"/>
            <w:rPrChange w:id="3531" w:author="Дмитрий Филимонов" w:date="2026-01-29T15:12:00Z">
              <w:rPr/>
            </w:rPrChange>
          </w:rPr>
          <w:t>USE `event_agency`;</w:t>
        </w:r>
      </w:ins>
    </w:p>
    <w:p w14:paraId="6180C48C" w14:textId="77777777" w:rsidR="003114D6" w:rsidRPr="003114D6" w:rsidRDefault="003114D6" w:rsidP="003114D6">
      <w:pPr>
        <w:ind w:firstLine="708"/>
        <w:rPr>
          <w:ins w:id="3532" w:author="Дмитрий Филимонов" w:date="2026-01-29T15:10:00Z"/>
          <w:lang w:val="en-US"/>
          <w:rPrChange w:id="3533" w:author="Дмитрий Филимонов" w:date="2026-01-29T15:12:00Z">
            <w:rPr>
              <w:ins w:id="3534" w:author="Дмитрий Филимонов" w:date="2026-01-29T15:10:00Z"/>
            </w:rPr>
          </w:rPrChange>
        </w:rPr>
      </w:pPr>
      <w:ins w:id="3535" w:author="Дмитрий Филимонов" w:date="2026-01-29T15:10:00Z">
        <w:r w:rsidRPr="003114D6">
          <w:rPr>
            <w:lang w:val="en-US"/>
            <w:rPrChange w:id="3536" w:author="Дмитрий Филимонов" w:date="2026-01-29T15:12:00Z">
              <w:rPr/>
            </w:rPrChange>
          </w:rPr>
          <w:t>DROP procedure IF EXISTS `event_agency`.`add_event`;</w:t>
        </w:r>
      </w:ins>
    </w:p>
    <w:p w14:paraId="240110B8" w14:textId="77777777" w:rsidR="003114D6" w:rsidRPr="003114D6" w:rsidRDefault="003114D6" w:rsidP="003114D6">
      <w:pPr>
        <w:ind w:firstLine="708"/>
        <w:rPr>
          <w:ins w:id="3537" w:author="Дмитрий Филимонов" w:date="2026-01-29T15:10:00Z"/>
          <w:lang w:val="en-US"/>
          <w:rPrChange w:id="3538" w:author="Дмитрий Филимонов" w:date="2026-01-29T15:12:00Z">
            <w:rPr>
              <w:ins w:id="3539" w:author="Дмитрий Филимонов" w:date="2026-01-29T15:10:00Z"/>
            </w:rPr>
          </w:rPrChange>
        </w:rPr>
      </w:pPr>
    </w:p>
    <w:p w14:paraId="57EB1EDC" w14:textId="77777777" w:rsidR="003114D6" w:rsidRPr="003114D6" w:rsidRDefault="003114D6" w:rsidP="003114D6">
      <w:pPr>
        <w:ind w:firstLine="708"/>
        <w:rPr>
          <w:ins w:id="3540" w:author="Дмитрий Филимонов" w:date="2026-01-29T15:10:00Z"/>
          <w:lang w:val="en-US"/>
          <w:rPrChange w:id="3541" w:author="Дмитрий Филимонов" w:date="2026-01-29T15:12:00Z">
            <w:rPr>
              <w:ins w:id="3542" w:author="Дмитрий Филимонов" w:date="2026-01-29T15:10:00Z"/>
            </w:rPr>
          </w:rPrChange>
        </w:rPr>
      </w:pPr>
      <w:ins w:id="3543" w:author="Дмитрий Филимонов" w:date="2026-01-29T15:10:00Z">
        <w:r w:rsidRPr="003114D6">
          <w:rPr>
            <w:lang w:val="en-US"/>
            <w:rPrChange w:id="3544" w:author="Дмитрий Филимонов" w:date="2026-01-29T15:12:00Z">
              <w:rPr/>
            </w:rPrChange>
          </w:rPr>
          <w:t>DELIMITER $$</w:t>
        </w:r>
      </w:ins>
    </w:p>
    <w:p w14:paraId="720BCAB7" w14:textId="77777777" w:rsidR="003114D6" w:rsidRPr="003114D6" w:rsidRDefault="003114D6" w:rsidP="003114D6">
      <w:pPr>
        <w:ind w:firstLine="708"/>
        <w:rPr>
          <w:ins w:id="3545" w:author="Дмитрий Филимонов" w:date="2026-01-29T15:10:00Z"/>
          <w:lang w:val="en-US"/>
          <w:rPrChange w:id="3546" w:author="Дмитрий Филимонов" w:date="2026-01-29T15:12:00Z">
            <w:rPr>
              <w:ins w:id="3547" w:author="Дмитрий Филимонов" w:date="2026-01-29T15:10:00Z"/>
            </w:rPr>
          </w:rPrChange>
        </w:rPr>
      </w:pPr>
      <w:ins w:id="3548" w:author="Дмитрий Филимонов" w:date="2026-01-29T15:10:00Z">
        <w:r w:rsidRPr="003114D6">
          <w:rPr>
            <w:lang w:val="en-US"/>
            <w:rPrChange w:id="3549" w:author="Дмитрий Филимонов" w:date="2026-01-29T15:12:00Z">
              <w:rPr/>
            </w:rPrChange>
          </w:rPr>
          <w:t>USE `event_agency`$$</w:t>
        </w:r>
      </w:ins>
    </w:p>
    <w:p w14:paraId="496CC4CB" w14:textId="77777777" w:rsidR="003114D6" w:rsidRPr="003114D6" w:rsidRDefault="003114D6" w:rsidP="003114D6">
      <w:pPr>
        <w:ind w:firstLine="708"/>
        <w:rPr>
          <w:ins w:id="3550" w:author="Дмитрий Филимонов" w:date="2026-01-29T15:10:00Z"/>
          <w:lang w:val="en-US"/>
          <w:rPrChange w:id="3551" w:author="Дмитрий Филимонов" w:date="2026-01-29T15:12:00Z">
            <w:rPr>
              <w:ins w:id="3552" w:author="Дмитрий Филимонов" w:date="2026-01-29T15:10:00Z"/>
            </w:rPr>
          </w:rPrChange>
        </w:rPr>
      </w:pPr>
      <w:ins w:id="3553" w:author="Дмитрий Филимонов" w:date="2026-01-29T15:10:00Z">
        <w:r w:rsidRPr="003114D6">
          <w:rPr>
            <w:lang w:val="en-US"/>
            <w:rPrChange w:id="3554" w:author="Дмитрий Филимонов" w:date="2026-01-29T15:12:00Z">
              <w:rPr/>
            </w:rPrChange>
          </w:rPr>
          <w:t>CREATE PROCEDURE `add_event` (</w:t>
        </w:r>
      </w:ins>
    </w:p>
    <w:p w14:paraId="6CC67264" w14:textId="77777777" w:rsidR="003114D6" w:rsidRPr="003114D6" w:rsidRDefault="003114D6" w:rsidP="003114D6">
      <w:pPr>
        <w:ind w:firstLine="708"/>
        <w:rPr>
          <w:ins w:id="3555" w:author="Дмитрий Филимонов" w:date="2026-01-29T15:10:00Z"/>
          <w:lang w:val="en-US"/>
          <w:rPrChange w:id="3556" w:author="Дмитрий Филимонов" w:date="2026-01-29T15:12:00Z">
            <w:rPr>
              <w:ins w:id="3557" w:author="Дмитрий Филимонов" w:date="2026-01-29T15:10:00Z"/>
            </w:rPr>
          </w:rPrChange>
        </w:rPr>
      </w:pPr>
      <w:ins w:id="3558" w:author="Дмитрий Филимонов" w:date="2026-01-29T15:10:00Z">
        <w:r w:rsidRPr="003114D6">
          <w:rPr>
            <w:lang w:val="en-US"/>
            <w:rPrChange w:id="3559" w:author="Дмитрий Филимонов" w:date="2026-01-29T15:12:00Z">
              <w:rPr/>
            </w:rPrChange>
          </w:rPr>
          <w:t xml:space="preserve">    IN p_client_id INT,</w:t>
        </w:r>
      </w:ins>
    </w:p>
    <w:p w14:paraId="141F4D95" w14:textId="77777777" w:rsidR="003114D6" w:rsidRPr="003114D6" w:rsidRDefault="003114D6" w:rsidP="003114D6">
      <w:pPr>
        <w:ind w:firstLine="708"/>
        <w:rPr>
          <w:ins w:id="3560" w:author="Дмитрий Филимонов" w:date="2026-01-29T15:10:00Z"/>
          <w:lang w:val="en-US"/>
          <w:rPrChange w:id="3561" w:author="Дмитрий Филимонов" w:date="2026-01-29T15:12:00Z">
            <w:rPr>
              <w:ins w:id="3562" w:author="Дмитрий Филимонов" w:date="2026-01-29T15:10:00Z"/>
            </w:rPr>
          </w:rPrChange>
        </w:rPr>
      </w:pPr>
      <w:ins w:id="3563" w:author="Дмитрий Филимонов" w:date="2026-01-29T15:10:00Z">
        <w:r w:rsidRPr="003114D6">
          <w:rPr>
            <w:lang w:val="en-US"/>
            <w:rPrChange w:id="3564" w:author="Дмитрий Филимонов" w:date="2026-01-29T15:12:00Z">
              <w:rPr/>
            </w:rPrChange>
          </w:rPr>
          <w:t xml:space="preserve">    IN p_event_name VARCHAR(100),</w:t>
        </w:r>
      </w:ins>
    </w:p>
    <w:p w14:paraId="0FF00C4C" w14:textId="77777777" w:rsidR="003114D6" w:rsidRPr="003114D6" w:rsidRDefault="003114D6" w:rsidP="003114D6">
      <w:pPr>
        <w:ind w:firstLine="708"/>
        <w:rPr>
          <w:ins w:id="3565" w:author="Дмитрий Филимонов" w:date="2026-01-29T15:10:00Z"/>
          <w:lang w:val="en-US"/>
          <w:rPrChange w:id="3566" w:author="Дмитрий Филимонов" w:date="2026-01-29T15:12:00Z">
            <w:rPr>
              <w:ins w:id="3567" w:author="Дмитрий Филимонов" w:date="2026-01-29T15:10:00Z"/>
            </w:rPr>
          </w:rPrChange>
        </w:rPr>
      </w:pPr>
      <w:ins w:id="3568" w:author="Дмитрий Филимонов" w:date="2026-01-29T15:10:00Z">
        <w:r w:rsidRPr="003114D6">
          <w:rPr>
            <w:lang w:val="en-US"/>
            <w:rPrChange w:id="3569" w:author="Дмитрий Филимонов" w:date="2026-01-29T15:12:00Z">
              <w:rPr/>
            </w:rPrChange>
          </w:rPr>
          <w:t xml:space="preserve">    IN p_event_date DATE,</w:t>
        </w:r>
      </w:ins>
    </w:p>
    <w:p w14:paraId="071477CF" w14:textId="77777777" w:rsidR="003114D6" w:rsidRPr="003114D6" w:rsidRDefault="003114D6" w:rsidP="003114D6">
      <w:pPr>
        <w:ind w:firstLine="708"/>
        <w:rPr>
          <w:ins w:id="3570" w:author="Дмитрий Филимонов" w:date="2026-01-29T15:10:00Z"/>
          <w:lang w:val="en-US"/>
          <w:rPrChange w:id="3571" w:author="Дмитрий Филимонов" w:date="2026-01-29T15:12:00Z">
            <w:rPr>
              <w:ins w:id="3572" w:author="Дмитрий Филимонов" w:date="2026-01-29T15:10:00Z"/>
            </w:rPr>
          </w:rPrChange>
        </w:rPr>
      </w:pPr>
      <w:ins w:id="3573" w:author="Дмитрий Филимонов" w:date="2026-01-29T15:10:00Z">
        <w:r w:rsidRPr="003114D6">
          <w:rPr>
            <w:lang w:val="en-US"/>
            <w:rPrChange w:id="3574" w:author="Дмитрий Филимонов" w:date="2026-01-29T15:12:00Z">
              <w:rPr/>
            </w:rPrChange>
          </w:rPr>
          <w:lastRenderedPageBreak/>
          <w:t xml:space="preserve">    IN p_budget DECIMAL(10,2)</w:t>
        </w:r>
      </w:ins>
    </w:p>
    <w:p w14:paraId="3744FC84" w14:textId="77777777" w:rsidR="003114D6" w:rsidRPr="003114D6" w:rsidRDefault="003114D6" w:rsidP="003114D6">
      <w:pPr>
        <w:ind w:firstLine="708"/>
        <w:rPr>
          <w:ins w:id="3575" w:author="Дмитрий Филимонов" w:date="2026-01-29T15:10:00Z"/>
          <w:lang w:val="en-US"/>
          <w:rPrChange w:id="3576" w:author="Дмитрий Филимонов" w:date="2026-01-29T15:12:00Z">
            <w:rPr>
              <w:ins w:id="3577" w:author="Дмитрий Филимонов" w:date="2026-01-29T15:10:00Z"/>
            </w:rPr>
          </w:rPrChange>
        </w:rPr>
      </w:pPr>
      <w:ins w:id="3578" w:author="Дмитрий Филимонов" w:date="2026-01-29T15:10:00Z">
        <w:r w:rsidRPr="003114D6">
          <w:rPr>
            <w:lang w:val="en-US"/>
            <w:rPrChange w:id="3579" w:author="Дмитрий Филимонов" w:date="2026-01-29T15:12:00Z">
              <w:rPr/>
            </w:rPrChange>
          </w:rPr>
          <w:t>)</w:t>
        </w:r>
      </w:ins>
    </w:p>
    <w:p w14:paraId="6C983642" w14:textId="77777777" w:rsidR="003114D6" w:rsidRPr="003114D6" w:rsidRDefault="003114D6" w:rsidP="003114D6">
      <w:pPr>
        <w:ind w:firstLine="708"/>
        <w:rPr>
          <w:ins w:id="3580" w:author="Дмитрий Филимонов" w:date="2026-01-29T15:10:00Z"/>
          <w:lang w:val="en-US"/>
          <w:rPrChange w:id="3581" w:author="Дмитрий Филимонов" w:date="2026-01-29T15:12:00Z">
            <w:rPr>
              <w:ins w:id="3582" w:author="Дмитрий Филимонов" w:date="2026-01-29T15:10:00Z"/>
            </w:rPr>
          </w:rPrChange>
        </w:rPr>
      </w:pPr>
      <w:ins w:id="3583" w:author="Дмитрий Филимонов" w:date="2026-01-29T15:10:00Z">
        <w:r w:rsidRPr="003114D6">
          <w:rPr>
            <w:lang w:val="en-US"/>
            <w:rPrChange w:id="3584" w:author="Дмитрий Филимонов" w:date="2026-01-29T15:12:00Z">
              <w:rPr/>
            </w:rPrChange>
          </w:rPr>
          <w:t>BEGIN</w:t>
        </w:r>
      </w:ins>
    </w:p>
    <w:p w14:paraId="266667CE" w14:textId="77777777" w:rsidR="003114D6" w:rsidRPr="003114D6" w:rsidRDefault="003114D6" w:rsidP="003114D6">
      <w:pPr>
        <w:ind w:firstLine="708"/>
        <w:rPr>
          <w:ins w:id="3585" w:author="Дмитрий Филимонов" w:date="2026-01-29T15:10:00Z"/>
          <w:lang w:val="en-US"/>
          <w:rPrChange w:id="3586" w:author="Дмитрий Филимонов" w:date="2026-01-29T15:12:00Z">
            <w:rPr>
              <w:ins w:id="3587" w:author="Дмитрий Филимонов" w:date="2026-01-29T15:10:00Z"/>
            </w:rPr>
          </w:rPrChange>
        </w:rPr>
      </w:pPr>
      <w:ins w:id="3588" w:author="Дмитрий Филимонов" w:date="2026-01-29T15:10:00Z">
        <w:r w:rsidRPr="003114D6">
          <w:rPr>
            <w:lang w:val="en-US"/>
            <w:rPrChange w:id="3589" w:author="Дмитрий Филимонов" w:date="2026-01-29T15:12:00Z">
              <w:rPr/>
            </w:rPrChange>
          </w:rPr>
          <w:t xml:space="preserve">    INSERT INTO events (client_id, event_name, event_date, budget)</w:t>
        </w:r>
      </w:ins>
    </w:p>
    <w:p w14:paraId="41A91DFB" w14:textId="77777777" w:rsidR="003114D6" w:rsidRPr="003114D6" w:rsidRDefault="003114D6" w:rsidP="003114D6">
      <w:pPr>
        <w:ind w:firstLine="708"/>
        <w:rPr>
          <w:ins w:id="3590" w:author="Дмитрий Филимонов" w:date="2026-01-29T15:10:00Z"/>
          <w:lang w:val="en-US"/>
          <w:rPrChange w:id="3591" w:author="Дмитрий Филимонов" w:date="2026-01-29T15:12:00Z">
            <w:rPr>
              <w:ins w:id="3592" w:author="Дмитрий Филимонов" w:date="2026-01-29T15:10:00Z"/>
            </w:rPr>
          </w:rPrChange>
        </w:rPr>
      </w:pPr>
      <w:ins w:id="3593" w:author="Дмитрий Филимонов" w:date="2026-01-29T15:10:00Z">
        <w:r w:rsidRPr="003114D6">
          <w:rPr>
            <w:lang w:val="en-US"/>
            <w:rPrChange w:id="3594" w:author="Дмитрий Филимонов" w:date="2026-01-29T15:12:00Z">
              <w:rPr/>
            </w:rPrChange>
          </w:rPr>
          <w:t xml:space="preserve">    VALUES (p_client_id, p_event_name, p_event_date, p_budget);</w:t>
        </w:r>
      </w:ins>
    </w:p>
    <w:p w14:paraId="0FEFFF5A" w14:textId="77777777" w:rsidR="003114D6" w:rsidRPr="003114D6" w:rsidRDefault="003114D6" w:rsidP="003114D6">
      <w:pPr>
        <w:ind w:firstLine="708"/>
        <w:rPr>
          <w:ins w:id="3595" w:author="Дмитрий Филимонов" w:date="2026-01-29T15:10:00Z"/>
          <w:lang w:val="en-US"/>
          <w:rPrChange w:id="3596" w:author="Дмитрий Филимонов" w:date="2026-01-29T15:12:00Z">
            <w:rPr>
              <w:ins w:id="3597" w:author="Дмитрий Филимонов" w:date="2026-01-29T15:10:00Z"/>
            </w:rPr>
          </w:rPrChange>
        </w:rPr>
      </w:pPr>
      <w:ins w:id="3598" w:author="Дмитрий Филимонов" w:date="2026-01-29T15:10:00Z">
        <w:r w:rsidRPr="003114D6">
          <w:rPr>
            <w:lang w:val="en-US"/>
            <w:rPrChange w:id="3599" w:author="Дмитрий Филимонов" w:date="2026-01-29T15:12:00Z">
              <w:rPr/>
            </w:rPrChange>
          </w:rPr>
          <w:t>END$$</w:t>
        </w:r>
      </w:ins>
    </w:p>
    <w:p w14:paraId="0523D905" w14:textId="77777777" w:rsidR="003114D6" w:rsidRPr="003114D6" w:rsidRDefault="003114D6" w:rsidP="003114D6">
      <w:pPr>
        <w:ind w:firstLine="708"/>
        <w:rPr>
          <w:ins w:id="3600" w:author="Дмитрий Филимонов" w:date="2026-01-29T15:10:00Z"/>
          <w:lang w:val="en-US"/>
          <w:rPrChange w:id="3601" w:author="Дмитрий Филимонов" w:date="2026-01-29T15:12:00Z">
            <w:rPr>
              <w:ins w:id="3602" w:author="Дмитрий Филимонов" w:date="2026-01-29T15:10:00Z"/>
            </w:rPr>
          </w:rPrChange>
        </w:rPr>
      </w:pPr>
    </w:p>
    <w:p w14:paraId="4B494692" w14:textId="77777777" w:rsidR="003114D6" w:rsidRPr="003114D6" w:rsidRDefault="003114D6" w:rsidP="003114D6">
      <w:pPr>
        <w:ind w:firstLine="708"/>
        <w:rPr>
          <w:ins w:id="3603" w:author="Дмитрий Филимонов" w:date="2026-01-29T15:10:00Z"/>
          <w:lang w:val="en-US"/>
          <w:rPrChange w:id="3604" w:author="Дмитрий Филимонов" w:date="2026-01-29T15:12:00Z">
            <w:rPr>
              <w:ins w:id="3605" w:author="Дмитрий Филимонов" w:date="2026-01-29T15:10:00Z"/>
            </w:rPr>
          </w:rPrChange>
        </w:rPr>
      </w:pPr>
      <w:ins w:id="3606" w:author="Дмитрий Филимонов" w:date="2026-01-29T15:10:00Z">
        <w:r w:rsidRPr="003114D6">
          <w:rPr>
            <w:lang w:val="en-US"/>
            <w:rPrChange w:id="3607" w:author="Дмитрий Филимонов" w:date="2026-01-29T15:12:00Z">
              <w:rPr/>
            </w:rPrChange>
          </w:rPr>
          <w:t>DELIMITER ;</w:t>
        </w:r>
      </w:ins>
    </w:p>
    <w:p w14:paraId="552519E4" w14:textId="77777777" w:rsidR="003114D6" w:rsidRPr="003114D6" w:rsidRDefault="003114D6" w:rsidP="003114D6">
      <w:pPr>
        <w:ind w:firstLine="708"/>
        <w:rPr>
          <w:ins w:id="3608" w:author="Дмитрий Филимонов" w:date="2026-01-29T15:10:00Z"/>
          <w:lang w:val="en-US"/>
          <w:rPrChange w:id="3609" w:author="Дмитрий Филимонов" w:date="2026-01-29T15:12:00Z">
            <w:rPr>
              <w:ins w:id="3610" w:author="Дмитрий Филимонов" w:date="2026-01-29T15:10:00Z"/>
            </w:rPr>
          </w:rPrChange>
        </w:rPr>
      </w:pPr>
    </w:p>
    <w:p w14:paraId="0B5F2B47" w14:textId="77777777" w:rsidR="003114D6" w:rsidRPr="003114D6" w:rsidRDefault="003114D6" w:rsidP="003114D6">
      <w:pPr>
        <w:ind w:firstLine="708"/>
        <w:rPr>
          <w:ins w:id="3611" w:author="Дмитрий Филимонов" w:date="2026-01-29T15:10:00Z"/>
          <w:lang w:val="en-US"/>
          <w:rPrChange w:id="3612" w:author="Дмитрий Филимонов" w:date="2026-01-29T15:12:00Z">
            <w:rPr>
              <w:ins w:id="3613" w:author="Дмитрий Филимонов" w:date="2026-01-29T15:10:00Z"/>
            </w:rPr>
          </w:rPrChange>
        </w:rPr>
      </w:pPr>
      <w:ins w:id="3614" w:author="Дмитрий Филимонов" w:date="2026-01-29T15:10:00Z">
        <w:r w:rsidRPr="003114D6">
          <w:rPr>
            <w:lang w:val="en-US"/>
            <w:rPrChange w:id="3615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5D0C0866" w14:textId="77777777" w:rsidR="003114D6" w:rsidRPr="003114D6" w:rsidRDefault="003114D6" w:rsidP="003114D6">
      <w:pPr>
        <w:ind w:firstLine="708"/>
        <w:rPr>
          <w:ins w:id="3616" w:author="Дмитрий Филимонов" w:date="2026-01-29T15:10:00Z"/>
          <w:lang w:val="en-US"/>
          <w:rPrChange w:id="3617" w:author="Дмитрий Филимонов" w:date="2026-01-29T15:12:00Z">
            <w:rPr>
              <w:ins w:id="3618" w:author="Дмитрий Филимонов" w:date="2026-01-29T15:10:00Z"/>
            </w:rPr>
          </w:rPrChange>
        </w:rPr>
      </w:pPr>
      <w:ins w:id="3619" w:author="Дмитрий Филимонов" w:date="2026-01-29T15:10:00Z">
        <w:r w:rsidRPr="003114D6">
          <w:rPr>
            <w:lang w:val="en-US"/>
            <w:rPrChange w:id="3620" w:author="Дмитрий Филимонов" w:date="2026-01-29T15:12:00Z">
              <w:rPr/>
            </w:rPrChange>
          </w:rPr>
          <w:t>-- procedure add_employee</w:t>
        </w:r>
      </w:ins>
    </w:p>
    <w:p w14:paraId="31AB2771" w14:textId="77777777" w:rsidR="003114D6" w:rsidRPr="003114D6" w:rsidRDefault="003114D6" w:rsidP="003114D6">
      <w:pPr>
        <w:ind w:firstLine="708"/>
        <w:rPr>
          <w:ins w:id="3621" w:author="Дмитрий Филимонов" w:date="2026-01-29T15:10:00Z"/>
          <w:lang w:val="en-US"/>
          <w:rPrChange w:id="3622" w:author="Дмитрий Филимонов" w:date="2026-01-29T15:12:00Z">
            <w:rPr>
              <w:ins w:id="3623" w:author="Дмитрий Филимонов" w:date="2026-01-29T15:10:00Z"/>
            </w:rPr>
          </w:rPrChange>
        </w:rPr>
      </w:pPr>
      <w:ins w:id="3624" w:author="Дмитрий Филимонов" w:date="2026-01-29T15:10:00Z">
        <w:r w:rsidRPr="003114D6">
          <w:rPr>
            <w:lang w:val="en-US"/>
            <w:rPrChange w:id="3625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0E14F398" w14:textId="77777777" w:rsidR="003114D6" w:rsidRPr="003114D6" w:rsidRDefault="003114D6" w:rsidP="003114D6">
      <w:pPr>
        <w:ind w:firstLine="708"/>
        <w:rPr>
          <w:ins w:id="3626" w:author="Дмитрий Филимонов" w:date="2026-01-29T15:10:00Z"/>
          <w:lang w:val="en-US"/>
          <w:rPrChange w:id="3627" w:author="Дмитрий Филимонов" w:date="2026-01-29T15:12:00Z">
            <w:rPr>
              <w:ins w:id="3628" w:author="Дмитрий Филимонов" w:date="2026-01-29T15:10:00Z"/>
            </w:rPr>
          </w:rPrChange>
        </w:rPr>
      </w:pPr>
    </w:p>
    <w:p w14:paraId="54D1C404" w14:textId="77777777" w:rsidR="003114D6" w:rsidRPr="003114D6" w:rsidRDefault="003114D6" w:rsidP="003114D6">
      <w:pPr>
        <w:ind w:firstLine="708"/>
        <w:rPr>
          <w:ins w:id="3629" w:author="Дмитрий Филимонов" w:date="2026-01-29T15:10:00Z"/>
          <w:lang w:val="en-US"/>
          <w:rPrChange w:id="3630" w:author="Дмитрий Филимонов" w:date="2026-01-29T15:12:00Z">
            <w:rPr>
              <w:ins w:id="3631" w:author="Дмитрий Филимонов" w:date="2026-01-29T15:10:00Z"/>
            </w:rPr>
          </w:rPrChange>
        </w:rPr>
      </w:pPr>
      <w:ins w:id="3632" w:author="Дмитрий Филимонов" w:date="2026-01-29T15:10:00Z">
        <w:r w:rsidRPr="003114D6">
          <w:rPr>
            <w:lang w:val="en-US"/>
            <w:rPrChange w:id="3633" w:author="Дмитрий Филимонов" w:date="2026-01-29T15:12:00Z">
              <w:rPr/>
            </w:rPrChange>
          </w:rPr>
          <w:t>USE `event_agency`;</w:t>
        </w:r>
      </w:ins>
    </w:p>
    <w:p w14:paraId="0E59B755" w14:textId="77777777" w:rsidR="003114D6" w:rsidRPr="003114D6" w:rsidRDefault="003114D6" w:rsidP="003114D6">
      <w:pPr>
        <w:ind w:firstLine="708"/>
        <w:rPr>
          <w:ins w:id="3634" w:author="Дмитрий Филимонов" w:date="2026-01-29T15:10:00Z"/>
          <w:lang w:val="en-US"/>
          <w:rPrChange w:id="3635" w:author="Дмитрий Филимонов" w:date="2026-01-29T15:12:00Z">
            <w:rPr>
              <w:ins w:id="3636" w:author="Дмитрий Филимонов" w:date="2026-01-29T15:10:00Z"/>
            </w:rPr>
          </w:rPrChange>
        </w:rPr>
      </w:pPr>
      <w:ins w:id="3637" w:author="Дмитрий Филимонов" w:date="2026-01-29T15:10:00Z">
        <w:r w:rsidRPr="003114D6">
          <w:rPr>
            <w:lang w:val="en-US"/>
            <w:rPrChange w:id="3638" w:author="Дмитрий Филимонов" w:date="2026-01-29T15:12:00Z">
              <w:rPr/>
            </w:rPrChange>
          </w:rPr>
          <w:t>DROP procedure IF EXISTS `event_agency`.`add_employee`;</w:t>
        </w:r>
      </w:ins>
    </w:p>
    <w:p w14:paraId="22DADE3F" w14:textId="77777777" w:rsidR="003114D6" w:rsidRPr="003114D6" w:rsidRDefault="003114D6" w:rsidP="003114D6">
      <w:pPr>
        <w:ind w:firstLine="708"/>
        <w:rPr>
          <w:ins w:id="3639" w:author="Дмитрий Филимонов" w:date="2026-01-29T15:10:00Z"/>
          <w:lang w:val="en-US"/>
          <w:rPrChange w:id="3640" w:author="Дмитрий Филимонов" w:date="2026-01-29T15:12:00Z">
            <w:rPr>
              <w:ins w:id="3641" w:author="Дмитрий Филимонов" w:date="2026-01-29T15:10:00Z"/>
            </w:rPr>
          </w:rPrChange>
        </w:rPr>
      </w:pPr>
    </w:p>
    <w:p w14:paraId="418CCA5D" w14:textId="77777777" w:rsidR="003114D6" w:rsidRPr="003114D6" w:rsidRDefault="003114D6" w:rsidP="003114D6">
      <w:pPr>
        <w:ind w:firstLine="708"/>
        <w:rPr>
          <w:ins w:id="3642" w:author="Дмитрий Филимонов" w:date="2026-01-29T15:10:00Z"/>
          <w:lang w:val="en-US"/>
          <w:rPrChange w:id="3643" w:author="Дмитрий Филимонов" w:date="2026-01-29T15:12:00Z">
            <w:rPr>
              <w:ins w:id="3644" w:author="Дмитрий Филимонов" w:date="2026-01-29T15:10:00Z"/>
            </w:rPr>
          </w:rPrChange>
        </w:rPr>
      </w:pPr>
      <w:ins w:id="3645" w:author="Дмитрий Филимонов" w:date="2026-01-29T15:10:00Z">
        <w:r w:rsidRPr="003114D6">
          <w:rPr>
            <w:lang w:val="en-US"/>
            <w:rPrChange w:id="3646" w:author="Дмитрий Филимонов" w:date="2026-01-29T15:12:00Z">
              <w:rPr/>
            </w:rPrChange>
          </w:rPr>
          <w:t>DELIMITER $$</w:t>
        </w:r>
      </w:ins>
    </w:p>
    <w:p w14:paraId="513C2375" w14:textId="77777777" w:rsidR="003114D6" w:rsidRPr="003114D6" w:rsidRDefault="003114D6" w:rsidP="003114D6">
      <w:pPr>
        <w:ind w:firstLine="708"/>
        <w:rPr>
          <w:ins w:id="3647" w:author="Дмитрий Филимонов" w:date="2026-01-29T15:10:00Z"/>
          <w:lang w:val="en-US"/>
          <w:rPrChange w:id="3648" w:author="Дмитрий Филимонов" w:date="2026-01-29T15:12:00Z">
            <w:rPr>
              <w:ins w:id="3649" w:author="Дмитрий Филимонов" w:date="2026-01-29T15:10:00Z"/>
            </w:rPr>
          </w:rPrChange>
        </w:rPr>
      </w:pPr>
      <w:ins w:id="3650" w:author="Дмитрий Филимонов" w:date="2026-01-29T15:10:00Z">
        <w:r w:rsidRPr="003114D6">
          <w:rPr>
            <w:lang w:val="en-US"/>
            <w:rPrChange w:id="3651" w:author="Дмитрий Филимонов" w:date="2026-01-29T15:12:00Z">
              <w:rPr/>
            </w:rPrChange>
          </w:rPr>
          <w:t>USE `event_agency`$$</w:t>
        </w:r>
      </w:ins>
    </w:p>
    <w:p w14:paraId="0B2918E6" w14:textId="77777777" w:rsidR="003114D6" w:rsidRPr="003114D6" w:rsidRDefault="003114D6" w:rsidP="003114D6">
      <w:pPr>
        <w:ind w:firstLine="708"/>
        <w:rPr>
          <w:ins w:id="3652" w:author="Дмитрий Филимонов" w:date="2026-01-29T15:10:00Z"/>
          <w:lang w:val="en-US"/>
          <w:rPrChange w:id="3653" w:author="Дмитрий Филимонов" w:date="2026-01-29T15:12:00Z">
            <w:rPr>
              <w:ins w:id="3654" w:author="Дмитрий Филимонов" w:date="2026-01-29T15:10:00Z"/>
            </w:rPr>
          </w:rPrChange>
        </w:rPr>
      </w:pPr>
      <w:ins w:id="3655" w:author="Дмитрий Филимонов" w:date="2026-01-29T15:10:00Z">
        <w:r w:rsidRPr="003114D6">
          <w:rPr>
            <w:lang w:val="en-US"/>
            <w:rPrChange w:id="3656" w:author="Дмитрий Филимонов" w:date="2026-01-29T15:12:00Z">
              <w:rPr/>
            </w:rPrChange>
          </w:rPr>
          <w:t>CREATE PROCEDURE `add_employee` (</w:t>
        </w:r>
      </w:ins>
    </w:p>
    <w:p w14:paraId="42ACD76B" w14:textId="77777777" w:rsidR="003114D6" w:rsidRPr="003114D6" w:rsidRDefault="003114D6" w:rsidP="003114D6">
      <w:pPr>
        <w:ind w:firstLine="708"/>
        <w:rPr>
          <w:ins w:id="3657" w:author="Дмитрий Филимонов" w:date="2026-01-29T15:10:00Z"/>
          <w:lang w:val="en-US"/>
          <w:rPrChange w:id="3658" w:author="Дмитрий Филимонов" w:date="2026-01-29T15:12:00Z">
            <w:rPr>
              <w:ins w:id="3659" w:author="Дмитрий Филимонов" w:date="2026-01-29T15:10:00Z"/>
            </w:rPr>
          </w:rPrChange>
        </w:rPr>
      </w:pPr>
      <w:ins w:id="3660" w:author="Дмитрий Филимонов" w:date="2026-01-29T15:10:00Z">
        <w:r w:rsidRPr="003114D6">
          <w:rPr>
            <w:lang w:val="en-US"/>
            <w:rPrChange w:id="3661" w:author="Дмитрий Филимонов" w:date="2026-01-29T15:12:00Z">
              <w:rPr/>
            </w:rPrChange>
          </w:rPr>
          <w:t xml:space="preserve">    IN p_name VARCHAR(100),</w:t>
        </w:r>
      </w:ins>
    </w:p>
    <w:p w14:paraId="7BD0EF9F" w14:textId="77777777" w:rsidR="003114D6" w:rsidRPr="003114D6" w:rsidRDefault="003114D6" w:rsidP="003114D6">
      <w:pPr>
        <w:ind w:firstLine="708"/>
        <w:rPr>
          <w:ins w:id="3662" w:author="Дмитрий Филимонов" w:date="2026-01-29T15:10:00Z"/>
          <w:lang w:val="en-US"/>
          <w:rPrChange w:id="3663" w:author="Дмитрий Филимонов" w:date="2026-01-29T15:12:00Z">
            <w:rPr>
              <w:ins w:id="3664" w:author="Дмитрий Филимонов" w:date="2026-01-29T15:10:00Z"/>
            </w:rPr>
          </w:rPrChange>
        </w:rPr>
      </w:pPr>
      <w:ins w:id="3665" w:author="Дмитрий Филимонов" w:date="2026-01-29T15:10:00Z">
        <w:r w:rsidRPr="003114D6">
          <w:rPr>
            <w:lang w:val="en-US"/>
            <w:rPrChange w:id="3666" w:author="Дмитрий Филимонов" w:date="2026-01-29T15:12:00Z">
              <w:rPr/>
            </w:rPrChange>
          </w:rPr>
          <w:t xml:space="preserve">    IN p_position VARCHAR(50),</w:t>
        </w:r>
      </w:ins>
    </w:p>
    <w:p w14:paraId="1985991B" w14:textId="77777777" w:rsidR="003114D6" w:rsidRPr="003114D6" w:rsidRDefault="003114D6" w:rsidP="003114D6">
      <w:pPr>
        <w:ind w:firstLine="708"/>
        <w:rPr>
          <w:ins w:id="3667" w:author="Дмитрий Филимонов" w:date="2026-01-29T15:10:00Z"/>
          <w:lang w:val="en-US"/>
          <w:rPrChange w:id="3668" w:author="Дмитрий Филимонов" w:date="2026-01-29T15:12:00Z">
            <w:rPr>
              <w:ins w:id="3669" w:author="Дмитрий Филимонов" w:date="2026-01-29T15:10:00Z"/>
            </w:rPr>
          </w:rPrChange>
        </w:rPr>
      </w:pPr>
      <w:ins w:id="3670" w:author="Дмитрий Филимонов" w:date="2026-01-29T15:10:00Z">
        <w:r w:rsidRPr="003114D6">
          <w:rPr>
            <w:lang w:val="en-US"/>
            <w:rPrChange w:id="3671" w:author="Дмитрий Филимонов" w:date="2026-01-29T15:12:00Z">
              <w:rPr/>
            </w:rPrChange>
          </w:rPr>
          <w:t xml:space="preserve">    IN p_salary DECIMAL(10,2)</w:t>
        </w:r>
      </w:ins>
    </w:p>
    <w:p w14:paraId="354F5B7A" w14:textId="77777777" w:rsidR="003114D6" w:rsidRPr="003114D6" w:rsidRDefault="003114D6" w:rsidP="003114D6">
      <w:pPr>
        <w:ind w:firstLine="708"/>
        <w:rPr>
          <w:ins w:id="3672" w:author="Дмитрий Филимонов" w:date="2026-01-29T15:10:00Z"/>
          <w:lang w:val="en-US"/>
          <w:rPrChange w:id="3673" w:author="Дмитрий Филимонов" w:date="2026-01-29T15:12:00Z">
            <w:rPr>
              <w:ins w:id="3674" w:author="Дмитрий Филимонов" w:date="2026-01-29T15:10:00Z"/>
            </w:rPr>
          </w:rPrChange>
        </w:rPr>
      </w:pPr>
      <w:ins w:id="3675" w:author="Дмитрий Филимонов" w:date="2026-01-29T15:10:00Z">
        <w:r w:rsidRPr="003114D6">
          <w:rPr>
            <w:lang w:val="en-US"/>
            <w:rPrChange w:id="3676" w:author="Дмитрий Филимонов" w:date="2026-01-29T15:12:00Z">
              <w:rPr/>
            </w:rPrChange>
          </w:rPr>
          <w:t>)</w:t>
        </w:r>
      </w:ins>
    </w:p>
    <w:p w14:paraId="407539C7" w14:textId="77777777" w:rsidR="003114D6" w:rsidRPr="003114D6" w:rsidRDefault="003114D6" w:rsidP="003114D6">
      <w:pPr>
        <w:ind w:firstLine="708"/>
        <w:rPr>
          <w:ins w:id="3677" w:author="Дмитрий Филимонов" w:date="2026-01-29T15:10:00Z"/>
          <w:lang w:val="en-US"/>
          <w:rPrChange w:id="3678" w:author="Дмитрий Филимонов" w:date="2026-01-29T15:12:00Z">
            <w:rPr>
              <w:ins w:id="3679" w:author="Дмитрий Филимонов" w:date="2026-01-29T15:10:00Z"/>
            </w:rPr>
          </w:rPrChange>
        </w:rPr>
      </w:pPr>
      <w:ins w:id="3680" w:author="Дмитрий Филимонов" w:date="2026-01-29T15:10:00Z">
        <w:r w:rsidRPr="003114D6">
          <w:rPr>
            <w:lang w:val="en-US"/>
            <w:rPrChange w:id="3681" w:author="Дмитрий Филимонов" w:date="2026-01-29T15:12:00Z">
              <w:rPr/>
            </w:rPrChange>
          </w:rPr>
          <w:t>BEGIN</w:t>
        </w:r>
      </w:ins>
    </w:p>
    <w:p w14:paraId="6C3654B1" w14:textId="77777777" w:rsidR="003114D6" w:rsidRPr="003114D6" w:rsidRDefault="003114D6" w:rsidP="003114D6">
      <w:pPr>
        <w:ind w:firstLine="708"/>
        <w:rPr>
          <w:ins w:id="3682" w:author="Дмитрий Филимонов" w:date="2026-01-29T15:10:00Z"/>
          <w:lang w:val="en-US"/>
          <w:rPrChange w:id="3683" w:author="Дмитрий Филимонов" w:date="2026-01-29T15:12:00Z">
            <w:rPr>
              <w:ins w:id="3684" w:author="Дмитрий Филимонов" w:date="2026-01-29T15:10:00Z"/>
            </w:rPr>
          </w:rPrChange>
        </w:rPr>
      </w:pPr>
      <w:ins w:id="3685" w:author="Дмитрий Филимонов" w:date="2026-01-29T15:10:00Z">
        <w:r w:rsidRPr="003114D6">
          <w:rPr>
            <w:lang w:val="en-US"/>
            <w:rPrChange w:id="3686" w:author="Дмитрий Филимонов" w:date="2026-01-29T15:12:00Z">
              <w:rPr/>
            </w:rPrChange>
          </w:rPr>
          <w:t xml:space="preserve">    INSERT INTO employees (full_name, position, salary)</w:t>
        </w:r>
      </w:ins>
    </w:p>
    <w:p w14:paraId="7B5BFC7D" w14:textId="77777777" w:rsidR="003114D6" w:rsidRPr="003114D6" w:rsidRDefault="003114D6" w:rsidP="003114D6">
      <w:pPr>
        <w:ind w:firstLine="708"/>
        <w:rPr>
          <w:ins w:id="3687" w:author="Дмитрий Филимонов" w:date="2026-01-29T15:10:00Z"/>
          <w:lang w:val="en-US"/>
          <w:rPrChange w:id="3688" w:author="Дмитрий Филимонов" w:date="2026-01-29T15:12:00Z">
            <w:rPr>
              <w:ins w:id="3689" w:author="Дмитрий Филимонов" w:date="2026-01-29T15:10:00Z"/>
            </w:rPr>
          </w:rPrChange>
        </w:rPr>
      </w:pPr>
      <w:ins w:id="3690" w:author="Дмитрий Филимонов" w:date="2026-01-29T15:10:00Z">
        <w:r w:rsidRPr="003114D6">
          <w:rPr>
            <w:lang w:val="en-US"/>
            <w:rPrChange w:id="3691" w:author="Дмитрий Филимонов" w:date="2026-01-29T15:12:00Z">
              <w:rPr/>
            </w:rPrChange>
          </w:rPr>
          <w:t xml:space="preserve">    VALUES (p_name, p_position, p_salary);</w:t>
        </w:r>
      </w:ins>
    </w:p>
    <w:p w14:paraId="12F240B9" w14:textId="77777777" w:rsidR="003114D6" w:rsidRPr="003114D6" w:rsidRDefault="003114D6" w:rsidP="003114D6">
      <w:pPr>
        <w:ind w:firstLine="708"/>
        <w:rPr>
          <w:ins w:id="3692" w:author="Дмитрий Филимонов" w:date="2026-01-29T15:10:00Z"/>
          <w:lang w:val="en-US"/>
          <w:rPrChange w:id="3693" w:author="Дмитрий Филимонов" w:date="2026-01-29T15:12:00Z">
            <w:rPr>
              <w:ins w:id="3694" w:author="Дмитрий Филимонов" w:date="2026-01-29T15:10:00Z"/>
            </w:rPr>
          </w:rPrChange>
        </w:rPr>
      </w:pPr>
      <w:ins w:id="3695" w:author="Дмитрий Филимонов" w:date="2026-01-29T15:10:00Z">
        <w:r w:rsidRPr="003114D6">
          <w:rPr>
            <w:lang w:val="en-US"/>
            <w:rPrChange w:id="3696" w:author="Дмитрий Филимонов" w:date="2026-01-29T15:12:00Z">
              <w:rPr/>
            </w:rPrChange>
          </w:rPr>
          <w:t>END$$</w:t>
        </w:r>
      </w:ins>
    </w:p>
    <w:p w14:paraId="72A9AFAD" w14:textId="77777777" w:rsidR="003114D6" w:rsidRPr="003114D6" w:rsidRDefault="003114D6" w:rsidP="003114D6">
      <w:pPr>
        <w:ind w:firstLine="708"/>
        <w:rPr>
          <w:ins w:id="3697" w:author="Дмитрий Филимонов" w:date="2026-01-29T15:10:00Z"/>
          <w:lang w:val="en-US"/>
          <w:rPrChange w:id="3698" w:author="Дмитрий Филимонов" w:date="2026-01-29T15:12:00Z">
            <w:rPr>
              <w:ins w:id="3699" w:author="Дмитрий Филимонов" w:date="2026-01-29T15:10:00Z"/>
            </w:rPr>
          </w:rPrChange>
        </w:rPr>
      </w:pPr>
    </w:p>
    <w:p w14:paraId="72C58212" w14:textId="77777777" w:rsidR="003114D6" w:rsidRPr="003114D6" w:rsidRDefault="003114D6" w:rsidP="003114D6">
      <w:pPr>
        <w:ind w:firstLine="708"/>
        <w:rPr>
          <w:ins w:id="3700" w:author="Дмитрий Филимонов" w:date="2026-01-29T15:10:00Z"/>
          <w:lang w:val="en-US"/>
          <w:rPrChange w:id="3701" w:author="Дмитрий Филимонов" w:date="2026-01-29T15:12:00Z">
            <w:rPr>
              <w:ins w:id="3702" w:author="Дмитрий Филимонов" w:date="2026-01-29T15:10:00Z"/>
            </w:rPr>
          </w:rPrChange>
        </w:rPr>
      </w:pPr>
      <w:ins w:id="3703" w:author="Дмитрий Филимонов" w:date="2026-01-29T15:10:00Z">
        <w:r w:rsidRPr="003114D6">
          <w:rPr>
            <w:lang w:val="en-US"/>
            <w:rPrChange w:id="3704" w:author="Дмитрий Филимонов" w:date="2026-01-29T15:12:00Z">
              <w:rPr/>
            </w:rPrChange>
          </w:rPr>
          <w:t>DELIMITER ;</w:t>
        </w:r>
      </w:ins>
    </w:p>
    <w:p w14:paraId="1E1BE10E" w14:textId="77777777" w:rsidR="003114D6" w:rsidRPr="003114D6" w:rsidRDefault="003114D6" w:rsidP="003114D6">
      <w:pPr>
        <w:ind w:firstLine="708"/>
        <w:rPr>
          <w:ins w:id="3705" w:author="Дмитрий Филимонов" w:date="2026-01-29T15:10:00Z"/>
          <w:lang w:val="en-US"/>
          <w:rPrChange w:id="3706" w:author="Дмитрий Филимонов" w:date="2026-01-29T15:12:00Z">
            <w:rPr>
              <w:ins w:id="3707" w:author="Дмитрий Филимонов" w:date="2026-01-29T15:10:00Z"/>
            </w:rPr>
          </w:rPrChange>
        </w:rPr>
      </w:pPr>
    </w:p>
    <w:p w14:paraId="2E959AF2" w14:textId="77777777" w:rsidR="003114D6" w:rsidRPr="003114D6" w:rsidRDefault="003114D6" w:rsidP="003114D6">
      <w:pPr>
        <w:ind w:firstLine="708"/>
        <w:rPr>
          <w:ins w:id="3708" w:author="Дмитрий Филимонов" w:date="2026-01-29T15:10:00Z"/>
          <w:lang w:val="en-US"/>
          <w:rPrChange w:id="3709" w:author="Дмитрий Филимонов" w:date="2026-01-29T15:12:00Z">
            <w:rPr>
              <w:ins w:id="3710" w:author="Дмитрий Филимонов" w:date="2026-01-29T15:10:00Z"/>
            </w:rPr>
          </w:rPrChange>
        </w:rPr>
      </w:pPr>
      <w:ins w:id="3711" w:author="Дмитрий Филимонов" w:date="2026-01-29T15:10:00Z">
        <w:r w:rsidRPr="003114D6">
          <w:rPr>
            <w:lang w:val="en-US"/>
            <w:rPrChange w:id="3712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3C660CFB" w14:textId="77777777" w:rsidR="003114D6" w:rsidRPr="003114D6" w:rsidRDefault="003114D6" w:rsidP="003114D6">
      <w:pPr>
        <w:ind w:firstLine="708"/>
        <w:rPr>
          <w:ins w:id="3713" w:author="Дмитрий Филимонов" w:date="2026-01-29T15:10:00Z"/>
          <w:lang w:val="en-US"/>
          <w:rPrChange w:id="3714" w:author="Дмитрий Филимонов" w:date="2026-01-29T15:12:00Z">
            <w:rPr>
              <w:ins w:id="3715" w:author="Дмитрий Филимонов" w:date="2026-01-29T15:10:00Z"/>
            </w:rPr>
          </w:rPrChange>
        </w:rPr>
      </w:pPr>
      <w:ins w:id="3716" w:author="Дмитрий Филимонов" w:date="2026-01-29T15:10:00Z">
        <w:r w:rsidRPr="003114D6">
          <w:rPr>
            <w:lang w:val="en-US"/>
            <w:rPrChange w:id="3717" w:author="Дмитрий Филимонов" w:date="2026-01-29T15:12:00Z">
              <w:rPr/>
            </w:rPrChange>
          </w:rPr>
          <w:t>-- procedure assign_employee</w:t>
        </w:r>
      </w:ins>
    </w:p>
    <w:p w14:paraId="320CD592" w14:textId="77777777" w:rsidR="003114D6" w:rsidRPr="003114D6" w:rsidRDefault="003114D6" w:rsidP="003114D6">
      <w:pPr>
        <w:ind w:firstLine="708"/>
        <w:rPr>
          <w:ins w:id="3718" w:author="Дмитрий Филимонов" w:date="2026-01-29T15:10:00Z"/>
          <w:lang w:val="en-US"/>
          <w:rPrChange w:id="3719" w:author="Дмитрий Филимонов" w:date="2026-01-29T15:12:00Z">
            <w:rPr>
              <w:ins w:id="3720" w:author="Дмитрий Филимонов" w:date="2026-01-29T15:10:00Z"/>
            </w:rPr>
          </w:rPrChange>
        </w:rPr>
      </w:pPr>
      <w:ins w:id="3721" w:author="Дмитрий Филимонов" w:date="2026-01-29T15:10:00Z">
        <w:r w:rsidRPr="003114D6">
          <w:rPr>
            <w:lang w:val="en-US"/>
            <w:rPrChange w:id="3722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316A1A75" w14:textId="77777777" w:rsidR="003114D6" w:rsidRPr="003114D6" w:rsidRDefault="003114D6" w:rsidP="003114D6">
      <w:pPr>
        <w:ind w:firstLine="708"/>
        <w:rPr>
          <w:ins w:id="3723" w:author="Дмитрий Филимонов" w:date="2026-01-29T15:10:00Z"/>
          <w:lang w:val="en-US"/>
          <w:rPrChange w:id="3724" w:author="Дмитрий Филимонов" w:date="2026-01-29T15:12:00Z">
            <w:rPr>
              <w:ins w:id="3725" w:author="Дмитрий Филимонов" w:date="2026-01-29T15:10:00Z"/>
            </w:rPr>
          </w:rPrChange>
        </w:rPr>
      </w:pPr>
    </w:p>
    <w:p w14:paraId="4E85BADE" w14:textId="77777777" w:rsidR="003114D6" w:rsidRPr="003114D6" w:rsidRDefault="003114D6" w:rsidP="003114D6">
      <w:pPr>
        <w:ind w:firstLine="708"/>
        <w:rPr>
          <w:ins w:id="3726" w:author="Дмитрий Филимонов" w:date="2026-01-29T15:10:00Z"/>
          <w:lang w:val="en-US"/>
          <w:rPrChange w:id="3727" w:author="Дмитрий Филимонов" w:date="2026-01-29T15:12:00Z">
            <w:rPr>
              <w:ins w:id="3728" w:author="Дмитрий Филимонов" w:date="2026-01-29T15:10:00Z"/>
            </w:rPr>
          </w:rPrChange>
        </w:rPr>
      </w:pPr>
      <w:ins w:id="3729" w:author="Дмитрий Филимонов" w:date="2026-01-29T15:10:00Z">
        <w:r w:rsidRPr="003114D6">
          <w:rPr>
            <w:lang w:val="en-US"/>
            <w:rPrChange w:id="3730" w:author="Дмитрий Филимонов" w:date="2026-01-29T15:12:00Z">
              <w:rPr/>
            </w:rPrChange>
          </w:rPr>
          <w:t>USE `event_agency`;</w:t>
        </w:r>
      </w:ins>
    </w:p>
    <w:p w14:paraId="7B5EB19C" w14:textId="77777777" w:rsidR="003114D6" w:rsidRPr="003114D6" w:rsidRDefault="003114D6" w:rsidP="003114D6">
      <w:pPr>
        <w:ind w:firstLine="708"/>
        <w:rPr>
          <w:ins w:id="3731" w:author="Дмитрий Филимонов" w:date="2026-01-29T15:10:00Z"/>
          <w:lang w:val="en-US"/>
          <w:rPrChange w:id="3732" w:author="Дмитрий Филимонов" w:date="2026-01-29T15:12:00Z">
            <w:rPr>
              <w:ins w:id="3733" w:author="Дмитрий Филимонов" w:date="2026-01-29T15:10:00Z"/>
            </w:rPr>
          </w:rPrChange>
        </w:rPr>
      </w:pPr>
      <w:ins w:id="3734" w:author="Дмитрий Филимонов" w:date="2026-01-29T15:10:00Z">
        <w:r w:rsidRPr="003114D6">
          <w:rPr>
            <w:lang w:val="en-US"/>
            <w:rPrChange w:id="3735" w:author="Дмитрий Филимонов" w:date="2026-01-29T15:12:00Z">
              <w:rPr/>
            </w:rPrChange>
          </w:rPr>
          <w:t>DROP procedure IF EXISTS `event_agency`.`assign_employee`;</w:t>
        </w:r>
      </w:ins>
    </w:p>
    <w:p w14:paraId="7AD09B24" w14:textId="77777777" w:rsidR="003114D6" w:rsidRPr="003114D6" w:rsidRDefault="003114D6" w:rsidP="003114D6">
      <w:pPr>
        <w:ind w:firstLine="708"/>
        <w:rPr>
          <w:ins w:id="3736" w:author="Дмитрий Филимонов" w:date="2026-01-29T15:10:00Z"/>
          <w:lang w:val="en-US"/>
          <w:rPrChange w:id="3737" w:author="Дмитрий Филимонов" w:date="2026-01-29T15:12:00Z">
            <w:rPr>
              <w:ins w:id="3738" w:author="Дмитрий Филимонов" w:date="2026-01-29T15:10:00Z"/>
            </w:rPr>
          </w:rPrChange>
        </w:rPr>
      </w:pPr>
    </w:p>
    <w:p w14:paraId="2FDC9C74" w14:textId="77777777" w:rsidR="003114D6" w:rsidRPr="003114D6" w:rsidRDefault="003114D6" w:rsidP="003114D6">
      <w:pPr>
        <w:ind w:firstLine="708"/>
        <w:rPr>
          <w:ins w:id="3739" w:author="Дмитрий Филимонов" w:date="2026-01-29T15:10:00Z"/>
          <w:lang w:val="en-US"/>
          <w:rPrChange w:id="3740" w:author="Дмитрий Филимонов" w:date="2026-01-29T15:12:00Z">
            <w:rPr>
              <w:ins w:id="3741" w:author="Дмитрий Филимонов" w:date="2026-01-29T15:10:00Z"/>
            </w:rPr>
          </w:rPrChange>
        </w:rPr>
      </w:pPr>
      <w:ins w:id="3742" w:author="Дмитрий Филимонов" w:date="2026-01-29T15:10:00Z">
        <w:r w:rsidRPr="003114D6">
          <w:rPr>
            <w:lang w:val="en-US"/>
            <w:rPrChange w:id="3743" w:author="Дмитрий Филимонов" w:date="2026-01-29T15:12:00Z">
              <w:rPr/>
            </w:rPrChange>
          </w:rPr>
          <w:t>DELIMITER $$</w:t>
        </w:r>
      </w:ins>
    </w:p>
    <w:p w14:paraId="3D6AE907" w14:textId="77777777" w:rsidR="003114D6" w:rsidRPr="003114D6" w:rsidRDefault="003114D6" w:rsidP="003114D6">
      <w:pPr>
        <w:ind w:firstLine="708"/>
        <w:rPr>
          <w:ins w:id="3744" w:author="Дмитрий Филимонов" w:date="2026-01-29T15:10:00Z"/>
          <w:lang w:val="en-US"/>
          <w:rPrChange w:id="3745" w:author="Дмитрий Филимонов" w:date="2026-01-29T15:12:00Z">
            <w:rPr>
              <w:ins w:id="3746" w:author="Дмитрий Филимонов" w:date="2026-01-29T15:10:00Z"/>
            </w:rPr>
          </w:rPrChange>
        </w:rPr>
      </w:pPr>
      <w:ins w:id="3747" w:author="Дмитрий Филимонов" w:date="2026-01-29T15:10:00Z">
        <w:r w:rsidRPr="003114D6">
          <w:rPr>
            <w:lang w:val="en-US"/>
            <w:rPrChange w:id="3748" w:author="Дмитрий Филимонов" w:date="2026-01-29T15:12:00Z">
              <w:rPr/>
            </w:rPrChange>
          </w:rPr>
          <w:t>USE `event_agency`$$</w:t>
        </w:r>
      </w:ins>
    </w:p>
    <w:p w14:paraId="497A980B" w14:textId="77777777" w:rsidR="003114D6" w:rsidRPr="003114D6" w:rsidRDefault="003114D6" w:rsidP="003114D6">
      <w:pPr>
        <w:ind w:firstLine="708"/>
        <w:rPr>
          <w:ins w:id="3749" w:author="Дмитрий Филимонов" w:date="2026-01-29T15:10:00Z"/>
          <w:lang w:val="en-US"/>
          <w:rPrChange w:id="3750" w:author="Дмитрий Филимонов" w:date="2026-01-29T15:12:00Z">
            <w:rPr>
              <w:ins w:id="3751" w:author="Дмитрий Филимонов" w:date="2026-01-29T15:10:00Z"/>
            </w:rPr>
          </w:rPrChange>
        </w:rPr>
      </w:pPr>
      <w:ins w:id="3752" w:author="Дмитрий Филимонов" w:date="2026-01-29T15:10:00Z">
        <w:r w:rsidRPr="003114D6">
          <w:rPr>
            <w:lang w:val="en-US"/>
            <w:rPrChange w:id="3753" w:author="Дмитрий Филимонов" w:date="2026-01-29T15:12:00Z">
              <w:rPr/>
            </w:rPrChange>
          </w:rPr>
          <w:t>CREATE PROCEDURE `assign_employee` (</w:t>
        </w:r>
      </w:ins>
    </w:p>
    <w:p w14:paraId="7F27CA6A" w14:textId="77777777" w:rsidR="003114D6" w:rsidRPr="003114D6" w:rsidRDefault="003114D6" w:rsidP="003114D6">
      <w:pPr>
        <w:ind w:firstLine="708"/>
        <w:rPr>
          <w:ins w:id="3754" w:author="Дмитрий Филимонов" w:date="2026-01-29T15:10:00Z"/>
          <w:lang w:val="en-US"/>
          <w:rPrChange w:id="3755" w:author="Дмитрий Филимонов" w:date="2026-01-29T15:12:00Z">
            <w:rPr>
              <w:ins w:id="3756" w:author="Дмитрий Филимонов" w:date="2026-01-29T15:10:00Z"/>
            </w:rPr>
          </w:rPrChange>
        </w:rPr>
      </w:pPr>
      <w:ins w:id="3757" w:author="Дмитрий Филимонов" w:date="2026-01-29T15:10:00Z">
        <w:r w:rsidRPr="003114D6">
          <w:rPr>
            <w:lang w:val="en-US"/>
            <w:rPrChange w:id="3758" w:author="Дмитрий Филимонов" w:date="2026-01-29T15:12:00Z">
              <w:rPr/>
            </w:rPrChange>
          </w:rPr>
          <w:t xml:space="preserve">    IN p_event_id INT,</w:t>
        </w:r>
      </w:ins>
    </w:p>
    <w:p w14:paraId="348D3E58" w14:textId="77777777" w:rsidR="003114D6" w:rsidRPr="003114D6" w:rsidRDefault="003114D6" w:rsidP="003114D6">
      <w:pPr>
        <w:ind w:firstLine="708"/>
        <w:rPr>
          <w:ins w:id="3759" w:author="Дмитрий Филимонов" w:date="2026-01-29T15:10:00Z"/>
          <w:lang w:val="en-US"/>
          <w:rPrChange w:id="3760" w:author="Дмитрий Филимонов" w:date="2026-01-29T15:12:00Z">
            <w:rPr>
              <w:ins w:id="3761" w:author="Дмитрий Филимонов" w:date="2026-01-29T15:10:00Z"/>
            </w:rPr>
          </w:rPrChange>
        </w:rPr>
      </w:pPr>
      <w:ins w:id="3762" w:author="Дмитрий Филимонов" w:date="2026-01-29T15:10:00Z">
        <w:r w:rsidRPr="003114D6">
          <w:rPr>
            <w:lang w:val="en-US"/>
            <w:rPrChange w:id="3763" w:author="Дмитрий Филимонов" w:date="2026-01-29T15:12:00Z">
              <w:rPr/>
            </w:rPrChange>
          </w:rPr>
          <w:t xml:space="preserve">    IN p_employee_id INT,</w:t>
        </w:r>
      </w:ins>
    </w:p>
    <w:p w14:paraId="299D76EF" w14:textId="77777777" w:rsidR="003114D6" w:rsidRPr="003114D6" w:rsidRDefault="003114D6" w:rsidP="003114D6">
      <w:pPr>
        <w:ind w:firstLine="708"/>
        <w:rPr>
          <w:ins w:id="3764" w:author="Дмитрий Филимонов" w:date="2026-01-29T15:10:00Z"/>
          <w:lang w:val="en-US"/>
          <w:rPrChange w:id="3765" w:author="Дмитрий Филимонов" w:date="2026-01-29T15:12:00Z">
            <w:rPr>
              <w:ins w:id="3766" w:author="Дмитрий Филимонов" w:date="2026-01-29T15:10:00Z"/>
            </w:rPr>
          </w:rPrChange>
        </w:rPr>
      </w:pPr>
      <w:ins w:id="3767" w:author="Дмитрий Филимонов" w:date="2026-01-29T15:10:00Z">
        <w:r w:rsidRPr="003114D6">
          <w:rPr>
            <w:lang w:val="en-US"/>
            <w:rPrChange w:id="3768" w:author="Дмитрий Филимонов" w:date="2026-01-29T15:12:00Z">
              <w:rPr/>
            </w:rPrChange>
          </w:rPr>
          <w:t xml:space="preserve">    IN p_role VARCHAR(100)</w:t>
        </w:r>
      </w:ins>
    </w:p>
    <w:p w14:paraId="18E874CF" w14:textId="77777777" w:rsidR="003114D6" w:rsidRPr="003114D6" w:rsidRDefault="003114D6" w:rsidP="003114D6">
      <w:pPr>
        <w:ind w:firstLine="708"/>
        <w:rPr>
          <w:ins w:id="3769" w:author="Дмитрий Филимонов" w:date="2026-01-29T15:10:00Z"/>
          <w:lang w:val="en-US"/>
          <w:rPrChange w:id="3770" w:author="Дмитрий Филимонов" w:date="2026-01-29T15:12:00Z">
            <w:rPr>
              <w:ins w:id="3771" w:author="Дмитрий Филимонов" w:date="2026-01-29T15:10:00Z"/>
            </w:rPr>
          </w:rPrChange>
        </w:rPr>
      </w:pPr>
      <w:ins w:id="3772" w:author="Дмитрий Филимонов" w:date="2026-01-29T15:10:00Z">
        <w:r w:rsidRPr="003114D6">
          <w:rPr>
            <w:lang w:val="en-US"/>
            <w:rPrChange w:id="3773" w:author="Дмитрий Филимонов" w:date="2026-01-29T15:12:00Z">
              <w:rPr/>
            </w:rPrChange>
          </w:rPr>
          <w:t>)</w:t>
        </w:r>
      </w:ins>
    </w:p>
    <w:p w14:paraId="28D5F5B4" w14:textId="77777777" w:rsidR="003114D6" w:rsidRPr="003114D6" w:rsidRDefault="003114D6" w:rsidP="003114D6">
      <w:pPr>
        <w:ind w:firstLine="708"/>
        <w:rPr>
          <w:ins w:id="3774" w:author="Дмитрий Филимонов" w:date="2026-01-29T15:10:00Z"/>
          <w:lang w:val="en-US"/>
          <w:rPrChange w:id="3775" w:author="Дмитрий Филимонов" w:date="2026-01-29T15:12:00Z">
            <w:rPr>
              <w:ins w:id="3776" w:author="Дмитрий Филимонов" w:date="2026-01-29T15:10:00Z"/>
            </w:rPr>
          </w:rPrChange>
        </w:rPr>
      </w:pPr>
      <w:ins w:id="3777" w:author="Дмитрий Филимонов" w:date="2026-01-29T15:10:00Z">
        <w:r w:rsidRPr="003114D6">
          <w:rPr>
            <w:lang w:val="en-US"/>
            <w:rPrChange w:id="3778" w:author="Дмитрий Филимонов" w:date="2026-01-29T15:12:00Z">
              <w:rPr/>
            </w:rPrChange>
          </w:rPr>
          <w:t>BEGIN</w:t>
        </w:r>
      </w:ins>
    </w:p>
    <w:p w14:paraId="333FBF53" w14:textId="77777777" w:rsidR="003114D6" w:rsidRPr="003114D6" w:rsidRDefault="003114D6" w:rsidP="003114D6">
      <w:pPr>
        <w:ind w:firstLine="708"/>
        <w:rPr>
          <w:ins w:id="3779" w:author="Дмитрий Филимонов" w:date="2026-01-29T15:10:00Z"/>
          <w:lang w:val="en-US"/>
          <w:rPrChange w:id="3780" w:author="Дмитрий Филимонов" w:date="2026-01-29T15:12:00Z">
            <w:rPr>
              <w:ins w:id="3781" w:author="Дмитрий Филимонов" w:date="2026-01-29T15:10:00Z"/>
            </w:rPr>
          </w:rPrChange>
        </w:rPr>
      </w:pPr>
      <w:ins w:id="3782" w:author="Дмитрий Филимонов" w:date="2026-01-29T15:10:00Z">
        <w:r w:rsidRPr="003114D6">
          <w:rPr>
            <w:lang w:val="en-US"/>
            <w:rPrChange w:id="3783" w:author="Дмитрий Филимонов" w:date="2026-01-29T15:12:00Z">
              <w:rPr/>
            </w:rPrChange>
          </w:rPr>
          <w:t xml:space="preserve">    INSERT INTO event_staff (event_id, employee_id, role_description)</w:t>
        </w:r>
      </w:ins>
    </w:p>
    <w:p w14:paraId="2F9BB130" w14:textId="77777777" w:rsidR="003114D6" w:rsidRPr="003114D6" w:rsidRDefault="003114D6" w:rsidP="003114D6">
      <w:pPr>
        <w:ind w:firstLine="708"/>
        <w:rPr>
          <w:ins w:id="3784" w:author="Дмитрий Филимонов" w:date="2026-01-29T15:10:00Z"/>
          <w:lang w:val="en-US"/>
          <w:rPrChange w:id="3785" w:author="Дмитрий Филимонов" w:date="2026-01-29T15:12:00Z">
            <w:rPr>
              <w:ins w:id="3786" w:author="Дмитрий Филимонов" w:date="2026-01-29T15:10:00Z"/>
            </w:rPr>
          </w:rPrChange>
        </w:rPr>
      </w:pPr>
      <w:ins w:id="3787" w:author="Дмитрий Филимонов" w:date="2026-01-29T15:10:00Z">
        <w:r w:rsidRPr="003114D6">
          <w:rPr>
            <w:lang w:val="en-US"/>
            <w:rPrChange w:id="3788" w:author="Дмитрий Филимонов" w:date="2026-01-29T15:12:00Z">
              <w:rPr/>
            </w:rPrChange>
          </w:rPr>
          <w:t xml:space="preserve">    VALUES (p_event_id, p_employee_id, p_role);</w:t>
        </w:r>
      </w:ins>
    </w:p>
    <w:p w14:paraId="02E956B5" w14:textId="77777777" w:rsidR="003114D6" w:rsidRPr="003114D6" w:rsidRDefault="003114D6" w:rsidP="003114D6">
      <w:pPr>
        <w:ind w:firstLine="708"/>
        <w:rPr>
          <w:ins w:id="3789" w:author="Дмитрий Филимонов" w:date="2026-01-29T15:10:00Z"/>
          <w:lang w:val="en-US"/>
          <w:rPrChange w:id="3790" w:author="Дмитрий Филимонов" w:date="2026-01-29T15:12:00Z">
            <w:rPr>
              <w:ins w:id="3791" w:author="Дмитрий Филимонов" w:date="2026-01-29T15:10:00Z"/>
            </w:rPr>
          </w:rPrChange>
        </w:rPr>
      </w:pPr>
      <w:ins w:id="3792" w:author="Дмитрий Филимонов" w:date="2026-01-29T15:10:00Z">
        <w:r w:rsidRPr="003114D6">
          <w:rPr>
            <w:lang w:val="en-US"/>
            <w:rPrChange w:id="3793" w:author="Дмитрий Филимонов" w:date="2026-01-29T15:12:00Z">
              <w:rPr/>
            </w:rPrChange>
          </w:rPr>
          <w:t>END$$</w:t>
        </w:r>
      </w:ins>
    </w:p>
    <w:p w14:paraId="4CB0102E" w14:textId="77777777" w:rsidR="003114D6" w:rsidRPr="003114D6" w:rsidRDefault="003114D6" w:rsidP="003114D6">
      <w:pPr>
        <w:ind w:firstLine="708"/>
        <w:rPr>
          <w:ins w:id="3794" w:author="Дмитрий Филимонов" w:date="2026-01-29T15:10:00Z"/>
          <w:lang w:val="en-US"/>
          <w:rPrChange w:id="3795" w:author="Дмитрий Филимонов" w:date="2026-01-29T15:12:00Z">
            <w:rPr>
              <w:ins w:id="3796" w:author="Дмитрий Филимонов" w:date="2026-01-29T15:10:00Z"/>
            </w:rPr>
          </w:rPrChange>
        </w:rPr>
      </w:pPr>
    </w:p>
    <w:p w14:paraId="196997EC" w14:textId="77777777" w:rsidR="003114D6" w:rsidRPr="003114D6" w:rsidRDefault="003114D6" w:rsidP="003114D6">
      <w:pPr>
        <w:ind w:firstLine="708"/>
        <w:rPr>
          <w:ins w:id="3797" w:author="Дмитрий Филимонов" w:date="2026-01-29T15:10:00Z"/>
          <w:lang w:val="en-US"/>
          <w:rPrChange w:id="3798" w:author="Дмитрий Филимонов" w:date="2026-01-29T15:12:00Z">
            <w:rPr>
              <w:ins w:id="3799" w:author="Дмитрий Филимонов" w:date="2026-01-29T15:10:00Z"/>
            </w:rPr>
          </w:rPrChange>
        </w:rPr>
      </w:pPr>
      <w:ins w:id="3800" w:author="Дмитрий Филимонов" w:date="2026-01-29T15:10:00Z">
        <w:r w:rsidRPr="003114D6">
          <w:rPr>
            <w:lang w:val="en-US"/>
            <w:rPrChange w:id="3801" w:author="Дмитрий Филимонов" w:date="2026-01-29T15:12:00Z">
              <w:rPr/>
            </w:rPrChange>
          </w:rPr>
          <w:t>DELIMITER ;</w:t>
        </w:r>
      </w:ins>
    </w:p>
    <w:p w14:paraId="02F5EFBC" w14:textId="77777777" w:rsidR="003114D6" w:rsidRPr="003114D6" w:rsidRDefault="003114D6" w:rsidP="003114D6">
      <w:pPr>
        <w:ind w:firstLine="708"/>
        <w:rPr>
          <w:ins w:id="3802" w:author="Дмитрий Филимонов" w:date="2026-01-29T15:10:00Z"/>
          <w:lang w:val="en-US"/>
          <w:rPrChange w:id="3803" w:author="Дмитрий Филимонов" w:date="2026-01-29T15:12:00Z">
            <w:rPr>
              <w:ins w:id="3804" w:author="Дмитрий Филимонов" w:date="2026-01-29T15:10:00Z"/>
            </w:rPr>
          </w:rPrChange>
        </w:rPr>
      </w:pPr>
    </w:p>
    <w:p w14:paraId="2FFABF36" w14:textId="77777777" w:rsidR="003114D6" w:rsidRPr="003114D6" w:rsidRDefault="003114D6" w:rsidP="003114D6">
      <w:pPr>
        <w:ind w:firstLine="708"/>
        <w:rPr>
          <w:ins w:id="3805" w:author="Дмитрий Филимонов" w:date="2026-01-29T15:10:00Z"/>
          <w:lang w:val="en-US"/>
          <w:rPrChange w:id="3806" w:author="Дмитрий Филимонов" w:date="2026-01-29T15:12:00Z">
            <w:rPr>
              <w:ins w:id="3807" w:author="Дмитрий Филимонов" w:date="2026-01-29T15:10:00Z"/>
            </w:rPr>
          </w:rPrChange>
        </w:rPr>
      </w:pPr>
      <w:ins w:id="3808" w:author="Дмитрий Филимонов" w:date="2026-01-29T15:10:00Z">
        <w:r w:rsidRPr="003114D6">
          <w:rPr>
            <w:lang w:val="en-US"/>
            <w:rPrChange w:id="3809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41865223" w14:textId="77777777" w:rsidR="003114D6" w:rsidRPr="003114D6" w:rsidRDefault="003114D6" w:rsidP="003114D6">
      <w:pPr>
        <w:ind w:firstLine="708"/>
        <w:rPr>
          <w:ins w:id="3810" w:author="Дмитрий Филимонов" w:date="2026-01-29T15:10:00Z"/>
          <w:lang w:val="en-US"/>
          <w:rPrChange w:id="3811" w:author="Дмитрий Филимонов" w:date="2026-01-29T15:12:00Z">
            <w:rPr>
              <w:ins w:id="3812" w:author="Дмитрий Филимонов" w:date="2026-01-29T15:10:00Z"/>
            </w:rPr>
          </w:rPrChange>
        </w:rPr>
      </w:pPr>
      <w:ins w:id="3813" w:author="Дмитрий Филимонов" w:date="2026-01-29T15:10:00Z">
        <w:r w:rsidRPr="003114D6">
          <w:rPr>
            <w:lang w:val="en-US"/>
            <w:rPrChange w:id="3814" w:author="Дмитрий Филимонов" w:date="2026-01-29T15:12:00Z">
              <w:rPr/>
            </w:rPrChange>
          </w:rPr>
          <w:t>-- procedure get_client_events</w:t>
        </w:r>
      </w:ins>
    </w:p>
    <w:p w14:paraId="5909D930" w14:textId="77777777" w:rsidR="003114D6" w:rsidRPr="003114D6" w:rsidRDefault="003114D6" w:rsidP="003114D6">
      <w:pPr>
        <w:ind w:firstLine="708"/>
        <w:rPr>
          <w:ins w:id="3815" w:author="Дмитрий Филимонов" w:date="2026-01-29T15:10:00Z"/>
          <w:lang w:val="en-US"/>
          <w:rPrChange w:id="3816" w:author="Дмитрий Филимонов" w:date="2026-01-29T15:12:00Z">
            <w:rPr>
              <w:ins w:id="3817" w:author="Дмитрий Филимонов" w:date="2026-01-29T15:10:00Z"/>
            </w:rPr>
          </w:rPrChange>
        </w:rPr>
      </w:pPr>
      <w:ins w:id="3818" w:author="Дмитрий Филимонов" w:date="2026-01-29T15:10:00Z">
        <w:r w:rsidRPr="003114D6">
          <w:rPr>
            <w:lang w:val="en-US"/>
            <w:rPrChange w:id="3819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69DDE36C" w14:textId="77777777" w:rsidR="003114D6" w:rsidRPr="003114D6" w:rsidRDefault="003114D6" w:rsidP="003114D6">
      <w:pPr>
        <w:ind w:firstLine="708"/>
        <w:rPr>
          <w:ins w:id="3820" w:author="Дмитрий Филимонов" w:date="2026-01-29T15:10:00Z"/>
          <w:lang w:val="en-US"/>
          <w:rPrChange w:id="3821" w:author="Дмитрий Филимонов" w:date="2026-01-29T15:12:00Z">
            <w:rPr>
              <w:ins w:id="3822" w:author="Дмитрий Филимонов" w:date="2026-01-29T15:10:00Z"/>
            </w:rPr>
          </w:rPrChange>
        </w:rPr>
      </w:pPr>
    </w:p>
    <w:p w14:paraId="006A900A" w14:textId="77777777" w:rsidR="003114D6" w:rsidRPr="003114D6" w:rsidRDefault="003114D6" w:rsidP="003114D6">
      <w:pPr>
        <w:ind w:firstLine="708"/>
        <w:rPr>
          <w:ins w:id="3823" w:author="Дмитрий Филимонов" w:date="2026-01-29T15:10:00Z"/>
          <w:lang w:val="en-US"/>
          <w:rPrChange w:id="3824" w:author="Дмитрий Филимонов" w:date="2026-01-29T15:12:00Z">
            <w:rPr>
              <w:ins w:id="3825" w:author="Дмитрий Филимонов" w:date="2026-01-29T15:10:00Z"/>
            </w:rPr>
          </w:rPrChange>
        </w:rPr>
      </w:pPr>
      <w:ins w:id="3826" w:author="Дмитрий Филимонов" w:date="2026-01-29T15:10:00Z">
        <w:r w:rsidRPr="003114D6">
          <w:rPr>
            <w:lang w:val="en-US"/>
            <w:rPrChange w:id="3827" w:author="Дмитрий Филимонов" w:date="2026-01-29T15:12:00Z">
              <w:rPr/>
            </w:rPrChange>
          </w:rPr>
          <w:t>USE `event_agency`;</w:t>
        </w:r>
      </w:ins>
    </w:p>
    <w:p w14:paraId="13246F08" w14:textId="77777777" w:rsidR="003114D6" w:rsidRPr="003114D6" w:rsidRDefault="003114D6" w:rsidP="003114D6">
      <w:pPr>
        <w:ind w:firstLine="708"/>
        <w:rPr>
          <w:ins w:id="3828" w:author="Дмитрий Филимонов" w:date="2026-01-29T15:10:00Z"/>
          <w:lang w:val="en-US"/>
          <w:rPrChange w:id="3829" w:author="Дмитрий Филимонов" w:date="2026-01-29T15:12:00Z">
            <w:rPr>
              <w:ins w:id="3830" w:author="Дмитрий Филимонов" w:date="2026-01-29T15:10:00Z"/>
            </w:rPr>
          </w:rPrChange>
        </w:rPr>
      </w:pPr>
      <w:ins w:id="3831" w:author="Дмитрий Филимонов" w:date="2026-01-29T15:10:00Z">
        <w:r w:rsidRPr="003114D6">
          <w:rPr>
            <w:lang w:val="en-US"/>
            <w:rPrChange w:id="3832" w:author="Дмитрий Филимонов" w:date="2026-01-29T15:12:00Z">
              <w:rPr/>
            </w:rPrChange>
          </w:rPr>
          <w:t>DROP procedure IF EXISTS `event_agency`.`get_client_events`;</w:t>
        </w:r>
      </w:ins>
    </w:p>
    <w:p w14:paraId="77C43D80" w14:textId="77777777" w:rsidR="003114D6" w:rsidRPr="003114D6" w:rsidRDefault="003114D6" w:rsidP="003114D6">
      <w:pPr>
        <w:ind w:firstLine="708"/>
        <w:rPr>
          <w:ins w:id="3833" w:author="Дмитрий Филимонов" w:date="2026-01-29T15:10:00Z"/>
          <w:lang w:val="en-US"/>
          <w:rPrChange w:id="3834" w:author="Дмитрий Филимонов" w:date="2026-01-29T15:12:00Z">
            <w:rPr>
              <w:ins w:id="3835" w:author="Дмитрий Филимонов" w:date="2026-01-29T15:10:00Z"/>
            </w:rPr>
          </w:rPrChange>
        </w:rPr>
      </w:pPr>
    </w:p>
    <w:p w14:paraId="3E785AAA" w14:textId="77777777" w:rsidR="003114D6" w:rsidRPr="003114D6" w:rsidRDefault="003114D6" w:rsidP="003114D6">
      <w:pPr>
        <w:ind w:firstLine="708"/>
        <w:rPr>
          <w:ins w:id="3836" w:author="Дмитрий Филимонов" w:date="2026-01-29T15:10:00Z"/>
          <w:lang w:val="en-US"/>
          <w:rPrChange w:id="3837" w:author="Дмитрий Филимонов" w:date="2026-01-29T15:12:00Z">
            <w:rPr>
              <w:ins w:id="3838" w:author="Дмитрий Филимонов" w:date="2026-01-29T15:10:00Z"/>
            </w:rPr>
          </w:rPrChange>
        </w:rPr>
      </w:pPr>
      <w:ins w:id="3839" w:author="Дмитрий Филимонов" w:date="2026-01-29T15:10:00Z">
        <w:r w:rsidRPr="003114D6">
          <w:rPr>
            <w:lang w:val="en-US"/>
            <w:rPrChange w:id="3840" w:author="Дмитрий Филимонов" w:date="2026-01-29T15:12:00Z">
              <w:rPr/>
            </w:rPrChange>
          </w:rPr>
          <w:t>DELIMITER $$</w:t>
        </w:r>
      </w:ins>
    </w:p>
    <w:p w14:paraId="2A3AF111" w14:textId="77777777" w:rsidR="003114D6" w:rsidRPr="003114D6" w:rsidRDefault="003114D6" w:rsidP="003114D6">
      <w:pPr>
        <w:ind w:firstLine="708"/>
        <w:rPr>
          <w:ins w:id="3841" w:author="Дмитрий Филимонов" w:date="2026-01-29T15:10:00Z"/>
          <w:lang w:val="en-US"/>
          <w:rPrChange w:id="3842" w:author="Дмитрий Филимонов" w:date="2026-01-29T15:12:00Z">
            <w:rPr>
              <w:ins w:id="3843" w:author="Дмитрий Филимонов" w:date="2026-01-29T15:10:00Z"/>
            </w:rPr>
          </w:rPrChange>
        </w:rPr>
      </w:pPr>
      <w:ins w:id="3844" w:author="Дмитрий Филимонов" w:date="2026-01-29T15:10:00Z">
        <w:r w:rsidRPr="003114D6">
          <w:rPr>
            <w:lang w:val="en-US"/>
            <w:rPrChange w:id="3845" w:author="Дмитрий Филимонов" w:date="2026-01-29T15:12:00Z">
              <w:rPr/>
            </w:rPrChange>
          </w:rPr>
          <w:t>USE `event_agency`$$</w:t>
        </w:r>
      </w:ins>
    </w:p>
    <w:p w14:paraId="323EF3B1" w14:textId="77777777" w:rsidR="003114D6" w:rsidRPr="003114D6" w:rsidRDefault="003114D6" w:rsidP="003114D6">
      <w:pPr>
        <w:ind w:firstLine="708"/>
        <w:rPr>
          <w:ins w:id="3846" w:author="Дмитрий Филимонов" w:date="2026-01-29T15:10:00Z"/>
          <w:lang w:val="en-US"/>
          <w:rPrChange w:id="3847" w:author="Дмитрий Филимонов" w:date="2026-01-29T15:12:00Z">
            <w:rPr>
              <w:ins w:id="3848" w:author="Дмитрий Филимонов" w:date="2026-01-29T15:10:00Z"/>
            </w:rPr>
          </w:rPrChange>
        </w:rPr>
      </w:pPr>
      <w:ins w:id="3849" w:author="Дмитрий Филимонов" w:date="2026-01-29T15:10:00Z">
        <w:r w:rsidRPr="003114D6">
          <w:rPr>
            <w:lang w:val="en-US"/>
            <w:rPrChange w:id="3850" w:author="Дмитрий Филимонов" w:date="2026-01-29T15:12:00Z">
              <w:rPr/>
            </w:rPrChange>
          </w:rPr>
          <w:t>CREATE PROCEDURE `get_client_events` (</w:t>
        </w:r>
      </w:ins>
    </w:p>
    <w:p w14:paraId="341790F6" w14:textId="77777777" w:rsidR="003114D6" w:rsidRPr="003114D6" w:rsidRDefault="003114D6" w:rsidP="003114D6">
      <w:pPr>
        <w:ind w:firstLine="708"/>
        <w:rPr>
          <w:ins w:id="3851" w:author="Дмитрий Филимонов" w:date="2026-01-29T15:10:00Z"/>
          <w:lang w:val="en-US"/>
          <w:rPrChange w:id="3852" w:author="Дмитрий Филимонов" w:date="2026-01-29T15:12:00Z">
            <w:rPr>
              <w:ins w:id="3853" w:author="Дмитрий Филимонов" w:date="2026-01-29T15:10:00Z"/>
            </w:rPr>
          </w:rPrChange>
        </w:rPr>
      </w:pPr>
      <w:ins w:id="3854" w:author="Дмитрий Филимонов" w:date="2026-01-29T15:10:00Z">
        <w:r w:rsidRPr="003114D6">
          <w:rPr>
            <w:lang w:val="en-US"/>
            <w:rPrChange w:id="3855" w:author="Дмитрий Филимонов" w:date="2026-01-29T15:12:00Z">
              <w:rPr/>
            </w:rPrChange>
          </w:rPr>
          <w:t xml:space="preserve">    IN p_client_id INT</w:t>
        </w:r>
      </w:ins>
    </w:p>
    <w:p w14:paraId="07210809" w14:textId="77777777" w:rsidR="003114D6" w:rsidRPr="003114D6" w:rsidRDefault="003114D6" w:rsidP="003114D6">
      <w:pPr>
        <w:ind w:firstLine="708"/>
        <w:rPr>
          <w:ins w:id="3856" w:author="Дмитрий Филимонов" w:date="2026-01-29T15:10:00Z"/>
          <w:lang w:val="en-US"/>
          <w:rPrChange w:id="3857" w:author="Дмитрий Филимонов" w:date="2026-01-29T15:12:00Z">
            <w:rPr>
              <w:ins w:id="3858" w:author="Дмитрий Филимонов" w:date="2026-01-29T15:10:00Z"/>
            </w:rPr>
          </w:rPrChange>
        </w:rPr>
      </w:pPr>
      <w:ins w:id="3859" w:author="Дмитрий Филимонов" w:date="2026-01-29T15:10:00Z">
        <w:r w:rsidRPr="003114D6">
          <w:rPr>
            <w:lang w:val="en-US"/>
            <w:rPrChange w:id="3860" w:author="Дмитрий Филимонов" w:date="2026-01-29T15:12:00Z">
              <w:rPr/>
            </w:rPrChange>
          </w:rPr>
          <w:t>)</w:t>
        </w:r>
      </w:ins>
    </w:p>
    <w:p w14:paraId="193DEC81" w14:textId="77777777" w:rsidR="003114D6" w:rsidRPr="003114D6" w:rsidRDefault="003114D6" w:rsidP="003114D6">
      <w:pPr>
        <w:ind w:firstLine="708"/>
        <w:rPr>
          <w:ins w:id="3861" w:author="Дмитрий Филимонов" w:date="2026-01-29T15:10:00Z"/>
          <w:lang w:val="en-US"/>
          <w:rPrChange w:id="3862" w:author="Дмитрий Филимонов" w:date="2026-01-29T15:12:00Z">
            <w:rPr>
              <w:ins w:id="3863" w:author="Дмитрий Филимонов" w:date="2026-01-29T15:10:00Z"/>
            </w:rPr>
          </w:rPrChange>
        </w:rPr>
      </w:pPr>
      <w:ins w:id="3864" w:author="Дмитрий Филимонов" w:date="2026-01-29T15:10:00Z">
        <w:r w:rsidRPr="003114D6">
          <w:rPr>
            <w:lang w:val="en-US"/>
            <w:rPrChange w:id="3865" w:author="Дмитрий Филимонов" w:date="2026-01-29T15:12:00Z">
              <w:rPr/>
            </w:rPrChange>
          </w:rPr>
          <w:t>BEGIN</w:t>
        </w:r>
      </w:ins>
    </w:p>
    <w:p w14:paraId="77A6E348" w14:textId="77777777" w:rsidR="003114D6" w:rsidRPr="003114D6" w:rsidRDefault="003114D6" w:rsidP="003114D6">
      <w:pPr>
        <w:ind w:firstLine="708"/>
        <w:rPr>
          <w:ins w:id="3866" w:author="Дмитрий Филимонов" w:date="2026-01-29T15:10:00Z"/>
          <w:lang w:val="en-US"/>
          <w:rPrChange w:id="3867" w:author="Дмитрий Филимонов" w:date="2026-01-29T15:12:00Z">
            <w:rPr>
              <w:ins w:id="3868" w:author="Дмитрий Филимонов" w:date="2026-01-29T15:10:00Z"/>
            </w:rPr>
          </w:rPrChange>
        </w:rPr>
      </w:pPr>
      <w:ins w:id="3869" w:author="Дмитрий Филимонов" w:date="2026-01-29T15:10:00Z">
        <w:r w:rsidRPr="003114D6">
          <w:rPr>
            <w:lang w:val="en-US"/>
            <w:rPrChange w:id="3870" w:author="Дмитрий Филимонов" w:date="2026-01-29T15:12:00Z">
              <w:rPr/>
            </w:rPrChange>
          </w:rPr>
          <w:t xml:space="preserve">    SELECT e.event_name, e.event_date, e.budget</w:t>
        </w:r>
      </w:ins>
    </w:p>
    <w:p w14:paraId="586A39DD" w14:textId="77777777" w:rsidR="003114D6" w:rsidRPr="003114D6" w:rsidRDefault="003114D6" w:rsidP="003114D6">
      <w:pPr>
        <w:ind w:firstLine="708"/>
        <w:rPr>
          <w:ins w:id="3871" w:author="Дмитрий Филимонов" w:date="2026-01-29T15:10:00Z"/>
          <w:lang w:val="en-US"/>
          <w:rPrChange w:id="3872" w:author="Дмитрий Филимонов" w:date="2026-01-29T15:12:00Z">
            <w:rPr>
              <w:ins w:id="3873" w:author="Дмитрий Филимонов" w:date="2026-01-29T15:10:00Z"/>
            </w:rPr>
          </w:rPrChange>
        </w:rPr>
      </w:pPr>
      <w:ins w:id="3874" w:author="Дмитрий Филимонов" w:date="2026-01-29T15:10:00Z">
        <w:r w:rsidRPr="003114D6">
          <w:rPr>
            <w:lang w:val="en-US"/>
            <w:rPrChange w:id="3875" w:author="Дмитрий Филимонов" w:date="2026-01-29T15:12:00Z">
              <w:rPr/>
            </w:rPrChange>
          </w:rPr>
          <w:t xml:space="preserve">    FROM events e</w:t>
        </w:r>
      </w:ins>
    </w:p>
    <w:p w14:paraId="7E3AC519" w14:textId="77777777" w:rsidR="003114D6" w:rsidRPr="003114D6" w:rsidRDefault="003114D6" w:rsidP="003114D6">
      <w:pPr>
        <w:ind w:firstLine="708"/>
        <w:rPr>
          <w:ins w:id="3876" w:author="Дмитрий Филимонов" w:date="2026-01-29T15:10:00Z"/>
          <w:lang w:val="en-US"/>
          <w:rPrChange w:id="3877" w:author="Дмитрий Филимонов" w:date="2026-01-29T15:12:00Z">
            <w:rPr>
              <w:ins w:id="3878" w:author="Дмитрий Филимонов" w:date="2026-01-29T15:10:00Z"/>
            </w:rPr>
          </w:rPrChange>
        </w:rPr>
      </w:pPr>
      <w:ins w:id="3879" w:author="Дмитрий Филимонов" w:date="2026-01-29T15:10:00Z">
        <w:r w:rsidRPr="003114D6">
          <w:rPr>
            <w:lang w:val="en-US"/>
            <w:rPrChange w:id="3880" w:author="Дмитрий Филимонов" w:date="2026-01-29T15:12:00Z">
              <w:rPr/>
            </w:rPrChange>
          </w:rPr>
          <w:lastRenderedPageBreak/>
          <w:t xml:space="preserve">    WHERE e.client_id = p_client_id;</w:t>
        </w:r>
      </w:ins>
    </w:p>
    <w:p w14:paraId="2FA84CEA" w14:textId="77777777" w:rsidR="003114D6" w:rsidRPr="003114D6" w:rsidRDefault="003114D6" w:rsidP="003114D6">
      <w:pPr>
        <w:ind w:firstLine="708"/>
        <w:rPr>
          <w:ins w:id="3881" w:author="Дмитрий Филимонов" w:date="2026-01-29T15:10:00Z"/>
          <w:lang w:val="en-US"/>
          <w:rPrChange w:id="3882" w:author="Дмитрий Филимонов" w:date="2026-01-29T15:12:00Z">
            <w:rPr>
              <w:ins w:id="3883" w:author="Дмитрий Филимонов" w:date="2026-01-29T15:10:00Z"/>
            </w:rPr>
          </w:rPrChange>
        </w:rPr>
      </w:pPr>
      <w:ins w:id="3884" w:author="Дмитрий Филимонов" w:date="2026-01-29T15:10:00Z">
        <w:r w:rsidRPr="003114D6">
          <w:rPr>
            <w:lang w:val="en-US"/>
            <w:rPrChange w:id="3885" w:author="Дмитрий Филимонов" w:date="2026-01-29T15:12:00Z">
              <w:rPr/>
            </w:rPrChange>
          </w:rPr>
          <w:t>END$$</w:t>
        </w:r>
      </w:ins>
    </w:p>
    <w:p w14:paraId="669B7829" w14:textId="77777777" w:rsidR="003114D6" w:rsidRPr="003114D6" w:rsidRDefault="003114D6" w:rsidP="003114D6">
      <w:pPr>
        <w:ind w:firstLine="708"/>
        <w:rPr>
          <w:ins w:id="3886" w:author="Дмитрий Филимонов" w:date="2026-01-29T15:10:00Z"/>
          <w:lang w:val="en-US"/>
          <w:rPrChange w:id="3887" w:author="Дмитрий Филимонов" w:date="2026-01-29T15:12:00Z">
            <w:rPr>
              <w:ins w:id="3888" w:author="Дмитрий Филимонов" w:date="2026-01-29T15:10:00Z"/>
            </w:rPr>
          </w:rPrChange>
        </w:rPr>
      </w:pPr>
    </w:p>
    <w:p w14:paraId="755D9DD9" w14:textId="77777777" w:rsidR="003114D6" w:rsidRPr="003114D6" w:rsidRDefault="003114D6" w:rsidP="003114D6">
      <w:pPr>
        <w:ind w:firstLine="708"/>
        <w:rPr>
          <w:ins w:id="3889" w:author="Дмитрий Филимонов" w:date="2026-01-29T15:10:00Z"/>
          <w:lang w:val="en-US"/>
          <w:rPrChange w:id="3890" w:author="Дмитрий Филимонов" w:date="2026-01-29T15:12:00Z">
            <w:rPr>
              <w:ins w:id="3891" w:author="Дмитрий Филимонов" w:date="2026-01-29T15:10:00Z"/>
            </w:rPr>
          </w:rPrChange>
        </w:rPr>
      </w:pPr>
      <w:ins w:id="3892" w:author="Дмитрий Филимонов" w:date="2026-01-29T15:10:00Z">
        <w:r w:rsidRPr="003114D6">
          <w:rPr>
            <w:lang w:val="en-US"/>
            <w:rPrChange w:id="3893" w:author="Дмитрий Филимонов" w:date="2026-01-29T15:12:00Z">
              <w:rPr/>
            </w:rPrChange>
          </w:rPr>
          <w:t>DELIMITER ;</w:t>
        </w:r>
      </w:ins>
    </w:p>
    <w:p w14:paraId="237D8FAF" w14:textId="77777777" w:rsidR="003114D6" w:rsidRPr="003114D6" w:rsidRDefault="003114D6" w:rsidP="003114D6">
      <w:pPr>
        <w:ind w:firstLine="708"/>
        <w:rPr>
          <w:ins w:id="3894" w:author="Дмитрий Филимонов" w:date="2026-01-29T15:10:00Z"/>
          <w:lang w:val="en-US"/>
          <w:rPrChange w:id="3895" w:author="Дмитрий Филимонов" w:date="2026-01-29T15:12:00Z">
            <w:rPr>
              <w:ins w:id="3896" w:author="Дмитрий Филимонов" w:date="2026-01-29T15:10:00Z"/>
            </w:rPr>
          </w:rPrChange>
        </w:rPr>
      </w:pPr>
    </w:p>
    <w:p w14:paraId="22FDFE2C" w14:textId="77777777" w:rsidR="003114D6" w:rsidRPr="003114D6" w:rsidRDefault="003114D6" w:rsidP="003114D6">
      <w:pPr>
        <w:ind w:firstLine="708"/>
        <w:rPr>
          <w:ins w:id="3897" w:author="Дмитрий Филимонов" w:date="2026-01-29T15:10:00Z"/>
          <w:lang w:val="en-US"/>
          <w:rPrChange w:id="3898" w:author="Дмитрий Филимонов" w:date="2026-01-29T15:12:00Z">
            <w:rPr>
              <w:ins w:id="3899" w:author="Дмитрий Филимонов" w:date="2026-01-29T15:10:00Z"/>
            </w:rPr>
          </w:rPrChange>
        </w:rPr>
      </w:pPr>
      <w:ins w:id="3900" w:author="Дмитрий Филимонов" w:date="2026-01-29T15:10:00Z">
        <w:r w:rsidRPr="003114D6">
          <w:rPr>
            <w:lang w:val="en-US"/>
            <w:rPrChange w:id="3901" w:author="Дмитрий Филимонов" w:date="2026-01-29T15:12:00Z">
              <w:rPr/>
            </w:rPrChange>
          </w:rPr>
          <w:t>SET SQL_MODE=@OLD_SQL_MODE;</w:t>
        </w:r>
      </w:ins>
    </w:p>
    <w:p w14:paraId="050CB069" w14:textId="77777777" w:rsidR="003114D6" w:rsidRPr="003114D6" w:rsidRDefault="003114D6" w:rsidP="003114D6">
      <w:pPr>
        <w:ind w:firstLine="708"/>
        <w:rPr>
          <w:ins w:id="3902" w:author="Дмитрий Филимонов" w:date="2026-01-29T15:10:00Z"/>
          <w:lang w:val="en-US"/>
          <w:rPrChange w:id="3903" w:author="Дмитрий Филимонов" w:date="2026-01-29T15:12:00Z">
            <w:rPr>
              <w:ins w:id="3904" w:author="Дмитрий Филимонов" w:date="2026-01-29T15:10:00Z"/>
            </w:rPr>
          </w:rPrChange>
        </w:rPr>
      </w:pPr>
      <w:ins w:id="3905" w:author="Дмитрий Филимонов" w:date="2026-01-29T15:10:00Z">
        <w:r w:rsidRPr="003114D6">
          <w:rPr>
            <w:lang w:val="en-US"/>
            <w:rPrChange w:id="3906" w:author="Дмитрий Филимонов" w:date="2026-01-29T15:12:00Z">
              <w:rPr/>
            </w:rPrChange>
          </w:rPr>
          <w:t>SET FOREIGN_KEY_CHECKS=@OLD_FOREIGN_KEY_CHECKS;</w:t>
        </w:r>
      </w:ins>
    </w:p>
    <w:p w14:paraId="52D85820" w14:textId="77777777" w:rsidR="003114D6" w:rsidRPr="003114D6" w:rsidRDefault="003114D6" w:rsidP="003114D6">
      <w:pPr>
        <w:ind w:firstLine="708"/>
        <w:rPr>
          <w:ins w:id="3907" w:author="Дмитрий Филимонов" w:date="2026-01-29T15:10:00Z"/>
          <w:lang w:val="en-US"/>
          <w:rPrChange w:id="3908" w:author="Дмитрий Филимонов" w:date="2026-01-29T15:12:00Z">
            <w:rPr>
              <w:ins w:id="3909" w:author="Дмитрий Филимонов" w:date="2026-01-29T15:10:00Z"/>
            </w:rPr>
          </w:rPrChange>
        </w:rPr>
      </w:pPr>
      <w:ins w:id="3910" w:author="Дмитрий Филимонов" w:date="2026-01-29T15:10:00Z">
        <w:r w:rsidRPr="003114D6">
          <w:rPr>
            <w:lang w:val="en-US"/>
            <w:rPrChange w:id="3911" w:author="Дмитрий Филимонов" w:date="2026-01-29T15:12:00Z">
              <w:rPr/>
            </w:rPrChange>
          </w:rPr>
          <w:t>SET UNIQUE_CHECKS=@OLD_UNIQUE_CHECKS;</w:t>
        </w:r>
      </w:ins>
    </w:p>
    <w:p w14:paraId="50B9B55E" w14:textId="77777777" w:rsidR="003114D6" w:rsidRPr="003114D6" w:rsidRDefault="003114D6" w:rsidP="003114D6">
      <w:pPr>
        <w:ind w:firstLine="708"/>
        <w:rPr>
          <w:ins w:id="3912" w:author="Дмитрий Филимонов" w:date="2026-01-29T15:10:00Z"/>
          <w:lang w:val="en-US"/>
          <w:rPrChange w:id="3913" w:author="Дмитрий Филимонов" w:date="2026-01-29T15:12:00Z">
            <w:rPr>
              <w:ins w:id="3914" w:author="Дмитрий Филимонов" w:date="2026-01-29T15:10:00Z"/>
            </w:rPr>
          </w:rPrChange>
        </w:rPr>
      </w:pPr>
    </w:p>
    <w:p w14:paraId="7F6FA6A5" w14:textId="77777777" w:rsidR="003114D6" w:rsidRPr="003114D6" w:rsidRDefault="003114D6" w:rsidP="003114D6">
      <w:pPr>
        <w:ind w:firstLine="708"/>
        <w:rPr>
          <w:ins w:id="3915" w:author="Дмитрий Филимонов" w:date="2026-01-29T15:10:00Z"/>
          <w:lang w:val="en-US"/>
          <w:rPrChange w:id="3916" w:author="Дмитрий Филимонов" w:date="2026-01-29T15:12:00Z">
            <w:rPr>
              <w:ins w:id="3917" w:author="Дмитрий Филимонов" w:date="2026-01-29T15:10:00Z"/>
            </w:rPr>
          </w:rPrChange>
        </w:rPr>
      </w:pPr>
      <w:ins w:id="3918" w:author="Дмитрий Филимонов" w:date="2026-01-29T15:10:00Z">
        <w:r w:rsidRPr="003114D6">
          <w:rPr>
            <w:lang w:val="en-US"/>
            <w:rPrChange w:id="3919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7958FD6D" w14:textId="77777777" w:rsidR="003114D6" w:rsidRPr="003114D6" w:rsidRDefault="003114D6" w:rsidP="003114D6">
      <w:pPr>
        <w:ind w:firstLine="708"/>
        <w:rPr>
          <w:ins w:id="3920" w:author="Дмитрий Филимонов" w:date="2026-01-29T15:10:00Z"/>
          <w:lang w:val="en-US"/>
          <w:rPrChange w:id="3921" w:author="Дмитрий Филимонов" w:date="2026-01-29T15:12:00Z">
            <w:rPr>
              <w:ins w:id="3922" w:author="Дмитрий Филимонов" w:date="2026-01-29T15:10:00Z"/>
            </w:rPr>
          </w:rPrChange>
        </w:rPr>
      </w:pPr>
      <w:ins w:id="3923" w:author="Дмитрий Филимонов" w:date="2026-01-29T15:10:00Z">
        <w:r w:rsidRPr="003114D6">
          <w:rPr>
            <w:lang w:val="en-US"/>
            <w:rPrChange w:id="3924" w:author="Дмитрий Филимонов" w:date="2026-01-29T15:12:00Z">
              <w:rPr/>
            </w:rPrChange>
          </w:rPr>
          <w:t>-- Data for table `event_agency`.`clients`</w:t>
        </w:r>
      </w:ins>
    </w:p>
    <w:p w14:paraId="65FF379B" w14:textId="77777777" w:rsidR="003114D6" w:rsidRPr="003114D6" w:rsidRDefault="003114D6" w:rsidP="003114D6">
      <w:pPr>
        <w:ind w:firstLine="708"/>
        <w:rPr>
          <w:ins w:id="3925" w:author="Дмитрий Филимонов" w:date="2026-01-29T15:10:00Z"/>
          <w:lang w:val="en-US"/>
          <w:rPrChange w:id="3926" w:author="Дмитрий Филимонов" w:date="2026-01-29T15:12:00Z">
            <w:rPr>
              <w:ins w:id="3927" w:author="Дмитрий Филимонов" w:date="2026-01-29T15:10:00Z"/>
            </w:rPr>
          </w:rPrChange>
        </w:rPr>
      </w:pPr>
      <w:ins w:id="3928" w:author="Дмитрий Филимонов" w:date="2026-01-29T15:10:00Z">
        <w:r w:rsidRPr="003114D6">
          <w:rPr>
            <w:lang w:val="en-US"/>
            <w:rPrChange w:id="3929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0B051CA3" w14:textId="77777777" w:rsidR="003114D6" w:rsidRPr="003114D6" w:rsidRDefault="003114D6" w:rsidP="003114D6">
      <w:pPr>
        <w:ind w:firstLine="708"/>
        <w:rPr>
          <w:ins w:id="3930" w:author="Дмитрий Филимонов" w:date="2026-01-29T15:10:00Z"/>
          <w:lang w:val="en-US"/>
          <w:rPrChange w:id="3931" w:author="Дмитрий Филимонов" w:date="2026-01-29T15:12:00Z">
            <w:rPr>
              <w:ins w:id="3932" w:author="Дмитрий Филимонов" w:date="2026-01-29T15:10:00Z"/>
            </w:rPr>
          </w:rPrChange>
        </w:rPr>
      </w:pPr>
      <w:ins w:id="3933" w:author="Дмитрий Филимонов" w:date="2026-01-29T15:10:00Z">
        <w:r w:rsidRPr="003114D6">
          <w:rPr>
            <w:lang w:val="en-US"/>
            <w:rPrChange w:id="3934" w:author="Дмитрий Филимонов" w:date="2026-01-29T15:12:00Z">
              <w:rPr/>
            </w:rPrChange>
          </w:rPr>
          <w:t>START TRANSACTION;</w:t>
        </w:r>
      </w:ins>
    </w:p>
    <w:p w14:paraId="5E285F32" w14:textId="77777777" w:rsidR="003114D6" w:rsidRPr="003114D6" w:rsidRDefault="003114D6" w:rsidP="003114D6">
      <w:pPr>
        <w:ind w:firstLine="708"/>
        <w:rPr>
          <w:ins w:id="3935" w:author="Дмитрий Филимонов" w:date="2026-01-29T15:10:00Z"/>
          <w:lang w:val="en-US"/>
          <w:rPrChange w:id="3936" w:author="Дмитрий Филимонов" w:date="2026-01-29T15:12:00Z">
            <w:rPr>
              <w:ins w:id="3937" w:author="Дмитрий Филимонов" w:date="2026-01-29T15:10:00Z"/>
            </w:rPr>
          </w:rPrChange>
        </w:rPr>
      </w:pPr>
      <w:ins w:id="3938" w:author="Дмитрий Филимонов" w:date="2026-01-29T15:10:00Z">
        <w:r w:rsidRPr="003114D6">
          <w:rPr>
            <w:lang w:val="en-US"/>
            <w:rPrChange w:id="3939" w:author="Дмитрий Филимонов" w:date="2026-01-29T15:12:00Z">
              <w:rPr/>
            </w:rPrChange>
          </w:rPr>
          <w:t>USE `event_agency`;</w:t>
        </w:r>
      </w:ins>
    </w:p>
    <w:p w14:paraId="4DD8F407" w14:textId="77777777" w:rsidR="003114D6" w:rsidRPr="003114D6" w:rsidRDefault="003114D6" w:rsidP="003114D6">
      <w:pPr>
        <w:ind w:firstLine="708"/>
        <w:rPr>
          <w:ins w:id="3940" w:author="Дмитрий Филимонов" w:date="2026-01-29T15:10:00Z"/>
          <w:lang w:val="en-US"/>
          <w:rPrChange w:id="3941" w:author="Дмитрий Филимонов" w:date="2026-01-29T15:12:00Z">
            <w:rPr>
              <w:ins w:id="3942" w:author="Дмитрий Филимонов" w:date="2026-01-29T15:10:00Z"/>
            </w:rPr>
          </w:rPrChange>
        </w:rPr>
      </w:pPr>
      <w:ins w:id="3943" w:author="Дмитрий Филимонов" w:date="2026-01-29T15:10:00Z">
        <w:r w:rsidRPr="003114D6">
          <w:rPr>
            <w:lang w:val="en-US"/>
            <w:rPrChange w:id="3944" w:author="Дмитрий Филимонов" w:date="2026-01-29T15:12:00Z">
              <w:rPr/>
            </w:rPrChange>
          </w:rPr>
          <w:t>INSERT INTO `event_agency`.`clients` (`client_id`, `full_name`, `phone`, `email`) VALUES (1, '</w:t>
        </w:r>
        <w:r>
          <w:t>Иванов</w:t>
        </w:r>
        <w:r w:rsidRPr="003114D6">
          <w:rPr>
            <w:lang w:val="en-US"/>
            <w:rPrChange w:id="3945" w:author="Дмитрий Филимонов" w:date="2026-01-29T15:12:00Z">
              <w:rPr/>
            </w:rPrChange>
          </w:rPr>
          <w:t xml:space="preserve"> </w:t>
        </w:r>
        <w:r>
          <w:t>Сергей</w:t>
        </w:r>
        <w:r w:rsidRPr="003114D6">
          <w:rPr>
            <w:lang w:val="en-US"/>
            <w:rPrChange w:id="3946" w:author="Дмитрий Филимонов" w:date="2026-01-29T15:12:00Z">
              <w:rPr/>
            </w:rPrChange>
          </w:rPr>
          <w:t xml:space="preserve"> </w:t>
        </w:r>
        <w:r>
          <w:t>Петрович</w:t>
        </w:r>
        <w:r w:rsidRPr="003114D6">
          <w:rPr>
            <w:lang w:val="en-US"/>
            <w:rPrChange w:id="3947" w:author="Дмитрий Филимонов" w:date="2026-01-29T15:12:00Z">
              <w:rPr/>
            </w:rPrChange>
          </w:rPr>
          <w:t>', '+7-900-123-45-6', 'ivanov@mail.ru');</w:t>
        </w:r>
      </w:ins>
    </w:p>
    <w:p w14:paraId="17169BD8" w14:textId="77777777" w:rsidR="003114D6" w:rsidRPr="003114D6" w:rsidRDefault="003114D6" w:rsidP="003114D6">
      <w:pPr>
        <w:ind w:firstLine="708"/>
        <w:rPr>
          <w:ins w:id="3948" w:author="Дмитрий Филимонов" w:date="2026-01-29T15:10:00Z"/>
          <w:lang w:val="en-US"/>
          <w:rPrChange w:id="3949" w:author="Дмитрий Филимонов" w:date="2026-01-29T15:12:00Z">
            <w:rPr>
              <w:ins w:id="3950" w:author="Дмитрий Филимонов" w:date="2026-01-29T15:10:00Z"/>
            </w:rPr>
          </w:rPrChange>
        </w:rPr>
      </w:pPr>
      <w:ins w:id="3951" w:author="Дмитрий Филимонов" w:date="2026-01-29T15:10:00Z">
        <w:r w:rsidRPr="003114D6">
          <w:rPr>
            <w:lang w:val="en-US"/>
            <w:rPrChange w:id="3952" w:author="Дмитрий Филимонов" w:date="2026-01-29T15:12:00Z">
              <w:rPr/>
            </w:rPrChange>
          </w:rPr>
          <w:t>INSERT INTO `event_agency`.`clients` (`client_id`, `full_name`, `phone`, `email`) VALUES (2, '</w:t>
        </w:r>
        <w:r>
          <w:t>Петрова</w:t>
        </w:r>
        <w:r w:rsidRPr="003114D6">
          <w:rPr>
            <w:lang w:val="en-US"/>
            <w:rPrChange w:id="3953" w:author="Дмитрий Филимонов" w:date="2026-01-29T15:12:00Z">
              <w:rPr/>
            </w:rPrChange>
          </w:rPr>
          <w:t xml:space="preserve"> </w:t>
        </w:r>
        <w:r>
          <w:t>Анна</w:t>
        </w:r>
        <w:r w:rsidRPr="003114D6">
          <w:rPr>
            <w:lang w:val="en-US"/>
            <w:rPrChange w:id="3954" w:author="Дмитрий Филимонов" w:date="2026-01-29T15:12:00Z">
              <w:rPr/>
            </w:rPrChange>
          </w:rPr>
          <w:t xml:space="preserve"> </w:t>
        </w:r>
        <w:r>
          <w:t>Викторовна</w:t>
        </w:r>
        <w:r w:rsidRPr="003114D6">
          <w:rPr>
            <w:lang w:val="en-US"/>
            <w:rPrChange w:id="3955" w:author="Дмитрий Филимонов" w:date="2026-01-29T15:12:00Z">
              <w:rPr/>
            </w:rPrChange>
          </w:rPr>
          <w:t>', '+7-901-234-56-78', 'petrova@mail.ru');</w:t>
        </w:r>
      </w:ins>
    </w:p>
    <w:p w14:paraId="59656524" w14:textId="77777777" w:rsidR="003114D6" w:rsidRPr="003114D6" w:rsidRDefault="003114D6" w:rsidP="003114D6">
      <w:pPr>
        <w:ind w:firstLine="708"/>
        <w:rPr>
          <w:ins w:id="3956" w:author="Дмитрий Филимонов" w:date="2026-01-29T15:10:00Z"/>
          <w:lang w:val="en-US"/>
          <w:rPrChange w:id="3957" w:author="Дмитрий Филимонов" w:date="2026-01-29T15:12:00Z">
            <w:rPr>
              <w:ins w:id="3958" w:author="Дмитрий Филимонов" w:date="2026-01-29T15:10:00Z"/>
            </w:rPr>
          </w:rPrChange>
        </w:rPr>
      </w:pPr>
      <w:ins w:id="3959" w:author="Дмитрий Филимонов" w:date="2026-01-29T15:10:00Z">
        <w:r w:rsidRPr="003114D6">
          <w:rPr>
            <w:lang w:val="en-US"/>
            <w:rPrChange w:id="3960" w:author="Дмитрий Филимонов" w:date="2026-01-29T15:12:00Z">
              <w:rPr/>
            </w:rPrChange>
          </w:rPr>
          <w:t>INSERT INTO `event_agency`.`clients` (`client_id`, `full_name`, `phone`, `email`) VALUES (3, '</w:t>
        </w:r>
        <w:r>
          <w:t>Сидоров</w:t>
        </w:r>
        <w:r w:rsidRPr="003114D6">
          <w:rPr>
            <w:lang w:val="en-US"/>
            <w:rPrChange w:id="3961" w:author="Дмитрий Филимонов" w:date="2026-01-29T15:12:00Z">
              <w:rPr/>
            </w:rPrChange>
          </w:rPr>
          <w:t xml:space="preserve"> </w:t>
        </w:r>
        <w:r>
          <w:t>Максим</w:t>
        </w:r>
        <w:r w:rsidRPr="003114D6">
          <w:rPr>
            <w:lang w:val="en-US"/>
            <w:rPrChange w:id="3962" w:author="Дмитрий Филимонов" w:date="2026-01-29T15:12:00Z">
              <w:rPr/>
            </w:rPrChange>
          </w:rPr>
          <w:t xml:space="preserve"> </w:t>
        </w:r>
        <w:r>
          <w:t>Олегович</w:t>
        </w:r>
        <w:r w:rsidRPr="003114D6">
          <w:rPr>
            <w:lang w:val="en-US"/>
            <w:rPrChange w:id="3963" w:author="Дмитрий Филимонов" w:date="2026-01-29T15:12:00Z">
              <w:rPr/>
            </w:rPrChange>
          </w:rPr>
          <w:t>', '+7-902-345-67-89', 'sidorov@mail.ru');</w:t>
        </w:r>
      </w:ins>
    </w:p>
    <w:p w14:paraId="21E5EE59" w14:textId="77777777" w:rsidR="003114D6" w:rsidRPr="003114D6" w:rsidRDefault="003114D6" w:rsidP="003114D6">
      <w:pPr>
        <w:ind w:firstLine="708"/>
        <w:rPr>
          <w:ins w:id="3964" w:author="Дмитрий Филимонов" w:date="2026-01-29T15:10:00Z"/>
          <w:lang w:val="en-US"/>
          <w:rPrChange w:id="3965" w:author="Дмитрий Филимонов" w:date="2026-01-29T15:12:00Z">
            <w:rPr>
              <w:ins w:id="3966" w:author="Дмитрий Филимонов" w:date="2026-01-29T15:10:00Z"/>
            </w:rPr>
          </w:rPrChange>
        </w:rPr>
      </w:pPr>
    </w:p>
    <w:p w14:paraId="0CF57EC3" w14:textId="77777777" w:rsidR="003114D6" w:rsidRPr="003114D6" w:rsidRDefault="003114D6" w:rsidP="003114D6">
      <w:pPr>
        <w:ind w:firstLine="708"/>
        <w:rPr>
          <w:ins w:id="3967" w:author="Дмитрий Филимонов" w:date="2026-01-29T15:10:00Z"/>
          <w:lang w:val="en-US"/>
          <w:rPrChange w:id="3968" w:author="Дмитрий Филимонов" w:date="2026-01-29T15:12:00Z">
            <w:rPr>
              <w:ins w:id="3969" w:author="Дмитрий Филимонов" w:date="2026-01-29T15:10:00Z"/>
            </w:rPr>
          </w:rPrChange>
        </w:rPr>
      </w:pPr>
      <w:ins w:id="3970" w:author="Дмитрий Филимонов" w:date="2026-01-29T15:10:00Z">
        <w:r w:rsidRPr="003114D6">
          <w:rPr>
            <w:lang w:val="en-US"/>
            <w:rPrChange w:id="3971" w:author="Дмитрий Филимонов" w:date="2026-01-29T15:12:00Z">
              <w:rPr/>
            </w:rPrChange>
          </w:rPr>
          <w:t>COMMIT;</w:t>
        </w:r>
      </w:ins>
    </w:p>
    <w:p w14:paraId="410CBBAF" w14:textId="77777777" w:rsidR="003114D6" w:rsidRPr="003114D6" w:rsidRDefault="003114D6" w:rsidP="003114D6">
      <w:pPr>
        <w:ind w:firstLine="708"/>
        <w:rPr>
          <w:ins w:id="3972" w:author="Дмитрий Филимонов" w:date="2026-01-29T15:10:00Z"/>
          <w:lang w:val="en-US"/>
          <w:rPrChange w:id="3973" w:author="Дмитрий Филимонов" w:date="2026-01-29T15:12:00Z">
            <w:rPr>
              <w:ins w:id="3974" w:author="Дмитрий Филимонов" w:date="2026-01-29T15:10:00Z"/>
            </w:rPr>
          </w:rPrChange>
        </w:rPr>
      </w:pPr>
    </w:p>
    <w:p w14:paraId="2088EEEF" w14:textId="77777777" w:rsidR="003114D6" w:rsidRPr="003114D6" w:rsidRDefault="003114D6" w:rsidP="003114D6">
      <w:pPr>
        <w:ind w:firstLine="708"/>
        <w:rPr>
          <w:ins w:id="3975" w:author="Дмитрий Филимонов" w:date="2026-01-29T15:10:00Z"/>
          <w:lang w:val="en-US"/>
          <w:rPrChange w:id="3976" w:author="Дмитрий Филимонов" w:date="2026-01-29T15:12:00Z">
            <w:rPr>
              <w:ins w:id="3977" w:author="Дмитрий Филимонов" w:date="2026-01-29T15:10:00Z"/>
            </w:rPr>
          </w:rPrChange>
        </w:rPr>
      </w:pPr>
    </w:p>
    <w:p w14:paraId="40430FCE" w14:textId="77777777" w:rsidR="003114D6" w:rsidRPr="003114D6" w:rsidRDefault="003114D6" w:rsidP="003114D6">
      <w:pPr>
        <w:ind w:firstLine="708"/>
        <w:rPr>
          <w:ins w:id="3978" w:author="Дмитрий Филимонов" w:date="2026-01-29T15:10:00Z"/>
          <w:lang w:val="en-US"/>
          <w:rPrChange w:id="3979" w:author="Дмитрий Филимонов" w:date="2026-01-29T15:12:00Z">
            <w:rPr>
              <w:ins w:id="3980" w:author="Дмитрий Филимонов" w:date="2026-01-29T15:10:00Z"/>
            </w:rPr>
          </w:rPrChange>
        </w:rPr>
      </w:pPr>
      <w:ins w:id="3981" w:author="Дмитрий Филимонов" w:date="2026-01-29T15:10:00Z">
        <w:r w:rsidRPr="003114D6">
          <w:rPr>
            <w:lang w:val="en-US"/>
            <w:rPrChange w:id="3982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67C22887" w14:textId="77777777" w:rsidR="003114D6" w:rsidRPr="003114D6" w:rsidRDefault="003114D6" w:rsidP="003114D6">
      <w:pPr>
        <w:ind w:firstLine="708"/>
        <w:rPr>
          <w:ins w:id="3983" w:author="Дмитрий Филимонов" w:date="2026-01-29T15:10:00Z"/>
          <w:lang w:val="en-US"/>
          <w:rPrChange w:id="3984" w:author="Дмитрий Филимонов" w:date="2026-01-29T15:12:00Z">
            <w:rPr>
              <w:ins w:id="3985" w:author="Дмитрий Филимонов" w:date="2026-01-29T15:10:00Z"/>
            </w:rPr>
          </w:rPrChange>
        </w:rPr>
      </w:pPr>
      <w:ins w:id="3986" w:author="Дмитрий Филимонов" w:date="2026-01-29T15:10:00Z">
        <w:r w:rsidRPr="003114D6">
          <w:rPr>
            <w:lang w:val="en-US"/>
            <w:rPrChange w:id="3987" w:author="Дмитрий Филимонов" w:date="2026-01-29T15:12:00Z">
              <w:rPr/>
            </w:rPrChange>
          </w:rPr>
          <w:t>-- Data for table `event_agency`.`events`</w:t>
        </w:r>
      </w:ins>
    </w:p>
    <w:p w14:paraId="1E99A2F4" w14:textId="77777777" w:rsidR="003114D6" w:rsidRPr="003114D6" w:rsidRDefault="003114D6" w:rsidP="003114D6">
      <w:pPr>
        <w:ind w:firstLine="708"/>
        <w:rPr>
          <w:ins w:id="3988" w:author="Дмитрий Филимонов" w:date="2026-01-29T15:10:00Z"/>
          <w:lang w:val="en-US"/>
          <w:rPrChange w:id="3989" w:author="Дмитрий Филимонов" w:date="2026-01-29T15:12:00Z">
            <w:rPr>
              <w:ins w:id="3990" w:author="Дмитрий Филимонов" w:date="2026-01-29T15:10:00Z"/>
            </w:rPr>
          </w:rPrChange>
        </w:rPr>
      </w:pPr>
      <w:ins w:id="3991" w:author="Дмитрий Филимонов" w:date="2026-01-29T15:10:00Z">
        <w:r w:rsidRPr="003114D6">
          <w:rPr>
            <w:lang w:val="en-US"/>
            <w:rPrChange w:id="3992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070D314D" w14:textId="77777777" w:rsidR="003114D6" w:rsidRPr="003114D6" w:rsidRDefault="003114D6" w:rsidP="003114D6">
      <w:pPr>
        <w:ind w:firstLine="708"/>
        <w:rPr>
          <w:ins w:id="3993" w:author="Дмитрий Филимонов" w:date="2026-01-29T15:10:00Z"/>
          <w:lang w:val="en-US"/>
          <w:rPrChange w:id="3994" w:author="Дмитрий Филимонов" w:date="2026-01-29T15:12:00Z">
            <w:rPr>
              <w:ins w:id="3995" w:author="Дмитрий Филимонов" w:date="2026-01-29T15:10:00Z"/>
            </w:rPr>
          </w:rPrChange>
        </w:rPr>
      </w:pPr>
      <w:ins w:id="3996" w:author="Дмитрий Филимонов" w:date="2026-01-29T15:10:00Z">
        <w:r w:rsidRPr="003114D6">
          <w:rPr>
            <w:lang w:val="en-US"/>
            <w:rPrChange w:id="3997" w:author="Дмитрий Филимонов" w:date="2026-01-29T15:12:00Z">
              <w:rPr/>
            </w:rPrChange>
          </w:rPr>
          <w:t>START TRANSACTION;</w:t>
        </w:r>
      </w:ins>
    </w:p>
    <w:p w14:paraId="20291577" w14:textId="77777777" w:rsidR="003114D6" w:rsidRPr="003114D6" w:rsidRDefault="003114D6" w:rsidP="003114D6">
      <w:pPr>
        <w:ind w:firstLine="708"/>
        <w:rPr>
          <w:ins w:id="3998" w:author="Дмитрий Филимонов" w:date="2026-01-29T15:10:00Z"/>
          <w:lang w:val="en-US"/>
          <w:rPrChange w:id="3999" w:author="Дмитрий Филимонов" w:date="2026-01-29T15:12:00Z">
            <w:rPr>
              <w:ins w:id="4000" w:author="Дмитрий Филимонов" w:date="2026-01-29T15:10:00Z"/>
            </w:rPr>
          </w:rPrChange>
        </w:rPr>
      </w:pPr>
      <w:ins w:id="4001" w:author="Дмитрий Филимонов" w:date="2026-01-29T15:10:00Z">
        <w:r w:rsidRPr="003114D6">
          <w:rPr>
            <w:lang w:val="en-US"/>
            <w:rPrChange w:id="4002" w:author="Дмитрий Филимонов" w:date="2026-01-29T15:12:00Z">
              <w:rPr/>
            </w:rPrChange>
          </w:rPr>
          <w:t>USE `event_agency`;</w:t>
        </w:r>
      </w:ins>
    </w:p>
    <w:p w14:paraId="63293C70" w14:textId="77777777" w:rsidR="003114D6" w:rsidRPr="003114D6" w:rsidRDefault="003114D6" w:rsidP="003114D6">
      <w:pPr>
        <w:ind w:firstLine="708"/>
        <w:rPr>
          <w:ins w:id="4003" w:author="Дмитрий Филимонов" w:date="2026-01-29T15:10:00Z"/>
          <w:lang w:val="en-US"/>
          <w:rPrChange w:id="4004" w:author="Дмитрий Филимонов" w:date="2026-01-29T15:12:00Z">
            <w:rPr>
              <w:ins w:id="4005" w:author="Дмитрий Филимонов" w:date="2026-01-29T15:10:00Z"/>
            </w:rPr>
          </w:rPrChange>
        </w:rPr>
      </w:pPr>
      <w:ins w:id="4006" w:author="Дмитрий Филимонов" w:date="2026-01-29T15:10:00Z">
        <w:r w:rsidRPr="003114D6">
          <w:rPr>
            <w:lang w:val="en-US"/>
            <w:rPrChange w:id="4007" w:author="Дмитрий Филимонов" w:date="2026-01-29T15:12:00Z">
              <w:rPr/>
            </w:rPrChange>
          </w:rPr>
          <w:t>INSERT INTO `event_agency`.`events` (`event_id`, `client_id`, `event_name`, `event_date`, `budget`) VALUES (1, 1, '</w:t>
        </w:r>
        <w:r>
          <w:t>Свадьба</w:t>
        </w:r>
        <w:r w:rsidRPr="003114D6">
          <w:rPr>
            <w:lang w:val="en-US"/>
            <w:rPrChange w:id="4008" w:author="Дмитрий Филимонов" w:date="2026-01-29T15:12:00Z">
              <w:rPr/>
            </w:rPrChange>
          </w:rPr>
          <w:t>', '2025-06-15', 500000.00);</w:t>
        </w:r>
      </w:ins>
    </w:p>
    <w:p w14:paraId="40007618" w14:textId="77777777" w:rsidR="003114D6" w:rsidRPr="003114D6" w:rsidRDefault="003114D6" w:rsidP="003114D6">
      <w:pPr>
        <w:ind w:firstLine="708"/>
        <w:rPr>
          <w:ins w:id="4009" w:author="Дмитрий Филимонов" w:date="2026-01-29T15:10:00Z"/>
          <w:lang w:val="en-US"/>
          <w:rPrChange w:id="4010" w:author="Дмитрий Филимонов" w:date="2026-01-29T15:12:00Z">
            <w:rPr>
              <w:ins w:id="4011" w:author="Дмитрий Филимонов" w:date="2026-01-29T15:10:00Z"/>
            </w:rPr>
          </w:rPrChange>
        </w:rPr>
      </w:pPr>
      <w:ins w:id="4012" w:author="Дмитрий Филимонов" w:date="2026-01-29T15:10:00Z">
        <w:r w:rsidRPr="003114D6">
          <w:rPr>
            <w:lang w:val="en-US"/>
            <w:rPrChange w:id="4013" w:author="Дмитрий Филимонов" w:date="2026-01-29T15:12:00Z">
              <w:rPr/>
            </w:rPrChange>
          </w:rPr>
          <w:t>INSERT INTO `event_agency`.`events` (`event_id`, `client_id`, `event_name`, `event_date`, `budget`) VALUES (2, 2, '</w:t>
        </w:r>
        <w:r>
          <w:t>Корпоратив</w:t>
        </w:r>
        <w:r w:rsidRPr="003114D6">
          <w:rPr>
            <w:lang w:val="en-US"/>
            <w:rPrChange w:id="4014" w:author="Дмитрий Филимонов" w:date="2026-01-29T15:12:00Z">
              <w:rPr/>
            </w:rPrChange>
          </w:rPr>
          <w:t xml:space="preserve"> </w:t>
        </w:r>
        <w:r>
          <w:t>компании</w:t>
        </w:r>
        <w:r w:rsidRPr="003114D6">
          <w:rPr>
            <w:lang w:val="en-US"/>
            <w:rPrChange w:id="4015" w:author="Дмитрий Филимонов" w:date="2026-01-29T15:12:00Z">
              <w:rPr/>
            </w:rPrChange>
          </w:rPr>
          <w:t>', '2025-05-20', 300000.00);</w:t>
        </w:r>
      </w:ins>
    </w:p>
    <w:p w14:paraId="6CBF55A7" w14:textId="77777777" w:rsidR="003114D6" w:rsidRPr="003114D6" w:rsidRDefault="003114D6" w:rsidP="003114D6">
      <w:pPr>
        <w:ind w:firstLine="708"/>
        <w:rPr>
          <w:ins w:id="4016" w:author="Дмитрий Филимонов" w:date="2026-01-29T15:10:00Z"/>
          <w:lang w:val="en-US"/>
          <w:rPrChange w:id="4017" w:author="Дмитрий Филимонов" w:date="2026-01-29T15:12:00Z">
            <w:rPr>
              <w:ins w:id="4018" w:author="Дмитрий Филимонов" w:date="2026-01-29T15:10:00Z"/>
            </w:rPr>
          </w:rPrChange>
        </w:rPr>
      </w:pPr>
      <w:ins w:id="4019" w:author="Дмитрий Филимонов" w:date="2026-01-29T15:10:00Z">
        <w:r w:rsidRPr="003114D6">
          <w:rPr>
            <w:lang w:val="en-US"/>
            <w:rPrChange w:id="4020" w:author="Дмитрий Филимонов" w:date="2026-01-29T15:12:00Z">
              <w:rPr/>
            </w:rPrChange>
          </w:rPr>
          <w:t>INSERT INTO `event_agency`.`events` (`event_id`, `client_id`, `event_name`, `event_date`, `budget`) VALUES (3, 3, '</w:t>
        </w:r>
        <w:r>
          <w:t>День</w:t>
        </w:r>
        <w:r w:rsidRPr="003114D6">
          <w:rPr>
            <w:lang w:val="en-US"/>
            <w:rPrChange w:id="4021" w:author="Дмитрий Филимонов" w:date="2026-01-29T15:12:00Z">
              <w:rPr/>
            </w:rPrChange>
          </w:rPr>
          <w:t xml:space="preserve"> </w:t>
        </w:r>
        <w:r>
          <w:t>рождения</w:t>
        </w:r>
        <w:r w:rsidRPr="003114D6">
          <w:rPr>
            <w:lang w:val="en-US"/>
            <w:rPrChange w:id="4022" w:author="Дмитрий Филимонов" w:date="2026-01-29T15:12:00Z">
              <w:rPr/>
            </w:rPrChange>
          </w:rPr>
          <w:t>', '2025-04-10', 150000.00);</w:t>
        </w:r>
      </w:ins>
    </w:p>
    <w:p w14:paraId="0345C6D5" w14:textId="77777777" w:rsidR="003114D6" w:rsidRPr="003114D6" w:rsidRDefault="003114D6" w:rsidP="003114D6">
      <w:pPr>
        <w:ind w:firstLine="708"/>
        <w:rPr>
          <w:ins w:id="4023" w:author="Дмитрий Филимонов" w:date="2026-01-29T15:10:00Z"/>
          <w:lang w:val="en-US"/>
          <w:rPrChange w:id="4024" w:author="Дмитрий Филимонов" w:date="2026-01-29T15:12:00Z">
            <w:rPr>
              <w:ins w:id="4025" w:author="Дмитрий Филимонов" w:date="2026-01-29T15:10:00Z"/>
            </w:rPr>
          </w:rPrChange>
        </w:rPr>
      </w:pPr>
    </w:p>
    <w:p w14:paraId="26E980DE" w14:textId="77777777" w:rsidR="003114D6" w:rsidRPr="003114D6" w:rsidRDefault="003114D6" w:rsidP="003114D6">
      <w:pPr>
        <w:ind w:firstLine="708"/>
        <w:rPr>
          <w:ins w:id="4026" w:author="Дмитрий Филимонов" w:date="2026-01-29T15:10:00Z"/>
          <w:lang w:val="en-US"/>
          <w:rPrChange w:id="4027" w:author="Дмитрий Филимонов" w:date="2026-01-29T15:12:00Z">
            <w:rPr>
              <w:ins w:id="4028" w:author="Дмитрий Филимонов" w:date="2026-01-29T15:10:00Z"/>
            </w:rPr>
          </w:rPrChange>
        </w:rPr>
      </w:pPr>
      <w:ins w:id="4029" w:author="Дмитрий Филимонов" w:date="2026-01-29T15:10:00Z">
        <w:r w:rsidRPr="003114D6">
          <w:rPr>
            <w:lang w:val="en-US"/>
            <w:rPrChange w:id="4030" w:author="Дмитрий Филимонов" w:date="2026-01-29T15:12:00Z">
              <w:rPr/>
            </w:rPrChange>
          </w:rPr>
          <w:t>COMMIT;</w:t>
        </w:r>
      </w:ins>
    </w:p>
    <w:p w14:paraId="670193EC" w14:textId="77777777" w:rsidR="003114D6" w:rsidRPr="003114D6" w:rsidRDefault="003114D6" w:rsidP="003114D6">
      <w:pPr>
        <w:ind w:firstLine="708"/>
        <w:rPr>
          <w:ins w:id="4031" w:author="Дмитрий Филимонов" w:date="2026-01-29T15:10:00Z"/>
          <w:lang w:val="en-US"/>
          <w:rPrChange w:id="4032" w:author="Дмитрий Филимонов" w:date="2026-01-29T15:12:00Z">
            <w:rPr>
              <w:ins w:id="4033" w:author="Дмитрий Филимонов" w:date="2026-01-29T15:10:00Z"/>
            </w:rPr>
          </w:rPrChange>
        </w:rPr>
      </w:pPr>
    </w:p>
    <w:p w14:paraId="4294BC52" w14:textId="77777777" w:rsidR="003114D6" w:rsidRPr="003114D6" w:rsidRDefault="003114D6" w:rsidP="003114D6">
      <w:pPr>
        <w:ind w:firstLine="708"/>
        <w:rPr>
          <w:ins w:id="4034" w:author="Дмитрий Филимонов" w:date="2026-01-29T15:10:00Z"/>
          <w:lang w:val="en-US"/>
          <w:rPrChange w:id="4035" w:author="Дмитрий Филимонов" w:date="2026-01-29T15:12:00Z">
            <w:rPr>
              <w:ins w:id="4036" w:author="Дмитрий Филимонов" w:date="2026-01-29T15:10:00Z"/>
            </w:rPr>
          </w:rPrChange>
        </w:rPr>
      </w:pPr>
    </w:p>
    <w:p w14:paraId="5F096BBB" w14:textId="77777777" w:rsidR="003114D6" w:rsidRPr="003114D6" w:rsidRDefault="003114D6" w:rsidP="003114D6">
      <w:pPr>
        <w:ind w:firstLine="708"/>
        <w:rPr>
          <w:ins w:id="4037" w:author="Дмитрий Филимонов" w:date="2026-01-29T15:10:00Z"/>
          <w:lang w:val="en-US"/>
          <w:rPrChange w:id="4038" w:author="Дмитрий Филимонов" w:date="2026-01-29T15:12:00Z">
            <w:rPr>
              <w:ins w:id="4039" w:author="Дмитрий Филимонов" w:date="2026-01-29T15:10:00Z"/>
            </w:rPr>
          </w:rPrChange>
        </w:rPr>
      </w:pPr>
      <w:ins w:id="4040" w:author="Дмитрий Филимонов" w:date="2026-01-29T15:10:00Z">
        <w:r w:rsidRPr="003114D6">
          <w:rPr>
            <w:lang w:val="en-US"/>
            <w:rPrChange w:id="4041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0776CBE4" w14:textId="77777777" w:rsidR="003114D6" w:rsidRPr="003114D6" w:rsidRDefault="003114D6" w:rsidP="003114D6">
      <w:pPr>
        <w:ind w:firstLine="708"/>
        <w:rPr>
          <w:ins w:id="4042" w:author="Дмитрий Филимонов" w:date="2026-01-29T15:10:00Z"/>
          <w:lang w:val="en-US"/>
          <w:rPrChange w:id="4043" w:author="Дмитрий Филимонов" w:date="2026-01-29T15:12:00Z">
            <w:rPr>
              <w:ins w:id="4044" w:author="Дмитрий Филимонов" w:date="2026-01-29T15:10:00Z"/>
            </w:rPr>
          </w:rPrChange>
        </w:rPr>
      </w:pPr>
      <w:ins w:id="4045" w:author="Дмитрий Филимонов" w:date="2026-01-29T15:10:00Z">
        <w:r w:rsidRPr="003114D6">
          <w:rPr>
            <w:lang w:val="en-US"/>
            <w:rPrChange w:id="4046" w:author="Дмитрий Филимонов" w:date="2026-01-29T15:12:00Z">
              <w:rPr/>
            </w:rPrChange>
          </w:rPr>
          <w:t>-- Data for table `event_agency`.`employees`</w:t>
        </w:r>
      </w:ins>
    </w:p>
    <w:p w14:paraId="73788CF7" w14:textId="77777777" w:rsidR="003114D6" w:rsidRPr="003114D6" w:rsidRDefault="003114D6" w:rsidP="003114D6">
      <w:pPr>
        <w:ind w:firstLine="708"/>
        <w:rPr>
          <w:ins w:id="4047" w:author="Дмитрий Филимонов" w:date="2026-01-29T15:10:00Z"/>
          <w:lang w:val="en-US"/>
          <w:rPrChange w:id="4048" w:author="Дмитрий Филимонов" w:date="2026-01-29T15:12:00Z">
            <w:rPr>
              <w:ins w:id="4049" w:author="Дмитрий Филимонов" w:date="2026-01-29T15:10:00Z"/>
            </w:rPr>
          </w:rPrChange>
        </w:rPr>
      </w:pPr>
      <w:ins w:id="4050" w:author="Дмитрий Филимонов" w:date="2026-01-29T15:10:00Z">
        <w:r w:rsidRPr="003114D6">
          <w:rPr>
            <w:lang w:val="en-US"/>
            <w:rPrChange w:id="4051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72C4E733" w14:textId="77777777" w:rsidR="003114D6" w:rsidRPr="003114D6" w:rsidRDefault="003114D6" w:rsidP="003114D6">
      <w:pPr>
        <w:ind w:firstLine="708"/>
        <w:rPr>
          <w:ins w:id="4052" w:author="Дмитрий Филимонов" w:date="2026-01-29T15:10:00Z"/>
          <w:lang w:val="en-US"/>
          <w:rPrChange w:id="4053" w:author="Дмитрий Филимонов" w:date="2026-01-29T15:12:00Z">
            <w:rPr>
              <w:ins w:id="4054" w:author="Дмитрий Филимонов" w:date="2026-01-29T15:10:00Z"/>
            </w:rPr>
          </w:rPrChange>
        </w:rPr>
      </w:pPr>
      <w:ins w:id="4055" w:author="Дмитрий Филимонов" w:date="2026-01-29T15:10:00Z">
        <w:r w:rsidRPr="003114D6">
          <w:rPr>
            <w:lang w:val="en-US"/>
            <w:rPrChange w:id="4056" w:author="Дмитрий Филимонов" w:date="2026-01-29T15:12:00Z">
              <w:rPr/>
            </w:rPrChange>
          </w:rPr>
          <w:t>START TRANSACTION;</w:t>
        </w:r>
      </w:ins>
    </w:p>
    <w:p w14:paraId="06E678F5" w14:textId="77777777" w:rsidR="003114D6" w:rsidRPr="003114D6" w:rsidRDefault="003114D6" w:rsidP="003114D6">
      <w:pPr>
        <w:ind w:firstLine="708"/>
        <w:rPr>
          <w:ins w:id="4057" w:author="Дмитрий Филимонов" w:date="2026-01-29T15:10:00Z"/>
          <w:lang w:val="en-US"/>
          <w:rPrChange w:id="4058" w:author="Дмитрий Филимонов" w:date="2026-01-29T15:12:00Z">
            <w:rPr>
              <w:ins w:id="4059" w:author="Дмитрий Филимонов" w:date="2026-01-29T15:10:00Z"/>
            </w:rPr>
          </w:rPrChange>
        </w:rPr>
      </w:pPr>
      <w:ins w:id="4060" w:author="Дмитрий Филимонов" w:date="2026-01-29T15:10:00Z">
        <w:r w:rsidRPr="003114D6">
          <w:rPr>
            <w:lang w:val="en-US"/>
            <w:rPrChange w:id="4061" w:author="Дмитрий Филимонов" w:date="2026-01-29T15:12:00Z">
              <w:rPr/>
            </w:rPrChange>
          </w:rPr>
          <w:t>USE `event_agency`;</w:t>
        </w:r>
      </w:ins>
    </w:p>
    <w:p w14:paraId="52BAF1FF" w14:textId="77777777" w:rsidR="003114D6" w:rsidRPr="003114D6" w:rsidRDefault="003114D6" w:rsidP="003114D6">
      <w:pPr>
        <w:ind w:firstLine="708"/>
        <w:rPr>
          <w:ins w:id="4062" w:author="Дмитрий Филимонов" w:date="2026-01-29T15:10:00Z"/>
          <w:lang w:val="en-US"/>
          <w:rPrChange w:id="4063" w:author="Дмитрий Филимонов" w:date="2026-01-29T15:12:00Z">
            <w:rPr>
              <w:ins w:id="4064" w:author="Дмитрий Филимонов" w:date="2026-01-29T15:10:00Z"/>
            </w:rPr>
          </w:rPrChange>
        </w:rPr>
      </w:pPr>
      <w:ins w:id="4065" w:author="Дмитрий Филимонов" w:date="2026-01-29T15:10:00Z">
        <w:r w:rsidRPr="003114D6">
          <w:rPr>
            <w:lang w:val="en-US"/>
            <w:rPrChange w:id="4066" w:author="Дмитрий Филимонов" w:date="2026-01-29T15:12:00Z">
              <w:rPr/>
            </w:rPrChange>
          </w:rPr>
          <w:t>INSERT INTO `event_agency`.`employees` (`employee_id`, `full_name`, `position`, `salary`) VALUES (1, '</w:t>
        </w:r>
        <w:r>
          <w:t>Кузнецова</w:t>
        </w:r>
        <w:r w:rsidRPr="003114D6">
          <w:rPr>
            <w:lang w:val="en-US"/>
            <w:rPrChange w:id="4067" w:author="Дмитрий Филимонов" w:date="2026-01-29T15:12:00Z">
              <w:rPr/>
            </w:rPrChange>
          </w:rPr>
          <w:t xml:space="preserve"> </w:t>
        </w:r>
        <w:r>
          <w:t>Мария</w:t>
        </w:r>
        <w:r w:rsidRPr="003114D6">
          <w:rPr>
            <w:lang w:val="en-US"/>
            <w:rPrChange w:id="4068" w:author="Дмитрий Филимонов" w:date="2026-01-29T15:12:00Z">
              <w:rPr/>
            </w:rPrChange>
          </w:rPr>
          <w:t xml:space="preserve"> </w:t>
        </w:r>
        <w:r>
          <w:t>Андреевна</w:t>
        </w:r>
        <w:r w:rsidRPr="003114D6">
          <w:rPr>
            <w:lang w:val="en-US"/>
            <w:rPrChange w:id="4069" w:author="Дмитрий Филимонов" w:date="2026-01-29T15:12:00Z">
              <w:rPr/>
            </w:rPrChange>
          </w:rPr>
          <w:t>', '</w:t>
        </w:r>
        <w:r>
          <w:t>Менеджер</w:t>
        </w:r>
        <w:r w:rsidRPr="003114D6">
          <w:rPr>
            <w:lang w:val="en-US"/>
            <w:rPrChange w:id="4070" w:author="Дмитрий Филимонов" w:date="2026-01-29T15:12:00Z">
              <w:rPr/>
            </w:rPrChange>
          </w:rPr>
          <w:t xml:space="preserve"> </w:t>
        </w:r>
        <w:r>
          <w:t>проектов</w:t>
        </w:r>
        <w:r w:rsidRPr="003114D6">
          <w:rPr>
            <w:lang w:val="en-US"/>
            <w:rPrChange w:id="4071" w:author="Дмитрий Филимонов" w:date="2026-01-29T15:12:00Z">
              <w:rPr/>
            </w:rPrChange>
          </w:rPr>
          <w:t>', 80000.00);</w:t>
        </w:r>
      </w:ins>
    </w:p>
    <w:p w14:paraId="68E296CE" w14:textId="77777777" w:rsidR="003114D6" w:rsidRPr="003114D6" w:rsidRDefault="003114D6" w:rsidP="003114D6">
      <w:pPr>
        <w:ind w:firstLine="708"/>
        <w:rPr>
          <w:ins w:id="4072" w:author="Дмитрий Филимонов" w:date="2026-01-29T15:10:00Z"/>
          <w:lang w:val="en-US"/>
          <w:rPrChange w:id="4073" w:author="Дмитрий Филимонов" w:date="2026-01-29T15:12:00Z">
            <w:rPr>
              <w:ins w:id="4074" w:author="Дмитрий Филимонов" w:date="2026-01-29T15:10:00Z"/>
            </w:rPr>
          </w:rPrChange>
        </w:rPr>
      </w:pPr>
      <w:ins w:id="4075" w:author="Дмитрий Филимонов" w:date="2026-01-29T15:10:00Z">
        <w:r w:rsidRPr="003114D6">
          <w:rPr>
            <w:lang w:val="en-US"/>
            <w:rPrChange w:id="4076" w:author="Дмитрий Филимонов" w:date="2026-01-29T15:12:00Z">
              <w:rPr/>
            </w:rPrChange>
          </w:rPr>
          <w:t>INSERT INTO `event_agency`.`employees` (`employee_id`, `full_name`, `position`, `salary`) VALUES (2, '</w:t>
        </w:r>
        <w:r>
          <w:t>Смирнов</w:t>
        </w:r>
        <w:r w:rsidRPr="003114D6">
          <w:rPr>
            <w:lang w:val="en-US"/>
            <w:rPrChange w:id="4077" w:author="Дмитрий Филимонов" w:date="2026-01-29T15:12:00Z">
              <w:rPr/>
            </w:rPrChange>
          </w:rPr>
          <w:t xml:space="preserve"> </w:t>
        </w:r>
        <w:r>
          <w:t>Алексей</w:t>
        </w:r>
        <w:r w:rsidRPr="003114D6">
          <w:rPr>
            <w:lang w:val="en-US"/>
            <w:rPrChange w:id="4078" w:author="Дмитрий Филимонов" w:date="2026-01-29T15:12:00Z">
              <w:rPr/>
            </w:rPrChange>
          </w:rPr>
          <w:t xml:space="preserve"> </w:t>
        </w:r>
        <w:r>
          <w:t>Игоревич</w:t>
        </w:r>
        <w:r w:rsidRPr="003114D6">
          <w:rPr>
            <w:lang w:val="en-US"/>
            <w:rPrChange w:id="4079" w:author="Дмитрий Филимонов" w:date="2026-01-29T15:12:00Z">
              <w:rPr/>
            </w:rPrChange>
          </w:rPr>
          <w:t>', '</w:t>
        </w:r>
        <w:r>
          <w:t>Координатор</w:t>
        </w:r>
        <w:r w:rsidRPr="003114D6">
          <w:rPr>
            <w:lang w:val="en-US"/>
            <w:rPrChange w:id="4080" w:author="Дмитрий Филимонов" w:date="2026-01-29T15:12:00Z">
              <w:rPr/>
            </w:rPrChange>
          </w:rPr>
          <w:t xml:space="preserve"> </w:t>
        </w:r>
        <w:r>
          <w:t>мероприятий</w:t>
        </w:r>
        <w:r w:rsidRPr="003114D6">
          <w:rPr>
            <w:lang w:val="en-US"/>
            <w:rPrChange w:id="4081" w:author="Дмитрий Филимонов" w:date="2026-01-29T15:12:00Z">
              <w:rPr/>
            </w:rPrChange>
          </w:rPr>
          <w:t>', 65000.00);</w:t>
        </w:r>
      </w:ins>
    </w:p>
    <w:p w14:paraId="57C04E80" w14:textId="77777777" w:rsidR="003114D6" w:rsidRPr="003114D6" w:rsidRDefault="003114D6" w:rsidP="003114D6">
      <w:pPr>
        <w:ind w:firstLine="708"/>
        <w:rPr>
          <w:ins w:id="4082" w:author="Дмитрий Филимонов" w:date="2026-01-29T15:10:00Z"/>
          <w:lang w:val="en-US"/>
          <w:rPrChange w:id="4083" w:author="Дмитрий Филимонов" w:date="2026-01-29T15:12:00Z">
            <w:rPr>
              <w:ins w:id="4084" w:author="Дмитрий Филимонов" w:date="2026-01-29T15:10:00Z"/>
            </w:rPr>
          </w:rPrChange>
        </w:rPr>
      </w:pPr>
      <w:ins w:id="4085" w:author="Дмитрий Филимонов" w:date="2026-01-29T15:10:00Z">
        <w:r w:rsidRPr="003114D6">
          <w:rPr>
            <w:lang w:val="en-US"/>
            <w:rPrChange w:id="4086" w:author="Дмитрий Филимонов" w:date="2026-01-29T15:12:00Z">
              <w:rPr/>
            </w:rPrChange>
          </w:rPr>
          <w:t>INSERT INTO `event_agency`.`employees` (`employee_id`, `full_name`, `position`, `salary`) VALUES (3, '</w:t>
        </w:r>
        <w:r>
          <w:t>Орлова</w:t>
        </w:r>
        <w:r w:rsidRPr="003114D6">
          <w:rPr>
            <w:lang w:val="en-US"/>
            <w:rPrChange w:id="4087" w:author="Дмитрий Филимонов" w:date="2026-01-29T15:12:00Z">
              <w:rPr/>
            </w:rPrChange>
          </w:rPr>
          <w:t xml:space="preserve"> </w:t>
        </w:r>
        <w:r>
          <w:t>Екатерина</w:t>
        </w:r>
        <w:r w:rsidRPr="003114D6">
          <w:rPr>
            <w:lang w:val="en-US"/>
            <w:rPrChange w:id="4088" w:author="Дмитрий Филимонов" w:date="2026-01-29T15:12:00Z">
              <w:rPr/>
            </w:rPrChange>
          </w:rPr>
          <w:t xml:space="preserve"> </w:t>
        </w:r>
        <w:r>
          <w:t>Сергеевна</w:t>
        </w:r>
        <w:r w:rsidRPr="003114D6">
          <w:rPr>
            <w:lang w:val="en-US"/>
            <w:rPrChange w:id="4089" w:author="Дмитрий Филимонов" w:date="2026-01-29T15:12:00Z">
              <w:rPr/>
            </w:rPrChange>
          </w:rPr>
          <w:t>', '</w:t>
        </w:r>
        <w:r>
          <w:t>Декоратор</w:t>
        </w:r>
        <w:r w:rsidRPr="003114D6">
          <w:rPr>
            <w:lang w:val="en-US"/>
            <w:rPrChange w:id="4090" w:author="Дмитрий Филимонов" w:date="2026-01-29T15:12:00Z">
              <w:rPr/>
            </w:rPrChange>
          </w:rPr>
          <w:t>', 60000.00);</w:t>
        </w:r>
      </w:ins>
    </w:p>
    <w:p w14:paraId="07907366" w14:textId="77777777" w:rsidR="003114D6" w:rsidRPr="003114D6" w:rsidRDefault="003114D6" w:rsidP="003114D6">
      <w:pPr>
        <w:ind w:firstLine="708"/>
        <w:rPr>
          <w:ins w:id="4091" w:author="Дмитрий Филимонов" w:date="2026-01-29T15:10:00Z"/>
          <w:lang w:val="en-US"/>
          <w:rPrChange w:id="4092" w:author="Дмитрий Филимонов" w:date="2026-01-29T15:12:00Z">
            <w:rPr>
              <w:ins w:id="4093" w:author="Дмитрий Филимонов" w:date="2026-01-29T15:10:00Z"/>
            </w:rPr>
          </w:rPrChange>
        </w:rPr>
      </w:pPr>
    </w:p>
    <w:p w14:paraId="4BA7BCF0" w14:textId="77777777" w:rsidR="003114D6" w:rsidRPr="003114D6" w:rsidRDefault="003114D6" w:rsidP="003114D6">
      <w:pPr>
        <w:ind w:firstLine="708"/>
        <w:rPr>
          <w:ins w:id="4094" w:author="Дмитрий Филимонов" w:date="2026-01-29T15:10:00Z"/>
          <w:lang w:val="en-US"/>
          <w:rPrChange w:id="4095" w:author="Дмитрий Филимонов" w:date="2026-01-29T15:12:00Z">
            <w:rPr>
              <w:ins w:id="4096" w:author="Дмитрий Филимонов" w:date="2026-01-29T15:10:00Z"/>
            </w:rPr>
          </w:rPrChange>
        </w:rPr>
      </w:pPr>
      <w:ins w:id="4097" w:author="Дмитрий Филимонов" w:date="2026-01-29T15:10:00Z">
        <w:r w:rsidRPr="003114D6">
          <w:rPr>
            <w:lang w:val="en-US"/>
            <w:rPrChange w:id="4098" w:author="Дмитрий Филимонов" w:date="2026-01-29T15:12:00Z">
              <w:rPr/>
            </w:rPrChange>
          </w:rPr>
          <w:t>COMMIT;</w:t>
        </w:r>
      </w:ins>
    </w:p>
    <w:p w14:paraId="7D081575" w14:textId="77777777" w:rsidR="003114D6" w:rsidRPr="003114D6" w:rsidRDefault="003114D6" w:rsidP="003114D6">
      <w:pPr>
        <w:ind w:firstLine="708"/>
        <w:rPr>
          <w:ins w:id="4099" w:author="Дмитрий Филимонов" w:date="2026-01-29T15:10:00Z"/>
          <w:lang w:val="en-US"/>
          <w:rPrChange w:id="4100" w:author="Дмитрий Филимонов" w:date="2026-01-29T15:12:00Z">
            <w:rPr>
              <w:ins w:id="4101" w:author="Дмитрий Филимонов" w:date="2026-01-29T15:10:00Z"/>
            </w:rPr>
          </w:rPrChange>
        </w:rPr>
      </w:pPr>
    </w:p>
    <w:p w14:paraId="3A2C1447" w14:textId="77777777" w:rsidR="003114D6" w:rsidRPr="003114D6" w:rsidRDefault="003114D6" w:rsidP="003114D6">
      <w:pPr>
        <w:ind w:firstLine="708"/>
        <w:rPr>
          <w:ins w:id="4102" w:author="Дмитрий Филимонов" w:date="2026-01-29T15:10:00Z"/>
          <w:lang w:val="en-US"/>
          <w:rPrChange w:id="4103" w:author="Дмитрий Филимонов" w:date="2026-01-29T15:12:00Z">
            <w:rPr>
              <w:ins w:id="4104" w:author="Дмитрий Филимонов" w:date="2026-01-29T15:10:00Z"/>
            </w:rPr>
          </w:rPrChange>
        </w:rPr>
      </w:pPr>
    </w:p>
    <w:p w14:paraId="4812BB7D" w14:textId="77777777" w:rsidR="003114D6" w:rsidRPr="003114D6" w:rsidRDefault="003114D6" w:rsidP="003114D6">
      <w:pPr>
        <w:ind w:firstLine="708"/>
        <w:rPr>
          <w:ins w:id="4105" w:author="Дмитрий Филимонов" w:date="2026-01-29T15:10:00Z"/>
          <w:lang w:val="en-US"/>
          <w:rPrChange w:id="4106" w:author="Дмитрий Филимонов" w:date="2026-01-29T15:12:00Z">
            <w:rPr>
              <w:ins w:id="4107" w:author="Дмитрий Филимонов" w:date="2026-01-29T15:10:00Z"/>
            </w:rPr>
          </w:rPrChange>
        </w:rPr>
      </w:pPr>
      <w:ins w:id="4108" w:author="Дмитрий Филимонов" w:date="2026-01-29T15:10:00Z">
        <w:r w:rsidRPr="003114D6">
          <w:rPr>
            <w:lang w:val="en-US"/>
            <w:rPrChange w:id="4109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11AF8022" w14:textId="77777777" w:rsidR="003114D6" w:rsidRPr="003114D6" w:rsidRDefault="003114D6" w:rsidP="003114D6">
      <w:pPr>
        <w:ind w:firstLine="708"/>
        <w:rPr>
          <w:ins w:id="4110" w:author="Дмитрий Филимонов" w:date="2026-01-29T15:10:00Z"/>
          <w:lang w:val="en-US"/>
          <w:rPrChange w:id="4111" w:author="Дмитрий Филимонов" w:date="2026-01-29T15:12:00Z">
            <w:rPr>
              <w:ins w:id="4112" w:author="Дмитрий Филимонов" w:date="2026-01-29T15:10:00Z"/>
            </w:rPr>
          </w:rPrChange>
        </w:rPr>
      </w:pPr>
      <w:ins w:id="4113" w:author="Дмитрий Филимонов" w:date="2026-01-29T15:10:00Z">
        <w:r w:rsidRPr="003114D6">
          <w:rPr>
            <w:lang w:val="en-US"/>
            <w:rPrChange w:id="4114" w:author="Дмитрий Филимонов" w:date="2026-01-29T15:12:00Z">
              <w:rPr/>
            </w:rPrChange>
          </w:rPr>
          <w:t>-- Data for table `event_agency`.`contractors`</w:t>
        </w:r>
      </w:ins>
    </w:p>
    <w:p w14:paraId="14D3440A" w14:textId="77777777" w:rsidR="003114D6" w:rsidRPr="003114D6" w:rsidRDefault="003114D6" w:rsidP="003114D6">
      <w:pPr>
        <w:ind w:firstLine="708"/>
        <w:rPr>
          <w:ins w:id="4115" w:author="Дмитрий Филимонов" w:date="2026-01-29T15:10:00Z"/>
          <w:lang w:val="en-US"/>
          <w:rPrChange w:id="4116" w:author="Дмитрий Филимонов" w:date="2026-01-29T15:12:00Z">
            <w:rPr>
              <w:ins w:id="4117" w:author="Дмитрий Филимонов" w:date="2026-01-29T15:10:00Z"/>
            </w:rPr>
          </w:rPrChange>
        </w:rPr>
      </w:pPr>
      <w:ins w:id="4118" w:author="Дмитрий Филимонов" w:date="2026-01-29T15:10:00Z">
        <w:r w:rsidRPr="003114D6">
          <w:rPr>
            <w:lang w:val="en-US"/>
            <w:rPrChange w:id="4119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07E5E324" w14:textId="77777777" w:rsidR="003114D6" w:rsidRPr="003114D6" w:rsidRDefault="003114D6" w:rsidP="003114D6">
      <w:pPr>
        <w:ind w:firstLine="708"/>
        <w:rPr>
          <w:ins w:id="4120" w:author="Дмитрий Филимонов" w:date="2026-01-29T15:10:00Z"/>
          <w:lang w:val="en-US"/>
          <w:rPrChange w:id="4121" w:author="Дмитрий Филимонов" w:date="2026-01-29T15:12:00Z">
            <w:rPr>
              <w:ins w:id="4122" w:author="Дмитрий Филимонов" w:date="2026-01-29T15:10:00Z"/>
            </w:rPr>
          </w:rPrChange>
        </w:rPr>
      </w:pPr>
      <w:ins w:id="4123" w:author="Дмитрий Филимонов" w:date="2026-01-29T15:10:00Z">
        <w:r w:rsidRPr="003114D6">
          <w:rPr>
            <w:lang w:val="en-US"/>
            <w:rPrChange w:id="4124" w:author="Дмитрий Филимонов" w:date="2026-01-29T15:12:00Z">
              <w:rPr/>
            </w:rPrChange>
          </w:rPr>
          <w:t>START TRANSACTION;</w:t>
        </w:r>
      </w:ins>
    </w:p>
    <w:p w14:paraId="194795B3" w14:textId="77777777" w:rsidR="003114D6" w:rsidRPr="003114D6" w:rsidRDefault="003114D6" w:rsidP="003114D6">
      <w:pPr>
        <w:ind w:firstLine="708"/>
        <w:rPr>
          <w:ins w:id="4125" w:author="Дмитрий Филимонов" w:date="2026-01-29T15:10:00Z"/>
          <w:lang w:val="en-US"/>
          <w:rPrChange w:id="4126" w:author="Дмитрий Филимонов" w:date="2026-01-29T15:12:00Z">
            <w:rPr>
              <w:ins w:id="4127" w:author="Дмитрий Филимонов" w:date="2026-01-29T15:10:00Z"/>
            </w:rPr>
          </w:rPrChange>
        </w:rPr>
      </w:pPr>
      <w:ins w:id="4128" w:author="Дмитрий Филимонов" w:date="2026-01-29T15:10:00Z">
        <w:r w:rsidRPr="003114D6">
          <w:rPr>
            <w:lang w:val="en-US"/>
            <w:rPrChange w:id="4129" w:author="Дмитрий Филимонов" w:date="2026-01-29T15:12:00Z">
              <w:rPr/>
            </w:rPrChange>
          </w:rPr>
          <w:t>USE `event_agency`;</w:t>
        </w:r>
      </w:ins>
    </w:p>
    <w:p w14:paraId="6A46C1A7" w14:textId="77777777" w:rsidR="003114D6" w:rsidRPr="003114D6" w:rsidRDefault="003114D6" w:rsidP="003114D6">
      <w:pPr>
        <w:ind w:firstLine="708"/>
        <w:rPr>
          <w:ins w:id="4130" w:author="Дмитрий Филимонов" w:date="2026-01-29T15:10:00Z"/>
          <w:lang w:val="en-US"/>
          <w:rPrChange w:id="4131" w:author="Дмитрий Филимонов" w:date="2026-01-29T15:12:00Z">
            <w:rPr>
              <w:ins w:id="4132" w:author="Дмитрий Филимонов" w:date="2026-01-29T15:10:00Z"/>
            </w:rPr>
          </w:rPrChange>
        </w:rPr>
      </w:pPr>
      <w:ins w:id="4133" w:author="Дмитрий Филимонов" w:date="2026-01-29T15:10:00Z">
        <w:r w:rsidRPr="003114D6">
          <w:rPr>
            <w:lang w:val="en-US"/>
            <w:rPrChange w:id="4134" w:author="Дмитрий Филимонов" w:date="2026-01-29T15:12:00Z">
              <w:rPr/>
            </w:rPrChange>
          </w:rPr>
          <w:t>INSERT INTO `event_agency`.`contractors` (`contractor_id`, `company_name`, `service_type`, `phone`) VALUES (1, 'PerfectSound', '</w:t>
        </w:r>
        <w:r>
          <w:t>Звук</w:t>
        </w:r>
        <w:r w:rsidRPr="003114D6">
          <w:rPr>
            <w:lang w:val="en-US"/>
            <w:rPrChange w:id="4135" w:author="Дмитрий Филимонов" w:date="2026-01-29T15:12:00Z">
              <w:rPr/>
            </w:rPrChange>
          </w:rPr>
          <w:t xml:space="preserve"> </w:t>
        </w:r>
        <w:r>
          <w:t>и</w:t>
        </w:r>
        <w:r w:rsidRPr="003114D6">
          <w:rPr>
            <w:lang w:val="en-US"/>
            <w:rPrChange w:id="4136" w:author="Дмитрий Филимонов" w:date="2026-01-29T15:12:00Z">
              <w:rPr/>
            </w:rPrChange>
          </w:rPr>
          <w:t xml:space="preserve"> </w:t>
        </w:r>
        <w:r>
          <w:t>свет</w:t>
        </w:r>
        <w:r w:rsidRPr="003114D6">
          <w:rPr>
            <w:lang w:val="en-US"/>
            <w:rPrChange w:id="4137" w:author="Дмитрий Филимонов" w:date="2026-01-29T15:12:00Z">
              <w:rPr/>
            </w:rPrChange>
          </w:rPr>
          <w:t>', '+7-903-111-22-33');</w:t>
        </w:r>
      </w:ins>
    </w:p>
    <w:p w14:paraId="37800467" w14:textId="77777777" w:rsidR="003114D6" w:rsidRPr="003114D6" w:rsidRDefault="003114D6" w:rsidP="003114D6">
      <w:pPr>
        <w:ind w:firstLine="708"/>
        <w:rPr>
          <w:ins w:id="4138" w:author="Дмитрий Филимонов" w:date="2026-01-29T15:10:00Z"/>
          <w:lang w:val="en-US"/>
          <w:rPrChange w:id="4139" w:author="Дмитрий Филимонов" w:date="2026-01-29T15:12:00Z">
            <w:rPr>
              <w:ins w:id="4140" w:author="Дмитрий Филимонов" w:date="2026-01-29T15:10:00Z"/>
            </w:rPr>
          </w:rPrChange>
        </w:rPr>
      </w:pPr>
      <w:ins w:id="4141" w:author="Дмитрий Филимонов" w:date="2026-01-29T15:10:00Z">
        <w:r w:rsidRPr="003114D6">
          <w:rPr>
            <w:lang w:val="en-US"/>
            <w:rPrChange w:id="4142" w:author="Дмитрий Филимонов" w:date="2026-01-29T15:12:00Z">
              <w:rPr/>
            </w:rPrChange>
          </w:rPr>
          <w:t>INSERT INTO `event_agency`.`contractors` (`contractor_id`, `company_name`, `service_type`, `phone`) VALUES (2, 'FlowerArt', '</w:t>
        </w:r>
        <w:r>
          <w:t>Декор</w:t>
        </w:r>
        <w:r w:rsidRPr="003114D6">
          <w:rPr>
            <w:lang w:val="en-US"/>
            <w:rPrChange w:id="4143" w:author="Дмитрий Филимонов" w:date="2026-01-29T15:12:00Z">
              <w:rPr/>
            </w:rPrChange>
          </w:rPr>
          <w:t xml:space="preserve"> </w:t>
        </w:r>
        <w:r>
          <w:t>и</w:t>
        </w:r>
        <w:r w:rsidRPr="003114D6">
          <w:rPr>
            <w:lang w:val="en-US"/>
            <w:rPrChange w:id="4144" w:author="Дмитрий Филимонов" w:date="2026-01-29T15:12:00Z">
              <w:rPr/>
            </w:rPrChange>
          </w:rPr>
          <w:t xml:space="preserve"> </w:t>
        </w:r>
        <w:r>
          <w:t>флористика</w:t>
        </w:r>
        <w:r w:rsidRPr="003114D6">
          <w:rPr>
            <w:lang w:val="en-US"/>
            <w:rPrChange w:id="4145" w:author="Дмитрий Филимонов" w:date="2026-01-29T15:12:00Z">
              <w:rPr/>
            </w:rPrChange>
          </w:rPr>
          <w:t>', '+7-904-222-33-44');</w:t>
        </w:r>
      </w:ins>
    </w:p>
    <w:p w14:paraId="4535AA00" w14:textId="77777777" w:rsidR="003114D6" w:rsidRPr="003114D6" w:rsidRDefault="003114D6" w:rsidP="003114D6">
      <w:pPr>
        <w:ind w:firstLine="708"/>
        <w:rPr>
          <w:ins w:id="4146" w:author="Дмитрий Филимонов" w:date="2026-01-29T15:10:00Z"/>
          <w:lang w:val="en-US"/>
          <w:rPrChange w:id="4147" w:author="Дмитрий Филимонов" w:date="2026-01-29T15:12:00Z">
            <w:rPr>
              <w:ins w:id="4148" w:author="Дмитрий Филимонов" w:date="2026-01-29T15:10:00Z"/>
            </w:rPr>
          </w:rPrChange>
        </w:rPr>
      </w:pPr>
      <w:ins w:id="4149" w:author="Дмитрий Филимонов" w:date="2026-01-29T15:10:00Z">
        <w:r w:rsidRPr="003114D6">
          <w:rPr>
            <w:lang w:val="en-US"/>
            <w:rPrChange w:id="4150" w:author="Дмитрий Филимонов" w:date="2026-01-29T15:12:00Z">
              <w:rPr/>
            </w:rPrChange>
          </w:rPr>
          <w:t>INSERT INTO `event_agency`.`contractors` (`contractor_id`, `company_name`, `service_type`, `phone`) VALUES (3, 'VideoPro', '</w:t>
        </w:r>
        <w:r>
          <w:t>Фото</w:t>
        </w:r>
        <w:r w:rsidRPr="003114D6">
          <w:rPr>
            <w:lang w:val="en-US"/>
            <w:rPrChange w:id="4151" w:author="Дмитрий Филимонов" w:date="2026-01-29T15:12:00Z">
              <w:rPr/>
            </w:rPrChange>
          </w:rPr>
          <w:t xml:space="preserve"> </w:t>
        </w:r>
        <w:r>
          <w:t>и</w:t>
        </w:r>
        <w:r w:rsidRPr="003114D6">
          <w:rPr>
            <w:lang w:val="en-US"/>
            <w:rPrChange w:id="4152" w:author="Дмитрий Филимонов" w:date="2026-01-29T15:12:00Z">
              <w:rPr/>
            </w:rPrChange>
          </w:rPr>
          <w:t xml:space="preserve"> </w:t>
        </w:r>
        <w:r>
          <w:t>видеосъёмка</w:t>
        </w:r>
        <w:r w:rsidRPr="003114D6">
          <w:rPr>
            <w:lang w:val="en-US"/>
            <w:rPrChange w:id="4153" w:author="Дмитрий Филимонов" w:date="2026-01-29T15:12:00Z">
              <w:rPr/>
            </w:rPrChange>
          </w:rPr>
          <w:t>', '+7-905-333-44-55');</w:t>
        </w:r>
      </w:ins>
    </w:p>
    <w:p w14:paraId="36C79FE3" w14:textId="77777777" w:rsidR="003114D6" w:rsidRPr="003114D6" w:rsidRDefault="003114D6" w:rsidP="003114D6">
      <w:pPr>
        <w:ind w:firstLine="708"/>
        <w:rPr>
          <w:ins w:id="4154" w:author="Дмитрий Филимонов" w:date="2026-01-29T15:10:00Z"/>
          <w:lang w:val="en-US"/>
          <w:rPrChange w:id="4155" w:author="Дмитрий Филимонов" w:date="2026-01-29T15:12:00Z">
            <w:rPr>
              <w:ins w:id="4156" w:author="Дмитрий Филимонов" w:date="2026-01-29T15:10:00Z"/>
            </w:rPr>
          </w:rPrChange>
        </w:rPr>
      </w:pPr>
    </w:p>
    <w:p w14:paraId="234D91CC" w14:textId="77777777" w:rsidR="003114D6" w:rsidRPr="003114D6" w:rsidRDefault="003114D6" w:rsidP="003114D6">
      <w:pPr>
        <w:ind w:firstLine="708"/>
        <w:rPr>
          <w:ins w:id="4157" w:author="Дмитрий Филимонов" w:date="2026-01-29T15:10:00Z"/>
          <w:lang w:val="en-US"/>
          <w:rPrChange w:id="4158" w:author="Дмитрий Филимонов" w:date="2026-01-29T15:12:00Z">
            <w:rPr>
              <w:ins w:id="4159" w:author="Дмитрий Филимонов" w:date="2026-01-29T15:10:00Z"/>
            </w:rPr>
          </w:rPrChange>
        </w:rPr>
      </w:pPr>
      <w:ins w:id="4160" w:author="Дмитрий Филимонов" w:date="2026-01-29T15:10:00Z">
        <w:r w:rsidRPr="003114D6">
          <w:rPr>
            <w:lang w:val="en-US"/>
            <w:rPrChange w:id="4161" w:author="Дмитрий Филимонов" w:date="2026-01-29T15:12:00Z">
              <w:rPr/>
            </w:rPrChange>
          </w:rPr>
          <w:t>COMMIT;</w:t>
        </w:r>
      </w:ins>
    </w:p>
    <w:p w14:paraId="71DEF9C7" w14:textId="77777777" w:rsidR="003114D6" w:rsidRPr="003114D6" w:rsidRDefault="003114D6" w:rsidP="003114D6">
      <w:pPr>
        <w:ind w:firstLine="708"/>
        <w:rPr>
          <w:ins w:id="4162" w:author="Дмитрий Филимонов" w:date="2026-01-29T15:10:00Z"/>
          <w:lang w:val="en-US"/>
          <w:rPrChange w:id="4163" w:author="Дмитрий Филимонов" w:date="2026-01-29T15:12:00Z">
            <w:rPr>
              <w:ins w:id="4164" w:author="Дмитрий Филимонов" w:date="2026-01-29T15:10:00Z"/>
            </w:rPr>
          </w:rPrChange>
        </w:rPr>
      </w:pPr>
    </w:p>
    <w:p w14:paraId="122129C0" w14:textId="77777777" w:rsidR="003114D6" w:rsidRPr="003114D6" w:rsidRDefault="003114D6" w:rsidP="003114D6">
      <w:pPr>
        <w:ind w:firstLine="708"/>
        <w:rPr>
          <w:ins w:id="4165" w:author="Дмитрий Филимонов" w:date="2026-01-29T15:10:00Z"/>
          <w:lang w:val="en-US"/>
          <w:rPrChange w:id="4166" w:author="Дмитрий Филимонов" w:date="2026-01-29T15:12:00Z">
            <w:rPr>
              <w:ins w:id="4167" w:author="Дмитрий Филимонов" w:date="2026-01-29T15:10:00Z"/>
            </w:rPr>
          </w:rPrChange>
        </w:rPr>
      </w:pPr>
    </w:p>
    <w:p w14:paraId="1D4B784E" w14:textId="77777777" w:rsidR="003114D6" w:rsidRPr="003114D6" w:rsidRDefault="003114D6" w:rsidP="003114D6">
      <w:pPr>
        <w:ind w:firstLine="708"/>
        <w:rPr>
          <w:ins w:id="4168" w:author="Дмитрий Филимонов" w:date="2026-01-29T15:10:00Z"/>
          <w:lang w:val="en-US"/>
          <w:rPrChange w:id="4169" w:author="Дмитрий Филимонов" w:date="2026-01-29T15:12:00Z">
            <w:rPr>
              <w:ins w:id="4170" w:author="Дмитрий Филимонов" w:date="2026-01-29T15:10:00Z"/>
            </w:rPr>
          </w:rPrChange>
        </w:rPr>
      </w:pPr>
      <w:ins w:id="4171" w:author="Дмитрий Филимонов" w:date="2026-01-29T15:10:00Z">
        <w:r w:rsidRPr="003114D6">
          <w:rPr>
            <w:lang w:val="en-US"/>
            <w:rPrChange w:id="4172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7352FBBC" w14:textId="77777777" w:rsidR="003114D6" w:rsidRPr="003114D6" w:rsidRDefault="003114D6" w:rsidP="003114D6">
      <w:pPr>
        <w:ind w:firstLine="708"/>
        <w:rPr>
          <w:ins w:id="4173" w:author="Дмитрий Филимонов" w:date="2026-01-29T15:10:00Z"/>
          <w:lang w:val="en-US"/>
          <w:rPrChange w:id="4174" w:author="Дмитрий Филимонов" w:date="2026-01-29T15:12:00Z">
            <w:rPr>
              <w:ins w:id="4175" w:author="Дмитрий Филимонов" w:date="2026-01-29T15:10:00Z"/>
            </w:rPr>
          </w:rPrChange>
        </w:rPr>
      </w:pPr>
      <w:ins w:id="4176" w:author="Дмитрий Филимонов" w:date="2026-01-29T15:10:00Z">
        <w:r w:rsidRPr="003114D6">
          <w:rPr>
            <w:lang w:val="en-US"/>
            <w:rPrChange w:id="4177" w:author="Дмитрий Филимонов" w:date="2026-01-29T15:12:00Z">
              <w:rPr/>
            </w:rPrChange>
          </w:rPr>
          <w:lastRenderedPageBreak/>
          <w:t>-- Data for table `event_agency`.`event_staff`</w:t>
        </w:r>
      </w:ins>
    </w:p>
    <w:p w14:paraId="51904C5D" w14:textId="77777777" w:rsidR="003114D6" w:rsidRPr="003114D6" w:rsidRDefault="003114D6" w:rsidP="003114D6">
      <w:pPr>
        <w:ind w:firstLine="708"/>
        <w:rPr>
          <w:ins w:id="4178" w:author="Дмитрий Филимонов" w:date="2026-01-29T15:10:00Z"/>
          <w:lang w:val="en-US"/>
          <w:rPrChange w:id="4179" w:author="Дмитрий Филимонов" w:date="2026-01-29T15:12:00Z">
            <w:rPr>
              <w:ins w:id="4180" w:author="Дмитрий Филимонов" w:date="2026-01-29T15:10:00Z"/>
            </w:rPr>
          </w:rPrChange>
        </w:rPr>
      </w:pPr>
      <w:ins w:id="4181" w:author="Дмитрий Филимонов" w:date="2026-01-29T15:10:00Z">
        <w:r w:rsidRPr="003114D6">
          <w:rPr>
            <w:lang w:val="en-US"/>
            <w:rPrChange w:id="4182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27CE695F" w14:textId="77777777" w:rsidR="003114D6" w:rsidRPr="003114D6" w:rsidRDefault="003114D6" w:rsidP="003114D6">
      <w:pPr>
        <w:ind w:firstLine="708"/>
        <w:rPr>
          <w:ins w:id="4183" w:author="Дмитрий Филимонов" w:date="2026-01-29T15:10:00Z"/>
          <w:lang w:val="en-US"/>
          <w:rPrChange w:id="4184" w:author="Дмитрий Филимонов" w:date="2026-01-29T15:12:00Z">
            <w:rPr>
              <w:ins w:id="4185" w:author="Дмитрий Филимонов" w:date="2026-01-29T15:10:00Z"/>
            </w:rPr>
          </w:rPrChange>
        </w:rPr>
      </w:pPr>
      <w:ins w:id="4186" w:author="Дмитрий Филимонов" w:date="2026-01-29T15:10:00Z">
        <w:r w:rsidRPr="003114D6">
          <w:rPr>
            <w:lang w:val="en-US"/>
            <w:rPrChange w:id="4187" w:author="Дмитрий Филимонов" w:date="2026-01-29T15:12:00Z">
              <w:rPr/>
            </w:rPrChange>
          </w:rPr>
          <w:t>START TRANSACTION;</w:t>
        </w:r>
      </w:ins>
    </w:p>
    <w:p w14:paraId="34AD3655" w14:textId="77777777" w:rsidR="003114D6" w:rsidRPr="003114D6" w:rsidRDefault="003114D6" w:rsidP="003114D6">
      <w:pPr>
        <w:ind w:firstLine="708"/>
        <w:rPr>
          <w:ins w:id="4188" w:author="Дмитрий Филимонов" w:date="2026-01-29T15:10:00Z"/>
          <w:lang w:val="en-US"/>
          <w:rPrChange w:id="4189" w:author="Дмитрий Филимонов" w:date="2026-01-29T15:12:00Z">
            <w:rPr>
              <w:ins w:id="4190" w:author="Дмитрий Филимонов" w:date="2026-01-29T15:10:00Z"/>
            </w:rPr>
          </w:rPrChange>
        </w:rPr>
      </w:pPr>
      <w:ins w:id="4191" w:author="Дмитрий Филимонов" w:date="2026-01-29T15:10:00Z">
        <w:r w:rsidRPr="003114D6">
          <w:rPr>
            <w:lang w:val="en-US"/>
            <w:rPrChange w:id="4192" w:author="Дмитрий Филимонов" w:date="2026-01-29T15:12:00Z">
              <w:rPr/>
            </w:rPrChange>
          </w:rPr>
          <w:t>USE `event_agency`;</w:t>
        </w:r>
      </w:ins>
    </w:p>
    <w:p w14:paraId="740A2607" w14:textId="77777777" w:rsidR="003114D6" w:rsidRPr="003114D6" w:rsidRDefault="003114D6" w:rsidP="003114D6">
      <w:pPr>
        <w:ind w:firstLine="708"/>
        <w:rPr>
          <w:ins w:id="4193" w:author="Дмитрий Филимонов" w:date="2026-01-29T15:10:00Z"/>
          <w:lang w:val="en-US"/>
          <w:rPrChange w:id="4194" w:author="Дмитрий Филимонов" w:date="2026-01-29T15:12:00Z">
            <w:rPr>
              <w:ins w:id="4195" w:author="Дмитрий Филимонов" w:date="2026-01-29T15:10:00Z"/>
            </w:rPr>
          </w:rPrChange>
        </w:rPr>
      </w:pPr>
      <w:ins w:id="4196" w:author="Дмитрий Филимонов" w:date="2026-01-29T15:10:00Z">
        <w:r w:rsidRPr="003114D6">
          <w:rPr>
            <w:lang w:val="en-US"/>
            <w:rPrChange w:id="4197" w:author="Дмитрий Филимонов" w:date="2026-01-29T15:12:00Z">
              <w:rPr/>
            </w:rPrChange>
          </w:rPr>
          <w:t>INSERT INTO `event_agency`.`event_staff` (`event_staff_id`, `event_id`, `employee_id`, `contractor_id`, `role_description`) VALUES (1, 1, 1, 2, '</w:t>
        </w:r>
        <w:r>
          <w:t>Руководитель</w:t>
        </w:r>
        <w:r w:rsidRPr="003114D6">
          <w:rPr>
            <w:lang w:val="en-US"/>
            <w:rPrChange w:id="4198" w:author="Дмитрий Филимонов" w:date="2026-01-29T15:12:00Z">
              <w:rPr/>
            </w:rPrChange>
          </w:rPr>
          <w:t xml:space="preserve"> </w:t>
        </w:r>
        <w:r>
          <w:t>мероприятия</w:t>
        </w:r>
        <w:r w:rsidRPr="003114D6">
          <w:rPr>
            <w:lang w:val="en-US"/>
            <w:rPrChange w:id="4199" w:author="Дмитрий Филимонов" w:date="2026-01-29T15:12:00Z">
              <w:rPr/>
            </w:rPrChange>
          </w:rPr>
          <w:t>');</w:t>
        </w:r>
      </w:ins>
    </w:p>
    <w:p w14:paraId="4461E1DD" w14:textId="77777777" w:rsidR="003114D6" w:rsidRPr="003114D6" w:rsidRDefault="003114D6" w:rsidP="003114D6">
      <w:pPr>
        <w:ind w:firstLine="708"/>
        <w:rPr>
          <w:ins w:id="4200" w:author="Дмитрий Филимонов" w:date="2026-01-29T15:10:00Z"/>
          <w:lang w:val="en-US"/>
          <w:rPrChange w:id="4201" w:author="Дмитрий Филимонов" w:date="2026-01-29T15:12:00Z">
            <w:rPr>
              <w:ins w:id="4202" w:author="Дмитрий Филимонов" w:date="2026-01-29T15:10:00Z"/>
            </w:rPr>
          </w:rPrChange>
        </w:rPr>
      </w:pPr>
      <w:ins w:id="4203" w:author="Дмитрий Филимонов" w:date="2026-01-29T15:10:00Z">
        <w:r w:rsidRPr="003114D6">
          <w:rPr>
            <w:lang w:val="en-US"/>
            <w:rPrChange w:id="4204" w:author="Дмитрий Филимонов" w:date="2026-01-29T15:12:00Z">
              <w:rPr/>
            </w:rPrChange>
          </w:rPr>
          <w:t>INSERT INTO `event_agency`.`event_staff` (`event_staff_id`, `event_id`, `employee_id`, `contractor_id`, `role_description`) VALUES (2, 1, 3, 3, '</w:t>
        </w:r>
        <w:r>
          <w:t>Оформление</w:t>
        </w:r>
        <w:r w:rsidRPr="003114D6">
          <w:rPr>
            <w:lang w:val="en-US"/>
            <w:rPrChange w:id="4205" w:author="Дмитрий Филимонов" w:date="2026-01-29T15:12:00Z">
              <w:rPr/>
            </w:rPrChange>
          </w:rPr>
          <w:t xml:space="preserve"> </w:t>
        </w:r>
        <w:r>
          <w:t>зала</w:t>
        </w:r>
        <w:r w:rsidRPr="003114D6">
          <w:rPr>
            <w:lang w:val="en-US"/>
            <w:rPrChange w:id="4206" w:author="Дмитрий Филимонов" w:date="2026-01-29T15:12:00Z">
              <w:rPr/>
            </w:rPrChange>
          </w:rPr>
          <w:t>');</w:t>
        </w:r>
      </w:ins>
    </w:p>
    <w:p w14:paraId="7A22B6EB" w14:textId="77777777" w:rsidR="003114D6" w:rsidRPr="003114D6" w:rsidRDefault="003114D6" w:rsidP="003114D6">
      <w:pPr>
        <w:ind w:firstLine="708"/>
        <w:rPr>
          <w:ins w:id="4207" w:author="Дмитрий Филимонов" w:date="2026-01-29T15:10:00Z"/>
          <w:lang w:val="en-US"/>
          <w:rPrChange w:id="4208" w:author="Дмитрий Филимонов" w:date="2026-01-29T15:12:00Z">
            <w:rPr>
              <w:ins w:id="4209" w:author="Дмитрий Филимонов" w:date="2026-01-29T15:10:00Z"/>
            </w:rPr>
          </w:rPrChange>
        </w:rPr>
      </w:pPr>
      <w:ins w:id="4210" w:author="Дмитрий Филимонов" w:date="2026-01-29T15:10:00Z">
        <w:r w:rsidRPr="003114D6">
          <w:rPr>
            <w:lang w:val="en-US"/>
            <w:rPrChange w:id="4211" w:author="Дмитрий Филимонов" w:date="2026-01-29T15:12:00Z">
              <w:rPr/>
            </w:rPrChange>
          </w:rPr>
          <w:t>INSERT INTO `event_agency`.`event_staff` (`event_staff_id`, `event_id`, `employee_id`, `contractor_id`, `role_description`) VALUES (3, 1, 2, 1, '</w:t>
        </w:r>
        <w:r>
          <w:t>Звуковое</w:t>
        </w:r>
        <w:r w:rsidRPr="003114D6">
          <w:rPr>
            <w:lang w:val="en-US"/>
            <w:rPrChange w:id="4212" w:author="Дмитрий Филимонов" w:date="2026-01-29T15:12:00Z">
              <w:rPr/>
            </w:rPrChange>
          </w:rPr>
          <w:t xml:space="preserve"> </w:t>
        </w:r>
        <w:r>
          <w:t>сопровождение</w:t>
        </w:r>
        <w:r w:rsidRPr="003114D6">
          <w:rPr>
            <w:lang w:val="en-US"/>
            <w:rPrChange w:id="4213" w:author="Дмитрий Филимонов" w:date="2026-01-29T15:12:00Z">
              <w:rPr/>
            </w:rPrChange>
          </w:rPr>
          <w:t>');</w:t>
        </w:r>
      </w:ins>
    </w:p>
    <w:p w14:paraId="20D05B32" w14:textId="77777777" w:rsidR="003114D6" w:rsidRPr="003114D6" w:rsidRDefault="003114D6" w:rsidP="003114D6">
      <w:pPr>
        <w:ind w:firstLine="708"/>
        <w:rPr>
          <w:ins w:id="4214" w:author="Дмитрий Филимонов" w:date="2026-01-29T15:10:00Z"/>
          <w:lang w:val="en-US"/>
          <w:rPrChange w:id="4215" w:author="Дмитрий Филимонов" w:date="2026-01-29T15:12:00Z">
            <w:rPr>
              <w:ins w:id="4216" w:author="Дмитрий Филимонов" w:date="2026-01-29T15:10:00Z"/>
            </w:rPr>
          </w:rPrChange>
        </w:rPr>
      </w:pPr>
      <w:ins w:id="4217" w:author="Дмитрий Филимонов" w:date="2026-01-29T15:10:00Z">
        <w:r w:rsidRPr="003114D6">
          <w:rPr>
            <w:lang w:val="en-US"/>
            <w:rPrChange w:id="4218" w:author="Дмитрий Филимонов" w:date="2026-01-29T15:12:00Z">
              <w:rPr/>
            </w:rPrChange>
          </w:rPr>
          <w:t>INSERT INTO `event_agency`.`event_staff` (`event_staff_id`, `event_id`, `employee_id`, `contractor_id`, `role_description`) VALUES (4, 2, 2, 2, '</w:t>
        </w:r>
        <w:r>
          <w:t>Координация</w:t>
        </w:r>
        <w:r w:rsidRPr="003114D6">
          <w:rPr>
            <w:lang w:val="en-US"/>
            <w:rPrChange w:id="4219" w:author="Дмитрий Филимонов" w:date="2026-01-29T15:12:00Z">
              <w:rPr/>
            </w:rPrChange>
          </w:rPr>
          <w:t xml:space="preserve"> </w:t>
        </w:r>
        <w:r>
          <w:t>гостей</w:t>
        </w:r>
        <w:r w:rsidRPr="003114D6">
          <w:rPr>
            <w:lang w:val="en-US"/>
            <w:rPrChange w:id="4220" w:author="Дмитрий Филимонов" w:date="2026-01-29T15:12:00Z">
              <w:rPr/>
            </w:rPrChange>
          </w:rPr>
          <w:t>');</w:t>
        </w:r>
      </w:ins>
    </w:p>
    <w:p w14:paraId="74475086" w14:textId="77777777" w:rsidR="003114D6" w:rsidRPr="003114D6" w:rsidRDefault="003114D6" w:rsidP="003114D6">
      <w:pPr>
        <w:ind w:firstLine="708"/>
        <w:rPr>
          <w:ins w:id="4221" w:author="Дмитрий Филимонов" w:date="2026-01-29T15:10:00Z"/>
          <w:lang w:val="en-US"/>
          <w:rPrChange w:id="4222" w:author="Дмитрий Филимонов" w:date="2026-01-29T15:12:00Z">
            <w:rPr>
              <w:ins w:id="4223" w:author="Дмитрий Филимонов" w:date="2026-01-29T15:10:00Z"/>
            </w:rPr>
          </w:rPrChange>
        </w:rPr>
      </w:pPr>
      <w:ins w:id="4224" w:author="Дмитрий Филимонов" w:date="2026-01-29T15:10:00Z">
        <w:r w:rsidRPr="003114D6">
          <w:rPr>
            <w:lang w:val="en-US"/>
            <w:rPrChange w:id="4225" w:author="Дмитрий Филимонов" w:date="2026-01-29T15:12:00Z">
              <w:rPr/>
            </w:rPrChange>
          </w:rPr>
          <w:t>INSERT INTO `event_agency`.`event_staff` (`event_staff_id`, `event_id`, `employee_id`, `contractor_id`, `role_description`) VALUES (5, 2, 3, 3, '</w:t>
        </w:r>
        <w:r>
          <w:t>Видеосъёмка</w:t>
        </w:r>
        <w:r w:rsidRPr="003114D6">
          <w:rPr>
            <w:lang w:val="en-US"/>
            <w:rPrChange w:id="4226" w:author="Дмитрий Филимонов" w:date="2026-01-29T15:12:00Z">
              <w:rPr/>
            </w:rPrChange>
          </w:rPr>
          <w:t>');</w:t>
        </w:r>
      </w:ins>
    </w:p>
    <w:p w14:paraId="6EE909D5" w14:textId="77777777" w:rsidR="003114D6" w:rsidRPr="003114D6" w:rsidRDefault="003114D6" w:rsidP="003114D6">
      <w:pPr>
        <w:ind w:firstLine="708"/>
        <w:rPr>
          <w:ins w:id="4227" w:author="Дмитрий Филимонов" w:date="2026-01-29T15:10:00Z"/>
          <w:lang w:val="en-US"/>
          <w:rPrChange w:id="4228" w:author="Дмитрий Филимонов" w:date="2026-01-29T15:12:00Z">
            <w:rPr>
              <w:ins w:id="4229" w:author="Дмитрий Филимонов" w:date="2026-01-29T15:10:00Z"/>
            </w:rPr>
          </w:rPrChange>
        </w:rPr>
      </w:pPr>
      <w:ins w:id="4230" w:author="Дмитрий Филимонов" w:date="2026-01-29T15:10:00Z">
        <w:r w:rsidRPr="003114D6">
          <w:rPr>
            <w:lang w:val="en-US"/>
            <w:rPrChange w:id="4231" w:author="Дмитрий Филимонов" w:date="2026-01-29T15:12:00Z">
              <w:rPr/>
            </w:rPrChange>
          </w:rPr>
          <w:t>INSERT INTO `event_agency`.`event_staff` (`event_staff_id`, `event_id`, `employee_id`, `contractor_id`, `role_description`) VALUES (6, 3, 1, 2, '</w:t>
        </w:r>
        <w:r>
          <w:t>Организация</w:t>
        </w:r>
        <w:r w:rsidRPr="003114D6">
          <w:rPr>
            <w:lang w:val="en-US"/>
            <w:rPrChange w:id="4232" w:author="Дмитрий Филимонов" w:date="2026-01-29T15:12:00Z">
              <w:rPr/>
            </w:rPrChange>
          </w:rPr>
          <w:t xml:space="preserve"> </w:t>
        </w:r>
        <w:r>
          <w:t>программы</w:t>
        </w:r>
        <w:r w:rsidRPr="003114D6">
          <w:rPr>
            <w:lang w:val="en-US"/>
            <w:rPrChange w:id="4233" w:author="Дмитрий Филимонов" w:date="2026-01-29T15:12:00Z">
              <w:rPr/>
            </w:rPrChange>
          </w:rPr>
          <w:t>');</w:t>
        </w:r>
      </w:ins>
    </w:p>
    <w:p w14:paraId="7D2B129B" w14:textId="77777777" w:rsidR="003114D6" w:rsidRPr="003114D6" w:rsidRDefault="003114D6" w:rsidP="003114D6">
      <w:pPr>
        <w:ind w:firstLine="708"/>
        <w:rPr>
          <w:ins w:id="4234" w:author="Дмитрий Филимонов" w:date="2026-01-29T15:10:00Z"/>
          <w:lang w:val="en-US"/>
          <w:rPrChange w:id="4235" w:author="Дмитрий Филимонов" w:date="2026-01-29T15:12:00Z">
            <w:rPr>
              <w:ins w:id="4236" w:author="Дмитрий Филимонов" w:date="2026-01-29T15:10:00Z"/>
            </w:rPr>
          </w:rPrChange>
        </w:rPr>
      </w:pPr>
      <w:ins w:id="4237" w:author="Дмитрий Филимонов" w:date="2026-01-29T15:10:00Z">
        <w:r w:rsidRPr="003114D6">
          <w:rPr>
            <w:lang w:val="en-US"/>
            <w:rPrChange w:id="4238" w:author="Дмитрий Филимонов" w:date="2026-01-29T15:12:00Z">
              <w:rPr/>
            </w:rPrChange>
          </w:rPr>
          <w:t>INSERT INTO `event_agency`.`event_staff` (`event_staff_id`, `event_id`, `employee_id`, `contractor_id`, `role_description`) VALUES (7, 3, NULL, 2, '</w:t>
        </w:r>
        <w:r>
          <w:t>Флористика</w:t>
        </w:r>
        <w:r w:rsidRPr="003114D6">
          <w:rPr>
            <w:lang w:val="en-US"/>
            <w:rPrChange w:id="4239" w:author="Дмитрий Филимонов" w:date="2026-01-29T15:12:00Z">
              <w:rPr/>
            </w:rPrChange>
          </w:rPr>
          <w:t xml:space="preserve"> </w:t>
        </w:r>
        <w:r>
          <w:t>и</w:t>
        </w:r>
        <w:r w:rsidRPr="003114D6">
          <w:rPr>
            <w:lang w:val="en-US"/>
            <w:rPrChange w:id="4240" w:author="Дмитрий Филимонов" w:date="2026-01-29T15:12:00Z">
              <w:rPr/>
            </w:rPrChange>
          </w:rPr>
          <w:t xml:space="preserve"> </w:t>
        </w:r>
        <w:r>
          <w:t>декор</w:t>
        </w:r>
        <w:r w:rsidRPr="003114D6">
          <w:rPr>
            <w:lang w:val="en-US"/>
            <w:rPrChange w:id="4241" w:author="Дмитрий Филимонов" w:date="2026-01-29T15:12:00Z">
              <w:rPr/>
            </w:rPrChange>
          </w:rPr>
          <w:t>');</w:t>
        </w:r>
      </w:ins>
    </w:p>
    <w:p w14:paraId="7875C99A" w14:textId="77777777" w:rsidR="003114D6" w:rsidRPr="003114D6" w:rsidRDefault="003114D6" w:rsidP="003114D6">
      <w:pPr>
        <w:ind w:firstLine="708"/>
        <w:rPr>
          <w:ins w:id="4242" w:author="Дмитрий Филимонов" w:date="2026-01-29T15:10:00Z"/>
          <w:lang w:val="en-US"/>
          <w:rPrChange w:id="4243" w:author="Дмитрий Филимонов" w:date="2026-01-29T15:12:00Z">
            <w:rPr>
              <w:ins w:id="4244" w:author="Дмитрий Филимонов" w:date="2026-01-29T15:10:00Z"/>
            </w:rPr>
          </w:rPrChange>
        </w:rPr>
      </w:pPr>
    </w:p>
    <w:p w14:paraId="2C1FDE6E" w14:textId="59C41E8B" w:rsidR="00D30024" w:rsidRPr="00A473FA" w:rsidDel="003114D6" w:rsidRDefault="003114D6" w:rsidP="003114D6">
      <w:pPr>
        <w:ind w:firstLine="708"/>
        <w:rPr>
          <w:ins w:id="4245" w:author="Ivan Pugachev" w:date="2025-12-19T09:58:00Z"/>
          <w:del w:id="42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US"/>
          <w:rPrChange w:id="4247" w:author="Ivan Pugachev" w:date="2025-12-22T12:32:00Z">
            <w:rPr>
              <w:ins w:id="4248" w:author="Ivan Pugachev" w:date="2025-12-19T09:58:00Z"/>
              <w:del w:id="42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50" w:author="Дмитрий Филимонов" w:date="2026-01-29T15:10:00Z">
          <w:pPr>
            <w:ind w:firstLine="708"/>
            <w:jc w:val="center"/>
          </w:pPr>
        </w:pPrChange>
      </w:pPr>
      <w:ins w:id="4251" w:author="Дмитрий Филимонов" w:date="2026-01-29T15:10:00Z">
        <w:r>
          <w:t>COMMIT;</w:t>
        </w:r>
      </w:ins>
      <w:ins w:id="4252" w:author="Ivan Pugachev" w:date="2025-12-19T09:58:00Z">
        <w:del w:id="4253" w:author="Дмитрий Филимонов" w:date="2026-01-29T15:10:00Z">
          <w:r w:rsidR="00D30024" w:rsidRPr="00A473FA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4254" w:author="Ivan Pugachev" w:date="2025-12-22T12:3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-- </w:delText>
          </w:r>
          <w:r w:rsidR="00D30024"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2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MySQL</w:delText>
          </w:r>
          <w:r w:rsidR="00D30024" w:rsidRPr="00A473FA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4256" w:author="Ivan Pugachev" w:date="2025-12-22T12:3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="00D30024"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2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Workbench</w:delText>
          </w:r>
          <w:r w:rsidR="00D30024" w:rsidRPr="00A473FA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4258" w:author="Ivan Pugachev" w:date="2025-12-22T12:3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="00D30024"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2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Forward</w:delText>
          </w:r>
          <w:r w:rsidR="00D30024" w:rsidRPr="00A473FA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4260" w:author="Ivan Pugachev" w:date="2025-12-22T12:3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="00D30024"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2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Engineering</w:delText>
          </w:r>
        </w:del>
      </w:ins>
    </w:p>
    <w:p w14:paraId="5DA4F3A2" w14:textId="3B16D930" w:rsidR="00D30024" w:rsidRPr="00A473FA" w:rsidDel="003114D6" w:rsidRDefault="00D30024" w:rsidP="003114D6">
      <w:pPr>
        <w:ind w:firstLine="708"/>
        <w:rPr>
          <w:ins w:id="4262" w:author="Ivan Pugachev" w:date="2025-12-19T09:58:00Z"/>
          <w:del w:id="42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US"/>
          <w:rPrChange w:id="4264" w:author="Ivan Pugachev" w:date="2025-12-22T12:32:00Z">
            <w:rPr>
              <w:ins w:id="4265" w:author="Ivan Pugachev" w:date="2025-12-19T09:58:00Z"/>
              <w:del w:id="42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67" w:author="Дмитрий Филимонов" w:date="2026-01-29T15:10:00Z">
          <w:pPr>
            <w:ind w:firstLine="708"/>
            <w:jc w:val="center"/>
          </w:pPr>
        </w:pPrChange>
      </w:pPr>
    </w:p>
    <w:p w14:paraId="1C23673E" w14:textId="14ED580E" w:rsidR="00D30024" w:rsidRPr="00D30024" w:rsidDel="003114D6" w:rsidRDefault="00D30024" w:rsidP="003114D6">
      <w:pPr>
        <w:ind w:firstLine="708"/>
        <w:rPr>
          <w:ins w:id="4268" w:author="Ivan Pugachev" w:date="2025-12-19T09:58:00Z"/>
          <w:del w:id="426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270" w:author="Ivan Pugachev" w:date="2025-12-19T09:59:00Z">
            <w:rPr>
              <w:ins w:id="4271" w:author="Ivan Pugachev" w:date="2025-12-19T09:58:00Z"/>
              <w:del w:id="427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73" w:author="Дмитрий Филимонов" w:date="2026-01-29T15:10:00Z">
          <w:pPr>
            <w:ind w:firstLine="708"/>
            <w:jc w:val="center"/>
          </w:pPr>
        </w:pPrChange>
      </w:pPr>
      <w:ins w:id="4274" w:author="Ivan Pugachev" w:date="2025-12-19T09:58:00Z">
        <w:del w:id="427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27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@OLD_UNIQUE_CHECKS=@@UNIQUE_CHECKS, UNIQUE_CHECKS=0;</w:delText>
          </w:r>
        </w:del>
      </w:ins>
    </w:p>
    <w:p w14:paraId="153C83C0" w14:textId="72EB90AC" w:rsidR="00D30024" w:rsidRPr="00D30024" w:rsidDel="003114D6" w:rsidRDefault="00D30024" w:rsidP="003114D6">
      <w:pPr>
        <w:ind w:firstLine="708"/>
        <w:rPr>
          <w:ins w:id="4277" w:author="Ivan Pugachev" w:date="2025-12-19T09:58:00Z"/>
          <w:del w:id="427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279" w:author="Ivan Pugachev" w:date="2025-12-19T09:59:00Z">
            <w:rPr>
              <w:ins w:id="4280" w:author="Ivan Pugachev" w:date="2025-12-19T09:58:00Z"/>
              <w:del w:id="42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82" w:author="Дмитрий Филимонов" w:date="2026-01-29T15:10:00Z">
          <w:pPr>
            <w:ind w:firstLine="708"/>
            <w:jc w:val="center"/>
          </w:pPr>
        </w:pPrChange>
      </w:pPr>
      <w:ins w:id="4283" w:author="Ivan Pugachev" w:date="2025-12-19T09:58:00Z">
        <w:del w:id="428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28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@OLD_FOREIGN_KEY_CHECKS=@@FOREIGN_KEY_CHECKS, FOREIGN_KEY_CHECKS=0;</w:delText>
          </w:r>
        </w:del>
      </w:ins>
    </w:p>
    <w:p w14:paraId="4D972881" w14:textId="3BDDFE7B" w:rsidR="00D30024" w:rsidRPr="00D30024" w:rsidDel="003114D6" w:rsidRDefault="00D30024" w:rsidP="003114D6">
      <w:pPr>
        <w:ind w:firstLine="708"/>
        <w:rPr>
          <w:ins w:id="4286" w:author="Ivan Pugachev" w:date="2025-12-19T09:58:00Z"/>
          <w:del w:id="42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288" w:author="Ivan Pugachev" w:date="2025-12-19T09:59:00Z">
            <w:rPr>
              <w:ins w:id="4289" w:author="Ivan Pugachev" w:date="2025-12-19T09:58:00Z"/>
              <w:del w:id="42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91" w:author="Дмитрий Филимонов" w:date="2026-01-29T15:10:00Z">
          <w:pPr>
            <w:ind w:firstLine="708"/>
            <w:jc w:val="center"/>
          </w:pPr>
        </w:pPrChange>
      </w:pPr>
      <w:ins w:id="4292" w:author="Ivan Pugachev" w:date="2025-12-19T09:58:00Z">
        <w:del w:id="42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2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@OLD_SQL_MODE=@@SQL_MODE, SQL_MODE='ONLY_FULL_GROUP_BY,STRICT_TRANS_TABLES,NO_ZERO_IN_DATE,NO_ZERO_DATE,ERROR_FOR_DIVISION_BY_ZERO,NO_ENGINE_SUBSTITUTION';</w:delText>
          </w:r>
        </w:del>
      </w:ins>
    </w:p>
    <w:p w14:paraId="3AF9A8D7" w14:textId="4E7889E0" w:rsidR="00D30024" w:rsidRPr="00D30024" w:rsidDel="003114D6" w:rsidRDefault="00D30024" w:rsidP="003114D6">
      <w:pPr>
        <w:ind w:firstLine="708"/>
        <w:rPr>
          <w:ins w:id="4295" w:author="Ivan Pugachev" w:date="2025-12-19T09:58:00Z"/>
          <w:del w:id="429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297" w:author="Ivan Pugachev" w:date="2025-12-19T09:59:00Z">
            <w:rPr>
              <w:ins w:id="4298" w:author="Ivan Pugachev" w:date="2025-12-19T09:58:00Z"/>
              <w:del w:id="42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00" w:author="Дмитрий Филимонов" w:date="2026-01-29T15:10:00Z">
          <w:pPr>
            <w:ind w:firstLine="708"/>
            <w:jc w:val="center"/>
          </w:pPr>
        </w:pPrChange>
      </w:pPr>
    </w:p>
    <w:p w14:paraId="16CF20FE" w14:textId="32A1BCDD" w:rsidR="00D30024" w:rsidRPr="00D30024" w:rsidDel="003114D6" w:rsidRDefault="00D30024" w:rsidP="003114D6">
      <w:pPr>
        <w:ind w:firstLine="708"/>
        <w:rPr>
          <w:ins w:id="4301" w:author="Ivan Pugachev" w:date="2025-12-19T09:58:00Z"/>
          <w:del w:id="43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03" w:author="Ivan Pugachev" w:date="2025-12-19T09:59:00Z">
            <w:rPr>
              <w:ins w:id="4304" w:author="Ivan Pugachev" w:date="2025-12-19T09:58:00Z"/>
              <w:del w:id="43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06" w:author="Дмитрий Филимонов" w:date="2026-01-29T15:10:00Z">
          <w:pPr>
            <w:ind w:firstLine="708"/>
            <w:jc w:val="center"/>
          </w:pPr>
        </w:pPrChange>
      </w:pPr>
      <w:ins w:id="4307" w:author="Ivan Pugachev" w:date="2025-12-19T09:58:00Z">
        <w:del w:id="430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30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23315E6E" w14:textId="3AE476B8" w:rsidR="00D30024" w:rsidRPr="00D30024" w:rsidDel="003114D6" w:rsidRDefault="00D30024" w:rsidP="003114D6">
      <w:pPr>
        <w:ind w:firstLine="708"/>
        <w:rPr>
          <w:ins w:id="4310" w:author="Ivan Pugachev" w:date="2025-12-19T09:58:00Z"/>
          <w:del w:id="431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12" w:author="Ivan Pugachev" w:date="2025-12-19T09:59:00Z">
            <w:rPr>
              <w:ins w:id="4313" w:author="Ivan Pugachev" w:date="2025-12-19T09:58:00Z"/>
              <w:del w:id="431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15" w:author="Дмитрий Филимонов" w:date="2026-01-29T15:10:00Z">
          <w:pPr>
            <w:ind w:firstLine="708"/>
            <w:jc w:val="center"/>
          </w:pPr>
        </w:pPrChange>
      </w:pPr>
      <w:ins w:id="4316" w:author="Ivan Pugachev" w:date="2025-12-19T09:58:00Z">
        <w:del w:id="431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31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Schema coffee_shop</w:delText>
          </w:r>
        </w:del>
      </w:ins>
    </w:p>
    <w:p w14:paraId="3800779B" w14:textId="6D35DEEF" w:rsidR="00D30024" w:rsidRPr="00D30024" w:rsidDel="003114D6" w:rsidRDefault="00D30024" w:rsidP="003114D6">
      <w:pPr>
        <w:ind w:firstLine="708"/>
        <w:rPr>
          <w:ins w:id="4319" w:author="Ivan Pugachev" w:date="2025-12-19T09:58:00Z"/>
          <w:del w:id="432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21" w:author="Ivan Pugachev" w:date="2025-12-19T09:59:00Z">
            <w:rPr>
              <w:ins w:id="4322" w:author="Ivan Pugachev" w:date="2025-12-19T09:58:00Z"/>
              <w:del w:id="432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24" w:author="Дмитрий Филимонов" w:date="2026-01-29T15:10:00Z">
          <w:pPr>
            <w:ind w:firstLine="708"/>
            <w:jc w:val="center"/>
          </w:pPr>
        </w:pPrChange>
      </w:pPr>
      <w:ins w:id="4325" w:author="Ivan Pugachev" w:date="2025-12-19T09:58:00Z">
        <w:del w:id="432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3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4F94064" w14:textId="46B676A7" w:rsidR="00D30024" w:rsidRPr="00D30024" w:rsidDel="003114D6" w:rsidRDefault="00D30024" w:rsidP="003114D6">
      <w:pPr>
        <w:ind w:firstLine="708"/>
        <w:rPr>
          <w:ins w:id="4328" w:author="Ivan Pugachev" w:date="2025-12-19T09:58:00Z"/>
          <w:del w:id="432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30" w:author="Ivan Pugachev" w:date="2025-12-19T09:59:00Z">
            <w:rPr>
              <w:ins w:id="4331" w:author="Ivan Pugachev" w:date="2025-12-19T09:58:00Z"/>
              <w:del w:id="43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33" w:author="Дмитрий Филимонов" w:date="2026-01-29T15:10:00Z">
          <w:pPr>
            <w:ind w:firstLine="708"/>
            <w:jc w:val="center"/>
          </w:pPr>
        </w:pPrChange>
      </w:pPr>
    </w:p>
    <w:p w14:paraId="6927EFF4" w14:textId="7F8F4980" w:rsidR="00D30024" w:rsidRPr="00D30024" w:rsidDel="003114D6" w:rsidRDefault="00D30024" w:rsidP="003114D6">
      <w:pPr>
        <w:ind w:firstLine="708"/>
        <w:rPr>
          <w:ins w:id="4334" w:author="Ivan Pugachev" w:date="2025-12-19T09:58:00Z"/>
          <w:del w:id="43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36" w:author="Ivan Pugachev" w:date="2025-12-19T09:59:00Z">
            <w:rPr>
              <w:ins w:id="4337" w:author="Ivan Pugachev" w:date="2025-12-19T09:58:00Z"/>
              <w:del w:id="43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39" w:author="Дмитрий Филимонов" w:date="2026-01-29T15:10:00Z">
          <w:pPr>
            <w:ind w:firstLine="708"/>
            <w:jc w:val="center"/>
          </w:pPr>
        </w:pPrChange>
      </w:pPr>
      <w:ins w:id="4340" w:author="Ivan Pugachev" w:date="2025-12-19T09:58:00Z">
        <w:del w:id="43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3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3C2D4340" w14:textId="24B5AAB1" w:rsidR="00D30024" w:rsidRPr="00D30024" w:rsidDel="003114D6" w:rsidRDefault="00D30024" w:rsidP="003114D6">
      <w:pPr>
        <w:ind w:firstLine="708"/>
        <w:rPr>
          <w:ins w:id="4343" w:author="Ivan Pugachev" w:date="2025-12-19T09:58:00Z"/>
          <w:del w:id="43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45" w:author="Ivan Pugachev" w:date="2025-12-19T09:59:00Z">
            <w:rPr>
              <w:ins w:id="4346" w:author="Ivan Pugachev" w:date="2025-12-19T09:58:00Z"/>
              <w:del w:id="43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48" w:author="Дмитрий Филимонов" w:date="2026-01-29T15:10:00Z">
          <w:pPr>
            <w:ind w:firstLine="708"/>
            <w:jc w:val="center"/>
          </w:pPr>
        </w:pPrChange>
      </w:pPr>
      <w:ins w:id="4349" w:author="Ivan Pugachev" w:date="2025-12-19T09:58:00Z">
        <w:del w:id="435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3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Schema coffee_shop</w:delText>
          </w:r>
        </w:del>
      </w:ins>
    </w:p>
    <w:p w14:paraId="2F79BF66" w14:textId="16FE39AD" w:rsidR="00D30024" w:rsidRPr="00D30024" w:rsidDel="003114D6" w:rsidRDefault="00D30024" w:rsidP="003114D6">
      <w:pPr>
        <w:ind w:firstLine="708"/>
        <w:rPr>
          <w:ins w:id="4352" w:author="Ivan Pugachev" w:date="2025-12-19T09:58:00Z"/>
          <w:del w:id="435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54" w:author="Ivan Pugachev" w:date="2025-12-19T09:59:00Z">
            <w:rPr>
              <w:ins w:id="4355" w:author="Ivan Pugachev" w:date="2025-12-19T09:58:00Z"/>
              <w:del w:id="43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57" w:author="Дмитрий Филимонов" w:date="2026-01-29T15:10:00Z">
          <w:pPr>
            <w:ind w:firstLine="708"/>
            <w:jc w:val="center"/>
          </w:pPr>
        </w:pPrChange>
      </w:pPr>
      <w:ins w:id="4358" w:author="Ivan Pugachev" w:date="2025-12-19T09:58:00Z">
        <w:del w:id="435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3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6CB07B07" w14:textId="7ADE684F" w:rsidR="00D30024" w:rsidRPr="00D30024" w:rsidDel="003114D6" w:rsidRDefault="00D30024" w:rsidP="003114D6">
      <w:pPr>
        <w:ind w:firstLine="708"/>
        <w:rPr>
          <w:ins w:id="4361" w:author="Ivan Pugachev" w:date="2025-12-19T09:58:00Z"/>
          <w:del w:id="436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63" w:author="Ivan Pugachev" w:date="2025-12-19T09:59:00Z">
            <w:rPr>
              <w:ins w:id="4364" w:author="Ivan Pugachev" w:date="2025-12-19T09:58:00Z"/>
              <w:del w:id="436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66" w:author="Дмитрий Филимонов" w:date="2026-01-29T15:10:00Z">
          <w:pPr>
            <w:ind w:firstLine="708"/>
            <w:jc w:val="center"/>
          </w:pPr>
        </w:pPrChange>
      </w:pPr>
      <w:ins w:id="4367" w:author="Ivan Pugachev" w:date="2025-12-19T09:58:00Z">
        <w:del w:id="436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3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SCHEMA IF NOT EXISTS `coffee_shop` DEFAULT CHARACTER SET utf8 ;</w:delText>
          </w:r>
        </w:del>
      </w:ins>
    </w:p>
    <w:p w14:paraId="496CA69E" w14:textId="662FF7F0" w:rsidR="00D30024" w:rsidRPr="00D30024" w:rsidDel="003114D6" w:rsidRDefault="00D30024" w:rsidP="003114D6">
      <w:pPr>
        <w:ind w:firstLine="708"/>
        <w:rPr>
          <w:ins w:id="4370" w:author="Ivan Pugachev" w:date="2025-12-19T09:58:00Z"/>
          <w:del w:id="43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72" w:author="Ivan Pugachev" w:date="2025-12-19T09:59:00Z">
            <w:rPr>
              <w:ins w:id="4373" w:author="Ivan Pugachev" w:date="2025-12-19T09:58:00Z"/>
              <w:del w:id="43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75" w:author="Дмитрий Филимонов" w:date="2026-01-29T15:10:00Z">
          <w:pPr>
            <w:ind w:firstLine="708"/>
            <w:jc w:val="center"/>
          </w:pPr>
        </w:pPrChange>
      </w:pPr>
      <w:ins w:id="4376" w:author="Ivan Pugachev" w:date="2025-12-19T09:58:00Z">
        <w:del w:id="43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3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 ;</w:delText>
          </w:r>
        </w:del>
      </w:ins>
    </w:p>
    <w:p w14:paraId="6840C49A" w14:textId="594792D8" w:rsidR="00D30024" w:rsidRPr="00D30024" w:rsidDel="003114D6" w:rsidRDefault="00D30024" w:rsidP="003114D6">
      <w:pPr>
        <w:ind w:firstLine="708"/>
        <w:rPr>
          <w:ins w:id="4379" w:author="Ivan Pugachev" w:date="2025-12-19T09:58:00Z"/>
          <w:del w:id="43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81" w:author="Ivan Pugachev" w:date="2025-12-19T09:59:00Z">
            <w:rPr>
              <w:ins w:id="4382" w:author="Ivan Pugachev" w:date="2025-12-19T09:58:00Z"/>
              <w:del w:id="43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84" w:author="Дмитрий Филимонов" w:date="2026-01-29T15:10:00Z">
          <w:pPr>
            <w:ind w:firstLine="708"/>
            <w:jc w:val="center"/>
          </w:pPr>
        </w:pPrChange>
      </w:pPr>
    </w:p>
    <w:p w14:paraId="17C3338C" w14:textId="63DDF230" w:rsidR="00D30024" w:rsidRPr="00D30024" w:rsidDel="003114D6" w:rsidRDefault="00D30024" w:rsidP="003114D6">
      <w:pPr>
        <w:ind w:firstLine="708"/>
        <w:rPr>
          <w:ins w:id="4385" w:author="Ivan Pugachev" w:date="2025-12-19T09:58:00Z"/>
          <w:del w:id="438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87" w:author="Ivan Pugachev" w:date="2025-12-19T09:59:00Z">
            <w:rPr>
              <w:ins w:id="4388" w:author="Ivan Pugachev" w:date="2025-12-19T09:58:00Z"/>
              <w:del w:id="438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90" w:author="Дмитрий Филимонов" w:date="2026-01-29T15:10:00Z">
          <w:pPr>
            <w:ind w:firstLine="708"/>
            <w:jc w:val="center"/>
          </w:pPr>
        </w:pPrChange>
      </w:pPr>
      <w:ins w:id="4391" w:author="Ivan Pugachev" w:date="2025-12-19T09:58:00Z">
        <w:del w:id="439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3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369D2F0B" w14:textId="3F8983F9" w:rsidR="00D30024" w:rsidRPr="00D30024" w:rsidDel="003114D6" w:rsidRDefault="00D30024" w:rsidP="003114D6">
      <w:pPr>
        <w:ind w:firstLine="708"/>
        <w:rPr>
          <w:ins w:id="4394" w:author="Ivan Pugachev" w:date="2025-12-19T09:58:00Z"/>
          <w:del w:id="439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396" w:author="Ivan Pugachev" w:date="2025-12-19T09:59:00Z">
            <w:rPr>
              <w:ins w:id="4397" w:author="Ivan Pugachev" w:date="2025-12-19T09:58:00Z"/>
              <w:del w:id="439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99" w:author="Дмитрий Филимонов" w:date="2026-01-29T15:10:00Z">
          <w:pPr>
            <w:ind w:firstLine="708"/>
            <w:jc w:val="center"/>
          </w:pPr>
        </w:pPrChange>
      </w:pPr>
      <w:ins w:id="4400" w:author="Ivan Pugachev" w:date="2025-12-19T09:58:00Z">
        <w:del w:id="440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0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Table `coffee_shop`.`inventory`</w:delText>
          </w:r>
        </w:del>
      </w:ins>
    </w:p>
    <w:p w14:paraId="472280C7" w14:textId="12174AFC" w:rsidR="00D30024" w:rsidRPr="00D30024" w:rsidDel="003114D6" w:rsidRDefault="00D30024" w:rsidP="003114D6">
      <w:pPr>
        <w:ind w:firstLine="708"/>
        <w:rPr>
          <w:ins w:id="4403" w:author="Ivan Pugachev" w:date="2025-12-19T09:58:00Z"/>
          <w:del w:id="44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05" w:author="Ivan Pugachev" w:date="2025-12-19T09:59:00Z">
            <w:rPr>
              <w:ins w:id="4406" w:author="Ivan Pugachev" w:date="2025-12-19T09:58:00Z"/>
              <w:del w:id="44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08" w:author="Дмитрий Филимонов" w:date="2026-01-29T15:10:00Z">
          <w:pPr>
            <w:ind w:firstLine="708"/>
            <w:jc w:val="center"/>
          </w:pPr>
        </w:pPrChange>
      </w:pPr>
      <w:ins w:id="4409" w:author="Ivan Pugachev" w:date="2025-12-19T09:58:00Z">
        <w:del w:id="441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11B32C96" w14:textId="18E08B5C" w:rsidR="00D30024" w:rsidRPr="00D30024" w:rsidDel="003114D6" w:rsidRDefault="00D30024" w:rsidP="003114D6">
      <w:pPr>
        <w:ind w:firstLine="708"/>
        <w:rPr>
          <w:ins w:id="4412" w:author="Ivan Pugachev" w:date="2025-12-19T09:58:00Z"/>
          <w:del w:id="44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14" w:author="Ivan Pugachev" w:date="2025-12-19T09:59:00Z">
            <w:rPr>
              <w:ins w:id="4415" w:author="Ivan Pugachev" w:date="2025-12-19T09:58:00Z"/>
              <w:del w:id="44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17" w:author="Дмитрий Филимонов" w:date="2026-01-29T15:10:00Z">
          <w:pPr>
            <w:ind w:firstLine="708"/>
            <w:jc w:val="center"/>
          </w:pPr>
        </w:pPrChange>
      </w:pPr>
      <w:ins w:id="4418" w:author="Ivan Pugachev" w:date="2025-12-19T09:58:00Z">
        <w:del w:id="44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TABLE IF EXISTS `coffee_shop`.`inventory` ;</w:delText>
          </w:r>
        </w:del>
      </w:ins>
    </w:p>
    <w:p w14:paraId="21C22540" w14:textId="794F0243" w:rsidR="00D30024" w:rsidRPr="00D30024" w:rsidDel="003114D6" w:rsidRDefault="00D30024" w:rsidP="003114D6">
      <w:pPr>
        <w:ind w:firstLine="708"/>
        <w:rPr>
          <w:ins w:id="4421" w:author="Ivan Pugachev" w:date="2025-12-19T09:58:00Z"/>
          <w:del w:id="44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23" w:author="Ivan Pugachev" w:date="2025-12-19T09:59:00Z">
            <w:rPr>
              <w:ins w:id="4424" w:author="Ivan Pugachev" w:date="2025-12-19T09:58:00Z"/>
              <w:del w:id="44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26" w:author="Дмитрий Филимонов" w:date="2026-01-29T15:10:00Z">
          <w:pPr>
            <w:ind w:firstLine="708"/>
            <w:jc w:val="center"/>
          </w:pPr>
        </w:pPrChange>
      </w:pPr>
    </w:p>
    <w:p w14:paraId="301BC8EA" w14:textId="70CC4B3D" w:rsidR="00D30024" w:rsidRPr="00D30024" w:rsidDel="003114D6" w:rsidRDefault="00D30024" w:rsidP="003114D6">
      <w:pPr>
        <w:ind w:firstLine="708"/>
        <w:rPr>
          <w:ins w:id="4427" w:author="Ivan Pugachev" w:date="2025-12-19T09:58:00Z"/>
          <w:del w:id="442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29" w:author="Ivan Pugachev" w:date="2025-12-19T09:59:00Z">
            <w:rPr>
              <w:ins w:id="4430" w:author="Ivan Pugachev" w:date="2025-12-19T09:58:00Z"/>
              <w:del w:id="44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32" w:author="Дмитрий Филимонов" w:date="2026-01-29T15:10:00Z">
          <w:pPr>
            <w:ind w:firstLine="708"/>
            <w:jc w:val="center"/>
          </w:pPr>
        </w:pPrChange>
      </w:pPr>
      <w:ins w:id="4433" w:author="Ivan Pugachev" w:date="2025-12-19T09:58:00Z">
        <w:del w:id="44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TABLE IF NOT EXISTS `coffee_shop`.`inventory` (</w:delText>
          </w:r>
        </w:del>
      </w:ins>
    </w:p>
    <w:p w14:paraId="34F7897B" w14:textId="561257ED" w:rsidR="00D30024" w:rsidRPr="00D30024" w:rsidDel="003114D6" w:rsidRDefault="00D30024" w:rsidP="003114D6">
      <w:pPr>
        <w:ind w:firstLine="708"/>
        <w:rPr>
          <w:ins w:id="4436" w:author="Ivan Pugachev" w:date="2025-12-19T09:58:00Z"/>
          <w:del w:id="443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38" w:author="Ivan Pugachev" w:date="2025-12-19T09:59:00Z">
            <w:rPr>
              <w:ins w:id="4439" w:author="Ivan Pugachev" w:date="2025-12-19T09:58:00Z"/>
              <w:del w:id="44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41" w:author="Дмитрий Филимонов" w:date="2026-01-29T15:10:00Z">
          <w:pPr>
            <w:ind w:firstLine="708"/>
            <w:jc w:val="center"/>
          </w:pPr>
        </w:pPrChange>
      </w:pPr>
      <w:ins w:id="4442" w:author="Ivan Pugachev" w:date="2025-12-19T09:58:00Z">
        <w:del w:id="444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`int_id` INT NOT NULL AUTO_INCREMENT,</w:delText>
          </w:r>
        </w:del>
      </w:ins>
    </w:p>
    <w:p w14:paraId="176210AC" w14:textId="315A1F0D" w:rsidR="00D30024" w:rsidRPr="00D30024" w:rsidDel="003114D6" w:rsidRDefault="00D30024" w:rsidP="003114D6">
      <w:pPr>
        <w:ind w:firstLine="708"/>
        <w:rPr>
          <w:ins w:id="4445" w:author="Ivan Pugachev" w:date="2025-12-19T09:58:00Z"/>
          <w:del w:id="44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47" w:author="Ivan Pugachev" w:date="2025-12-19T09:59:00Z">
            <w:rPr>
              <w:ins w:id="4448" w:author="Ivan Pugachev" w:date="2025-12-19T09:58:00Z"/>
              <w:del w:id="44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50" w:author="Дмитрий Филимонов" w:date="2026-01-29T15:10:00Z">
          <w:pPr>
            <w:ind w:firstLine="708"/>
            <w:jc w:val="center"/>
          </w:pPr>
        </w:pPrChange>
      </w:pPr>
      <w:ins w:id="4451" w:author="Ivan Pugachev" w:date="2025-12-19T09:58:00Z">
        <w:del w:id="445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5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`int_name` VARCHAR(45) NOT NULL,</w:delText>
          </w:r>
        </w:del>
      </w:ins>
    </w:p>
    <w:p w14:paraId="282659EC" w14:textId="0878FB21" w:rsidR="00D30024" w:rsidRPr="00D30024" w:rsidDel="003114D6" w:rsidRDefault="00D30024" w:rsidP="003114D6">
      <w:pPr>
        <w:ind w:firstLine="708"/>
        <w:rPr>
          <w:ins w:id="4454" w:author="Ivan Pugachev" w:date="2025-12-19T09:58:00Z"/>
          <w:del w:id="445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56" w:author="Ivan Pugachev" w:date="2025-12-19T09:59:00Z">
            <w:rPr>
              <w:ins w:id="4457" w:author="Ivan Pugachev" w:date="2025-12-19T09:58:00Z"/>
              <w:del w:id="445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59" w:author="Дмитрий Филимонов" w:date="2026-01-29T15:10:00Z">
          <w:pPr>
            <w:ind w:firstLine="708"/>
            <w:jc w:val="center"/>
          </w:pPr>
        </w:pPrChange>
      </w:pPr>
      <w:ins w:id="4460" w:author="Ivan Pugachev" w:date="2025-12-19T09:58:00Z">
        <w:del w:id="446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`int_quantity` INT NULL,</w:delText>
          </w:r>
        </w:del>
      </w:ins>
    </w:p>
    <w:p w14:paraId="6254787E" w14:textId="4E5153E2" w:rsidR="00D30024" w:rsidRPr="00D30024" w:rsidDel="003114D6" w:rsidRDefault="00D30024" w:rsidP="003114D6">
      <w:pPr>
        <w:ind w:firstLine="708"/>
        <w:rPr>
          <w:ins w:id="4463" w:author="Ivan Pugachev" w:date="2025-12-19T09:58:00Z"/>
          <w:del w:id="446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65" w:author="Ivan Pugachev" w:date="2025-12-19T09:59:00Z">
            <w:rPr>
              <w:ins w:id="4466" w:author="Ivan Pugachev" w:date="2025-12-19T09:58:00Z"/>
              <w:del w:id="446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68" w:author="Дмитрий Филимонов" w:date="2026-01-29T15:10:00Z">
          <w:pPr>
            <w:ind w:firstLine="708"/>
            <w:jc w:val="center"/>
          </w:pPr>
        </w:pPrChange>
      </w:pPr>
      <w:ins w:id="4469" w:author="Ivan Pugachev" w:date="2025-12-19T09:58:00Z">
        <w:del w:id="447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7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`int_min_quantity` INT NULL,</w:delText>
          </w:r>
        </w:del>
      </w:ins>
    </w:p>
    <w:p w14:paraId="5D9F57BB" w14:textId="5EB11E04" w:rsidR="00D30024" w:rsidRPr="00D30024" w:rsidDel="003114D6" w:rsidRDefault="00D30024" w:rsidP="003114D6">
      <w:pPr>
        <w:ind w:firstLine="708"/>
        <w:rPr>
          <w:ins w:id="4472" w:author="Ivan Pugachev" w:date="2025-12-19T09:58:00Z"/>
          <w:del w:id="447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74" w:author="Ivan Pugachev" w:date="2025-12-19T09:59:00Z">
            <w:rPr>
              <w:ins w:id="4475" w:author="Ivan Pugachev" w:date="2025-12-19T09:58:00Z"/>
              <w:del w:id="447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77" w:author="Дмитрий Филимонов" w:date="2026-01-29T15:10:00Z">
          <w:pPr>
            <w:ind w:firstLine="708"/>
            <w:jc w:val="center"/>
          </w:pPr>
        </w:pPrChange>
      </w:pPr>
      <w:ins w:id="4478" w:author="Ivan Pugachev" w:date="2025-12-19T09:58:00Z">
        <w:del w:id="447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8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`supplier_id` INT NOT NULL,</w:delText>
          </w:r>
        </w:del>
      </w:ins>
    </w:p>
    <w:p w14:paraId="44F59898" w14:textId="6DF29084" w:rsidR="00D30024" w:rsidRPr="00D30024" w:rsidDel="003114D6" w:rsidRDefault="00D30024" w:rsidP="003114D6">
      <w:pPr>
        <w:ind w:firstLine="708"/>
        <w:rPr>
          <w:ins w:id="4481" w:author="Ivan Pugachev" w:date="2025-12-19T09:58:00Z"/>
          <w:del w:id="448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83" w:author="Ivan Pugachev" w:date="2025-12-19T09:59:00Z">
            <w:rPr>
              <w:ins w:id="4484" w:author="Ivan Pugachev" w:date="2025-12-19T09:58:00Z"/>
              <w:del w:id="448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86" w:author="Дмитрий Филимонов" w:date="2026-01-29T15:10:00Z">
          <w:pPr>
            <w:ind w:firstLine="708"/>
            <w:jc w:val="center"/>
          </w:pPr>
        </w:pPrChange>
      </w:pPr>
      <w:ins w:id="4487" w:author="Ivan Pugachev" w:date="2025-12-19T09:58:00Z">
        <w:del w:id="448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PRIMARY KEY (`int_id`))</w:delText>
          </w:r>
        </w:del>
      </w:ins>
    </w:p>
    <w:p w14:paraId="1CEBDC22" w14:textId="2AB6908E" w:rsidR="00D30024" w:rsidRPr="00D30024" w:rsidDel="003114D6" w:rsidRDefault="00D30024" w:rsidP="003114D6">
      <w:pPr>
        <w:ind w:firstLine="708"/>
        <w:rPr>
          <w:ins w:id="4490" w:author="Ivan Pugachev" w:date="2025-12-19T09:58:00Z"/>
          <w:del w:id="44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492" w:author="Ivan Pugachev" w:date="2025-12-19T09:59:00Z">
            <w:rPr>
              <w:ins w:id="4493" w:author="Ivan Pugachev" w:date="2025-12-19T09:58:00Z"/>
              <w:del w:id="44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95" w:author="Дмитрий Филимонов" w:date="2026-01-29T15:10:00Z">
          <w:pPr>
            <w:ind w:firstLine="708"/>
            <w:jc w:val="center"/>
          </w:pPr>
        </w:pPrChange>
      </w:pPr>
      <w:ins w:id="4496" w:author="Ivan Pugachev" w:date="2025-12-19T09:58:00Z">
        <w:del w:id="44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4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 = InnoDB;</w:delText>
          </w:r>
        </w:del>
      </w:ins>
    </w:p>
    <w:p w14:paraId="1F68C0D2" w14:textId="38D47326" w:rsidR="00D30024" w:rsidRPr="00D30024" w:rsidDel="003114D6" w:rsidRDefault="00D30024" w:rsidP="003114D6">
      <w:pPr>
        <w:ind w:firstLine="708"/>
        <w:rPr>
          <w:ins w:id="4499" w:author="Ivan Pugachev" w:date="2025-12-19T09:58:00Z"/>
          <w:del w:id="45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01" w:author="Ivan Pugachev" w:date="2025-12-19T09:59:00Z">
            <w:rPr>
              <w:ins w:id="4502" w:author="Ivan Pugachev" w:date="2025-12-19T09:58:00Z"/>
              <w:del w:id="45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04" w:author="Дмитрий Филимонов" w:date="2026-01-29T15:10:00Z">
          <w:pPr>
            <w:ind w:firstLine="708"/>
            <w:jc w:val="center"/>
          </w:pPr>
        </w:pPrChange>
      </w:pPr>
    </w:p>
    <w:p w14:paraId="10BA022C" w14:textId="4952514B" w:rsidR="00D30024" w:rsidRPr="00D30024" w:rsidDel="003114D6" w:rsidRDefault="00D30024" w:rsidP="003114D6">
      <w:pPr>
        <w:ind w:firstLine="708"/>
        <w:rPr>
          <w:ins w:id="4505" w:author="Ivan Pugachev" w:date="2025-12-19T09:58:00Z"/>
          <w:del w:id="450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07" w:author="Ivan Pugachev" w:date="2025-12-19T09:59:00Z">
            <w:rPr>
              <w:ins w:id="4508" w:author="Ivan Pugachev" w:date="2025-12-19T09:58:00Z"/>
              <w:del w:id="45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10" w:author="Дмитрий Филимонов" w:date="2026-01-29T15:10:00Z">
          <w:pPr>
            <w:ind w:firstLine="708"/>
            <w:jc w:val="center"/>
          </w:pPr>
        </w:pPrChange>
      </w:pPr>
    </w:p>
    <w:p w14:paraId="4AF20935" w14:textId="4FA2CF64" w:rsidR="00D30024" w:rsidRPr="00D30024" w:rsidDel="003114D6" w:rsidRDefault="00D30024" w:rsidP="003114D6">
      <w:pPr>
        <w:ind w:firstLine="708"/>
        <w:rPr>
          <w:ins w:id="4511" w:author="Ivan Pugachev" w:date="2025-12-19T09:58:00Z"/>
          <w:del w:id="451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13" w:author="Ivan Pugachev" w:date="2025-12-19T09:59:00Z">
            <w:rPr>
              <w:ins w:id="4514" w:author="Ivan Pugachev" w:date="2025-12-19T09:58:00Z"/>
              <w:del w:id="451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16" w:author="Дмитрий Филимонов" w:date="2026-01-29T15:10:00Z">
          <w:pPr>
            <w:ind w:firstLine="708"/>
            <w:jc w:val="center"/>
          </w:pPr>
        </w:pPrChange>
      </w:pPr>
      <w:ins w:id="4517" w:author="Ivan Pugachev" w:date="2025-12-19T09:58:00Z">
        <w:del w:id="451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51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42580B13" w14:textId="1B7F5956" w:rsidR="00D30024" w:rsidRPr="00D30024" w:rsidDel="003114D6" w:rsidRDefault="00D30024" w:rsidP="003114D6">
      <w:pPr>
        <w:ind w:firstLine="708"/>
        <w:rPr>
          <w:ins w:id="4520" w:author="Ivan Pugachev" w:date="2025-12-19T09:58:00Z"/>
          <w:del w:id="452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22" w:author="Ivan Pugachev" w:date="2025-12-19T09:59:00Z">
            <w:rPr>
              <w:ins w:id="4523" w:author="Ivan Pugachev" w:date="2025-12-19T09:58:00Z"/>
              <w:del w:id="452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25" w:author="Дмитрий Филимонов" w:date="2026-01-29T15:10:00Z">
          <w:pPr>
            <w:ind w:firstLine="708"/>
            <w:jc w:val="center"/>
          </w:pPr>
        </w:pPrChange>
      </w:pPr>
      <w:ins w:id="4526" w:author="Ivan Pugachev" w:date="2025-12-19T09:58:00Z">
        <w:del w:id="452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52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Table `coffee_shop`.`menu`</w:delText>
          </w:r>
        </w:del>
      </w:ins>
    </w:p>
    <w:p w14:paraId="46ADA30E" w14:textId="44388EB2" w:rsidR="00D30024" w:rsidRPr="00D30024" w:rsidDel="003114D6" w:rsidRDefault="00D30024" w:rsidP="003114D6">
      <w:pPr>
        <w:ind w:firstLine="708"/>
        <w:rPr>
          <w:ins w:id="4529" w:author="Ivan Pugachev" w:date="2025-12-19T09:58:00Z"/>
          <w:del w:id="453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31" w:author="Ivan Pugachev" w:date="2025-12-19T09:59:00Z">
            <w:rPr>
              <w:ins w:id="4532" w:author="Ivan Pugachev" w:date="2025-12-19T09:58:00Z"/>
              <w:del w:id="453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34" w:author="Дмитрий Филимонов" w:date="2026-01-29T15:10:00Z">
          <w:pPr>
            <w:ind w:firstLine="708"/>
            <w:jc w:val="center"/>
          </w:pPr>
        </w:pPrChange>
      </w:pPr>
      <w:ins w:id="4535" w:author="Ivan Pugachev" w:date="2025-12-19T09:58:00Z">
        <w:del w:id="453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53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E55310C" w14:textId="17DCE6B6" w:rsidR="00D30024" w:rsidRPr="00D30024" w:rsidDel="003114D6" w:rsidRDefault="00D30024" w:rsidP="003114D6">
      <w:pPr>
        <w:ind w:firstLine="708"/>
        <w:rPr>
          <w:ins w:id="4538" w:author="Ivan Pugachev" w:date="2025-12-19T09:58:00Z"/>
          <w:del w:id="45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40" w:author="Ivan Pugachev" w:date="2025-12-19T09:59:00Z">
            <w:rPr>
              <w:ins w:id="4541" w:author="Ivan Pugachev" w:date="2025-12-19T09:58:00Z"/>
              <w:del w:id="45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43" w:author="Дмитрий Филимонов" w:date="2026-01-29T15:10:00Z">
          <w:pPr>
            <w:ind w:firstLine="708"/>
            <w:jc w:val="center"/>
          </w:pPr>
        </w:pPrChange>
      </w:pPr>
      <w:ins w:id="4544" w:author="Ivan Pugachev" w:date="2025-12-19T09:58:00Z">
        <w:del w:id="45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5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TABLE IF EXISTS `coffee_shop`.`menu` ;</w:delText>
          </w:r>
        </w:del>
      </w:ins>
    </w:p>
    <w:p w14:paraId="75474E7B" w14:textId="108BA438" w:rsidR="00D30024" w:rsidRPr="00D30024" w:rsidDel="003114D6" w:rsidRDefault="00D30024" w:rsidP="003114D6">
      <w:pPr>
        <w:ind w:firstLine="708"/>
        <w:rPr>
          <w:ins w:id="4547" w:author="Ivan Pugachev" w:date="2025-12-19T09:58:00Z"/>
          <w:del w:id="45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49" w:author="Ivan Pugachev" w:date="2025-12-19T09:59:00Z">
            <w:rPr>
              <w:ins w:id="4550" w:author="Ivan Pugachev" w:date="2025-12-19T09:58:00Z"/>
              <w:del w:id="45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52" w:author="Дмитрий Филимонов" w:date="2026-01-29T15:10:00Z">
          <w:pPr>
            <w:ind w:firstLine="708"/>
            <w:jc w:val="center"/>
          </w:pPr>
        </w:pPrChange>
      </w:pPr>
    </w:p>
    <w:p w14:paraId="4B9ABC92" w14:textId="05F73D74" w:rsidR="00D30024" w:rsidRPr="00D30024" w:rsidDel="003114D6" w:rsidRDefault="00D30024" w:rsidP="003114D6">
      <w:pPr>
        <w:ind w:firstLine="708"/>
        <w:rPr>
          <w:ins w:id="4553" w:author="Ivan Pugachev" w:date="2025-12-19T09:58:00Z"/>
          <w:del w:id="45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55" w:author="Ivan Pugachev" w:date="2025-12-19T09:59:00Z">
            <w:rPr>
              <w:ins w:id="4556" w:author="Ivan Pugachev" w:date="2025-12-19T09:58:00Z"/>
              <w:del w:id="45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58" w:author="Дмитрий Филимонов" w:date="2026-01-29T15:10:00Z">
          <w:pPr>
            <w:ind w:firstLine="708"/>
            <w:jc w:val="center"/>
          </w:pPr>
        </w:pPrChange>
      </w:pPr>
      <w:ins w:id="4559" w:author="Ivan Pugachev" w:date="2025-12-19T09:58:00Z">
        <w:del w:id="456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5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TABLE IF NOT EXISTS `coffee_shop`.`menu` (</w:delText>
          </w:r>
        </w:del>
      </w:ins>
    </w:p>
    <w:p w14:paraId="0A40F87F" w14:textId="28CD88C0" w:rsidR="00D30024" w:rsidRPr="00D30024" w:rsidDel="003114D6" w:rsidRDefault="00D30024" w:rsidP="003114D6">
      <w:pPr>
        <w:ind w:firstLine="708"/>
        <w:rPr>
          <w:ins w:id="4562" w:author="Ivan Pugachev" w:date="2025-12-19T09:58:00Z"/>
          <w:del w:id="45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64" w:author="Ivan Pugachev" w:date="2025-12-19T09:59:00Z">
            <w:rPr>
              <w:ins w:id="4565" w:author="Ivan Pugachev" w:date="2025-12-19T09:58:00Z"/>
              <w:del w:id="45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67" w:author="Дмитрий Филимонов" w:date="2026-01-29T15:10:00Z">
          <w:pPr>
            <w:ind w:firstLine="708"/>
            <w:jc w:val="center"/>
          </w:pPr>
        </w:pPrChange>
      </w:pPr>
      <w:ins w:id="4568" w:author="Ivan Pugachev" w:date="2025-12-19T09:58:00Z">
        <w:del w:id="456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57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`pro_id` INT NOT NULL,</w:delText>
          </w:r>
        </w:del>
      </w:ins>
    </w:p>
    <w:p w14:paraId="7989D03D" w14:textId="629060F6" w:rsidR="00D30024" w:rsidRPr="00D30024" w:rsidDel="003114D6" w:rsidRDefault="00D30024" w:rsidP="003114D6">
      <w:pPr>
        <w:ind w:firstLine="708"/>
        <w:rPr>
          <w:ins w:id="4571" w:author="Ivan Pugachev" w:date="2025-12-19T09:58:00Z"/>
          <w:del w:id="457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73" w:author="Ivan Pugachev" w:date="2025-12-19T09:59:00Z">
            <w:rPr>
              <w:ins w:id="4574" w:author="Ivan Pugachev" w:date="2025-12-19T09:58:00Z"/>
              <w:del w:id="457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76" w:author="Дмитрий Филимонов" w:date="2026-01-29T15:10:00Z">
          <w:pPr>
            <w:ind w:firstLine="708"/>
            <w:jc w:val="center"/>
          </w:pPr>
        </w:pPrChange>
      </w:pPr>
      <w:ins w:id="4577" w:author="Ivan Pugachev" w:date="2025-12-19T09:58:00Z">
        <w:del w:id="457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57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`pro_name` VARCHAR(45) NOT NULL,</w:delText>
          </w:r>
        </w:del>
      </w:ins>
    </w:p>
    <w:p w14:paraId="3706A587" w14:textId="00E5BEE0" w:rsidR="00D30024" w:rsidRPr="00D30024" w:rsidDel="003114D6" w:rsidRDefault="00D30024" w:rsidP="003114D6">
      <w:pPr>
        <w:ind w:firstLine="708"/>
        <w:rPr>
          <w:ins w:id="4580" w:author="Ivan Pugachev" w:date="2025-12-19T09:58:00Z"/>
          <w:del w:id="458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82" w:author="Ivan Pugachev" w:date="2025-12-19T09:59:00Z">
            <w:rPr>
              <w:ins w:id="4583" w:author="Ivan Pugachev" w:date="2025-12-19T09:58:00Z"/>
              <w:del w:id="458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85" w:author="Дмитрий Филимонов" w:date="2026-01-29T15:10:00Z">
          <w:pPr>
            <w:ind w:firstLine="708"/>
            <w:jc w:val="center"/>
          </w:pPr>
        </w:pPrChange>
      </w:pPr>
      <w:ins w:id="4586" w:author="Ivan Pugachev" w:date="2025-12-19T09:58:00Z">
        <w:del w:id="458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58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`pro_category` VARCHAR(45) NOT NULL,</w:delText>
          </w:r>
        </w:del>
      </w:ins>
    </w:p>
    <w:p w14:paraId="1508FF24" w14:textId="6BA2AB8A" w:rsidR="00D30024" w:rsidRPr="00D30024" w:rsidDel="003114D6" w:rsidRDefault="00D30024" w:rsidP="003114D6">
      <w:pPr>
        <w:ind w:firstLine="708"/>
        <w:rPr>
          <w:ins w:id="4589" w:author="Ivan Pugachev" w:date="2025-12-19T09:58:00Z"/>
          <w:del w:id="459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591" w:author="Ivan Pugachev" w:date="2025-12-19T09:59:00Z">
            <w:rPr>
              <w:ins w:id="4592" w:author="Ivan Pugachev" w:date="2025-12-19T09:58:00Z"/>
              <w:del w:id="459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94" w:author="Дмитрий Филимонов" w:date="2026-01-29T15:10:00Z">
          <w:pPr>
            <w:ind w:firstLine="708"/>
            <w:jc w:val="center"/>
          </w:pPr>
        </w:pPrChange>
      </w:pPr>
      <w:ins w:id="4595" w:author="Ivan Pugachev" w:date="2025-12-19T09:58:00Z">
        <w:del w:id="459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59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`pro_price` INT NOT NULL,</w:delText>
          </w:r>
        </w:del>
      </w:ins>
    </w:p>
    <w:p w14:paraId="1530CC6A" w14:textId="25118A40" w:rsidR="00D30024" w:rsidRPr="00D30024" w:rsidDel="003114D6" w:rsidRDefault="00D30024" w:rsidP="003114D6">
      <w:pPr>
        <w:ind w:firstLine="708"/>
        <w:rPr>
          <w:ins w:id="4598" w:author="Ivan Pugachev" w:date="2025-12-19T09:58:00Z"/>
          <w:del w:id="459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00" w:author="Ivan Pugachev" w:date="2025-12-19T09:59:00Z">
            <w:rPr>
              <w:ins w:id="4601" w:author="Ivan Pugachev" w:date="2025-12-19T09:58:00Z"/>
              <w:del w:id="460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03" w:author="Дмитрий Филимонов" w:date="2026-01-29T15:10:00Z">
          <w:pPr>
            <w:ind w:firstLine="708"/>
            <w:jc w:val="center"/>
          </w:pPr>
        </w:pPrChange>
      </w:pPr>
      <w:ins w:id="4604" w:author="Ivan Pugachev" w:date="2025-12-19T09:58:00Z">
        <w:del w:id="460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0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`cost_price` INT NOT NULL,</w:delText>
          </w:r>
        </w:del>
      </w:ins>
    </w:p>
    <w:p w14:paraId="0C1ECB2A" w14:textId="474371F4" w:rsidR="00D30024" w:rsidRPr="00D30024" w:rsidDel="003114D6" w:rsidRDefault="00D30024" w:rsidP="003114D6">
      <w:pPr>
        <w:ind w:firstLine="708"/>
        <w:rPr>
          <w:ins w:id="4607" w:author="Ivan Pugachev" w:date="2025-12-19T09:58:00Z"/>
          <w:del w:id="460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09" w:author="Ivan Pugachev" w:date="2025-12-19T09:59:00Z">
            <w:rPr>
              <w:ins w:id="4610" w:author="Ivan Pugachev" w:date="2025-12-19T09:58:00Z"/>
              <w:del w:id="461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12" w:author="Дмитрий Филимонов" w:date="2026-01-29T15:10:00Z">
          <w:pPr>
            <w:ind w:firstLine="708"/>
            <w:jc w:val="center"/>
          </w:pPr>
        </w:pPrChange>
      </w:pPr>
      <w:ins w:id="4613" w:author="Ivan Pugachev" w:date="2025-12-19T09:58:00Z">
        <w:del w:id="461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`pro_quantity` INT NULL,</w:delText>
          </w:r>
        </w:del>
      </w:ins>
    </w:p>
    <w:p w14:paraId="1464B6C5" w14:textId="6109C604" w:rsidR="00D30024" w:rsidRPr="00D30024" w:rsidDel="003114D6" w:rsidRDefault="00D30024" w:rsidP="003114D6">
      <w:pPr>
        <w:ind w:firstLine="708"/>
        <w:rPr>
          <w:ins w:id="4616" w:author="Ivan Pugachev" w:date="2025-12-19T09:58:00Z"/>
          <w:del w:id="46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18" w:author="Ivan Pugachev" w:date="2025-12-19T09:59:00Z">
            <w:rPr>
              <w:ins w:id="4619" w:author="Ivan Pugachev" w:date="2025-12-19T09:58:00Z"/>
              <w:del w:id="46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21" w:author="Дмитрий Филимонов" w:date="2026-01-29T15:10:00Z">
          <w:pPr>
            <w:ind w:firstLine="708"/>
            <w:jc w:val="center"/>
          </w:pPr>
        </w:pPrChange>
      </w:pPr>
      <w:ins w:id="4622" w:author="Ivan Pugachev" w:date="2025-12-19T09:58:00Z">
        <w:del w:id="46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`inventory_int_id` INT NULL,</w:delText>
          </w:r>
        </w:del>
      </w:ins>
    </w:p>
    <w:p w14:paraId="76C452FE" w14:textId="116B65ED" w:rsidR="00D30024" w:rsidRPr="00D30024" w:rsidDel="003114D6" w:rsidRDefault="00D30024" w:rsidP="003114D6">
      <w:pPr>
        <w:ind w:firstLine="708"/>
        <w:rPr>
          <w:ins w:id="4625" w:author="Ivan Pugachev" w:date="2025-12-19T09:58:00Z"/>
          <w:del w:id="46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27" w:author="Ivan Pugachev" w:date="2025-12-19T09:59:00Z">
            <w:rPr>
              <w:ins w:id="4628" w:author="Ivan Pugachev" w:date="2025-12-19T09:58:00Z"/>
              <w:del w:id="46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30" w:author="Дмитрий Филимонов" w:date="2026-01-29T15:10:00Z">
          <w:pPr>
            <w:ind w:firstLine="708"/>
            <w:jc w:val="center"/>
          </w:pPr>
        </w:pPrChange>
      </w:pPr>
      <w:ins w:id="4631" w:author="Ivan Pugachev" w:date="2025-12-19T09:58:00Z">
        <w:del w:id="463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3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PRIMARY KEY (`pro_id`),</w:delText>
          </w:r>
        </w:del>
      </w:ins>
    </w:p>
    <w:p w14:paraId="64B0D9A6" w14:textId="774C4EB5" w:rsidR="00D30024" w:rsidRPr="00D30024" w:rsidDel="003114D6" w:rsidRDefault="00D30024" w:rsidP="003114D6">
      <w:pPr>
        <w:ind w:firstLine="708"/>
        <w:rPr>
          <w:ins w:id="4634" w:author="Ivan Pugachev" w:date="2025-12-19T09:58:00Z"/>
          <w:del w:id="46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36" w:author="Ivan Pugachev" w:date="2025-12-19T09:59:00Z">
            <w:rPr>
              <w:ins w:id="4637" w:author="Ivan Pugachev" w:date="2025-12-19T09:58:00Z"/>
              <w:del w:id="46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39" w:author="Дмитрий Филимонов" w:date="2026-01-29T15:10:00Z">
          <w:pPr>
            <w:ind w:firstLine="708"/>
            <w:jc w:val="center"/>
          </w:pPr>
        </w:pPrChange>
      </w:pPr>
      <w:ins w:id="4640" w:author="Ivan Pugachev" w:date="2025-12-19T09:58:00Z">
        <w:del w:id="46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`fk_menu_inventory1_idx` (`inventory_int_id` ASC) VISIBLE,</w:delText>
          </w:r>
        </w:del>
      </w:ins>
    </w:p>
    <w:p w14:paraId="6F9AAD6A" w14:textId="1E571B57" w:rsidR="00D30024" w:rsidRPr="00D30024" w:rsidDel="003114D6" w:rsidRDefault="00D30024" w:rsidP="003114D6">
      <w:pPr>
        <w:ind w:firstLine="708"/>
        <w:rPr>
          <w:ins w:id="4643" w:author="Ivan Pugachev" w:date="2025-12-19T09:58:00Z"/>
          <w:del w:id="46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45" w:author="Ivan Pugachev" w:date="2025-12-19T09:59:00Z">
            <w:rPr>
              <w:ins w:id="4646" w:author="Ivan Pugachev" w:date="2025-12-19T09:58:00Z"/>
              <w:del w:id="46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48" w:author="Дмитрий Филимонов" w:date="2026-01-29T15:10:00Z">
          <w:pPr>
            <w:ind w:firstLine="708"/>
            <w:jc w:val="center"/>
          </w:pPr>
        </w:pPrChange>
      </w:pPr>
      <w:ins w:id="4649" w:author="Ivan Pugachev" w:date="2025-12-19T09:58:00Z">
        <w:del w:id="465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`fk_menu_inventory1`</w:delText>
          </w:r>
        </w:del>
      </w:ins>
    </w:p>
    <w:p w14:paraId="1BFB9BDE" w14:textId="5ED814BC" w:rsidR="00D30024" w:rsidRPr="00D30024" w:rsidDel="003114D6" w:rsidRDefault="00D30024" w:rsidP="003114D6">
      <w:pPr>
        <w:ind w:firstLine="708"/>
        <w:rPr>
          <w:ins w:id="4652" w:author="Ivan Pugachev" w:date="2025-12-19T09:58:00Z"/>
          <w:del w:id="465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54" w:author="Ivan Pugachev" w:date="2025-12-19T09:59:00Z">
            <w:rPr>
              <w:ins w:id="4655" w:author="Ivan Pugachev" w:date="2025-12-19T09:58:00Z"/>
              <w:del w:id="46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57" w:author="Дмитрий Филимонов" w:date="2026-01-29T15:10:00Z">
          <w:pPr>
            <w:ind w:firstLine="708"/>
            <w:jc w:val="center"/>
          </w:pPr>
        </w:pPrChange>
      </w:pPr>
      <w:ins w:id="4658" w:author="Ivan Pugachev" w:date="2025-12-19T09:58:00Z">
        <w:del w:id="465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(`inventory_int_id`)</w:delText>
          </w:r>
        </w:del>
      </w:ins>
    </w:p>
    <w:p w14:paraId="1E975DE8" w14:textId="7DB2CB11" w:rsidR="00D30024" w:rsidRPr="00D30024" w:rsidDel="003114D6" w:rsidRDefault="00D30024" w:rsidP="003114D6">
      <w:pPr>
        <w:ind w:firstLine="708"/>
        <w:rPr>
          <w:ins w:id="4661" w:author="Ivan Pugachev" w:date="2025-12-19T09:58:00Z"/>
          <w:del w:id="466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63" w:author="Ivan Pugachev" w:date="2025-12-19T09:59:00Z">
            <w:rPr>
              <w:ins w:id="4664" w:author="Ivan Pugachev" w:date="2025-12-19T09:58:00Z"/>
              <w:del w:id="466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66" w:author="Дмитрий Филимонов" w:date="2026-01-29T15:10:00Z">
          <w:pPr>
            <w:ind w:firstLine="708"/>
            <w:jc w:val="center"/>
          </w:pPr>
        </w:pPrChange>
      </w:pPr>
      <w:ins w:id="4667" w:author="Ivan Pugachev" w:date="2025-12-19T09:58:00Z">
        <w:del w:id="466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`coffee_shop`.`inventory` (`int_id`)</w:delText>
          </w:r>
        </w:del>
      </w:ins>
    </w:p>
    <w:p w14:paraId="2FFA40FC" w14:textId="66B243FF" w:rsidR="00D30024" w:rsidRPr="00D30024" w:rsidDel="003114D6" w:rsidRDefault="00D30024" w:rsidP="003114D6">
      <w:pPr>
        <w:ind w:firstLine="708"/>
        <w:rPr>
          <w:ins w:id="4670" w:author="Ivan Pugachev" w:date="2025-12-19T09:58:00Z"/>
          <w:del w:id="46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72" w:author="Ivan Pugachev" w:date="2025-12-19T09:59:00Z">
            <w:rPr>
              <w:ins w:id="4673" w:author="Ivan Pugachev" w:date="2025-12-19T09:58:00Z"/>
              <w:del w:id="46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75" w:author="Дмитрий Филимонов" w:date="2026-01-29T15:10:00Z">
          <w:pPr>
            <w:ind w:firstLine="708"/>
            <w:jc w:val="center"/>
          </w:pPr>
        </w:pPrChange>
      </w:pPr>
      <w:ins w:id="4676" w:author="Ivan Pugachev" w:date="2025-12-19T09:58:00Z">
        <w:del w:id="46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2E9BC3C3" w14:textId="50B228DB" w:rsidR="00D30024" w:rsidRPr="00D30024" w:rsidDel="003114D6" w:rsidRDefault="00D30024" w:rsidP="003114D6">
      <w:pPr>
        <w:ind w:firstLine="708"/>
        <w:rPr>
          <w:ins w:id="4679" w:author="Ivan Pugachev" w:date="2025-12-19T09:58:00Z"/>
          <w:del w:id="46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81" w:author="Ivan Pugachev" w:date="2025-12-19T09:59:00Z">
            <w:rPr>
              <w:ins w:id="4682" w:author="Ivan Pugachev" w:date="2025-12-19T09:58:00Z"/>
              <w:del w:id="46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84" w:author="Дмитрий Филимонов" w:date="2026-01-29T15:10:00Z">
          <w:pPr>
            <w:ind w:firstLine="708"/>
            <w:jc w:val="center"/>
          </w:pPr>
        </w:pPrChange>
      </w:pPr>
      <w:ins w:id="4685" w:author="Ivan Pugachev" w:date="2025-12-19T09:58:00Z">
        <w:del w:id="46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ACTION)</w:delText>
          </w:r>
        </w:del>
      </w:ins>
    </w:p>
    <w:p w14:paraId="28B1DCDE" w14:textId="7DB53F44" w:rsidR="00D30024" w:rsidRPr="00D30024" w:rsidDel="003114D6" w:rsidRDefault="00D30024" w:rsidP="003114D6">
      <w:pPr>
        <w:ind w:firstLine="708"/>
        <w:rPr>
          <w:ins w:id="4688" w:author="Ivan Pugachev" w:date="2025-12-19T09:58:00Z"/>
          <w:del w:id="468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90" w:author="Ivan Pugachev" w:date="2025-12-19T09:59:00Z">
            <w:rPr>
              <w:ins w:id="4691" w:author="Ivan Pugachev" w:date="2025-12-19T09:58:00Z"/>
              <w:del w:id="46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93" w:author="Дмитрий Филимонов" w:date="2026-01-29T15:10:00Z">
          <w:pPr>
            <w:ind w:firstLine="708"/>
            <w:jc w:val="center"/>
          </w:pPr>
        </w:pPrChange>
      </w:pPr>
      <w:ins w:id="4694" w:author="Ivan Pugachev" w:date="2025-12-19T09:58:00Z">
        <w:del w:id="46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6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 = InnoDB;</w:delText>
          </w:r>
        </w:del>
      </w:ins>
    </w:p>
    <w:p w14:paraId="4A72FFFF" w14:textId="2D4911E2" w:rsidR="00D30024" w:rsidRPr="00D30024" w:rsidDel="003114D6" w:rsidRDefault="00D30024" w:rsidP="003114D6">
      <w:pPr>
        <w:ind w:firstLine="708"/>
        <w:rPr>
          <w:ins w:id="4697" w:author="Ivan Pugachev" w:date="2025-12-19T09:58:00Z"/>
          <w:del w:id="46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699" w:author="Ivan Pugachev" w:date="2025-12-19T09:59:00Z">
            <w:rPr>
              <w:ins w:id="4700" w:author="Ivan Pugachev" w:date="2025-12-19T09:58:00Z"/>
              <w:del w:id="47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02" w:author="Дмитрий Филимонов" w:date="2026-01-29T15:10:00Z">
          <w:pPr>
            <w:ind w:firstLine="708"/>
            <w:jc w:val="center"/>
          </w:pPr>
        </w:pPrChange>
      </w:pPr>
    </w:p>
    <w:p w14:paraId="38D3C130" w14:textId="673FE071" w:rsidR="00D30024" w:rsidRPr="00D30024" w:rsidDel="003114D6" w:rsidRDefault="00D30024" w:rsidP="003114D6">
      <w:pPr>
        <w:ind w:firstLine="708"/>
        <w:rPr>
          <w:ins w:id="4703" w:author="Ivan Pugachev" w:date="2025-12-19T09:58:00Z"/>
          <w:del w:id="47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05" w:author="Ivan Pugachev" w:date="2025-12-19T09:59:00Z">
            <w:rPr>
              <w:ins w:id="4706" w:author="Ivan Pugachev" w:date="2025-12-19T09:58:00Z"/>
              <w:del w:id="47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08" w:author="Дмитрий Филимонов" w:date="2026-01-29T15:10:00Z">
          <w:pPr>
            <w:ind w:firstLine="708"/>
            <w:jc w:val="center"/>
          </w:pPr>
        </w:pPrChange>
      </w:pPr>
    </w:p>
    <w:p w14:paraId="2EA72954" w14:textId="3F5369A8" w:rsidR="00D30024" w:rsidRPr="00D30024" w:rsidDel="003114D6" w:rsidRDefault="00D30024" w:rsidP="003114D6">
      <w:pPr>
        <w:ind w:firstLine="708"/>
        <w:rPr>
          <w:ins w:id="4709" w:author="Ivan Pugachev" w:date="2025-12-19T09:58:00Z"/>
          <w:del w:id="471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11" w:author="Ivan Pugachev" w:date="2025-12-19T09:59:00Z">
            <w:rPr>
              <w:ins w:id="4712" w:author="Ivan Pugachev" w:date="2025-12-19T09:58:00Z"/>
              <w:del w:id="471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14" w:author="Дмитрий Филимонов" w:date="2026-01-29T15:10:00Z">
          <w:pPr>
            <w:ind w:firstLine="708"/>
            <w:jc w:val="center"/>
          </w:pPr>
        </w:pPrChange>
      </w:pPr>
      <w:ins w:id="4715" w:author="Ivan Pugachev" w:date="2025-12-19T09:58:00Z">
        <w:del w:id="471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71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5DE93BA7" w14:textId="4188B450" w:rsidR="00D30024" w:rsidRPr="00D30024" w:rsidDel="003114D6" w:rsidRDefault="00D30024" w:rsidP="003114D6">
      <w:pPr>
        <w:ind w:firstLine="708"/>
        <w:rPr>
          <w:ins w:id="4718" w:author="Ivan Pugachev" w:date="2025-12-19T09:58:00Z"/>
          <w:del w:id="47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20" w:author="Ivan Pugachev" w:date="2025-12-19T09:59:00Z">
            <w:rPr>
              <w:ins w:id="4721" w:author="Ivan Pugachev" w:date="2025-12-19T09:58:00Z"/>
              <w:del w:id="47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23" w:author="Дмитрий Филимонов" w:date="2026-01-29T15:10:00Z">
          <w:pPr>
            <w:ind w:firstLine="708"/>
            <w:jc w:val="center"/>
          </w:pPr>
        </w:pPrChange>
      </w:pPr>
      <w:ins w:id="4724" w:author="Ivan Pugachev" w:date="2025-12-19T09:58:00Z">
        <w:del w:id="472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72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Table `coffee_shop`.`suppliers`</w:delText>
          </w:r>
        </w:del>
      </w:ins>
    </w:p>
    <w:p w14:paraId="57A26217" w14:textId="71EE36AD" w:rsidR="00D30024" w:rsidRPr="00D30024" w:rsidDel="003114D6" w:rsidRDefault="00D30024" w:rsidP="003114D6">
      <w:pPr>
        <w:ind w:firstLine="708"/>
        <w:rPr>
          <w:ins w:id="4727" w:author="Ivan Pugachev" w:date="2025-12-19T09:58:00Z"/>
          <w:del w:id="472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29" w:author="Ivan Pugachev" w:date="2025-12-19T09:59:00Z">
            <w:rPr>
              <w:ins w:id="4730" w:author="Ivan Pugachev" w:date="2025-12-19T09:58:00Z"/>
              <w:del w:id="47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32" w:author="Дмитрий Филимонов" w:date="2026-01-29T15:10:00Z">
          <w:pPr>
            <w:ind w:firstLine="708"/>
            <w:jc w:val="center"/>
          </w:pPr>
        </w:pPrChange>
      </w:pPr>
      <w:ins w:id="4733" w:author="Ivan Pugachev" w:date="2025-12-19T09:58:00Z">
        <w:del w:id="47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7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B99DFD4" w14:textId="5B782132" w:rsidR="00D30024" w:rsidRPr="00D30024" w:rsidDel="003114D6" w:rsidRDefault="00D30024" w:rsidP="003114D6">
      <w:pPr>
        <w:ind w:firstLine="708"/>
        <w:rPr>
          <w:ins w:id="4736" w:author="Ivan Pugachev" w:date="2025-12-19T09:58:00Z"/>
          <w:del w:id="473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38" w:author="Ivan Pugachev" w:date="2025-12-19T09:59:00Z">
            <w:rPr>
              <w:ins w:id="4739" w:author="Ivan Pugachev" w:date="2025-12-19T09:58:00Z"/>
              <w:del w:id="47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41" w:author="Дмитрий Филимонов" w:date="2026-01-29T15:10:00Z">
          <w:pPr>
            <w:ind w:firstLine="708"/>
            <w:jc w:val="center"/>
          </w:pPr>
        </w:pPrChange>
      </w:pPr>
      <w:ins w:id="4742" w:author="Ivan Pugachev" w:date="2025-12-19T09:58:00Z">
        <w:del w:id="474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7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TABLE IF EXISTS `coffee_shop`.`suppliers` ;</w:delText>
          </w:r>
        </w:del>
      </w:ins>
    </w:p>
    <w:p w14:paraId="292C88D5" w14:textId="2A9E5B39" w:rsidR="00D30024" w:rsidRPr="00D30024" w:rsidDel="003114D6" w:rsidRDefault="00D30024" w:rsidP="003114D6">
      <w:pPr>
        <w:ind w:firstLine="708"/>
        <w:rPr>
          <w:ins w:id="4745" w:author="Ivan Pugachev" w:date="2025-12-19T09:58:00Z"/>
          <w:del w:id="47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47" w:author="Ivan Pugachev" w:date="2025-12-19T09:59:00Z">
            <w:rPr>
              <w:ins w:id="4748" w:author="Ivan Pugachev" w:date="2025-12-19T09:58:00Z"/>
              <w:del w:id="47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50" w:author="Дмитрий Филимонов" w:date="2026-01-29T15:10:00Z">
          <w:pPr>
            <w:ind w:firstLine="708"/>
            <w:jc w:val="center"/>
          </w:pPr>
        </w:pPrChange>
      </w:pPr>
    </w:p>
    <w:p w14:paraId="2C8A0B6D" w14:textId="627A5C95" w:rsidR="00D30024" w:rsidRPr="00D30024" w:rsidDel="003114D6" w:rsidRDefault="00D30024" w:rsidP="003114D6">
      <w:pPr>
        <w:ind w:firstLine="708"/>
        <w:rPr>
          <w:ins w:id="4751" w:author="Ivan Pugachev" w:date="2025-12-19T09:58:00Z"/>
          <w:del w:id="47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53" w:author="Ivan Pugachev" w:date="2025-12-19T09:59:00Z">
            <w:rPr>
              <w:ins w:id="4754" w:author="Ivan Pugachev" w:date="2025-12-19T09:58:00Z"/>
              <w:del w:id="47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56" w:author="Дмитрий Филимонов" w:date="2026-01-29T15:10:00Z">
          <w:pPr>
            <w:ind w:firstLine="708"/>
            <w:jc w:val="center"/>
          </w:pPr>
        </w:pPrChange>
      </w:pPr>
      <w:ins w:id="4757" w:author="Ivan Pugachev" w:date="2025-12-19T09:58:00Z">
        <w:del w:id="475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7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TABLE IF NOT EXISTS `coffee_shop`.`suppliers` (</w:delText>
          </w:r>
        </w:del>
      </w:ins>
    </w:p>
    <w:p w14:paraId="46E52957" w14:textId="7E90EF23" w:rsidR="00D30024" w:rsidRPr="00D30024" w:rsidDel="003114D6" w:rsidRDefault="00D30024" w:rsidP="003114D6">
      <w:pPr>
        <w:ind w:firstLine="708"/>
        <w:rPr>
          <w:ins w:id="4760" w:author="Ivan Pugachev" w:date="2025-12-19T09:58:00Z"/>
          <w:del w:id="476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62" w:author="Ivan Pugachev" w:date="2025-12-19T09:59:00Z">
            <w:rPr>
              <w:ins w:id="4763" w:author="Ivan Pugachev" w:date="2025-12-19T09:58:00Z"/>
              <w:del w:id="476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65" w:author="Дмитрий Филимонов" w:date="2026-01-29T15:10:00Z">
          <w:pPr>
            <w:ind w:firstLine="708"/>
            <w:jc w:val="center"/>
          </w:pPr>
        </w:pPrChange>
      </w:pPr>
      <w:ins w:id="4766" w:author="Ivan Pugachev" w:date="2025-12-19T09:58:00Z">
        <w:del w:id="476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7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`sup_id` INT NOT NULL,</w:delText>
          </w:r>
        </w:del>
      </w:ins>
    </w:p>
    <w:p w14:paraId="606FD927" w14:textId="5799723D" w:rsidR="00D30024" w:rsidRPr="00D30024" w:rsidDel="003114D6" w:rsidRDefault="00D30024" w:rsidP="003114D6">
      <w:pPr>
        <w:ind w:firstLine="708"/>
        <w:rPr>
          <w:ins w:id="4769" w:author="Ivan Pugachev" w:date="2025-12-19T09:58:00Z"/>
          <w:del w:id="477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71" w:author="Ivan Pugachev" w:date="2025-12-19T09:59:00Z">
            <w:rPr>
              <w:ins w:id="4772" w:author="Ivan Pugachev" w:date="2025-12-19T09:58:00Z"/>
              <w:del w:id="47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74" w:author="Дмитрий Филимонов" w:date="2026-01-29T15:10:00Z">
          <w:pPr>
            <w:ind w:firstLine="708"/>
            <w:jc w:val="center"/>
          </w:pPr>
        </w:pPrChange>
      </w:pPr>
      <w:ins w:id="4775" w:author="Ivan Pugachev" w:date="2025-12-19T09:58:00Z">
        <w:del w:id="477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77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`sup_name` VARCHAR(45) NOT NULL,</w:delText>
          </w:r>
        </w:del>
      </w:ins>
    </w:p>
    <w:p w14:paraId="3DEA923F" w14:textId="5414FD2A" w:rsidR="00D30024" w:rsidRPr="00D30024" w:rsidDel="003114D6" w:rsidRDefault="00D30024" w:rsidP="003114D6">
      <w:pPr>
        <w:ind w:firstLine="708"/>
        <w:rPr>
          <w:ins w:id="4778" w:author="Ivan Pugachev" w:date="2025-12-19T09:58:00Z"/>
          <w:del w:id="477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80" w:author="Ivan Pugachev" w:date="2025-12-19T09:59:00Z">
            <w:rPr>
              <w:ins w:id="4781" w:author="Ivan Pugachev" w:date="2025-12-19T09:58:00Z"/>
              <w:del w:id="47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83" w:author="Дмитрий Филимонов" w:date="2026-01-29T15:10:00Z">
          <w:pPr>
            <w:ind w:firstLine="708"/>
            <w:jc w:val="center"/>
          </w:pPr>
        </w:pPrChange>
      </w:pPr>
      <w:ins w:id="4784" w:author="Ivan Pugachev" w:date="2025-12-19T09:58:00Z">
        <w:del w:id="478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78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`sup_contact_person` VARCHAR(45) NULL,</w:delText>
          </w:r>
        </w:del>
      </w:ins>
    </w:p>
    <w:p w14:paraId="6AF955FF" w14:textId="684A7FBC" w:rsidR="00D30024" w:rsidRPr="00D30024" w:rsidDel="003114D6" w:rsidRDefault="00D30024" w:rsidP="003114D6">
      <w:pPr>
        <w:ind w:firstLine="708"/>
        <w:rPr>
          <w:ins w:id="4787" w:author="Ivan Pugachev" w:date="2025-12-19T09:58:00Z"/>
          <w:del w:id="478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89" w:author="Ivan Pugachev" w:date="2025-12-19T09:59:00Z">
            <w:rPr>
              <w:ins w:id="4790" w:author="Ivan Pugachev" w:date="2025-12-19T09:58:00Z"/>
              <w:del w:id="479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92" w:author="Дмитрий Филимонов" w:date="2026-01-29T15:10:00Z">
          <w:pPr>
            <w:ind w:firstLine="708"/>
            <w:jc w:val="center"/>
          </w:pPr>
        </w:pPrChange>
      </w:pPr>
      <w:ins w:id="4793" w:author="Ivan Pugachev" w:date="2025-12-19T09:58:00Z">
        <w:del w:id="479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79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`sup_email` VARCHAR(45) NULL,</w:delText>
          </w:r>
        </w:del>
      </w:ins>
    </w:p>
    <w:p w14:paraId="7A65130A" w14:textId="33ECEC14" w:rsidR="00D30024" w:rsidRPr="00D30024" w:rsidDel="003114D6" w:rsidRDefault="00D30024" w:rsidP="003114D6">
      <w:pPr>
        <w:ind w:firstLine="708"/>
        <w:rPr>
          <w:ins w:id="4796" w:author="Ivan Pugachev" w:date="2025-12-19T09:58:00Z"/>
          <w:del w:id="479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798" w:author="Ivan Pugachev" w:date="2025-12-19T09:59:00Z">
            <w:rPr>
              <w:ins w:id="4799" w:author="Ivan Pugachev" w:date="2025-12-19T09:58:00Z"/>
              <w:del w:id="480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01" w:author="Дмитрий Филимонов" w:date="2026-01-29T15:10:00Z">
          <w:pPr>
            <w:ind w:firstLine="708"/>
            <w:jc w:val="center"/>
          </w:pPr>
        </w:pPrChange>
      </w:pPr>
      <w:ins w:id="4802" w:author="Ivan Pugachev" w:date="2025-12-19T09:58:00Z">
        <w:del w:id="480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0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`sup_phone_number` VARCHAR(20) NOT NULL,</w:delText>
          </w:r>
        </w:del>
      </w:ins>
    </w:p>
    <w:p w14:paraId="12986D22" w14:textId="08FFEFE3" w:rsidR="00D30024" w:rsidRPr="00D30024" w:rsidDel="003114D6" w:rsidRDefault="00D30024" w:rsidP="003114D6">
      <w:pPr>
        <w:ind w:firstLine="708"/>
        <w:rPr>
          <w:ins w:id="4805" w:author="Ivan Pugachev" w:date="2025-12-19T09:58:00Z"/>
          <w:del w:id="480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07" w:author="Ivan Pugachev" w:date="2025-12-19T09:59:00Z">
            <w:rPr>
              <w:ins w:id="4808" w:author="Ivan Pugachev" w:date="2025-12-19T09:58:00Z"/>
              <w:del w:id="48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10" w:author="Дмитрий Филимонов" w:date="2026-01-29T15:10:00Z">
          <w:pPr>
            <w:ind w:firstLine="708"/>
            <w:jc w:val="center"/>
          </w:pPr>
        </w:pPrChange>
      </w:pPr>
      <w:ins w:id="4811" w:author="Ivan Pugachev" w:date="2025-12-19T09:58:00Z">
        <w:del w:id="481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`inventory_int_id` INT NULL,</w:delText>
          </w:r>
        </w:del>
      </w:ins>
    </w:p>
    <w:p w14:paraId="7C9F669F" w14:textId="3FDB8FAC" w:rsidR="00D30024" w:rsidRPr="00D30024" w:rsidDel="003114D6" w:rsidRDefault="00D30024" w:rsidP="003114D6">
      <w:pPr>
        <w:ind w:firstLine="708"/>
        <w:rPr>
          <w:ins w:id="4814" w:author="Ivan Pugachev" w:date="2025-12-19T09:58:00Z"/>
          <w:del w:id="48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16" w:author="Ivan Pugachev" w:date="2025-12-19T09:59:00Z">
            <w:rPr>
              <w:ins w:id="4817" w:author="Ivan Pugachev" w:date="2025-12-19T09:58:00Z"/>
              <w:del w:id="48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19" w:author="Дмитрий Филимонов" w:date="2026-01-29T15:10:00Z">
          <w:pPr>
            <w:ind w:firstLine="708"/>
            <w:jc w:val="center"/>
          </w:pPr>
        </w:pPrChange>
      </w:pPr>
      <w:ins w:id="4820" w:author="Ivan Pugachev" w:date="2025-12-19T09:58:00Z">
        <w:del w:id="482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2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`menu_pro_id` INT NULL,</w:delText>
          </w:r>
        </w:del>
      </w:ins>
    </w:p>
    <w:p w14:paraId="0A30E796" w14:textId="1F1CFCBE" w:rsidR="00D30024" w:rsidRPr="00D30024" w:rsidDel="003114D6" w:rsidRDefault="00D30024" w:rsidP="003114D6">
      <w:pPr>
        <w:ind w:firstLine="708"/>
        <w:rPr>
          <w:ins w:id="4823" w:author="Ivan Pugachev" w:date="2025-12-19T09:58:00Z"/>
          <w:del w:id="482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25" w:author="Ivan Pugachev" w:date="2025-12-19T09:59:00Z">
            <w:rPr>
              <w:ins w:id="4826" w:author="Ivan Pugachev" w:date="2025-12-19T09:58:00Z"/>
              <w:del w:id="482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28" w:author="Дмитрий Филимонов" w:date="2026-01-29T15:10:00Z">
          <w:pPr>
            <w:ind w:firstLine="708"/>
            <w:jc w:val="center"/>
          </w:pPr>
        </w:pPrChange>
      </w:pPr>
      <w:ins w:id="4829" w:author="Ivan Pugachev" w:date="2025-12-19T09:58:00Z">
        <w:del w:id="483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PRIMARY KEY (`sup_id`),</w:delText>
          </w:r>
        </w:del>
      </w:ins>
    </w:p>
    <w:p w14:paraId="113128DB" w14:textId="7078B4FE" w:rsidR="00D30024" w:rsidRPr="00D30024" w:rsidDel="003114D6" w:rsidRDefault="00D30024" w:rsidP="003114D6">
      <w:pPr>
        <w:ind w:firstLine="708"/>
        <w:rPr>
          <w:ins w:id="4832" w:author="Ivan Pugachev" w:date="2025-12-19T09:58:00Z"/>
          <w:del w:id="483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34" w:author="Ivan Pugachev" w:date="2025-12-19T09:59:00Z">
            <w:rPr>
              <w:ins w:id="4835" w:author="Ivan Pugachev" w:date="2025-12-19T09:58:00Z"/>
              <w:del w:id="48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37" w:author="Дмитрий Филимонов" w:date="2026-01-29T15:10:00Z">
          <w:pPr>
            <w:ind w:firstLine="708"/>
            <w:jc w:val="center"/>
          </w:pPr>
        </w:pPrChange>
      </w:pPr>
      <w:ins w:id="4838" w:author="Ivan Pugachev" w:date="2025-12-19T09:58:00Z">
        <w:del w:id="483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4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`fk_suppliers_inventory_idx` (`inventory_int_id` ASC) VISIBLE,</w:delText>
          </w:r>
        </w:del>
      </w:ins>
    </w:p>
    <w:p w14:paraId="25F9185A" w14:textId="47620D54" w:rsidR="00D30024" w:rsidRPr="00D30024" w:rsidDel="003114D6" w:rsidRDefault="00D30024" w:rsidP="003114D6">
      <w:pPr>
        <w:ind w:firstLine="708"/>
        <w:rPr>
          <w:ins w:id="4841" w:author="Ivan Pugachev" w:date="2025-12-19T09:58:00Z"/>
          <w:del w:id="484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43" w:author="Ivan Pugachev" w:date="2025-12-19T09:59:00Z">
            <w:rPr>
              <w:ins w:id="4844" w:author="Ivan Pugachev" w:date="2025-12-19T09:58:00Z"/>
              <w:del w:id="484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46" w:author="Дмитрий Филимонов" w:date="2026-01-29T15:10:00Z">
          <w:pPr>
            <w:ind w:firstLine="708"/>
            <w:jc w:val="center"/>
          </w:pPr>
        </w:pPrChange>
      </w:pPr>
      <w:ins w:id="4847" w:author="Ivan Pugachev" w:date="2025-12-19T09:58:00Z">
        <w:del w:id="484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4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`fk_suppliers_menu1_idx` (`menu_pro_id` ASC) VISIBLE,</w:delText>
          </w:r>
        </w:del>
      </w:ins>
    </w:p>
    <w:p w14:paraId="6027F069" w14:textId="5BAA43F2" w:rsidR="00D30024" w:rsidRPr="00D30024" w:rsidDel="003114D6" w:rsidRDefault="00D30024" w:rsidP="003114D6">
      <w:pPr>
        <w:ind w:firstLine="708"/>
        <w:rPr>
          <w:ins w:id="4850" w:author="Ivan Pugachev" w:date="2025-12-19T09:58:00Z"/>
          <w:del w:id="485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52" w:author="Ivan Pugachev" w:date="2025-12-19T09:59:00Z">
            <w:rPr>
              <w:ins w:id="4853" w:author="Ivan Pugachev" w:date="2025-12-19T09:58:00Z"/>
              <w:del w:id="485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55" w:author="Дмитрий Филимонов" w:date="2026-01-29T15:10:00Z">
          <w:pPr>
            <w:ind w:firstLine="708"/>
            <w:jc w:val="center"/>
          </w:pPr>
        </w:pPrChange>
      </w:pPr>
      <w:ins w:id="4856" w:author="Ivan Pugachev" w:date="2025-12-19T09:58:00Z">
        <w:del w:id="485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5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`fk_suppliers_inventory`</w:delText>
          </w:r>
        </w:del>
      </w:ins>
    </w:p>
    <w:p w14:paraId="773EE36D" w14:textId="722F625B" w:rsidR="00D30024" w:rsidRPr="00D30024" w:rsidDel="003114D6" w:rsidRDefault="00D30024" w:rsidP="003114D6">
      <w:pPr>
        <w:ind w:firstLine="708"/>
        <w:rPr>
          <w:ins w:id="4859" w:author="Ivan Pugachev" w:date="2025-12-19T09:58:00Z"/>
          <w:del w:id="486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61" w:author="Ivan Pugachev" w:date="2025-12-19T09:59:00Z">
            <w:rPr>
              <w:ins w:id="4862" w:author="Ivan Pugachev" w:date="2025-12-19T09:58:00Z"/>
              <w:del w:id="486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64" w:author="Дмитрий Филимонов" w:date="2026-01-29T15:10:00Z">
          <w:pPr>
            <w:ind w:firstLine="708"/>
            <w:jc w:val="center"/>
          </w:pPr>
        </w:pPrChange>
      </w:pPr>
      <w:ins w:id="4865" w:author="Ivan Pugachev" w:date="2025-12-19T09:58:00Z">
        <w:del w:id="486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6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(`inventory_int_id`)</w:delText>
          </w:r>
        </w:del>
      </w:ins>
    </w:p>
    <w:p w14:paraId="42A7D365" w14:textId="27DA6CA5" w:rsidR="00D30024" w:rsidRPr="00D30024" w:rsidDel="003114D6" w:rsidRDefault="00D30024" w:rsidP="003114D6">
      <w:pPr>
        <w:ind w:firstLine="708"/>
        <w:rPr>
          <w:ins w:id="4868" w:author="Ivan Pugachev" w:date="2025-12-19T09:58:00Z"/>
          <w:del w:id="486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70" w:author="Ivan Pugachev" w:date="2025-12-19T09:59:00Z">
            <w:rPr>
              <w:ins w:id="4871" w:author="Ivan Pugachev" w:date="2025-12-19T09:58:00Z"/>
              <w:del w:id="487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73" w:author="Дмитрий Филимонов" w:date="2026-01-29T15:10:00Z">
          <w:pPr>
            <w:ind w:firstLine="708"/>
            <w:jc w:val="center"/>
          </w:pPr>
        </w:pPrChange>
      </w:pPr>
      <w:ins w:id="4874" w:author="Ivan Pugachev" w:date="2025-12-19T09:58:00Z">
        <w:del w:id="487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7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`coffee_shop`.`inventory` (`int_id`)</w:delText>
          </w:r>
        </w:del>
      </w:ins>
    </w:p>
    <w:p w14:paraId="3B659AD7" w14:textId="27FE49F3" w:rsidR="00D30024" w:rsidRPr="00D30024" w:rsidDel="003114D6" w:rsidRDefault="00D30024" w:rsidP="003114D6">
      <w:pPr>
        <w:ind w:firstLine="708"/>
        <w:rPr>
          <w:ins w:id="4877" w:author="Ivan Pugachev" w:date="2025-12-19T09:58:00Z"/>
          <w:del w:id="487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79" w:author="Ivan Pugachev" w:date="2025-12-19T09:59:00Z">
            <w:rPr>
              <w:ins w:id="4880" w:author="Ivan Pugachev" w:date="2025-12-19T09:58:00Z"/>
              <w:del w:id="48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82" w:author="Дмитрий Филимонов" w:date="2026-01-29T15:10:00Z">
          <w:pPr>
            <w:ind w:firstLine="708"/>
            <w:jc w:val="center"/>
          </w:pPr>
        </w:pPrChange>
      </w:pPr>
      <w:ins w:id="4883" w:author="Ivan Pugachev" w:date="2025-12-19T09:58:00Z">
        <w:del w:id="488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8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43F1F914" w14:textId="6023800D" w:rsidR="00D30024" w:rsidRPr="00D30024" w:rsidDel="003114D6" w:rsidRDefault="00D30024" w:rsidP="003114D6">
      <w:pPr>
        <w:ind w:firstLine="708"/>
        <w:rPr>
          <w:ins w:id="4886" w:author="Ivan Pugachev" w:date="2025-12-19T09:58:00Z"/>
          <w:del w:id="48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88" w:author="Ivan Pugachev" w:date="2025-12-19T09:59:00Z">
            <w:rPr>
              <w:ins w:id="4889" w:author="Ivan Pugachev" w:date="2025-12-19T09:58:00Z"/>
              <w:del w:id="48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91" w:author="Дмитрий Филимонов" w:date="2026-01-29T15:10:00Z">
          <w:pPr>
            <w:ind w:firstLine="708"/>
            <w:jc w:val="center"/>
          </w:pPr>
        </w:pPrChange>
      </w:pPr>
      <w:ins w:id="4892" w:author="Ivan Pugachev" w:date="2025-12-19T09:58:00Z">
        <w:del w:id="48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ACTION,</w:delText>
          </w:r>
        </w:del>
      </w:ins>
    </w:p>
    <w:p w14:paraId="34ED5F57" w14:textId="4026298F" w:rsidR="00D30024" w:rsidRPr="00D30024" w:rsidDel="003114D6" w:rsidRDefault="00D30024" w:rsidP="003114D6">
      <w:pPr>
        <w:ind w:firstLine="708"/>
        <w:rPr>
          <w:ins w:id="4895" w:author="Ivan Pugachev" w:date="2025-12-19T09:58:00Z"/>
          <w:del w:id="489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97" w:author="Ivan Pugachev" w:date="2025-12-19T09:59:00Z">
            <w:rPr>
              <w:ins w:id="4898" w:author="Ivan Pugachev" w:date="2025-12-19T09:58:00Z"/>
              <w:del w:id="48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00" w:author="Дмитрий Филимонов" w:date="2026-01-29T15:10:00Z">
          <w:pPr>
            <w:ind w:firstLine="708"/>
            <w:jc w:val="center"/>
          </w:pPr>
        </w:pPrChange>
      </w:pPr>
      <w:ins w:id="4901" w:author="Ivan Pugachev" w:date="2025-12-19T09:58:00Z">
        <w:del w:id="490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0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`fk_suppliers_menu1`</w:delText>
          </w:r>
        </w:del>
      </w:ins>
    </w:p>
    <w:p w14:paraId="116F55BD" w14:textId="2F1C0AC7" w:rsidR="00D30024" w:rsidRPr="00D30024" w:rsidDel="003114D6" w:rsidRDefault="00D30024" w:rsidP="003114D6">
      <w:pPr>
        <w:ind w:firstLine="708"/>
        <w:rPr>
          <w:ins w:id="4904" w:author="Ivan Pugachev" w:date="2025-12-19T09:58:00Z"/>
          <w:del w:id="490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06" w:author="Ivan Pugachev" w:date="2025-12-19T09:59:00Z">
            <w:rPr>
              <w:ins w:id="4907" w:author="Ivan Pugachev" w:date="2025-12-19T09:58:00Z"/>
              <w:del w:id="490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09" w:author="Дмитрий Филимонов" w:date="2026-01-29T15:10:00Z">
          <w:pPr>
            <w:ind w:firstLine="708"/>
            <w:jc w:val="center"/>
          </w:pPr>
        </w:pPrChange>
      </w:pPr>
      <w:ins w:id="4910" w:author="Ivan Pugachev" w:date="2025-12-19T09:58:00Z">
        <w:del w:id="491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(`menu_pro_id`)</w:delText>
          </w:r>
        </w:del>
      </w:ins>
    </w:p>
    <w:p w14:paraId="7738F1EC" w14:textId="7626F885" w:rsidR="00D30024" w:rsidRPr="00D30024" w:rsidDel="003114D6" w:rsidRDefault="00D30024" w:rsidP="003114D6">
      <w:pPr>
        <w:ind w:firstLine="708"/>
        <w:rPr>
          <w:ins w:id="4913" w:author="Ivan Pugachev" w:date="2025-12-19T09:58:00Z"/>
          <w:del w:id="491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15" w:author="Ivan Pugachev" w:date="2025-12-19T09:59:00Z">
            <w:rPr>
              <w:ins w:id="4916" w:author="Ivan Pugachev" w:date="2025-12-19T09:58:00Z"/>
              <w:del w:id="491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18" w:author="Дмитрий Филимонов" w:date="2026-01-29T15:10:00Z">
          <w:pPr>
            <w:ind w:firstLine="708"/>
            <w:jc w:val="center"/>
          </w:pPr>
        </w:pPrChange>
      </w:pPr>
      <w:ins w:id="4919" w:author="Ivan Pugachev" w:date="2025-12-19T09:58:00Z">
        <w:del w:id="492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2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`coffee_shop`.`menu` (`pro_id`)</w:delText>
          </w:r>
        </w:del>
      </w:ins>
    </w:p>
    <w:p w14:paraId="5EA5E8C3" w14:textId="69B77E19" w:rsidR="00D30024" w:rsidRPr="00D30024" w:rsidDel="003114D6" w:rsidRDefault="00D30024" w:rsidP="003114D6">
      <w:pPr>
        <w:ind w:firstLine="708"/>
        <w:rPr>
          <w:ins w:id="4922" w:author="Ivan Pugachev" w:date="2025-12-19T09:58:00Z"/>
          <w:del w:id="492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24" w:author="Ivan Pugachev" w:date="2025-12-19T09:59:00Z">
            <w:rPr>
              <w:ins w:id="4925" w:author="Ivan Pugachev" w:date="2025-12-19T09:58:00Z"/>
              <w:del w:id="492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27" w:author="Дмитрий Филимонов" w:date="2026-01-29T15:10:00Z">
          <w:pPr>
            <w:ind w:firstLine="708"/>
            <w:jc w:val="center"/>
          </w:pPr>
        </w:pPrChange>
      </w:pPr>
      <w:ins w:id="4928" w:author="Ivan Pugachev" w:date="2025-12-19T09:58:00Z">
        <w:del w:id="492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3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1DDF6EC3" w14:textId="64B0D4F2" w:rsidR="00D30024" w:rsidRPr="00D30024" w:rsidDel="003114D6" w:rsidRDefault="00D30024" w:rsidP="003114D6">
      <w:pPr>
        <w:ind w:firstLine="708"/>
        <w:rPr>
          <w:ins w:id="4931" w:author="Ivan Pugachev" w:date="2025-12-19T09:58:00Z"/>
          <w:del w:id="49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33" w:author="Ivan Pugachev" w:date="2025-12-19T09:59:00Z">
            <w:rPr>
              <w:ins w:id="4934" w:author="Ivan Pugachev" w:date="2025-12-19T09:58:00Z"/>
              <w:del w:id="49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36" w:author="Дмитрий Филимонов" w:date="2026-01-29T15:10:00Z">
          <w:pPr>
            <w:ind w:firstLine="708"/>
            <w:jc w:val="center"/>
          </w:pPr>
        </w:pPrChange>
      </w:pPr>
      <w:ins w:id="4937" w:author="Ivan Pugachev" w:date="2025-12-19T09:58:00Z">
        <w:del w:id="49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ACTION)</w:delText>
          </w:r>
        </w:del>
      </w:ins>
    </w:p>
    <w:p w14:paraId="1FA8F43A" w14:textId="0DCF191B" w:rsidR="00D30024" w:rsidRPr="00D30024" w:rsidDel="003114D6" w:rsidRDefault="00D30024" w:rsidP="003114D6">
      <w:pPr>
        <w:ind w:firstLine="708"/>
        <w:rPr>
          <w:ins w:id="4940" w:author="Ivan Pugachev" w:date="2025-12-19T09:58:00Z"/>
          <w:del w:id="49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42" w:author="Ivan Pugachev" w:date="2025-12-19T09:59:00Z">
            <w:rPr>
              <w:ins w:id="4943" w:author="Ivan Pugachev" w:date="2025-12-19T09:58:00Z"/>
              <w:del w:id="49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45" w:author="Дмитрий Филимонов" w:date="2026-01-29T15:10:00Z">
          <w:pPr>
            <w:ind w:firstLine="708"/>
            <w:jc w:val="center"/>
          </w:pPr>
        </w:pPrChange>
      </w:pPr>
      <w:ins w:id="4946" w:author="Ivan Pugachev" w:date="2025-12-19T09:58:00Z">
        <w:del w:id="49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 = InnoDB;</w:delText>
          </w:r>
        </w:del>
      </w:ins>
    </w:p>
    <w:p w14:paraId="2FAE1031" w14:textId="5D02EB10" w:rsidR="00D30024" w:rsidRPr="00D30024" w:rsidDel="003114D6" w:rsidRDefault="00D30024" w:rsidP="003114D6">
      <w:pPr>
        <w:ind w:firstLine="708"/>
        <w:rPr>
          <w:ins w:id="4949" w:author="Ivan Pugachev" w:date="2025-12-19T09:58:00Z"/>
          <w:del w:id="49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51" w:author="Ivan Pugachev" w:date="2025-12-19T09:59:00Z">
            <w:rPr>
              <w:ins w:id="4952" w:author="Ivan Pugachev" w:date="2025-12-19T09:58:00Z"/>
              <w:del w:id="49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54" w:author="Дмитрий Филимонов" w:date="2026-01-29T15:10:00Z">
          <w:pPr>
            <w:ind w:firstLine="708"/>
            <w:jc w:val="center"/>
          </w:pPr>
        </w:pPrChange>
      </w:pPr>
    </w:p>
    <w:p w14:paraId="43AFE757" w14:textId="54009EE0" w:rsidR="00D30024" w:rsidRPr="00D30024" w:rsidDel="003114D6" w:rsidRDefault="00D30024" w:rsidP="003114D6">
      <w:pPr>
        <w:ind w:firstLine="708"/>
        <w:rPr>
          <w:ins w:id="4955" w:author="Ivan Pugachev" w:date="2025-12-19T09:58:00Z"/>
          <w:del w:id="495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57" w:author="Ivan Pugachev" w:date="2025-12-19T09:59:00Z">
            <w:rPr>
              <w:ins w:id="4958" w:author="Ivan Pugachev" w:date="2025-12-19T09:58:00Z"/>
              <w:del w:id="495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60" w:author="Дмитрий Филимонов" w:date="2026-01-29T15:10:00Z">
          <w:pPr>
            <w:ind w:firstLine="708"/>
            <w:jc w:val="center"/>
          </w:pPr>
        </w:pPrChange>
      </w:pPr>
    </w:p>
    <w:p w14:paraId="4E4ACFA5" w14:textId="2BDEA6AB" w:rsidR="00D30024" w:rsidRPr="00D30024" w:rsidDel="003114D6" w:rsidRDefault="00D30024" w:rsidP="003114D6">
      <w:pPr>
        <w:ind w:firstLine="708"/>
        <w:rPr>
          <w:ins w:id="4961" w:author="Ivan Pugachev" w:date="2025-12-19T09:58:00Z"/>
          <w:del w:id="496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63" w:author="Ivan Pugachev" w:date="2025-12-19T09:59:00Z">
            <w:rPr>
              <w:ins w:id="4964" w:author="Ivan Pugachev" w:date="2025-12-19T09:58:00Z"/>
              <w:del w:id="496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66" w:author="Дмитрий Филимонов" w:date="2026-01-29T15:10:00Z">
          <w:pPr>
            <w:ind w:firstLine="708"/>
            <w:jc w:val="center"/>
          </w:pPr>
        </w:pPrChange>
      </w:pPr>
      <w:ins w:id="4967" w:author="Ivan Pugachev" w:date="2025-12-19T09:58:00Z">
        <w:del w:id="496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270CBB05" w14:textId="58ED8C25" w:rsidR="00D30024" w:rsidRPr="00D30024" w:rsidDel="003114D6" w:rsidRDefault="00D30024" w:rsidP="003114D6">
      <w:pPr>
        <w:ind w:firstLine="708"/>
        <w:rPr>
          <w:ins w:id="4970" w:author="Ivan Pugachev" w:date="2025-12-19T09:58:00Z"/>
          <w:del w:id="49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72" w:author="Ivan Pugachev" w:date="2025-12-19T09:59:00Z">
            <w:rPr>
              <w:ins w:id="4973" w:author="Ivan Pugachev" w:date="2025-12-19T09:58:00Z"/>
              <w:del w:id="49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75" w:author="Дмитрий Филимонов" w:date="2026-01-29T15:10:00Z">
          <w:pPr>
            <w:ind w:firstLine="708"/>
            <w:jc w:val="center"/>
          </w:pPr>
        </w:pPrChange>
      </w:pPr>
      <w:ins w:id="4976" w:author="Ivan Pugachev" w:date="2025-12-19T09:58:00Z">
        <w:del w:id="49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Table `coffee_shop`.`users`</w:delText>
          </w:r>
        </w:del>
      </w:ins>
    </w:p>
    <w:p w14:paraId="2E6F6CA2" w14:textId="62A1C0DF" w:rsidR="00D30024" w:rsidRPr="00D30024" w:rsidDel="003114D6" w:rsidRDefault="00D30024" w:rsidP="003114D6">
      <w:pPr>
        <w:ind w:firstLine="708"/>
        <w:rPr>
          <w:ins w:id="4979" w:author="Ivan Pugachev" w:date="2025-12-19T09:58:00Z"/>
          <w:del w:id="49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81" w:author="Ivan Pugachev" w:date="2025-12-19T09:59:00Z">
            <w:rPr>
              <w:ins w:id="4982" w:author="Ivan Pugachev" w:date="2025-12-19T09:58:00Z"/>
              <w:del w:id="49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84" w:author="Дмитрий Филимонов" w:date="2026-01-29T15:10:00Z">
          <w:pPr>
            <w:ind w:firstLine="708"/>
            <w:jc w:val="center"/>
          </w:pPr>
        </w:pPrChange>
      </w:pPr>
      <w:ins w:id="4985" w:author="Ivan Pugachev" w:date="2025-12-19T09:58:00Z">
        <w:del w:id="49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3A75713" w14:textId="799F59A4" w:rsidR="00D30024" w:rsidRPr="00D30024" w:rsidDel="003114D6" w:rsidRDefault="00D30024" w:rsidP="003114D6">
      <w:pPr>
        <w:ind w:firstLine="708"/>
        <w:rPr>
          <w:ins w:id="4988" w:author="Ivan Pugachev" w:date="2025-12-19T09:58:00Z"/>
          <w:del w:id="498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90" w:author="Ivan Pugachev" w:date="2025-12-19T09:59:00Z">
            <w:rPr>
              <w:ins w:id="4991" w:author="Ivan Pugachev" w:date="2025-12-19T09:58:00Z"/>
              <w:del w:id="49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93" w:author="Дмитрий Филимонов" w:date="2026-01-29T15:10:00Z">
          <w:pPr>
            <w:ind w:firstLine="708"/>
            <w:jc w:val="center"/>
          </w:pPr>
        </w:pPrChange>
      </w:pPr>
      <w:ins w:id="4994" w:author="Ivan Pugachev" w:date="2025-12-19T09:58:00Z">
        <w:del w:id="49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TABLE IF EXISTS `coffee_shop`.`users` ;</w:delText>
          </w:r>
        </w:del>
      </w:ins>
    </w:p>
    <w:p w14:paraId="45C42DAC" w14:textId="713EED6C" w:rsidR="00D30024" w:rsidRPr="00D30024" w:rsidDel="003114D6" w:rsidRDefault="00D30024" w:rsidP="003114D6">
      <w:pPr>
        <w:ind w:firstLine="708"/>
        <w:rPr>
          <w:ins w:id="4997" w:author="Ivan Pugachev" w:date="2025-12-19T09:58:00Z"/>
          <w:del w:id="49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99" w:author="Ivan Pugachev" w:date="2025-12-19T09:59:00Z">
            <w:rPr>
              <w:ins w:id="5000" w:author="Ivan Pugachev" w:date="2025-12-19T09:58:00Z"/>
              <w:del w:id="50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02" w:author="Дмитрий Филимонов" w:date="2026-01-29T15:10:00Z">
          <w:pPr>
            <w:ind w:firstLine="708"/>
            <w:jc w:val="center"/>
          </w:pPr>
        </w:pPrChange>
      </w:pPr>
    </w:p>
    <w:p w14:paraId="1218FB0D" w14:textId="7C5D7F12" w:rsidR="00D30024" w:rsidRPr="00D30024" w:rsidDel="003114D6" w:rsidRDefault="00D30024" w:rsidP="003114D6">
      <w:pPr>
        <w:ind w:firstLine="708"/>
        <w:rPr>
          <w:ins w:id="5003" w:author="Ivan Pugachev" w:date="2025-12-19T09:58:00Z"/>
          <w:del w:id="50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05" w:author="Ivan Pugachev" w:date="2025-12-19T09:59:00Z">
            <w:rPr>
              <w:ins w:id="5006" w:author="Ivan Pugachev" w:date="2025-12-19T09:58:00Z"/>
              <w:del w:id="50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08" w:author="Дмитрий Филимонов" w:date="2026-01-29T15:10:00Z">
          <w:pPr>
            <w:ind w:firstLine="708"/>
            <w:jc w:val="center"/>
          </w:pPr>
        </w:pPrChange>
      </w:pPr>
      <w:ins w:id="5009" w:author="Ivan Pugachev" w:date="2025-12-19T09:58:00Z">
        <w:del w:id="501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TABLE IF NOT EXISTS `coffee_shop`.`users` (</w:delText>
          </w:r>
        </w:del>
      </w:ins>
    </w:p>
    <w:p w14:paraId="6363D3D9" w14:textId="2DDFB4F4" w:rsidR="00D30024" w:rsidRPr="00D30024" w:rsidDel="003114D6" w:rsidRDefault="00D30024" w:rsidP="003114D6">
      <w:pPr>
        <w:ind w:firstLine="708"/>
        <w:rPr>
          <w:ins w:id="5012" w:author="Ivan Pugachev" w:date="2025-12-19T09:58:00Z"/>
          <w:del w:id="50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14" w:author="Ivan Pugachev" w:date="2025-12-19T09:59:00Z">
            <w:rPr>
              <w:ins w:id="5015" w:author="Ivan Pugachev" w:date="2025-12-19T09:58:00Z"/>
              <w:del w:id="50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17" w:author="Дмитрий Филимонов" w:date="2026-01-29T15:10:00Z">
          <w:pPr>
            <w:ind w:firstLine="708"/>
            <w:jc w:val="center"/>
          </w:pPr>
        </w:pPrChange>
      </w:pPr>
      <w:ins w:id="5018" w:author="Ivan Pugachev" w:date="2025-12-19T09:58:00Z">
        <w:del w:id="50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`id` INT NOT NULL,</w:delText>
          </w:r>
        </w:del>
      </w:ins>
    </w:p>
    <w:p w14:paraId="07C31988" w14:textId="460FE7A1" w:rsidR="00D30024" w:rsidRPr="00D30024" w:rsidDel="003114D6" w:rsidRDefault="00D30024" w:rsidP="003114D6">
      <w:pPr>
        <w:ind w:firstLine="708"/>
        <w:rPr>
          <w:ins w:id="5021" w:author="Ivan Pugachev" w:date="2025-12-19T09:58:00Z"/>
          <w:del w:id="50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23" w:author="Ivan Pugachev" w:date="2025-12-19T09:59:00Z">
            <w:rPr>
              <w:ins w:id="5024" w:author="Ivan Pugachev" w:date="2025-12-19T09:58:00Z"/>
              <w:del w:id="50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26" w:author="Дмитрий Филимонов" w:date="2026-01-29T15:10:00Z">
          <w:pPr>
            <w:ind w:firstLine="708"/>
            <w:jc w:val="center"/>
          </w:pPr>
        </w:pPrChange>
      </w:pPr>
      <w:ins w:id="5027" w:author="Ivan Pugachev" w:date="2025-12-19T09:58:00Z">
        <w:del w:id="502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2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`name` VARCHAR(45) NOT NULL,</w:delText>
          </w:r>
        </w:del>
      </w:ins>
    </w:p>
    <w:p w14:paraId="62B726E2" w14:textId="0D32DE9F" w:rsidR="00D30024" w:rsidRPr="00D30024" w:rsidDel="003114D6" w:rsidRDefault="00D30024" w:rsidP="003114D6">
      <w:pPr>
        <w:ind w:firstLine="708"/>
        <w:rPr>
          <w:ins w:id="5030" w:author="Ivan Pugachev" w:date="2025-12-19T09:58:00Z"/>
          <w:del w:id="50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32" w:author="Ivan Pugachev" w:date="2025-12-19T09:59:00Z">
            <w:rPr>
              <w:ins w:id="5033" w:author="Ivan Pugachev" w:date="2025-12-19T09:58:00Z"/>
              <w:del w:id="50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35" w:author="Дмитрий Филимонов" w:date="2026-01-29T15:10:00Z">
          <w:pPr>
            <w:ind w:firstLine="708"/>
            <w:jc w:val="center"/>
          </w:pPr>
        </w:pPrChange>
      </w:pPr>
      <w:ins w:id="5036" w:author="Ivan Pugachev" w:date="2025-12-19T09:58:00Z">
        <w:del w:id="503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`email` VARCHAR(45) NOT NULL,</w:delText>
          </w:r>
        </w:del>
      </w:ins>
    </w:p>
    <w:p w14:paraId="275B99F3" w14:textId="74B5FEED" w:rsidR="00D30024" w:rsidRPr="00D30024" w:rsidDel="003114D6" w:rsidRDefault="00D30024" w:rsidP="003114D6">
      <w:pPr>
        <w:ind w:firstLine="708"/>
        <w:rPr>
          <w:ins w:id="5039" w:author="Ivan Pugachev" w:date="2025-12-19T09:58:00Z"/>
          <w:del w:id="504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41" w:author="Ivan Pugachev" w:date="2025-12-19T09:59:00Z">
            <w:rPr>
              <w:ins w:id="5042" w:author="Ivan Pugachev" w:date="2025-12-19T09:58:00Z"/>
              <w:del w:id="504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44" w:author="Дмитрий Филимонов" w:date="2026-01-29T15:10:00Z">
          <w:pPr>
            <w:ind w:firstLine="708"/>
            <w:jc w:val="center"/>
          </w:pPr>
        </w:pPrChange>
      </w:pPr>
      <w:ins w:id="5045" w:author="Ivan Pugachev" w:date="2025-12-19T09:58:00Z">
        <w:del w:id="504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`phone_number` VARCHAR(20) NULL,</w:delText>
          </w:r>
        </w:del>
      </w:ins>
    </w:p>
    <w:p w14:paraId="002DBDB2" w14:textId="2E36DAB1" w:rsidR="00D30024" w:rsidRPr="00D30024" w:rsidDel="003114D6" w:rsidRDefault="00D30024" w:rsidP="003114D6">
      <w:pPr>
        <w:ind w:firstLine="708"/>
        <w:rPr>
          <w:ins w:id="5048" w:author="Ivan Pugachev" w:date="2025-12-19T09:58:00Z"/>
          <w:del w:id="504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50" w:author="Ivan Pugachev" w:date="2025-12-19T09:59:00Z">
            <w:rPr>
              <w:ins w:id="5051" w:author="Ivan Pugachev" w:date="2025-12-19T09:58:00Z"/>
              <w:del w:id="505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53" w:author="Дмитрий Филимонов" w:date="2026-01-29T15:10:00Z">
          <w:pPr>
            <w:ind w:firstLine="708"/>
            <w:jc w:val="center"/>
          </w:pPr>
        </w:pPrChange>
      </w:pPr>
      <w:ins w:id="5054" w:author="Ivan Pugachev" w:date="2025-12-19T09:58:00Z">
        <w:del w:id="505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`position` VARCHAR(45) NULL,</w:delText>
          </w:r>
        </w:del>
      </w:ins>
    </w:p>
    <w:p w14:paraId="75D314E7" w14:textId="3A399393" w:rsidR="00D30024" w:rsidRPr="00D30024" w:rsidDel="003114D6" w:rsidRDefault="00D30024" w:rsidP="003114D6">
      <w:pPr>
        <w:ind w:firstLine="708"/>
        <w:rPr>
          <w:ins w:id="5057" w:author="Ivan Pugachev" w:date="2025-12-19T09:58:00Z"/>
          <w:del w:id="50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59" w:author="Ivan Pugachev" w:date="2025-12-19T09:59:00Z">
            <w:rPr>
              <w:ins w:id="5060" w:author="Ivan Pugachev" w:date="2025-12-19T09:58:00Z"/>
              <w:del w:id="50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62" w:author="Дмитрий Филимонов" w:date="2026-01-29T15:10:00Z">
          <w:pPr>
            <w:ind w:firstLine="708"/>
            <w:jc w:val="center"/>
          </w:pPr>
        </w:pPrChange>
      </w:pPr>
      <w:ins w:id="5063" w:author="Ivan Pugachev" w:date="2025-12-19T09:58:00Z">
        <w:del w:id="50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`suppliers_sup_id` INT NULL,</w:delText>
          </w:r>
        </w:del>
      </w:ins>
    </w:p>
    <w:p w14:paraId="3DD5C773" w14:textId="0B11169F" w:rsidR="00D30024" w:rsidRPr="00D30024" w:rsidDel="003114D6" w:rsidRDefault="00D30024" w:rsidP="003114D6">
      <w:pPr>
        <w:ind w:firstLine="708"/>
        <w:rPr>
          <w:ins w:id="5066" w:author="Ivan Pugachev" w:date="2025-12-19T09:58:00Z"/>
          <w:del w:id="50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68" w:author="Ivan Pugachev" w:date="2025-12-19T09:59:00Z">
            <w:rPr>
              <w:ins w:id="5069" w:author="Ivan Pugachev" w:date="2025-12-19T09:58:00Z"/>
              <w:del w:id="50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71" w:author="Дмитрий Филимонов" w:date="2026-01-29T15:10:00Z">
          <w:pPr>
            <w:ind w:firstLine="708"/>
            <w:jc w:val="center"/>
          </w:pPr>
        </w:pPrChange>
      </w:pPr>
      <w:ins w:id="5072" w:author="Ivan Pugachev" w:date="2025-12-19T09:58:00Z">
        <w:del w:id="50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`menu_pro_id` INT NULL,</w:delText>
          </w:r>
        </w:del>
      </w:ins>
    </w:p>
    <w:p w14:paraId="4D514D6F" w14:textId="1960FA1B" w:rsidR="00D30024" w:rsidRPr="00D30024" w:rsidDel="003114D6" w:rsidRDefault="00D30024" w:rsidP="003114D6">
      <w:pPr>
        <w:ind w:firstLine="708"/>
        <w:rPr>
          <w:ins w:id="5075" w:author="Ivan Pugachev" w:date="2025-12-19T09:58:00Z"/>
          <w:del w:id="50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77" w:author="Ivan Pugachev" w:date="2025-12-19T09:59:00Z">
            <w:rPr>
              <w:ins w:id="5078" w:author="Ivan Pugachev" w:date="2025-12-19T09:58:00Z"/>
              <w:del w:id="50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80" w:author="Дмитрий Филимонов" w:date="2026-01-29T15:10:00Z">
          <w:pPr>
            <w:ind w:firstLine="708"/>
            <w:jc w:val="center"/>
          </w:pPr>
        </w:pPrChange>
      </w:pPr>
      <w:ins w:id="5081" w:author="Ivan Pugachev" w:date="2025-12-19T09:58:00Z">
        <w:del w:id="508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8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PRIMARY KEY (`id`),</w:delText>
          </w:r>
        </w:del>
      </w:ins>
    </w:p>
    <w:p w14:paraId="4314802E" w14:textId="7834CF94" w:rsidR="00D30024" w:rsidRPr="00D30024" w:rsidDel="003114D6" w:rsidRDefault="00D30024" w:rsidP="003114D6">
      <w:pPr>
        <w:ind w:firstLine="708"/>
        <w:rPr>
          <w:ins w:id="5084" w:author="Ivan Pugachev" w:date="2025-12-19T09:58:00Z"/>
          <w:del w:id="508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86" w:author="Ivan Pugachev" w:date="2025-12-19T09:59:00Z">
            <w:rPr>
              <w:ins w:id="5087" w:author="Ivan Pugachev" w:date="2025-12-19T09:58:00Z"/>
              <w:del w:id="50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89" w:author="Дмитрий Филимонов" w:date="2026-01-29T15:10:00Z">
          <w:pPr>
            <w:ind w:firstLine="708"/>
            <w:jc w:val="center"/>
          </w:pPr>
        </w:pPrChange>
      </w:pPr>
      <w:ins w:id="5090" w:author="Ivan Pugachev" w:date="2025-12-19T09:58:00Z">
        <w:del w:id="509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9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UNIQUE INDEX `email_UNIQUE` (`email` ASC) VISIBLE,</w:delText>
          </w:r>
        </w:del>
      </w:ins>
    </w:p>
    <w:p w14:paraId="04862AEC" w14:textId="6A1983ED" w:rsidR="00D30024" w:rsidRPr="00D30024" w:rsidDel="003114D6" w:rsidRDefault="00D30024" w:rsidP="003114D6">
      <w:pPr>
        <w:ind w:firstLine="708"/>
        <w:rPr>
          <w:ins w:id="5093" w:author="Ivan Pugachev" w:date="2025-12-19T09:58:00Z"/>
          <w:del w:id="509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95" w:author="Ivan Pugachev" w:date="2025-12-19T09:59:00Z">
            <w:rPr>
              <w:ins w:id="5096" w:author="Ivan Pugachev" w:date="2025-12-19T09:58:00Z"/>
              <w:del w:id="509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98" w:author="Дмитрий Филимонов" w:date="2026-01-29T15:10:00Z">
          <w:pPr>
            <w:ind w:firstLine="708"/>
            <w:jc w:val="center"/>
          </w:pPr>
        </w:pPrChange>
      </w:pPr>
      <w:ins w:id="5099" w:author="Ivan Pugachev" w:date="2025-12-19T09:58:00Z">
        <w:del w:id="510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`fk_users_suppliers1_idx` (`suppliers_sup_id` ASC) VISIBLE,</w:delText>
          </w:r>
        </w:del>
      </w:ins>
    </w:p>
    <w:p w14:paraId="2A295AC8" w14:textId="1048A810" w:rsidR="00D30024" w:rsidRPr="00D30024" w:rsidDel="003114D6" w:rsidRDefault="00D30024" w:rsidP="003114D6">
      <w:pPr>
        <w:ind w:firstLine="708"/>
        <w:rPr>
          <w:ins w:id="5102" w:author="Ivan Pugachev" w:date="2025-12-19T09:58:00Z"/>
          <w:del w:id="510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04" w:author="Ivan Pugachev" w:date="2025-12-19T09:59:00Z">
            <w:rPr>
              <w:ins w:id="5105" w:author="Ivan Pugachev" w:date="2025-12-19T09:58:00Z"/>
              <w:del w:id="51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07" w:author="Дмитрий Филимонов" w:date="2026-01-29T15:10:00Z">
          <w:pPr>
            <w:ind w:firstLine="708"/>
            <w:jc w:val="center"/>
          </w:pPr>
        </w:pPrChange>
      </w:pPr>
      <w:ins w:id="5108" w:author="Ivan Pugachev" w:date="2025-12-19T09:58:00Z">
        <w:del w:id="510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1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`fk_users_menu1_idx` (`menu_pro_id` ASC) VISIBLE,</w:delText>
          </w:r>
        </w:del>
      </w:ins>
    </w:p>
    <w:p w14:paraId="0F8C633B" w14:textId="7177EFE6" w:rsidR="00D30024" w:rsidRPr="00D30024" w:rsidDel="003114D6" w:rsidRDefault="00D30024" w:rsidP="003114D6">
      <w:pPr>
        <w:ind w:firstLine="708"/>
        <w:rPr>
          <w:ins w:id="5111" w:author="Ivan Pugachev" w:date="2025-12-19T09:58:00Z"/>
          <w:del w:id="511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13" w:author="Ivan Pugachev" w:date="2025-12-19T09:59:00Z">
            <w:rPr>
              <w:ins w:id="5114" w:author="Ivan Pugachev" w:date="2025-12-19T09:58:00Z"/>
              <w:del w:id="511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16" w:author="Дмитрий Филимонов" w:date="2026-01-29T15:10:00Z">
          <w:pPr>
            <w:ind w:firstLine="708"/>
            <w:jc w:val="center"/>
          </w:pPr>
        </w:pPrChange>
      </w:pPr>
      <w:ins w:id="5117" w:author="Ivan Pugachev" w:date="2025-12-19T09:58:00Z">
        <w:del w:id="511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1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`fk_users_suppliers1`</w:delText>
          </w:r>
        </w:del>
      </w:ins>
    </w:p>
    <w:p w14:paraId="17C7873B" w14:textId="7848A1E5" w:rsidR="00D30024" w:rsidRPr="00D30024" w:rsidDel="003114D6" w:rsidRDefault="00D30024" w:rsidP="003114D6">
      <w:pPr>
        <w:ind w:firstLine="708"/>
        <w:rPr>
          <w:ins w:id="5120" w:author="Ivan Pugachev" w:date="2025-12-19T09:58:00Z"/>
          <w:del w:id="512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22" w:author="Ivan Pugachev" w:date="2025-12-19T09:59:00Z">
            <w:rPr>
              <w:ins w:id="5123" w:author="Ivan Pugachev" w:date="2025-12-19T09:58:00Z"/>
              <w:del w:id="512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25" w:author="Дмитрий Филимонов" w:date="2026-01-29T15:10:00Z">
          <w:pPr>
            <w:ind w:firstLine="708"/>
            <w:jc w:val="center"/>
          </w:pPr>
        </w:pPrChange>
      </w:pPr>
      <w:ins w:id="5126" w:author="Ivan Pugachev" w:date="2025-12-19T09:58:00Z">
        <w:del w:id="512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2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(`suppliers_sup_id`)</w:delText>
          </w:r>
        </w:del>
      </w:ins>
    </w:p>
    <w:p w14:paraId="5C9BB022" w14:textId="311E9FE4" w:rsidR="00D30024" w:rsidRPr="00D30024" w:rsidDel="003114D6" w:rsidRDefault="00D30024" w:rsidP="003114D6">
      <w:pPr>
        <w:ind w:firstLine="708"/>
        <w:rPr>
          <w:ins w:id="5129" w:author="Ivan Pugachev" w:date="2025-12-19T09:58:00Z"/>
          <w:del w:id="513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31" w:author="Ivan Pugachev" w:date="2025-12-19T09:59:00Z">
            <w:rPr>
              <w:ins w:id="5132" w:author="Ivan Pugachev" w:date="2025-12-19T09:58:00Z"/>
              <w:del w:id="513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34" w:author="Дмитрий Филимонов" w:date="2026-01-29T15:10:00Z">
          <w:pPr>
            <w:ind w:firstLine="708"/>
            <w:jc w:val="center"/>
          </w:pPr>
        </w:pPrChange>
      </w:pPr>
      <w:ins w:id="5135" w:author="Ivan Pugachev" w:date="2025-12-19T09:58:00Z">
        <w:del w:id="513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3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`coffee_shop`.`suppliers` (`sup_id`)</w:delText>
          </w:r>
        </w:del>
      </w:ins>
    </w:p>
    <w:p w14:paraId="5BC0F00D" w14:textId="3F278BFF" w:rsidR="00D30024" w:rsidRPr="00D30024" w:rsidDel="003114D6" w:rsidRDefault="00D30024" w:rsidP="003114D6">
      <w:pPr>
        <w:ind w:firstLine="708"/>
        <w:rPr>
          <w:ins w:id="5138" w:author="Ivan Pugachev" w:date="2025-12-19T09:58:00Z"/>
          <w:del w:id="51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40" w:author="Ivan Pugachev" w:date="2025-12-19T09:59:00Z">
            <w:rPr>
              <w:ins w:id="5141" w:author="Ivan Pugachev" w:date="2025-12-19T09:58:00Z"/>
              <w:del w:id="51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43" w:author="Дмитрий Филимонов" w:date="2026-01-29T15:10:00Z">
          <w:pPr>
            <w:ind w:firstLine="708"/>
            <w:jc w:val="center"/>
          </w:pPr>
        </w:pPrChange>
      </w:pPr>
      <w:ins w:id="5144" w:author="Ivan Pugachev" w:date="2025-12-19T09:58:00Z">
        <w:del w:id="51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13C60B8D" w14:textId="0EDC3FCE" w:rsidR="00D30024" w:rsidRPr="00D30024" w:rsidDel="003114D6" w:rsidRDefault="00D30024" w:rsidP="003114D6">
      <w:pPr>
        <w:ind w:firstLine="708"/>
        <w:rPr>
          <w:ins w:id="5147" w:author="Ivan Pugachev" w:date="2025-12-19T09:58:00Z"/>
          <w:del w:id="51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49" w:author="Ivan Pugachev" w:date="2025-12-19T09:59:00Z">
            <w:rPr>
              <w:ins w:id="5150" w:author="Ivan Pugachev" w:date="2025-12-19T09:58:00Z"/>
              <w:del w:id="51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52" w:author="Дмитрий Филимонов" w:date="2026-01-29T15:10:00Z">
          <w:pPr>
            <w:ind w:firstLine="708"/>
            <w:jc w:val="center"/>
          </w:pPr>
        </w:pPrChange>
      </w:pPr>
      <w:ins w:id="5153" w:author="Ivan Pugachev" w:date="2025-12-19T09:58:00Z">
        <w:del w:id="515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ACTION,</w:delText>
          </w:r>
        </w:del>
      </w:ins>
    </w:p>
    <w:p w14:paraId="2FB5D81F" w14:textId="3CAB56F0" w:rsidR="00D30024" w:rsidRPr="00D30024" w:rsidDel="003114D6" w:rsidRDefault="00D30024" w:rsidP="003114D6">
      <w:pPr>
        <w:ind w:firstLine="708"/>
        <w:rPr>
          <w:ins w:id="5156" w:author="Ivan Pugachev" w:date="2025-12-19T09:58:00Z"/>
          <w:del w:id="515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58" w:author="Ivan Pugachev" w:date="2025-12-19T09:59:00Z">
            <w:rPr>
              <w:ins w:id="5159" w:author="Ivan Pugachev" w:date="2025-12-19T09:58:00Z"/>
              <w:del w:id="516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61" w:author="Дмитрий Филимонов" w:date="2026-01-29T15:10:00Z">
          <w:pPr>
            <w:ind w:firstLine="708"/>
            <w:jc w:val="center"/>
          </w:pPr>
        </w:pPrChange>
      </w:pPr>
      <w:ins w:id="5162" w:author="Ivan Pugachev" w:date="2025-12-19T09:58:00Z">
        <w:del w:id="516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`fk_users_menu1`</w:delText>
          </w:r>
        </w:del>
      </w:ins>
    </w:p>
    <w:p w14:paraId="6E30E411" w14:textId="04FCBAEB" w:rsidR="00D30024" w:rsidRPr="00D30024" w:rsidDel="003114D6" w:rsidRDefault="00D30024" w:rsidP="003114D6">
      <w:pPr>
        <w:ind w:firstLine="708"/>
        <w:rPr>
          <w:ins w:id="5165" w:author="Ivan Pugachev" w:date="2025-12-19T09:58:00Z"/>
          <w:del w:id="51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67" w:author="Ivan Pugachev" w:date="2025-12-19T09:59:00Z">
            <w:rPr>
              <w:ins w:id="5168" w:author="Ivan Pugachev" w:date="2025-12-19T09:58:00Z"/>
              <w:del w:id="51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70" w:author="Дмитрий Филимонов" w:date="2026-01-29T15:10:00Z">
          <w:pPr>
            <w:ind w:firstLine="708"/>
            <w:jc w:val="center"/>
          </w:pPr>
        </w:pPrChange>
      </w:pPr>
      <w:ins w:id="5171" w:author="Ivan Pugachev" w:date="2025-12-19T09:58:00Z">
        <w:del w:id="517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(`menu_pro_id`)</w:delText>
          </w:r>
        </w:del>
      </w:ins>
    </w:p>
    <w:p w14:paraId="64AA52F7" w14:textId="5E537F87" w:rsidR="00D30024" w:rsidRPr="00D30024" w:rsidDel="003114D6" w:rsidRDefault="00D30024" w:rsidP="003114D6">
      <w:pPr>
        <w:ind w:firstLine="708"/>
        <w:rPr>
          <w:ins w:id="5174" w:author="Ivan Pugachev" w:date="2025-12-19T09:58:00Z"/>
          <w:del w:id="51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76" w:author="Ivan Pugachev" w:date="2025-12-19T09:59:00Z">
            <w:rPr>
              <w:ins w:id="5177" w:author="Ivan Pugachev" w:date="2025-12-19T09:58:00Z"/>
              <w:del w:id="51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79" w:author="Дмитрий Филимонов" w:date="2026-01-29T15:10:00Z">
          <w:pPr>
            <w:ind w:firstLine="708"/>
            <w:jc w:val="center"/>
          </w:pPr>
        </w:pPrChange>
      </w:pPr>
      <w:ins w:id="5180" w:author="Ivan Pugachev" w:date="2025-12-19T09:58:00Z">
        <w:del w:id="51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`coffee_shop`.`menu` (`pro_id`)</w:delText>
          </w:r>
        </w:del>
      </w:ins>
    </w:p>
    <w:p w14:paraId="753DB20E" w14:textId="5779485F" w:rsidR="00D30024" w:rsidRPr="00D30024" w:rsidDel="003114D6" w:rsidRDefault="00D30024" w:rsidP="003114D6">
      <w:pPr>
        <w:ind w:firstLine="708"/>
        <w:rPr>
          <w:ins w:id="5183" w:author="Ivan Pugachev" w:date="2025-12-19T09:58:00Z"/>
          <w:del w:id="51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85" w:author="Ivan Pugachev" w:date="2025-12-19T09:59:00Z">
            <w:rPr>
              <w:ins w:id="5186" w:author="Ivan Pugachev" w:date="2025-12-19T09:58:00Z"/>
              <w:del w:id="51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88" w:author="Дмитрий Филимонов" w:date="2026-01-29T15:10:00Z">
          <w:pPr>
            <w:ind w:firstLine="708"/>
            <w:jc w:val="center"/>
          </w:pPr>
        </w:pPrChange>
      </w:pPr>
      <w:ins w:id="5189" w:author="Ivan Pugachev" w:date="2025-12-19T09:58:00Z">
        <w:del w:id="519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5AE4CB9B" w14:textId="6BF838F3" w:rsidR="00D30024" w:rsidRPr="00D30024" w:rsidDel="003114D6" w:rsidRDefault="00D30024" w:rsidP="003114D6">
      <w:pPr>
        <w:ind w:firstLine="708"/>
        <w:rPr>
          <w:ins w:id="5192" w:author="Ivan Pugachev" w:date="2025-12-19T09:58:00Z"/>
          <w:del w:id="519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94" w:author="Ivan Pugachev" w:date="2025-12-19T09:59:00Z">
            <w:rPr>
              <w:ins w:id="5195" w:author="Ivan Pugachev" w:date="2025-12-19T09:58:00Z"/>
              <w:del w:id="519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97" w:author="Дмитрий Филимонов" w:date="2026-01-29T15:10:00Z">
          <w:pPr>
            <w:ind w:firstLine="708"/>
            <w:jc w:val="center"/>
          </w:pPr>
        </w:pPrChange>
      </w:pPr>
      <w:ins w:id="5198" w:author="Ivan Pugachev" w:date="2025-12-19T09:58:00Z">
        <w:del w:id="519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ACTION)</w:delText>
          </w:r>
        </w:del>
      </w:ins>
    </w:p>
    <w:p w14:paraId="1663D15A" w14:textId="1C872E6C" w:rsidR="00D30024" w:rsidRPr="00D30024" w:rsidDel="003114D6" w:rsidRDefault="00D30024" w:rsidP="003114D6">
      <w:pPr>
        <w:ind w:firstLine="708"/>
        <w:rPr>
          <w:ins w:id="5201" w:author="Ivan Pugachev" w:date="2025-12-19T09:58:00Z"/>
          <w:del w:id="52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03" w:author="Ivan Pugachev" w:date="2025-12-19T09:59:00Z">
            <w:rPr>
              <w:ins w:id="5204" w:author="Ivan Pugachev" w:date="2025-12-19T09:58:00Z"/>
              <w:del w:id="52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06" w:author="Дмитрий Филимонов" w:date="2026-01-29T15:10:00Z">
          <w:pPr>
            <w:ind w:firstLine="708"/>
            <w:jc w:val="center"/>
          </w:pPr>
        </w:pPrChange>
      </w:pPr>
      <w:ins w:id="5207" w:author="Ivan Pugachev" w:date="2025-12-19T09:58:00Z">
        <w:del w:id="520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0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 = InnoDB;</w:delText>
          </w:r>
        </w:del>
      </w:ins>
    </w:p>
    <w:p w14:paraId="0E632D95" w14:textId="090CA647" w:rsidR="00D30024" w:rsidRPr="00D30024" w:rsidDel="003114D6" w:rsidRDefault="00D30024" w:rsidP="003114D6">
      <w:pPr>
        <w:ind w:firstLine="708"/>
        <w:rPr>
          <w:ins w:id="5210" w:author="Ivan Pugachev" w:date="2025-12-19T09:58:00Z"/>
          <w:del w:id="521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12" w:author="Ivan Pugachev" w:date="2025-12-19T09:59:00Z">
            <w:rPr>
              <w:ins w:id="5213" w:author="Ivan Pugachev" w:date="2025-12-19T09:58:00Z"/>
              <w:del w:id="521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15" w:author="Дмитрий Филимонов" w:date="2026-01-29T15:10:00Z">
          <w:pPr>
            <w:ind w:firstLine="708"/>
            <w:jc w:val="center"/>
          </w:pPr>
        </w:pPrChange>
      </w:pPr>
    </w:p>
    <w:p w14:paraId="0DD87656" w14:textId="45539862" w:rsidR="00D30024" w:rsidRPr="00D30024" w:rsidDel="003114D6" w:rsidRDefault="00D30024" w:rsidP="003114D6">
      <w:pPr>
        <w:ind w:firstLine="708"/>
        <w:rPr>
          <w:ins w:id="5216" w:author="Ivan Pugachev" w:date="2025-12-19T09:58:00Z"/>
          <w:del w:id="52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18" w:author="Ivan Pugachev" w:date="2025-12-19T09:59:00Z">
            <w:rPr>
              <w:ins w:id="5219" w:author="Ivan Pugachev" w:date="2025-12-19T09:58:00Z"/>
              <w:del w:id="52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21" w:author="Дмитрий Филимонов" w:date="2026-01-29T15:10:00Z">
          <w:pPr>
            <w:ind w:firstLine="708"/>
            <w:jc w:val="center"/>
          </w:pPr>
        </w:pPrChange>
      </w:pPr>
    </w:p>
    <w:p w14:paraId="4440867A" w14:textId="15B11BDC" w:rsidR="00D30024" w:rsidRPr="00D30024" w:rsidDel="003114D6" w:rsidRDefault="00D30024" w:rsidP="003114D6">
      <w:pPr>
        <w:ind w:firstLine="708"/>
        <w:rPr>
          <w:ins w:id="5222" w:author="Ivan Pugachev" w:date="2025-12-19T09:58:00Z"/>
          <w:del w:id="522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24" w:author="Ivan Pugachev" w:date="2025-12-19T09:59:00Z">
            <w:rPr>
              <w:ins w:id="5225" w:author="Ivan Pugachev" w:date="2025-12-19T09:58:00Z"/>
              <w:del w:id="522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27" w:author="Дмитрий Филимонов" w:date="2026-01-29T15:10:00Z">
          <w:pPr>
            <w:ind w:firstLine="708"/>
            <w:jc w:val="center"/>
          </w:pPr>
        </w:pPrChange>
      </w:pPr>
      <w:ins w:id="5228" w:author="Ivan Pugachev" w:date="2025-12-19T09:58:00Z">
        <w:del w:id="522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3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A73C9DD" w14:textId="302C4B90" w:rsidR="00D30024" w:rsidRPr="00D30024" w:rsidDel="003114D6" w:rsidRDefault="00D30024" w:rsidP="003114D6">
      <w:pPr>
        <w:ind w:firstLine="708"/>
        <w:rPr>
          <w:ins w:id="5231" w:author="Ivan Pugachev" w:date="2025-12-19T09:58:00Z"/>
          <w:del w:id="52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33" w:author="Ivan Pugachev" w:date="2025-12-19T09:59:00Z">
            <w:rPr>
              <w:ins w:id="5234" w:author="Ivan Pugachev" w:date="2025-12-19T09:58:00Z"/>
              <w:del w:id="52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36" w:author="Дмитрий Филимонов" w:date="2026-01-29T15:10:00Z">
          <w:pPr>
            <w:ind w:firstLine="708"/>
            <w:jc w:val="center"/>
          </w:pPr>
        </w:pPrChange>
      </w:pPr>
      <w:ins w:id="5237" w:author="Ivan Pugachev" w:date="2025-12-19T09:58:00Z">
        <w:del w:id="52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Table `coffee_shop`.`customers`</w:delText>
          </w:r>
        </w:del>
      </w:ins>
    </w:p>
    <w:p w14:paraId="4714116E" w14:textId="1AC4D84B" w:rsidR="00D30024" w:rsidRPr="00D30024" w:rsidDel="003114D6" w:rsidRDefault="00D30024" w:rsidP="003114D6">
      <w:pPr>
        <w:ind w:firstLine="708"/>
        <w:rPr>
          <w:ins w:id="5240" w:author="Ivan Pugachev" w:date="2025-12-19T09:58:00Z"/>
          <w:del w:id="52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42" w:author="Ivan Pugachev" w:date="2025-12-19T09:59:00Z">
            <w:rPr>
              <w:ins w:id="5243" w:author="Ivan Pugachev" w:date="2025-12-19T09:58:00Z"/>
              <w:del w:id="52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45" w:author="Дмитрий Филимонов" w:date="2026-01-29T15:10:00Z">
          <w:pPr>
            <w:ind w:firstLine="708"/>
            <w:jc w:val="center"/>
          </w:pPr>
        </w:pPrChange>
      </w:pPr>
      <w:ins w:id="5246" w:author="Ivan Pugachev" w:date="2025-12-19T09:58:00Z">
        <w:del w:id="52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67ED8366" w14:textId="05209D9A" w:rsidR="00D30024" w:rsidRPr="00D30024" w:rsidDel="003114D6" w:rsidRDefault="00D30024" w:rsidP="003114D6">
      <w:pPr>
        <w:ind w:firstLine="708"/>
        <w:rPr>
          <w:ins w:id="5249" w:author="Ivan Pugachev" w:date="2025-12-19T09:58:00Z"/>
          <w:del w:id="52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51" w:author="Ivan Pugachev" w:date="2025-12-19T09:59:00Z">
            <w:rPr>
              <w:ins w:id="5252" w:author="Ivan Pugachev" w:date="2025-12-19T09:58:00Z"/>
              <w:del w:id="52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54" w:author="Дмитрий Филимонов" w:date="2026-01-29T15:10:00Z">
          <w:pPr>
            <w:ind w:firstLine="708"/>
            <w:jc w:val="center"/>
          </w:pPr>
        </w:pPrChange>
      </w:pPr>
      <w:ins w:id="5255" w:author="Ivan Pugachev" w:date="2025-12-19T09:58:00Z">
        <w:del w:id="525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TABLE IF EXISTS `coffee_shop`.`customers` ;</w:delText>
          </w:r>
        </w:del>
      </w:ins>
    </w:p>
    <w:p w14:paraId="1DD6C31D" w14:textId="4F4AC615" w:rsidR="00D30024" w:rsidRPr="00D30024" w:rsidDel="003114D6" w:rsidRDefault="00D30024" w:rsidP="003114D6">
      <w:pPr>
        <w:ind w:firstLine="708"/>
        <w:rPr>
          <w:ins w:id="5258" w:author="Ivan Pugachev" w:date="2025-12-19T09:58:00Z"/>
          <w:del w:id="52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60" w:author="Ivan Pugachev" w:date="2025-12-19T09:59:00Z">
            <w:rPr>
              <w:ins w:id="5261" w:author="Ivan Pugachev" w:date="2025-12-19T09:58:00Z"/>
              <w:del w:id="52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63" w:author="Дмитрий Филимонов" w:date="2026-01-29T15:10:00Z">
          <w:pPr>
            <w:ind w:firstLine="708"/>
            <w:jc w:val="center"/>
          </w:pPr>
        </w:pPrChange>
      </w:pPr>
    </w:p>
    <w:p w14:paraId="5307E7F5" w14:textId="7E10D8C1" w:rsidR="00D30024" w:rsidRPr="00D30024" w:rsidDel="003114D6" w:rsidRDefault="00D30024" w:rsidP="003114D6">
      <w:pPr>
        <w:ind w:firstLine="708"/>
        <w:rPr>
          <w:ins w:id="5264" w:author="Ivan Pugachev" w:date="2025-12-19T09:58:00Z"/>
          <w:del w:id="52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66" w:author="Ivan Pugachev" w:date="2025-12-19T09:59:00Z">
            <w:rPr>
              <w:ins w:id="5267" w:author="Ivan Pugachev" w:date="2025-12-19T09:58:00Z"/>
              <w:del w:id="52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69" w:author="Дмитрий Филимонов" w:date="2026-01-29T15:10:00Z">
          <w:pPr>
            <w:ind w:firstLine="708"/>
            <w:jc w:val="center"/>
          </w:pPr>
        </w:pPrChange>
      </w:pPr>
      <w:ins w:id="5270" w:author="Ivan Pugachev" w:date="2025-12-19T09:58:00Z">
        <w:del w:id="527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7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TABLE IF NOT EXISTS `coffee_shop`.`customers` (</w:delText>
          </w:r>
        </w:del>
      </w:ins>
    </w:p>
    <w:p w14:paraId="715A7339" w14:textId="470FE907" w:rsidR="00D30024" w:rsidRPr="00D30024" w:rsidDel="003114D6" w:rsidRDefault="00D30024" w:rsidP="003114D6">
      <w:pPr>
        <w:ind w:firstLine="708"/>
        <w:rPr>
          <w:ins w:id="5273" w:author="Ivan Pugachev" w:date="2025-12-19T09:58:00Z"/>
          <w:del w:id="527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75" w:author="Ivan Pugachev" w:date="2025-12-19T09:59:00Z">
            <w:rPr>
              <w:ins w:id="5276" w:author="Ivan Pugachev" w:date="2025-12-19T09:58:00Z"/>
              <w:del w:id="52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78" w:author="Дмитрий Филимонов" w:date="2026-01-29T15:10:00Z">
          <w:pPr>
            <w:ind w:firstLine="708"/>
            <w:jc w:val="center"/>
          </w:pPr>
        </w:pPrChange>
      </w:pPr>
      <w:ins w:id="5279" w:author="Ivan Pugachev" w:date="2025-12-19T09:58:00Z">
        <w:del w:id="528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8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`cust_id` INT NOT NULL AUTO_INCREMENT,</w:delText>
          </w:r>
        </w:del>
      </w:ins>
    </w:p>
    <w:p w14:paraId="36034E04" w14:textId="5F1CF3CD" w:rsidR="00D30024" w:rsidRPr="00D30024" w:rsidDel="003114D6" w:rsidRDefault="00D30024" w:rsidP="003114D6">
      <w:pPr>
        <w:ind w:firstLine="708"/>
        <w:rPr>
          <w:ins w:id="5282" w:author="Ivan Pugachev" w:date="2025-12-19T09:58:00Z"/>
          <w:del w:id="528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84" w:author="Ivan Pugachev" w:date="2025-12-19T09:59:00Z">
            <w:rPr>
              <w:ins w:id="5285" w:author="Ivan Pugachev" w:date="2025-12-19T09:58:00Z"/>
              <w:del w:id="52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87" w:author="Дмитрий Филимонов" w:date="2026-01-29T15:10:00Z">
          <w:pPr>
            <w:ind w:firstLine="708"/>
            <w:jc w:val="center"/>
          </w:pPr>
        </w:pPrChange>
      </w:pPr>
      <w:ins w:id="5288" w:author="Ivan Pugachev" w:date="2025-12-19T09:58:00Z">
        <w:del w:id="528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9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`cust_name` VARCHAR(45) NOT NULL,</w:delText>
          </w:r>
        </w:del>
      </w:ins>
    </w:p>
    <w:p w14:paraId="37D4B01E" w14:textId="69967F0F" w:rsidR="00D30024" w:rsidRPr="00D30024" w:rsidDel="003114D6" w:rsidRDefault="00D30024" w:rsidP="003114D6">
      <w:pPr>
        <w:ind w:firstLine="708"/>
        <w:rPr>
          <w:ins w:id="5291" w:author="Ivan Pugachev" w:date="2025-12-19T09:58:00Z"/>
          <w:del w:id="529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93" w:author="Ivan Pugachev" w:date="2025-12-19T09:59:00Z">
            <w:rPr>
              <w:ins w:id="5294" w:author="Ivan Pugachev" w:date="2025-12-19T09:58:00Z"/>
              <w:del w:id="529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96" w:author="Дмитрий Филимонов" w:date="2026-01-29T15:10:00Z">
          <w:pPr>
            <w:ind w:firstLine="708"/>
            <w:jc w:val="center"/>
          </w:pPr>
        </w:pPrChange>
      </w:pPr>
      <w:ins w:id="5297" w:author="Ivan Pugachev" w:date="2025-12-19T09:58:00Z">
        <w:del w:id="529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9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`cust_phone_number` VARCHAR(20) NULL,</w:delText>
          </w:r>
        </w:del>
      </w:ins>
    </w:p>
    <w:p w14:paraId="75753F5E" w14:textId="76865761" w:rsidR="00D30024" w:rsidRPr="00D30024" w:rsidDel="003114D6" w:rsidRDefault="00D30024" w:rsidP="003114D6">
      <w:pPr>
        <w:ind w:firstLine="708"/>
        <w:rPr>
          <w:ins w:id="5300" w:author="Ivan Pugachev" w:date="2025-12-19T09:58:00Z"/>
          <w:del w:id="530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02" w:author="Ivan Pugachev" w:date="2025-12-19T09:59:00Z">
            <w:rPr>
              <w:ins w:id="5303" w:author="Ivan Pugachev" w:date="2025-12-19T09:58:00Z"/>
              <w:del w:id="530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05" w:author="Дмитрий Филимонов" w:date="2026-01-29T15:10:00Z">
          <w:pPr>
            <w:ind w:firstLine="708"/>
            <w:jc w:val="center"/>
          </w:pPr>
        </w:pPrChange>
      </w:pPr>
      <w:ins w:id="5306" w:author="Ivan Pugachev" w:date="2025-12-19T09:58:00Z">
        <w:del w:id="530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0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`cust_points` INT NULL,</w:delText>
          </w:r>
        </w:del>
      </w:ins>
    </w:p>
    <w:p w14:paraId="2E0CFC80" w14:textId="322F691B" w:rsidR="00D30024" w:rsidRPr="00D30024" w:rsidDel="003114D6" w:rsidRDefault="00D30024" w:rsidP="003114D6">
      <w:pPr>
        <w:ind w:firstLine="708"/>
        <w:rPr>
          <w:ins w:id="5309" w:author="Ivan Pugachev" w:date="2025-12-19T09:58:00Z"/>
          <w:del w:id="531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11" w:author="Ivan Pugachev" w:date="2025-12-19T09:59:00Z">
            <w:rPr>
              <w:ins w:id="5312" w:author="Ivan Pugachev" w:date="2025-12-19T09:58:00Z"/>
              <w:del w:id="531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14" w:author="Дмитрий Филимонов" w:date="2026-01-29T15:10:00Z">
          <w:pPr>
            <w:ind w:firstLine="708"/>
            <w:jc w:val="center"/>
          </w:pPr>
        </w:pPrChange>
      </w:pPr>
      <w:ins w:id="5315" w:author="Ivan Pugachev" w:date="2025-12-19T09:58:00Z">
        <w:del w:id="531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1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`menu_pro_id` INT NULL,</w:delText>
          </w:r>
        </w:del>
      </w:ins>
    </w:p>
    <w:p w14:paraId="433F7E03" w14:textId="2E95900B" w:rsidR="00D30024" w:rsidRPr="00D30024" w:rsidDel="003114D6" w:rsidRDefault="00D30024" w:rsidP="003114D6">
      <w:pPr>
        <w:ind w:firstLine="708"/>
        <w:rPr>
          <w:ins w:id="5318" w:author="Ivan Pugachev" w:date="2025-12-19T09:58:00Z"/>
          <w:del w:id="53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20" w:author="Ivan Pugachev" w:date="2025-12-19T09:59:00Z">
            <w:rPr>
              <w:ins w:id="5321" w:author="Ivan Pugachev" w:date="2025-12-19T09:58:00Z"/>
              <w:del w:id="53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23" w:author="Дмитрий Филимонов" w:date="2026-01-29T15:10:00Z">
          <w:pPr>
            <w:ind w:firstLine="708"/>
            <w:jc w:val="center"/>
          </w:pPr>
        </w:pPrChange>
      </w:pPr>
      <w:ins w:id="5324" w:author="Ivan Pugachev" w:date="2025-12-19T09:58:00Z">
        <w:del w:id="532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2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PRIMARY KEY (`cust_id`),</w:delText>
          </w:r>
        </w:del>
      </w:ins>
    </w:p>
    <w:p w14:paraId="75D205D0" w14:textId="010124D9" w:rsidR="00D30024" w:rsidRPr="00D30024" w:rsidDel="003114D6" w:rsidRDefault="00D30024" w:rsidP="003114D6">
      <w:pPr>
        <w:ind w:firstLine="708"/>
        <w:rPr>
          <w:ins w:id="5327" w:author="Ivan Pugachev" w:date="2025-12-19T09:58:00Z"/>
          <w:del w:id="532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29" w:author="Ivan Pugachev" w:date="2025-12-19T09:59:00Z">
            <w:rPr>
              <w:ins w:id="5330" w:author="Ivan Pugachev" w:date="2025-12-19T09:58:00Z"/>
              <w:del w:id="53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32" w:author="Дмитрий Филимонов" w:date="2026-01-29T15:10:00Z">
          <w:pPr>
            <w:ind w:firstLine="708"/>
            <w:jc w:val="center"/>
          </w:pPr>
        </w:pPrChange>
      </w:pPr>
      <w:ins w:id="5333" w:author="Ivan Pugachev" w:date="2025-12-19T09:58:00Z">
        <w:del w:id="53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UNIQUE INDEX `phone_number_UNIQUE` (`cust_phone_number` ASC) VISIBLE,</w:delText>
          </w:r>
        </w:del>
      </w:ins>
    </w:p>
    <w:p w14:paraId="1535FCC5" w14:textId="2BBD01FD" w:rsidR="00D30024" w:rsidRPr="00D30024" w:rsidDel="003114D6" w:rsidRDefault="00D30024" w:rsidP="003114D6">
      <w:pPr>
        <w:ind w:firstLine="708"/>
        <w:rPr>
          <w:ins w:id="5336" w:author="Ivan Pugachev" w:date="2025-12-19T09:58:00Z"/>
          <w:del w:id="533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38" w:author="Ivan Pugachev" w:date="2025-12-19T09:59:00Z">
            <w:rPr>
              <w:ins w:id="5339" w:author="Ivan Pugachev" w:date="2025-12-19T09:58:00Z"/>
              <w:del w:id="53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41" w:author="Дмитрий Филимонов" w:date="2026-01-29T15:10:00Z">
          <w:pPr>
            <w:ind w:firstLine="708"/>
            <w:jc w:val="center"/>
          </w:pPr>
        </w:pPrChange>
      </w:pPr>
      <w:ins w:id="5342" w:author="Ivan Pugachev" w:date="2025-12-19T09:58:00Z">
        <w:del w:id="534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`fk_customers_menu1_idx` (`menu_pro_id` ASC) VISIBLE,</w:delText>
          </w:r>
        </w:del>
      </w:ins>
    </w:p>
    <w:p w14:paraId="532EBCF3" w14:textId="091D3AEA" w:rsidR="00D30024" w:rsidRPr="00D30024" w:rsidDel="003114D6" w:rsidRDefault="00D30024" w:rsidP="003114D6">
      <w:pPr>
        <w:ind w:firstLine="708"/>
        <w:rPr>
          <w:ins w:id="5345" w:author="Ivan Pugachev" w:date="2025-12-19T09:58:00Z"/>
          <w:del w:id="53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47" w:author="Ivan Pugachev" w:date="2025-12-19T09:59:00Z">
            <w:rPr>
              <w:ins w:id="5348" w:author="Ivan Pugachev" w:date="2025-12-19T09:58:00Z"/>
              <w:del w:id="53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50" w:author="Дмитрий Филимонов" w:date="2026-01-29T15:10:00Z">
          <w:pPr>
            <w:ind w:firstLine="708"/>
            <w:jc w:val="center"/>
          </w:pPr>
        </w:pPrChange>
      </w:pPr>
      <w:ins w:id="5351" w:author="Ivan Pugachev" w:date="2025-12-19T09:58:00Z">
        <w:del w:id="535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5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`fk_customers_menu1`</w:delText>
          </w:r>
        </w:del>
      </w:ins>
    </w:p>
    <w:p w14:paraId="431396A3" w14:textId="151DEBBC" w:rsidR="00D30024" w:rsidRPr="00D30024" w:rsidDel="003114D6" w:rsidRDefault="00D30024" w:rsidP="003114D6">
      <w:pPr>
        <w:ind w:firstLine="708"/>
        <w:rPr>
          <w:ins w:id="5354" w:author="Ivan Pugachev" w:date="2025-12-19T09:58:00Z"/>
          <w:del w:id="535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56" w:author="Ivan Pugachev" w:date="2025-12-19T09:59:00Z">
            <w:rPr>
              <w:ins w:id="5357" w:author="Ivan Pugachev" w:date="2025-12-19T09:58:00Z"/>
              <w:del w:id="535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59" w:author="Дмитрий Филимонов" w:date="2026-01-29T15:10:00Z">
          <w:pPr>
            <w:ind w:firstLine="708"/>
            <w:jc w:val="center"/>
          </w:pPr>
        </w:pPrChange>
      </w:pPr>
      <w:ins w:id="5360" w:author="Ivan Pugachev" w:date="2025-12-19T09:58:00Z">
        <w:del w:id="536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(`menu_pro_id`)</w:delText>
          </w:r>
        </w:del>
      </w:ins>
    </w:p>
    <w:p w14:paraId="6186B551" w14:textId="0A39A22F" w:rsidR="00D30024" w:rsidRPr="00D30024" w:rsidDel="003114D6" w:rsidRDefault="00D30024" w:rsidP="003114D6">
      <w:pPr>
        <w:ind w:firstLine="708"/>
        <w:rPr>
          <w:ins w:id="5363" w:author="Ivan Pugachev" w:date="2025-12-19T09:58:00Z"/>
          <w:del w:id="536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65" w:author="Ivan Pugachev" w:date="2025-12-19T09:59:00Z">
            <w:rPr>
              <w:ins w:id="5366" w:author="Ivan Pugachev" w:date="2025-12-19T09:58:00Z"/>
              <w:del w:id="536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68" w:author="Дмитрий Филимонов" w:date="2026-01-29T15:10:00Z">
          <w:pPr>
            <w:ind w:firstLine="708"/>
            <w:jc w:val="center"/>
          </w:pPr>
        </w:pPrChange>
      </w:pPr>
      <w:ins w:id="5369" w:author="Ivan Pugachev" w:date="2025-12-19T09:58:00Z">
        <w:del w:id="537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7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`coffee_shop`.`menu` (`pro_id`)</w:delText>
          </w:r>
        </w:del>
      </w:ins>
    </w:p>
    <w:p w14:paraId="07E6D6EC" w14:textId="503F97B2" w:rsidR="00D30024" w:rsidRPr="00D30024" w:rsidDel="003114D6" w:rsidRDefault="00D30024" w:rsidP="003114D6">
      <w:pPr>
        <w:ind w:firstLine="708"/>
        <w:rPr>
          <w:ins w:id="5372" w:author="Ivan Pugachev" w:date="2025-12-19T09:58:00Z"/>
          <w:del w:id="537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74" w:author="Ivan Pugachev" w:date="2025-12-19T09:59:00Z">
            <w:rPr>
              <w:ins w:id="5375" w:author="Ivan Pugachev" w:date="2025-12-19T09:58:00Z"/>
              <w:del w:id="537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77" w:author="Дмитрий Филимонов" w:date="2026-01-29T15:10:00Z">
          <w:pPr>
            <w:ind w:firstLine="708"/>
            <w:jc w:val="center"/>
          </w:pPr>
        </w:pPrChange>
      </w:pPr>
      <w:ins w:id="5378" w:author="Ivan Pugachev" w:date="2025-12-19T09:58:00Z">
        <w:del w:id="537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8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3DCFBDD4" w14:textId="775D5A47" w:rsidR="00D30024" w:rsidRPr="00D30024" w:rsidDel="003114D6" w:rsidRDefault="00D30024" w:rsidP="003114D6">
      <w:pPr>
        <w:ind w:firstLine="708"/>
        <w:rPr>
          <w:ins w:id="5381" w:author="Ivan Pugachev" w:date="2025-12-19T09:58:00Z"/>
          <w:del w:id="538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83" w:author="Ivan Pugachev" w:date="2025-12-19T09:59:00Z">
            <w:rPr>
              <w:ins w:id="5384" w:author="Ivan Pugachev" w:date="2025-12-19T09:58:00Z"/>
              <w:del w:id="538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86" w:author="Дмитрий Филимонов" w:date="2026-01-29T15:10:00Z">
          <w:pPr>
            <w:ind w:firstLine="708"/>
            <w:jc w:val="center"/>
          </w:pPr>
        </w:pPrChange>
      </w:pPr>
      <w:ins w:id="5387" w:author="Ivan Pugachev" w:date="2025-12-19T09:58:00Z">
        <w:del w:id="538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ACTION)</w:delText>
          </w:r>
        </w:del>
      </w:ins>
    </w:p>
    <w:p w14:paraId="65B23A4A" w14:textId="3D1DDBCD" w:rsidR="00D30024" w:rsidRPr="00D30024" w:rsidDel="003114D6" w:rsidRDefault="00D30024" w:rsidP="003114D6">
      <w:pPr>
        <w:ind w:firstLine="708"/>
        <w:rPr>
          <w:ins w:id="5390" w:author="Ivan Pugachev" w:date="2025-12-19T09:58:00Z"/>
          <w:del w:id="53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92" w:author="Ivan Pugachev" w:date="2025-12-19T09:59:00Z">
            <w:rPr>
              <w:ins w:id="5393" w:author="Ivan Pugachev" w:date="2025-12-19T09:58:00Z"/>
              <w:del w:id="53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95" w:author="Дмитрий Филимонов" w:date="2026-01-29T15:10:00Z">
          <w:pPr>
            <w:ind w:firstLine="708"/>
            <w:jc w:val="center"/>
          </w:pPr>
        </w:pPrChange>
      </w:pPr>
      <w:ins w:id="5396" w:author="Ivan Pugachev" w:date="2025-12-19T09:58:00Z">
        <w:del w:id="53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 = InnoDB;</w:delText>
          </w:r>
        </w:del>
      </w:ins>
    </w:p>
    <w:p w14:paraId="017325A4" w14:textId="3D862EB9" w:rsidR="00D30024" w:rsidRPr="00D30024" w:rsidDel="003114D6" w:rsidRDefault="00D30024" w:rsidP="003114D6">
      <w:pPr>
        <w:ind w:firstLine="708"/>
        <w:rPr>
          <w:ins w:id="5399" w:author="Ivan Pugachev" w:date="2025-12-19T09:58:00Z"/>
          <w:del w:id="54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01" w:author="Ivan Pugachev" w:date="2025-12-19T09:59:00Z">
            <w:rPr>
              <w:ins w:id="5402" w:author="Ivan Pugachev" w:date="2025-12-19T09:58:00Z"/>
              <w:del w:id="54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04" w:author="Дмитрий Филимонов" w:date="2026-01-29T15:10:00Z">
          <w:pPr>
            <w:ind w:firstLine="708"/>
            <w:jc w:val="center"/>
          </w:pPr>
        </w:pPrChange>
      </w:pPr>
    </w:p>
    <w:p w14:paraId="3977C89D" w14:textId="30A8CF1E" w:rsidR="00D30024" w:rsidRPr="00D30024" w:rsidDel="003114D6" w:rsidRDefault="00D30024" w:rsidP="003114D6">
      <w:pPr>
        <w:ind w:firstLine="708"/>
        <w:rPr>
          <w:ins w:id="5405" w:author="Ivan Pugachev" w:date="2025-12-19T09:58:00Z"/>
          <w:del w:id="540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07" w:author="Ivan Pugachev" w:date="2025-12-19T09:59:00Z">
            <w:rPr>
              <w:ins w:id="5408" w:author="Ivan Pugachev" w:date="2025-12-19T09:58:00Z"/>
              <w:del w:id="54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10" w:author="Дмитрий Филимонов" w:date="2026-01-29T15:10:00Z">
          <w:pPr>
            <w:ind w:firstLine="708"/>
            <w:jc w:val="center"/>
          </w:pPr>
        </w:pPrChange>
      </w:pPr>
      <w:ins w:id="5411" w:author="Ivan Pugachev" w:date="2025-12-19T09:58:00Z">
        <w:del w:id="541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 ;</w:delText>
          </w:r>
        </w:del>
      </w:ins>
    </w:p>
    <w:p w14:paraId="4358062E" w14:textId="571E7675" w:rsidR="00D30024" w:rsidRPr="00D30024" w:rsidDel="003114D6" w:rsidRDefault="00D30024" w:rsidP="003114D6">
      <w:pPr>
        <w:ind w:firstLine="708"/>
        <w:rPr>
          <w:ins w:id="5414" w:author="Ivan Pugachev" w:date="2025-12-19T09:58:00Z"/>
          <w:del w:id="54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16" w:author="Ivan Pugachev" w:date="2025-12-19T09:59:00Z">
            <w:rPr>
              <w:ins w:id="5417" w:author="Ivan Pugachev" w:date="2025-12-19T09:58:00Z"/>
              <w:del w:id="54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19" w:author="Дмитрий Филимонов" w:date="2026-01-29T15:10:00Z">
          <w:pPr>
            <w:ind w:firstLine="708"/>
            <w:jc w:val="center"/>
          </w:pPr>
        </w:pPrChange>
      </w:pPr>
    </w:p>
    <w:p w14:paraId="22F1DB2B" w14:textId="66E05451" w:rsidR="00D30024" w:rsidRPr="00D30024" w:rsidDel="003114D6" w:rsidRDefault="00D30024" w:rsidP="003114D6">
      <w:pPr>
        <w:ind w:firstLine="708"/>
        <w:rPr>
          <w:ins w:id="5420" w:author="Ivan Pugachev" w:date="2025-12-19T09:58:00Z"/>
          <w:del w:id="542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22" w:author="Ivan Pugachev" w:date="2025-12-19T09:59:00Z">
            <w:rPr>
              <w:ins w:id="5423" w:author="Ivan Pugachev" w:date="2025-12-19T09:58:00Z"/>
              <w:del w:id="542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25" w:author="Дмитрий Филимонов" w:date="2026-01-29T15:10:00Z">
          <w:pPr>
            <w:ind w:firstLine="708"/>
            <w:jc w:val="center"/>
          </w:pPr>
        </w:pPrChange>
      </w:pPr>
      <w:ins w:id="5426" w:author="Ivan Pugachev" w:date="2025-12-19T09:58:00Z">
        <w:del w:id="542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2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3371CCE6" w14:textId="1945E58D" w:rsidR="00D30024" w:rsidRPr="00D30024" w:rsidDel="003114D6" w:rsidRDefault="00D30024" w:rsidP="003114D6">
      <w:pPr>
        <w:ind w:firstLine="708"/>
        <w:rPr>
          <w:ins w:id="5429" w:author="Ivan Pugachev" w:date="2025-12-19T09:58:00Z"/>
          <w:del w:id="543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31" w:author="Ivan Pugachev" w:date="2025-12-19T09:59:00Z">
            <w:rPr>
              <w:ins w:id="5432" w:author="Ivan Pugachev" w:date="2025-12-19T09:58:00Z"/>
              <w:del w:id="543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34" w:author="Дмитрий Филимонов" w:date="2026-01-29T15:10:00Z">
          <w:pPr>
            <w:ind w:firstLine="708"/>
            <w:jc w:val="center"/>
          </w:pPr>
        </w:pPrChange>
      </w:pPr>
      <w:ins w:id="5435" w:author="Ivan Pugachev" w:date="2025-12-19T09:58:00Z">
        <w:del w:id="543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3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procedure RegisterCustomer</w:delText>
          </w:r>
        </w:del>
      </w:ins>
    </w:p>
    <w:p w14:paraId="2FCE69F3" w14:textId="4AAD20C0" w:rsidR="00D30024" w:rsidRPr="00D30024" w:rsidDel="003114D6" w:rsidRDefault="00D30024" w:rsidP="003114D6">
      <w:pPr>
        <w:ind w:firstLine="708"/>
        <w:rPr>
          <w:ins w:id="5438" w:author="Ivan Pugachev" w:date="2025-12-19T09:58:00Z"/>
          <w:del w:id="54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40" w:author="Ivan Pugachev" w:date="2025-12-19T09:59:00Z">
            <w:rPr>
              <w:ins w:id="5441" w:author="Ivan Pugachev" w:date="2025-12-19T09:58:00Z"/>
              <w:del w:id="54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43" w:author="Дмитрий Филимонов" w:date="2026-01-29T15:10:00Z">
          <w:pPr>
            <w:ind w:firstLine="708"/>
            <w:jc w:val="center"/>
          </w:pPr>
        </w:pPrChange>
      </w:pPr>
      <w:ins w:id="5444" w:author="Ivan Pugachev" w:date="2025-12-19T09:58:00Z">
        <w:del w:id="54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1CC35351" w14:textId="6ECE2FB4" w:rsidR="00D30024" w:rsidRPr="00D30024" w:rsidDel="003114D6" w:rsidRDefault="00D30024" w:rsidP="003114D6">
      <w:pPr>
        <w:ind w:firstLine="708"/>
        <w:rPr>
          <w:ins w:id="5447" w:author="Ivan Pugachev" w:date="2025-12-19T09:58:00Z"/>
          <w:del w:id="54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49" w:author="Ivan Pugachev" w:date="2025-12-19T09:59:00Z">
            <w:rPr>
              <w:ins w:id="5450" w:author="Ivan Pugachev" w:date="2025-12-19T09:58:00Z"/>
              <w:del w:id="54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52" w:author="Дмитрий Филимонов" w:date="2026-01-29T15:10:00Z">
          <w:pPr>
            <w:ind w:firstLine="708"/>
            <w:jc w:val="center"/>
          </w:pPr>
        </w:pPrChange>
      </w:pPr>
    </w:p>
    <w:p w14:paraId="0C5FFB35" w14:textId="2D1044C3" w:rsidR="00D30024" w:rsidRPr="00D30024" w:rsidDel="003114D6" w:rsidRDefault="00D30024" w:rsidP="003114D6">
      <w:pPr>
        <w:ind w:firstLine="708"/>
        <w:rPr>
          <w:ins w:id="5453" w:author="Ivan Pugachev" w:date="2025-12-19T09:58:00Z"/>
          <w:del w:id="54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55" w:author="Ivan Pugachev" w:date="2025-12-19T09:59:00Z">
            <w:rPr>
              <w:ins w:id="5456" w:author="Ivan Pugachev" w:date="2025-12-19T09:58:00Z"/>
              <w:del w:id="54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58" w:author="Дмитрий Филимонов" w:date="2026-01-29T15:10:00Z">
          <w:pPr>
            <w:ind w:firstLine="708"/>
            <w:jc w:val="center"/>
          </w:pPr>
        </w:pPrChange>
      </w:pPr>
      <w:ins w:id="5459" w:author="Ivan Pugachev" w:date="2025-12-19T09:58:00Z">
        <w:del w:id="546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5934DD3F" w14:textId="58095366" w:rsidR="00D30024" w:rsidRPr="00D30024" w:rsidDel="003114D6" w:rsidRDefault="00D30024" w:rsidP="003114D6">
      <w:pPr>
        <w:ind w:firstLine="708"/>
        <w:rPr>
          <w:ins w:id="5462" w:author="Ivan Pugachev" w:date="2025-12-19T09:58:00Z"/>
          <w:del w:id="54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64" w:author="Ivan Pugachev" w:date="2025-12-19T09:59:00Z">
            <w:rPr>
              <w:ins w:id="5465" w:author="Ivan Pugachev" w:date="2025-12-19T09:58:00Z"/>
              <w:del w:id="54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67" w:author="Дмитрий Филимонов" w:date="2026-01-29T15:10:00Z">
          <w:pPr>
            <w:ind w:firstLine="708"/>
            <w:jc w:val="center"/>
          </w:pPr>
        </w:pPrChange>
      </w:pPr>
      <w:ins w:id="5468" w:author="Ivan Pugachev" w:date="2025-12-19T09:58:00Z">
        <w:del w:id="546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7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procedure IF EXISTS `coffee_shop`.`RegisterCustomer`;</w:delText>
          </w:r>
        </w:del>
      </w:ins>
    </w:p>
    <w:p w14:paraId="5C188E2E" w14:textId="78D159ED" w:rsidR="00D30024" w:rsidRPr="00D30024" w:rsidDel="003114D6" w:rsidRDefault="00D30024" w:rsidP="003114D6">
      <w:pPr>
        <w:ind w:firstLine="708"/>
        <w:rPr>
          <w:ins w:id="5471" w:author="Ivan Pugachev" w:date="2025-12-19T09:58:00Z"/>
          <w:del w:id="547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73" w:author="Ivan Pugachev" w:date="2025-12-19T09:59:00Z">
            <w:rPr>
              <w:ins w:id="5474" w:author="Ivan Pugachev" w:date="2025-12-19T09:58:00Z"/>
              <w:del w:id="547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76" w:author="Дмитрий Филимонов" w:date="2026-01-29T15:10:00Z">
          <w:pPr>
            <w:ind w:firstLine="708"/>
            <w:jc w:val="center"/>
          </w:pPr>
        </w:pPrChange>
      </w:pPr>
    </w:p>
    <w:p w14:paraId="351361D0" w14:textId="7F6D2746" w:rsidR="00D30024" w:rsidRPr="00D30024" w:rsidDel="003114D6" w:rsidRDefault="00D30024" w:rsidP="003114D6">
      <w:pPr>
        <w:ind w:firstLine="708"/>
        <w:rPr>
          <w:ins w:id="5477" w:author="Ivan Pugachev" w:date="2025-12-19T09:58:00Z"/>
          <w:del w:id="547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79" w:author="Ivan Pugachev" w:date="2025-12-19T09:59:00Z">
            <w:rPr>
              <w:ins w:id="5480" w:author="Ivan Pugachev" w:date="2025-12-19T09:58:00Z"/>
              <w:del w:id="54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82" w:author="Дмитрий Филимонов" w:date="2026-01-29T15:10:00Z">
          <w:pPr>
            <w:ind w:firstLine="708"/>
            <w:jc w:val="center"/>
          </w:pPr>
        </w:pPrChange>
      </w:pPr>
      <w:ins w:id="5483" w:author="Ivan Pugachev" w:date="2025-12-19T09:58:00Z">
        <w:del w:id="548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8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$$</w:delText>
          </w:r>
        </w:del>
      </w:ins>
    </w:p>
    <w:p w14:paraId="439C4001" w14:textId="2980CEC5" w:rsidR="00D30024" w:rsidRPr="00D30024" w:rsidDel="003114D6" w:rsidRDefault="00D30024" w:rsidP="003114D6">
      <w:pPr>
        <w:ind w:firstLine="708"/>
        <w:rPr>
          <w:ins w:id="5486" w:author="Ivan Pugachev" w:date="2025-12-19T09:58:00Z"/>
          <w:del w:id="54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88" w:author="Ivan Pugachev" w:date="2025-12-19T09:59:00Z">
            <w:rPr>
              <w:ins w:id="5489" w:author="Ivan Pugachev" w:date="2025-12-19T09:58:00Z"/>
              <w:del w:id="54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91" w:author="Дмитрий Филимонов" w:date="2026-01-29T15:10:00Z">
          <w:pPr>
            <w:ind w:firstLine="708"/>
            <w:jc w:val="center"/>
          </w:pPr>
        </w:pPrChange>
      </w:pPr>
      <w:ins w:id="5492" w:author="Ivan Pugachev" w:date="2025-12-19T09:58:00Z">
        <w:del w:id="54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`coffee_shop`$$</w:delText>
          </w:r>
        </w:del>
      </w:ins>
    </w:p>
    <w:p w14:paraId="5C503F3A" w14:textId="242BC472" w:rsidR="00D30024" w:rsidRPr="00D30024" w:rsidDel="003114D6" w:rsidRDefault="00D30024" w:rsidP="003114D6">
      <w:pPr>
        <w:ind w:firstLine="708"/>
        <w:rPr>
          <w:ins w:id="5495" w:author="Ivan Pugachev" w:date="2025-12-19T09:58:00Z"/>
          <w:del w:id="549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97" w:author="Ivan Pugachev" w:date="2025-12-19T09:59:00Z">
            <w:rPr>
              <w:ins w:id="5498" w:author="Ivan Pugachev" w:date="2025-12-19T09:58:00Z"/>
              <w:del w:id="54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00" w:author="Дмитрий Филимонов" w:date="2026-01-29T15:10:00Z">
          <w:pPr>
            <w:ind w:firstLine="708"/>
            <w:jc w:val="center"/>
          </w:pPr>
        </w:pPrChange>
      </w:pPr>
      <w:ins w:id="5501" w:author="Ivan Pugachev" w:date="2025-12-19T09:58:00Z">
        <w:del w:id="550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0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PROCEDURE RegisterCustomer(</w:delText>
          </w:r>
        </w:del>
      </w:ins>
    </w:p>
    <w:p w14:paraId="0D967E3F" w14:textId="104FD50C" w:rsidR="00D30024" w:rsidRPr="00D30024" w:rsidDel="003114D6" w:rsidRDefault="00D30024" w:rsidP="003114D6">
      <w:pPr>
        <w:ind w:firstLine="708"/>
        <w:rPr>
          <w:ins w:id="5504" w:author="Ivan Pugachev" w:date="2025-12-19T09:58:00Z"/>
          <w:del w:id="550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06" w:author="Ivan Pugachev" w:date="2025-12-19T09:59:00Z">
            <w:rPr>
              <w:ins w:id="5507" w:author="Ivan Pugachev" w:date="2025-12-19T09:58:00Z"/>
              <w:del w:id="550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09" w:author="Дмитрий Филимонов" w:date="2026-01-29T15:10:00Z">
          <w:pPr>
            <w:ind w:firstLine="708"/>
            <w:jc w:val="center"/>
          </w:pPr>
        </w:pPrChange>
      </w:pPr>
      <w:ins w:id="5510" w:author="Ivan Pugachev" w:date="2025-12-19T09:58:00Z">
        <w:del w:id="551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p_cust_name VARCHAR(45),</w:delText>
          </w:r>
        </w:del>
      </w:ins>
    </w:p>
    <w:p w14:paraId="6175F91F" w14:textId="40290431" w:rsidR="00D30024" w:rsidRPr="00D30024" w:rsidDel="003114D6" w:rsidRDefault="00D30024" w:rsidP="003114D6">
      <w:pPr>
        <w:ind w:firstLine="708"/>
        <w:rPr>
          <w:ins w:id="5513" w:author="Ivan Pugachev" w:date="2025-12-19T09:58:00Z"/>
          <w:del w:id="551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15" w:author="Ivan Pugachev" w:date="2025-12-19T09:59:00Z">
            <w:rPr>
              <w:ins w:id="5516" w:author="Ivan Pugachev" w:date="2025-12-19T09:58:00Z"/>
              <w:del w:id="551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18" w:author="Дмитрий Филимонов" w:date="2026-01-29T15:10:00Z">
          <w:pPr>
            <w:ind w:firstLine="708"/>
            <w:jc w:val="center"/>
          </w:pPr>
        </w:pPrChange>
      </w:pPr>
      <w:ins w:id="5519" w:author="Ivan Pugachev" w:date="2025-12-19T09:58:00Z">
        <w:del w:id="552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2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p_cust_phone_number VARCHAR(20),</w:delText>
          </w:r>
        </w:del>
      </w:ins>
    </w:p>
    <w:p w14:paraId="05E309FC" w14:textId="12CCEE91" w:rsidR="00D30024" w:rsidRPr="00D30024" w:rsidDel="003114D6" w:rsidRDefault="00D30024" w:rsidP="003114D6">
      <w:pPr>
        <w:ind w:firstLine="708"/>
        <w:rPr>
          <w:ins w:id="5522" w:author="Ivan Pugachev" w:date="2025-12-19T09:58:00Z"/>
          <w:del w:id="552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24" w:author="Ivan Pugachev" w:date="2025-12-19T09:59:00Z">
            <w:rPr>
              <w:ins w:id="5525" w:author="Ivan Pugachev" w:date="2025-12-19T09:58:00Z"/>
              <w:del w:id="552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27" w:author="Дмитрий Филимонов" w:date="2026-01-29T15:10:00Z">
          <w:pPr>
            <w:ind w:firstLine="708"/>
            <w:jc w:val="center"/>
          </w:pPr>
        </w:pPrChange>
      </w:pPr>
      <w:ins w:id="5528" w:author="Ivan Pugachev" w:date="2025-12-19T09:58:00Z">
        <w:del w:id="552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3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p_cust_points INT,</w:delText>
          </w:r>
        </w:del>
      </w:ins>
    </w:p>
    <w:p w14:paraId="7202B55A" w14:textId="3493BD30" w:rsidR="00D30024" w:rsidRPr="00D30024" w:rsidDel="003114D6" w:rsidRDefault="00D30024" w:rsidP="003114D6">
      <w:pPr>
        <w:ind w:firstLine="708"/>
        <w:rPr>
          <w:ins w:id="5531" w:author="Ivan Pugachev" w:date="2025-12-19T09:58:00Z"/>
          <w:del w:id="55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33" w:author="Ivan Pugachev" w:date="2025-12-19T09:59:00Z">
            <w:rPr>
              <w:ins w:id="5534" w:author="Ivan Pugachev" w:date="2025-12-19T09:58:00Z"/>
              <w:del w:id="55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36" w:author="Дмитрий Филимонов" w:date="2026-01-29T15:10:00Z">
          <w:pPr>
            <w:ind w:firstLine="708"/>
            <w:jc w:val="center"/>
          </w:pPr>
        </w:pPrChange>
      </w:pPr>
      <w:ins w:id="5537" w:author="Ivan Pugachev" w:date="2025-12-19T09:58:00Z">
        <w:del w:id="55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p_referrer_id INT</w:delText>
          </w:r>
        </w:del>
      </w:ins>
    </w:p>
    <w:p w14:paraId="6CF42F5C" w14:textId="4459A9B4" w:rsidR="00D30024" w:rsidRPr="00D30024" w:rsidDel="003114D6" w:rsidRDefault="00D30024" w:rsidP="003114D6">
      <w:pPr>
        <w:ind w:firstLine="708"/>
        <w:rPr>
          <w:ins w:id="5540" w:author="Ivan Pugachev" w:date="2025-12-19T09:58:00Z"/>
          <w:del w:id="55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42" w:author="Ivan Pugachev" w:date="2025-12-19T09:59:00Z">
            <w:rPr>
              <w:ins w:id="5543" w:author="Ivan Pugachev" w:date="2025-12-19T09:58:00Z"/>
              <w:del w:id="55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45" w:author="Дмитрий Филимонов" w:date="2026-01-29T15:10:00Z">
          <w:pPr>
            <w:ind w:firstLine="708"/>
            <w:jc w:val="center"/>
          </w:pPr>
        </w:pPrChange>
      </w:pPr>
      <w:ins w:id="5546" w:author="Ivan Pugachev" w:date="2025-12-19T09:58:00Z">
        <w:del w:id="55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)</w:delText>
          </w:r>
        </w:del>
      </w:ins>
    </w:p>
    <w:p w14:paraId="6EC9CB63" w14:textId="555D5D5B" w:rsidR="00D30024" w:rsidRPr="00D30024" w:rsidDel="003114D6" w:rsidRDefault="00D30024" w:rsidP="003114D6">
      <w:pPr>
        <w:ind w:firstLine="708"/>
        <w:rPr>
          <w:ins w:id="5549" w:author="Ivan Pugachev" w:date="2025-12-19T09:58:00Z"/>
          <w:del w:id="55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51" w:author="Ivan Pugachev" w:date="2025-12-19T09:59:00Z">
            <w:rPr>
              <w:ins w:id="5552" w:author="Ivan Pugachev" w:date="2025-12-19T09:58:00Z"/>
              <w:del w:id="55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54" w:author="Дмитрий Филимонов" w:date="2026-01-29T15:10:00Z">
          <w:pPr>
            <w:ind w:firstLine="708"/>
            <w:jc w:val="center"/>
          </w:pPr>
        </w:pPrChange>
      </w:pPr>
      <w:ins w:id="5555" w:author="Ivan Pugachev" w:date="2025-12-19T09:58:00Z">
        <w:del w:id="555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BEGIN</w:delText>
          </w:r>
        </w:del>
      </w:ins>
    </w:p>
    <w:p w14:paraId="4E8C959E" w14:textId="387282A2" w:rsidR="00D30024" w:rsidRPr="00D30024" w:rsidDel="003114D6" w:rsidRDefault="00D30024" w:rsidP="003114D6">
      <w:pPr>
        <w:ind w:firstLine="708"/>
        <w:rPr>
          <w:ins w:id="5558" w:author="Ivan Pugachev" w:date="2025-12-19T09:58:00Z"/>
          <w:del w:id="55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60" w:author="Ivan Pugachev" w:date="2025-12-19T09:59:00Z">
            <w:rPr>
              <w:ins w:id="5561" w:author="Ivan Pugachev" w:date="2025-12-19T09:58:00Z"/>
              <w:del w:id="55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63" w:author="Дмитрий Филимонов" w:date="2026-01-29T15:10:00Z">
          <w:pPr>
            <w:ind w:firstLine="708"/>
            <w:jc w:val="center"/>
          </w:pPr>
        </w:pPrChange>
      </w:pPr>
      <w:ins w:id="5564" w:author="Ivan Pugachev" w:date="2025-12-19T09:58:00Z">
        <w:del w:id="556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v_phone_exists INT;</w:delText>
          </w:r>
        </w:del>
      </w:ins>
    </w:p>
    <w:p w14:paraId="0254A399" w14:textId="541DCBC8" w:rsidR="00D30024" w:rsidRPr="00D30024" w:rsidDel="003114D6" w:rsidRDefault="00D30024" w:rsidP="003114D6">
      <w:pPr>
        <w:ind w:firstLine="708"/>
        <w:rPr>
          <w:ins w:id="5567" w:author="Ivan Pugachev" w:date="2025-12-19T09:58:00Z"/>
          <w:del w:id="556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69" w:author="Ivan Pugachev" w:date="2025-12-19T09:59:00Z">
            <w:rPr>
              <w:ins w:id="5570" w:author="Ivan Pugachev" w:date="2025-12-19T09:58:00Z"/>
              <w:del w:id="557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72" w:author="Дмитрий Филимонов" w:date="2026-01-29T15:10:00Z">
          <w:pPr>
            <w:ind w:firstLine="708"/>
            <w:jc w:val="center"/>
          </w:pPr>
        </w:pPrChange>
      </w:pPr>
      <w:ins w:id="5573" w:author="Ivan Pugachev" w:date="2025-12-19T09:58:00Z">
        <w:del w:id="557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7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v_welcome_bonus INT DEFAULT 100;</w:delText>
          </w:r>
        </w:del>
      </w:ins>
    </w:p>
    <w:p w14:paraId="0414C5DB" w14:textId="56F1E638" w:rsidR="00D30024" w:rsidRPr="00D30024" w:rsidDel="003114D6" w:rsidRDefault="00D30024" w:rsidP="003114D6">
      <w:pPr>
        <w:ind w:firstLine="708"/>
        <w:rPr>
          <w:ins w:id="5576" w:author="Ivan Pugachev" w:date="2025-12-19T09:58:00Z"/>
          <w:del w:id="557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78" w:author="Ivan Pugachev" w:date="2025-12-19T09:59:00Z">
            <w:rPr>
              <w:ins w:id="5579" w:author="Ivan Pugachev" w:date="2025-12-19T09:58:00Z"/>
              <w:del w:id="558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81" w:author="Дмитрий Филимонов" w:date="2026-01-29T15:10:00Z">
          <w:pPr>
            <w:ind w:firstLine="708"/>
            <w:jc w:val="center"/>
          </w:pPr>
        </w:pPrChange>
      </w:pPr>
      <w:ins w:id="5582" w:author="Ivan Pugachev" w:date="2025-12-19T09:58:00Z">
        <w:del w:id="558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8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v_new_cust_id INT;</w:delText>
          </w:r>
        </w:del>
      </w:ins>
    </w:p>
    <w:p w14:paraId="2BF7088D" w14:textId="4158315E" w:rsidR="00D30024" w:rsidRPr="00D30024" w:rsidDel="003114D6" w:rsidRDefault="00D30024" w:rsidP="003114D6">
      <w:pPr>
        <w:ind w:firstLine="708"/>
        <w:rPr>
          <w:ins w:id="5585" w:author="Ivan Pugachev" w:date="2025-12-19T09:58:00Z"/>
          <w:del w:id="558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87" w:author="Ivan Pugachev" w:date="2025-12-19T09:59:00Z">
            <w:rPr>
              <w:ins w:id="5588" w:author="Ivan Pugachev" w:date="2025-12-19T09:58:00Z"/>
              <w:del w:id="558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90" w:author="Дмитрий Филимонов" w:date="2026-01-29T15:10:00Z">
          <w:pPr>
            <w:ind w:firstLine="708"/>
            <w:jc w:val="center"/>
          </w:pPr>
        </w:pPrChange>
      </w:pPr>
      <w:ins w:id="5591" w:author="Ivan Pugachev" w:date="2025-12-19T09:58:00Z">
        <w:del w:id="559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v_referrer_name VARCHAR(100);</w:delText>
          </w:r>
        </w:del>
      </w:ins>
    </w:p>
    <w:p w14:paraId="3F0FD737" w14:textId="6E879492" w:rsidR="00D30024" w:rsidRPr="00D30024" w:rsidDel="003114D6" w:rsidRDefault="00D30024" w:rsidP="003114D6">
      <w:pPr>
        <w:ind w:firstLine="708"/>
        <w:rPr>
          <w:ins w:id="5594" w:author="Ivan Pugachev" w:date="2025-12-19T09:58:00Z"/>
          <w:del w:id="559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96" w:author="Ivan Pugachev" w:date="2025-12-19T09:59:00Z">
            <w:rPr>
              <w:ins w:id="5597" w:author="Ivan Pugachev" w:date="2025-12-19T09:58:00Z"/>
              <w:del w:id="559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99" w:author="Дмитрий Филимонов" w:date="2026-01-29T15:10:00Z">
          <w:pPr>
            <w:ind w:firstLine="708"/>
            <w:jc w:val="center"/>
          </w:pPr>
        </w:pPrChange>
      </w:pPr>
      <w:ins w:id="5600" w:author="Ivan Pugachev" w:date="2025-12-19T09:58:00Z">
        <w:del w:id="560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0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5DC026F1" w14:textId="6C44824B" w:rsidR="00D30024" w:rsidRPr="00D30024" w:rsidDel="003114D6" w:rsidRDefault="00D30024" w:rsidP="003114D6">
      <w:pPr>
        <w:ind w:firstLine="708"/>
        <w:rPr>
          <w:ins w:id="5603" w:author="Ivan Pugachev" w:date="2025-12-19T09:58:00Z"/>
          <w:del w:id="56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05" w:author="Ivan Pugachev" w:date="2025-12-19T09:59:00Z">
            <w:rPr>
              <w:ins w:id="5606" w:author="Ivan Pugachev" w:date="2025-12-19T09:58:00Z"/>
              <w:del w:id="56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08" w:author="Дмитрий Филимонов" w:date="2026-01-29T15:10:00Z">
          <w:pPr>
            <w:ind w:firstLine="708"/>
            <w:jc w:val="center"/>
          </w:pPr>
        </w:pPrChange>
      </w:pPr>
      <w:ins w:id="5609" w:author="Ivan Pugachev" w:date="2025-12-19T09:58:00Z">
        <w:del w:id="561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-- Проверяем уникальность телефона</w:delText>
          </w:r>
        </w:del>
      </w:ins>
    </w:p>
    <w:p w14:paraId="2FA2D87F" w14:textId="1B37DC92" w:rsidR="00D30024" w:rsidRPr="00D30024" w:rsidDel="003114D6" w:rsidRDefault="00D30024" w:rsidP="003114D6">
      <w:pPr>
        <w:ind w:firstLine="708"/>
        <w:rPr>
          <w:ins w:id="5612" w:author="Ivan Pugachev" w:date="2025-12-19T09:58:00Z"/>
          <w:del w:id="56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14" w:author="Ivan Pugachev" w:date="2025-12-19T09:59:00Z">
            <w:rPr>
              <w:ins w:id="5615" w:author="Ivan Pugachev" w:date="2025-12-19T09:58:00Z"/>
              <w:del w:id="56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17" w:author="Дмитрий Филимонов" w:date="2026-01-29T15:10:00Z">
          <w:pPr>
            <w:ind w:firstLine="708"/>
            <w:jc w:val="center"/>
          </w:pPr>
        </w:pPrChange>
      </w:pPr>
      <w:ins w:id="5618" w:author="Ivan Pugachev" w:date="2025-12-19T09:58:00Z">
        <w:del w:id="56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SELECT COUNT(*) INTO v_phone_exists </w:delText>
          </w:r>
        </w:del>
      </w:ins>
    </w:p>
    <w:p w14:paraId="15585E06" w14:textId="5A8B2721" w:rsidR="00D30024" w:rsidRPr="00D30024" w:rsidDel="003114D6" w:rsidRDefault="00D30024" w:rsidP="003114D6">
      <w:pPr>
        <w:ind w:firstLine="708"/>
        <w:rPr>
          <w:ins w:id="5621" w:author="Ivan Pugachev" w:date="2025-12-19T09:58:00Z"/>
          <w:del w:id="56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23" w:author="Ivan Pugachev" w:date="2025-12-19T09:59:00Z">
            <w:rPr>
              <w:ins w:id="5624" w:author="Ivan Pugachev" w:date="2025-12-19T09:58:00Z"/>
              <w:del w:id="56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26" w:author="Дмитрий Филимонов" w:date="2026-01-29T15:10:00Z">
          <w:pPr>
            <w:ind w:firstLine="708"/>
            <w:jc w:val="center"/>
          </w:pPr>
        </w:pPrChange>
      </w:pPr>
      <w:ins w:id="5627" w:author="Ivan Pugachev" w:date="2025-12-19T09:58:00Z">
        <w:del w:id="562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2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FROM customers </w:delText>
          </w:r>
        </w:del>
      </w:ins>
    </w:p>
    <w:p w14:paraId="7A1BD681" w14:textId="046CAB2E" w:rsidR="00D30024" w:rsidRPr="00D30024" w:rsidDel="003114D6" w:rsidRDefault="00D30024" w:rsidP="003114D6">
      <w:pPr>
        <w:ind w:firstLine="708"/>
        <w:rPr>
          <w:ins w:id="5630" w:author="Ivan Pugachev" w:date="2025-12-19T09:58:00Z"/>
          <w:del w:id="56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32" w:author="Ivan Pugachev" w:date="2025-12-19T09:59:00Z">
            <w:rPr>
              <w:ins w:id="5633" w:author="Ivan Pugachev" w:date="2025-12-19T09:58:00Z"/>
              <w:del w:id="56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35" w:author="Дмитрий Филимонов" w:date="2026-01-29T15:10:00Z">
          <w:pPr>
            <w:ind w:firstLine="708"/>
            <w:jc w:val="center"/>
          </w:pPr>
        </w:pPrChange>
      </w:pPr>
      <w:ins w:id="5636" w:author="Ivan Pugachev" w:date="2025-12-19T09:58:00Z">
        <w:del w:id="563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WHERE cust_phone_number = p_cust_phone_number;</w:delText>
          </w:r>
        </w:del>
      </w:ins>
    </w:p>
    <w:p w14:paraId="19011A43" w14:textId="1F7C3ED5" w:rsidR="00D30024" w:rsidRPr="00D30024" w:rsidDel="003114D6" w:rsidRDefault="00D30024" w:rsidP="003114D6">
      <w:pPr>
        <w:ind w:firstLine="708"/>
        <w:rPr>
          <w:ins w:id="5639" w:author="Ivan Pugachev" w:date="2025-12-19T09:58:00Z"/>
          <w:del w:id="564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41" w:author="Ivan Pugachev" w:date="2025-12-19T09:59:00Z">
            <w:rPr>
              <w:ins w:id="5642" w:author="Ivan Pugachev" w:date="2025-12-19T09:58:00Z"/>
              <w:del w:id="564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44" w:author="Дмитрий Филимонов" w:date="2026-01-29T15:10:00Z">
          <w:pPr>
            <w:ind w:firstLine="708"/>
            <w:jc w:val="center"/>
          </w:pPr>
        </w:pPrChange>
      </w:pPr>
      <w:ins w:id="5645" w:author="Ivan Pugachev" w:date="2025-12-19T09:58:00Z">
        <w:del w:id="564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5A593882" w14:textId="0E60A42F" w:rsidR="00D30024" w:rsidRPr="00AB0C02" w:rsidDel="003114D6" w:rsidRDefault="00D30024" w:rsidP="003114D6">
      <w:pPr>
        <w:ind w:firstLine="708"/>
        <w:rPr>
          <w:ins w:id="5648" w:author="Ivan Pugachev" w:date="2025-12-19T09:58:00Z"/>
          <w:del w:id="5649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5650" w:author="Ivan Pugachev" w:date="2025-12-19T10:04:00Z">
            <w:rPr>
              <w:ins w:id="5651" w:author="Ivan Pugachev" w:date="2025-12-19T09:58:00Z"/>
              <w:del w:id="565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53" w:author="Дмитрий Филимонов" w:date="2026-01-29T15:10:00Z">
          <w:pPr>
            <w:ind w:firstLine="708"/>
            <w:jc w:val="center"/>
          </w:pPr>
        </w:pPrChange>
      </w:pPr>
      <w:ins w:id="5654" w:author="Ivan Pugachev" w:date="2025-12-19T09:58:00Z">
        <w:del w:id="565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IF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565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5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v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565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phone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566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exists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566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&gt; 0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THEN</w:delText>
          </w:r>
        </w:del>
      </w:ins>
    </w:p>
    <w:p w14:paraId="2BD9A799" w14:textId="634FEC6D" w:rsidR="00D30024" w:rsidRPr="00AB0C02" w:rsidDel="003114D6" w:rsidRDefault="00D30024" w:rsidP="003114D6">
      <w:pPr>
        <w:ind w:firstLine="708"/>
        <w:rPr>
          <w:ins w:id="5665" w:author="Ivan Pugachev" w:date="2025-12-19T09:58:00Z"/>
          <w:del w:id="5666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5667" w:author="Ivan Pugachev" w:date="2025-12-19T10:04:00Z">
            <w:rPr>
              <w:ins w:id="5668" w:author="Ivan Pugachev" w:date="2025-12-19T09:58:00Z"/>
              <w:del w:id="56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70" w:author="Дмитрий Филимонов" w:date="2026-01-29T15:10:00Z">
          <w:pPr>
            <w:ind w:firstLine="708"/>
            <w:jc w:val="center"/>
          </w:pPr>
        </w:pPrChange>
      </w:pPr>
      <w:ins w:id="5671" w:author="Ivan Pugachev" w:date="2025-12-19T09:58:00Z">
        <w:del w:id="5672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567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567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'Ошибка: Клиент с таким телефоном уже зарегистрирован'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7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567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result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567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;</w:delText>
          </w:r>
        </w:del>
      </w:ins>
    </w:p>
    <w:p w14:paraId="57FF604A" w14:textId="0D596116" w:rsidR="00D30024" w:rsidRPr="00D30024" w:rsidDel="003114D6" w:rsidRDefault="00D30024" w:rsidP="003114D6">
      <w:pPr>
        <w:ind w:firstLine="708"/>
        <w:rPr>
          <w:ins w:id="5680" w:author="Ivan Pugachev" w:date="2025-12-19T09:58:00Z"/>
          <w:del w:id="568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82" w:author="Ivan Pugachev" w:date="2025-12-19T09:59:00Z">
            <w:rPr>
              <w:ins w:id="5683" w:author="Ivan Pugachev" w:date="2025-12-19T09:58:00Z"/>
              <w:del w:id="568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85" w:author="Дмитрий Филимонов" w:date="2026-01-29T15:10:00Z">
          <w:pPr>
            <w:ind w:firstLine="708"/>
            <w:jc w:val="center"/>
          </w:pPr>
        </w:pPrChange>
      </w:pPr>
      <w:ins w:id="5686" w:author="Ivan Pugachev" w:date="2025-12-19T09:58:00Z">
        <w:del w:id="5687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5688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ELSE</w:delText>
          </w:r>
        </w:del>
      </w:ins>
    </w:p>
    <w:p w14:paraId="7B1DCA33" w14:textId="27AC4C98" w:rsidR="00D30024" w:rsidRPr="00D30024" w:rsidDel="003114D6" w:rsidRDefault="00D30024" w:rsidP="003114D6">
      <w:pPr>
        <w:ind w:firstLine="708"/>
        <w:rPr>
          <w:ins w:id="5690" w:author="Ivan Pugachev" w:date="2025-12-19T09:58:00Z"/>
          <w:del w:id="56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92" w:author="Ivan Pugachev" w:date="2025-12-19T09:59:00Z">
            <w:rPr>
              <w:ins w:id="5693" w:author="Ivan Pugachev" w:date="2025-12-19T09:58:00Z"/>
              <w:del w:id="56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95" w:author="Дмитрий Филимонов" w:date="2026-01-29T15:10:00Z">
          <w:pPr>
            <w:ind w:firstLine="708"/>
            <w:jc w:val="center"/>
          </w:pPr>
        </w:pPrChange>
      </w:pPr>
      <w:ins w:id="5696" w:author="Ivan Pugachev" w:date="2025-12-19T09:58:00Z">
        <w:del w:id="56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Устанавливаем начальные баллы</w:delText>
          </w:r>
        </w:del>
      </w:ins>
    </w:p>
    <w:p w14:paraId="40E30621" w14:textId="4C30DDD1" w:rsidR="00D30024" w:rsidRPr="00D30024" w:rsidDel="003114D6" w:rsidRDefault="00D30024" w:rsidP="003114D6">
      <w:pPr>
        <w:ind w:firstLine="708"/>
        <w:rPr>
          <w:ins w:id="5699" w:author="Ivan Pugachev" w:date="2025-12-19T09:58:00Z"/>
          <w:del w:id="57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01" w:author="Ivan Pugachev" w:date="2025-12-19T09:59:00Z">
            <w:rPr>
              <w:ins w:id="5702" w:author="Ivan Pugachev" w:date="2025-12-19T09:58:00Z"/>
              <w:del w:id="57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04" w:author="Дмитрий Филимонов" w:date="2026-01-29T15:10:00Z">
          <w:pPr>
            <w:ind w:firstLine="708"/>
            <w:jc w:val="center"/>
          </w:pPr>
        </w:pPrChange>
      </w:pPr>
      <w:ins w:id="5705" w:author="Ivan Pugachev" w:date="2025-12-19T09:58:00Z">
        <w:del w:id="570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0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IF p_cust_points IS NULL OR p_cust_points &lt; 0 THEN</w:delText>
          </w:r>
        </w:del>
      </w:ins>
    </w:p>
    <w:p w14:paraId="606F06B7" w14:textId="4F07ACEE" w:rsidR="00D30024" w:rsidRPr="00D30024" w:rsidDel="003114D6" w:rsidRDefault="00D30024" w:rsidP="003114D6">
      <w:pPr>
        <w:ind w:firstLine="708"/>
        <w:rPr>
          <w:ins w:id="5708" w:author="Ivan Pugachev" w:date="2025-12-19T09:58:00Z"/>
          <w:del w:id="57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10" w:author="Ivan Pugachev" w:date="2025-12-19T09:59:00Z">
            <w:rPr>
              <w:ins w:id="5711" w:author="Ivan Pugachev" w:date="2025-12-19T09:58:00Z"/>
              <w:del w:id="57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13" w:author="Дмитрий Филимонов" w:date="2026-01-29T15:10:00Z">
          <w:pPr>
            <w:ind w:firstLine="708"/>
            <w:jc w:val="center"/>
          </w:pPr>
        </w:pPrChange>
      </w:pPr>
      <w:ins w:id="5714" w:author="Ivan Pugachev" w:date="2025-12-19T09:58:00Z">
        <w:del w:id="571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SET p_cust_points = v_welcome_bonus;</w:delText>
          </w:r>
        </w:del>
      </w:ins>
    </w:p>
    <w:p w14:paraId="1E617572" w14:textId="3A245DB7" w:rsidR="00D30024" w:rsidRPr="00D30024" w:rsidDel="003114D6" w:rsidRDefault="00D30024" w:rsidP="003114D6">
      <w:pPr>
        <w:ind w:firstLine="708"/>
        <w:rPr>
          <w:ins w:id="5717" w:author="Ivan Pugachev" w:date="2025-12-19T09:58:00Z"/>
          <w:del w:id="571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19" w:author="Ivan Pugachev" w:date="2025-12-19T09:59:00Z">
            <w:rPr>
              <w:ins w:id="5720" w:author="Ivan Pugachev" w:date="2025-12-19T09:58:00Z"/>
              <w:del w:id="572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22" w:author="Дмитрий Филимонов" w:date="2026-01-29T15:10:00Z">
          <w:pPr>
            <w:ind w:firstLine="708"/>
            <w:jc w:val="center"/>
          </w:pPr>
        </w:pPrChange>
      </w:pPr>
      <w:ins w:id="5723" w:author="Ivan Pugachev" w:date="2025-12-19T09:58:00Z">
        <w:del w:id="572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2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END IF;</w:delText>
          </w:r>
        </w:del>
      </w:ins>
    </w:p>
    <w:p w14:paraId="1BE35D86" w14:textId="53AB219A" w:rsidR="00D30024" w:rsidRPr="00D30024" w:rsidDel="003114D6" w:rsidRDefault="00D30024" w:rsidP="003114D6">
      <w:pPr>
        <w:ind w:firstLine="708"/>
        <w:rPr>
          <w:ins w:id="5726" w:author="Ivan Pugachev" w:date="2025-12-19T09:58:00Z"/>
          <w:del w:id="572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28" w:author="Ivan Pugachev" w:date="2025-12-19T09:59:00Z">
            <w:rPr>
              <w:ins w:id="5729" w:author="Ivan Pugachev" w:date="2025-12-19T09:58:00Z"/>
              <w:del w:id="573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31" w:author="Дмитрий Филимонов" w:date="2026-01-29T15:10:00Z">
          <w:pPr>
            <w:ind w:firstLine="708"/>
            <w:jc w:val="center"/>
          </w:pPr>
        </w:pPrChange>
      </w:pPr>
      <w:ins w:id="5732" w:author="Ivan Pugachev" w:date="2025-12-19T09:58:00Z">
        <w:del w:id="573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7C879F9D" w14:textId="73793A31" w:rsidR="00D30024" w:rsidRPr="00D30024" w:rsidDel="003114D6" w:rsidRDefault="00D30024" w:rsidP="003114D6">
      <w:pPr>
        <w:ind w:firstLine="708"/>
        <w:rPr>
          <w:ins w:id="5735" w:author="Ivan Pugachev" w:date="2025-12-19T09:58:00Z"/>
          <w:del w:id="573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37" w:author="Ivan Pugachev" w:date="2025-12-19T09:59:00Z">
            <w:rPr>
              <w:ins w:id="5738" w:author="Ivan Pugachev" w:date="2025-12-19T09:58:00Z"/>
              <w:del w:id="573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40" w:author="Дмитрий Филимонов" w:date="2026-01-29T15:10:00Z">
          <w:pPr>
            <w:ind w:firstLine="708"/>
            <w:jc w:val="center"/>
          </w:pPr>
        </w:pPrChange>
      </w:pPr>
      <w:ins w:id="5741" w:author="Ivan Pugachev" w:date="2025-12-19T09:58:00Z">
        <w:del w:id="574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4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Регистрируем нового клиента</w:delText>
          </w:r>
        </w:del>
      </w:ins>
    </w:p>
    <w:p w14:paraId="7A03443D" w14:textId="4230F044" w:rsidR="00D30024" w:rsidRPr="00D30024" w:rsidDel="003114D6" w:rsidRDefault="00D30024" w:rsidP="003114D6">
      <w:pPr>
        <w:ind w:firstLine="708"/>
        <w:rPr>
          <w:ins w:id="5744" w:author="Ivan Pugachev" w:date="2025-12-19T09:58:00Z"/>
          <w:del w:id="574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46" w:author="Ivan Pugachev" w:date="2025-12-19T09:59:00Z">
            <w:rPr>
              <w:ins w:id="5747" w:author="Ivan Pugachev" w:date="2025-12-19T09:58:00Z"/>
              <w:del w:id="574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49" w:author="Дмитрий Филимонов" w:date="2026-01-29T15:10:00Z">
          <w:pPr>
            <w:ind w:firstLine="708"/>
            <w:jc w:val="center"/>
          </w:pPr>
        </w:pPrChange>
      </w:pPr>
      <w:ins w:id="5750" w:author="Ivan Pugachev" w:date="2025-12-19T09:58:00Z">
        <w:del w:id="575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INSERT INTO customers (cust_name, cust_phone_number, cust_points)</w:delText>
          </w:r>
        </w:del>
      </w:ins>
    </w:p>
    <w:p w14:paraId="6A5DE240" w14:textId="05C70D1F" w:rsidR="00D30024" w:rsidRPr="00D30024" w:rsidDel="003114D6" w:rsidRDefault="00D30024" w:rsidP="003114D6">
      <w:pPr>
        <w:ind w:firstLine="708"/>
        <w:rPr>
          <w:ins w:id="5753" w:author="Ivan Pugachev" w:date="2025-12-19T09:58:00Z"/>
          <w:del w:id="57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55" w:author="Ivan Pugachev" w:date="2025-12-19T09:59:00Z">
            <w:rPr>
              <w:ins w:id="5756" w:author="Ivan Pugachev" w:date="2025-12-19T09:58:00Z"/>
              <w:del w:id="57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58" w:author="Дмитрий Филимонов" w:date="2026-01-29T15:10:00Z">
          <w:pPr>
            <w:ind w:firstLine="708"/>
            <w:jc w:val="center"/>
          </w:pPr>
        </w:pPrChange>
      </w:pPr>
      <w:ins w:id="5759" w:author="Ivan Pugachev" w:date="2025-12-19T09:58:00Z">
        <w:del w:id="576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VALUES (p_cust_name, p_cust_phone_number, p_cust_points);</w:delText>
          </w:r>
        </w:del>
      </w:ins>
    </w:p>
    <w:p w14:paraId="2EBDA876" w14:textId="36A73778" w:rsidR="00D30024" w:rsidRPr="00D30024" w:rsidDel="003114D6" w:rsidRDefault="00D30024" w:rsidP="003114D6">
      <w:pPr>
        <w:ind w:firstLine="708"/>
        <w:rPr>
          <w:ins w:id="5762" w:author="Ivan Pugachev" w:date="2025-12-19T09:58:00Z"/>
          <w:del w:id="57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64" w:author="Ivan Pugachev" w:date="2025-12-19T09:59:00Z">
            <w:rPr>
              <w:ins w:id="5765" w:author="Ivan Pugachev" w:date="2025-12-19T09:58:00Z"/>
              <w:del w:id="57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67" w:author="Дмитрий Филимонов" w:date="2026-01-29T15:10:00Z">
          <w:pPr>
            <w:ind w:firstLine="708"/>
            <w:jc w:val="center"/>
          </w:pPr>
        </w:pPrChange>
      </w:pPr>
      <w:ins w:id="5768" w:author="Ivan Pugachev" w:date="2025-12-19T09:58:00Z">
        <w:del w:id="576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7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3CF49055" w14:textId="6BF9E4D8" w:rsidR="00D30024" w:rsidRPr="00D30024" w:rsidDel="003114D6" w:rsidRDefault="00D30024" w:rsidP="003114D6">
      <w:pPr>
        <w:ind w:firstLine="708"/>
        <w:rPr>
          <w:ins w:id="5771" w:author="Ivan Pugachev" w:date="2025-12-19T09:58:00Z"/>
          <w:del w:id="577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73" w:author="Ivan Pugachev" w:date="2025-12-19T09:59:00Z">
            <w:rPr>
              <w:ins w:id="5774" w:author="Ivan Pugachev" w:date="2025-12-19T09:58:00Z"/>
              <w:del w:id="577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76" w:author="Дмитрий Филимонов" w:date="2026-01-29T15:10:00Z">
          <w:pPr>
            <w:ind w:firstLine="708"/>
            <w:jc w:val="center"/>
          </w:pPr>
        </w:pPrChange>
      </w:pPr>
      <w:ins w:id="5777" w:author="Ivan Pugachev" w:date="2025-12-19T09:58:00Z">
        <w:del w:id="577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7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SET v_new_cust_id = LAST_INSERT_ID();</w:delText>
          </w:r>
        </w:del>
      </w:ins>
    </w:p>
    <w:p w14:paraId="0D51E213" w14:textId="12F07258" w:rsidR="00D30024" w:rsidRPr="00D30024" w:rsidDel="003114D6" w:rsidRDefault="00D30024" w:rsidP="003114D6">
      <w:pPr>
        <w:ind w:firstLine="708"/>
        <w:rPr>
          <w:ins w:id="5780" w:author="Ivan Pugachev" w:date="2025-12-19T09:58:00Z"/>
          <w:del w:id="578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82" w:author="Ivan Pugachev" w:date="2025-12-19T09:59:00Z">
            <w:rPr>
              <w:ins w:id="5783" w:author="Ivan Pugachev" w:date="2025-12-19T09:58:00Z"/>
              <w:del w:id="578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85" w:author="Дмитрий Филимонов" w:date="2026-01-29T15:10:00Z">
          <w:pPr>
            <w:ind w:firstLine="708"/>
            <w:jc w:val="center"/>
          </w:pPr>
        </w:pPrChange>
      </w:pPr>
      <w:ins w:id="5786" w:author="Ivan Pugachev" w:date="2025-12-19T09:58:00Z">
        <w:del w:id="578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8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195ABA89" w14:textId="3CEE574B" w:rsidR="00D30024" w:rsidRPr="00D30024" w:rsidDel="003114D6" w:rsidRDefault="00D30024" w:rsidP="003114D6">
      <w:pPr>
        <w:ind w:firstLine="708"/>
        <w:rPr>
          <w:ins w:id="5789" w:author="Ivan Pugachev" w:date="2025-12-19T09:58:00Z"/>
          <w:del w:id="579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91" w:author="Ivan Pugachev" w:date="2025-12-19T09:59:00Z">
            <w:rPr>
              <w:ins w:id="5792" w:author="Ivan Pugachev" w:date="2025-12-19T09:58:00Z"/>
              <w:del w:id="579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94" w:author="Дмитрий Филимонов" w:date="2026-01-29T15:10:00Z">
          <w:pPr>
            <w:ind w:firstLine="708"/>
            <w:jc w:val="center"/>
          </w:pPr>
        </w:pPrChange>
      </w:pPr>
      <w:ins w:id="5795" w:author="Ivan Pugachev" w:date="2025-12-19T09:58:00Z">
        <w:del w:id="579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9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Обработка рекомендателя</w:delText>
          </w:r>
        </w:del>
      </w:ins>
    </w:p>
    <w:p w14:paraId="48B2E61F" w14:textId="3AC61C9E" w:rsidR="00D30024" w:rsidRPr="00D30024" w:rsidDel="003114D6" w:rsidRDefault="00D30024" w:rsidP="003114D6">
      <w:pPr>
        <w:ind w:firstLine="708"/>
        <w:rPr>
          <w:ins w:id="5798" w:author="Ivan Pugachev" w:date="2025-12-19T09:58:00Z"/>
          <w:del w:id="579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00" w:author="Ivan Pugachev" w:date="2025-12-19T09:59:00Z">
            <w:rPr>
              <w:ins w:id="5801" w:author="Ivan Pugachev" w:date="2025-12-19T09:58:00Z"/>
              <w:del w:id="580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03" w:author="Дмитрий Филимонов" w:date="2026-01-29T15:10:00Z">
          <w:pPr>
            <w:ind w:firstLine="708"/>
            <w:jc w:val="center"/>
          </w:pPr>
        </w:pPrChange>
      </w:pPr>
      <w:ins w:id="5804" w:author="Ivan Pugachev" w:date="2025-12-19T09:58:00Z">
        <w:del w:id="580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0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IF p_referrer_id IS NOT NULL AND p_referrer_id &gt; 0 THEN</w:delText>
          </w:r>
        </w:del>
      </w:ins>
    </w:p>
    <w:p w14:paraId="123310A0" w14:textId="2C1C252F" w:rsidR="00D30024" w:rsidRPr="00D30024" w:rsidDel="003114D6" w:rsidRDefault="00D30024" w:rsidP="003114D6">
      <w:pPr>
        <w:ind w:firstLine="708"/>
        <w:rPr>
          <w:ins w:id="5807" w:author="Ivan Pugachev" w:date="2025-12-19T09:58:00Z"/>
          <w:del w:id="580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09" w:author="Ivan Pugachev" w:date="2025-12-19T09:59:00Z">
            <w:rPr>
              <w:ins w:id="5810" w:author="Ivan Pugachev" w:date="2025-12-19T09:58:00Z"/>
              <w:del w:id="581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12" w:author="Дмитрий Филимонов" w:date="2026-01-29T15:10:00Z">
          <w:pPr>
            <w:ind w:firstLine="708"/>
            <w:jc w:val="center"/>
          </w:pPr>
        </w:pPrChange>
      </w:pPr>
      <w:ins w:id="5813" w:author="Ivan Pugachev" w:date="2025-12-19T09:58:00Z">
        <w:del w:id="581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-- Проверяем существование рекомендателя</w:delText>
          </w:r>
        </w:del>
      </w:ins>
    </w:p>
    <w:p w14:paraId="4C118A0A" w14:textId="66D1A487" w:rsidR="00D30024" w:rsidRPr="00D30024" w:rsidDel="003114D6" w:rsidRDefault="00D30024" w:rsidP="003114D6">
      <w:pPr>
        <w:ind w:firstLine="708"/>
        <w:rPr>
          <w:ins w:id="5816" w:author="Ivan Pugachev" w:date="2025-12-19T09:58:00Z"/>
          <w:del w:id="58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18" w:author="Ivan Pugachev" w:date="2025-12-19T09:59:00Z">
            <w:rPr>
              <w:ins w:id="5819" w:author="Ivan Pugachev" w:date="2025-12-19T09:58:00Z"/>
              <w:del w:id="58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21" w:author="Дмитрий Филимонов" w:date="2026-01-29T15:10:00Z">
          <w:pPr>
            <w:ind w:firstLine="708"/>
            <w:jc w:val="center"/>
          </w:pPr>
        </w:pPrChange>
      </w:pPr>
      <w:ins w:id="5822" w:author="Ivan Pugachev" w:date="2025-12-19T09:58:00Z">
        <w:del w:id="58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SELECT cust_name INTO v_referrer_name</w:delText>
          </w:r>
        </w:del>
      </w:ins>
    </w:p>
    <w:p w14:paraId="57E97926" w14:textId="3D6B25AB" w:rsidR="00D30024" w:rsidRPr="00D30024" w:rsidDel="003114D6" w:rsidRDefault="00D30024" w:rsidP="003114D6">
      <w:pPr>
        <w:ind w:firstLine="708"/>
        <w:rPr>
          <w:ins w:id="5825" w:author="Ivan Pugachev" w:date="2025-12-19T09:58:00Z"/>
          <w:del w:id="58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27" w:author="Ivan Pugachev" w:date="2025-12-19T09:59:00Z">
            <w:rPr>
              <w:ins w:id="5828" w:author="Ivan Pugachev" w:date="2025-12-19T09:58:00Z"/>
              <w:del w:id="58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30" w:author="Дмитрий Филимонов" w:date="2026-01-29T15:10:00Z">
          <w:pPr>
            <w:ind w:firstLine="708"/>
            <w:jc w:val="center"/>
          </w:pPr>
        </w:pPrChange>
      </w:pPr>
      <w:ins w:id="5831" w:author="Ivan Pugachev" w:date="2025-12-19T09:58:00Z">
        <w:del w:id="583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3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FROM customers </w:delText>
          </w:r>
        </w:del>
      </w:ins>
    </w:p>
    <w:p w14:paraId="32D986A4" w14:textId="1C47F467" w:rsidR="00D30024" w:rsidRPr="00D30024" w:rsidDel="003114D6" w:rsidRDefault="00D30024" w:rsidP="003114D6">
      <w:pPr>
        <w:ind w:firstLine="708"/>
        <w:rPr>
          <w:ins w:id="5834" w:author="Ivan Pugachev" w:date="2025-12-19T09:58:00Z"/>
          <w:del w:id="58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36" w:author="Ivan Pugachev" w:date="2025-12-19T09:59:00Z">
            <w:rPr>
              <w:ins w:id="5837" w:author="Ivan Pugachev" w:date="2025-12-19T09:58:00Z"/>
              <w:del w:id="58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39" w:author="Дмитрий Филимонов" w:date="2026-01-29T15:10:00Z">
          <w:pPr>
            <w:ind w:firstLine="708"/>
            <w:jc w:val="center"/>
          </w:pPr>
        </w:pPrChange>
      </w:pPr>
      <w:ins w:id="5840" w:author="Ivan Pugachev" w:date="2025-12-19T09:58:00Z">
        <w:del w:id="58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WHERE cust_id = p_referrer_id;</w:delText>
          </w:r>
        </w:del>
      </w:ins>
    </w:p>
    <w:p w14:paraId="5E0F0144" w14:textId="0593DD23" w:rsidR="00D30024" w:rsidRPr="00D30024" w:rsidDel="003114D6" w:rsidRDefault="00D30024" w:rsidP="003114D6">
      <w:pPr>
        <w:ind w:firstLine="708"/>
        <w:rPr>
          <w:ins w:id="5843" w:author="Ivan Pugachev" w:date="2025-12-19T09:58:00Z"/>
          <w:del w:id="58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45" w:author="Ivan Pugachev" w:date="2025-12-19T09:59:00Z">
            <w:rPr>
              <w:ins w:id="5846" w:author="Ivan Pugachev" w:date="2025-12-19T09:58:00Z"/>
              <w:del w:id="58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48" w:author="Дмитрий Филимонов" w:date="2026-01-29T15:10:00Z">
          <w:pPr>
            <w:ind w:firstLine="708"/>
            <w:jc w:val="center"/>
          </w:pPr>
        </w:pPrChange>
      </w:pPr>
      <w:ins w:id="5849" w:author="Ivan Pugachev" w:date="2025-12-19T09:58:00Z">
        <w:del w:id="585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</w:del>
      </w:ins>
    </w:p>
    <w:p w14:paraId="00B076AF" w14:textId="14945642" w:rsidR="00D30024" w:rsidRPr="00D30024" w:rsidDel="003114D6" w:rsidRDefault="00D30024" w:rsidP="003114D6">
      <w:pPr>
        <w:ind w:firstLine="708"/>
        <w:rPr>
          <w:ins w:id="5852" w:author="Ivan Pugachev" w:date="2025-12-19T09:58:00Z"/>
          <w:del w:id="585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54" w:author="Ivan Pugachev" w:date="2025-12-19T09:59:00Z">
            <w:rPr>
              <w:ins w:id="5855" w:author="Ivan Pugachev" w:date="2025-12-19T09:58:00Z"/>
              <w:del w:id="58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57" w:author="Дмитрий Филимонов" w:date="2026-01-29T15:10:00Z">
          <w:pPr>
            <w:ind w:firstLine="708"/>
            <w:jc w:val="center"/>
          </w:pPr>
        </w:pPrChange>
      </w:pPr>
      <w:ins w:id="5858" w:author="Ivan Pugachev" w:date="2025-12-19T09:58:00Z">
        <w:del w:id="585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IF v_referrer_name IS NOT NULL THEN</w:delText>
          </w:r>
        </w:del>
      </w:ins>
    </w:p>
    <w:p w14:paraId="0CC5B70C" w14:textId="2184C265" w:rsidR="00D30024" w:rsidRPr="00D30024" w:rsidDel="003114D6" w:rsidRDefault="00D30024" w:rsidP="003114D6">
      <w:pPr>
        <w:ind w:firstLine="708"/>
        <w:rPr>
          <w:ins w:id="5861" w:author="Ivan Pugachev" w:date="2025-12-19T09:58:00Z"/>
          <w:del w:id="586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63" w:author="Ivan Pugachev" w:date="2025-12-19T09:59:00Z">
            <w:rPr>
              <w:ins w:id="5864" w:author="Ivan Pugachev" w:date="2025-12-19T09:58:00Z"/>
              <w:del w:id="586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66" w:author="Дмитрий Филимонов" w:date="2026-01-29T15:10:00Z">
          <w:pPr>
            <w:ind w:firstLine="708"/>
            <w:jc w:val="center"/>
          </w:pPr>
        </w:pPrChange>
      </w:pPr>
      <w:ins w:id="5867" w:author="Ivan Pugachev" w:date="2025-12-19T09:58:00Z">
        <w:del w:id="586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-- Начисляем баллы</w:delText>
          </w:r>
        </w:del>
      </w:ins>
    </w:p>
    <w:p w14:paraId="180C05EE" w14:textId="29F42194" w:rsidR="00D30024" w:rsidRPr="00D30024" w:rsidDel="003114D6" w:rsidRDefault="00D30024" w:rsidP="003114D6">
      <w:pPr>
        <w:ind w:firstLine="708"/>
        <w:rPr>
          <w:ins w:id="5870" w:author="Ivan Pugachev" w:date="2025-12-19T09:58:00Z"/>
          <w:del w:id="58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72" w:author="Ivan Pugachev" w:date="2025-12-19T09:59:00Z">
            <w:rPr>
              <w:ins w:id="5873" w:author="Ivan Pugachev" w:date="2025-12-19T09:58:00Z"/>
              <w:del w:id="58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75" w:author="Дмитрий Филимонов" w:date="2026-01-29T15:10:00Z">
          <w:pPr>
            <w:ind w:firstLine="708"/>
            <w:jc w:val="center"/>
          </w:pPr>
        </w:pPrChange>
      </w:pPr>
      <w:ins w:id="5876" w:author="Ivan Pugachev" w:date="2025-12-19T09:58:00Z">
        <w:del w:id="58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UPDATE customers </w:delText>
          </w:r>
        </w:del>
      </w:ins>
    </w:p>
    <w:p w14:paraId="204C2DC7" w14:textId="71C53016" w:rsidR="00D30024" w:rsidRPr="00D30024" w:rsidDel="003114D6" w:rsidRDefault="00D30024" w:rsidP="003114D6">
      <w:pPr>
        <w:ind w:firstLine="708"/>
        <w:rPr>
          <w:ins w:id="5879" w:author="Ivan Pugachev" w:date="2025-12-19T09:58:00Z"/>
          <w:del w:id="58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81" w:author="Ivan Pugachev" w:date="2025-12-19T09:59:00Z">
            <w:rPr>
              <w:ins w:id="5882" w:author="Ivan Pugachev" w:date="2025-12-19T09:58:00Z"/>
              <w:del w:id="58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84" w:author="Дмитрий Филимонов" w:date="2026-01-29T15:10:00Z">
          <w:pPr>
            <w:ind w:firstLine="708"/>
            <w:jc w:val="center"/>
          </w:pPr>
        </w:pPrChange>
      </w:pPr>
      <w:ins w:id="5885" w:author="Ivan Pugachev" w:date="2025-12-19T09:58:00Z">
        <w:del w:id="58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SET cust_points = cust_points + 50</w:delText>
          </w:r>
        </w:del>
      </w:ins>
    </w:p>
    <w:p w14:paraId="2584F0DE" w14:textId="133FDF47" w:rsidR="00D30024" w:rsidRPr="00D30024" w:rsidDel="003114D6" w:rsidRDefault="00D30024" w:rsidP="003114D6">
      <w:pPr>
        <w:ind w:firstLine="708"/>
        <w:rPr>
          <w:ins w:id="5888" w:author="Ivan Pugachev" w:date="2025-12-19T09:58:00Z"/>
          <w:del w:id="588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90" w:author="Ivan Pugachev" w:date="2025-12-19T09:59:00Z">
            <w:rPr>
              <w:ins w:id="5891" w:author="Ivan Pugachev" w:date="2025-12-19T09:58:00Z"/>
              <w:del w:id="58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93" w:author="Дмитрий Филимонов" w:date="2026-01-29T15:10:00Z">
          <w:pPr>
            <w:ind w:firstLine="708"/>
            <w:jc w:val="center"/>
          </w:pPr>
        </w:pPrChange>
      </w:pPr>
      <w:ins w:id="5894" w:author="Ivan Pugachev" w:date="2025-12-19T09:58:00Z">
        <w:del w:id="58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WHERE cust_id = p_referrer_id;</w:delText>
          </w:r>
        </w:del>
      </w:ins>
    </w:p>
    <w:p w14:paraId="78192E01" w14:textId="0F0E3D33" w:rsidR="00D30024" w:rsidRPr="00D30024" w:rsidDel="003114D6" w:rsidRDefault="00D30024" w:rsidP="003114D6">
      <w:pPr>
        <w:ind w:firstLine="708"/>
        <w:rPr>
          <w:ins w:id="5897" w:author="Ivan Pugachev" w:date="2025-12-19T09:58:00Z"/>
          <w:del w:id="58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99" w:author="Ivan Pugachev" w:date="2025-12-19T09:59:00Z">
            <w:rPr>
              <w:ins w:id="5900" w:author="Ivan Pugachev" w:date="2025-12-19T09:58:00Z"/>
              <w:del w:id="59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02" w:author="Дмитрий Филимонов" w:date="2026-01-29T15:10:00Z">
          <w:pPr>
            <w:ind w:firstLine="708"/>
            <w:jc w:val="center"/>
          </w:pPr>
        </w:pPrChange>
      </w:pPr>
      <w:ins w:id="5903" w:author="Ivan Pugachev" w:date="2025-12-19T09:58:00Z">
        <w:del w:id="590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0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</w:delText>
          </w:r>
        </w:del>
      </w:ins>
    </w:p>
    <w:p w14:paraId="7906CB24" w14:textId="7394C804" w:rsidR="00D30024" w:rsidRPr="00D30024" w:rsidDel="003114D6" w:rsidRDefault="00D30024" w:rsidP="003114D6">
      <w:pPr>
        <w:ind w:firstLine="708"/>
        <w:rPr>
          <w:ins w:id="5906" w:author="Ivan Pugachev" w:date="2025-12-19T09:58:00Z"/>
          <w:del w:id="590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08" w:author="Ivan Pugachev" w:date="2025-12-19T09:59:00Z">
            <w:rPr>
              <w:ins w:id="5909" w:author="Ivan Pugachev" w:date="2025-12-19T09:58:00Z"/>
              <w:del w:id="591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11" w:author="Дмитрий Филимонов" w:date="2026-01-29T15:10:00Z">
          <w:pPr>
            <w:ind w:firstLine="708"/>
            <w:jc w:val="center"/>
          </w:pPr>
        </w:pPrChange>
      </w:pPr>
      <w:ins w:id="5912" w:author="Ivan Pugachev" w:date="2025-12-19T09:58:00Z">
        <w:del w:id="591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UPDATE customers </w:delText>
          </w:r>
        </w:del>
      </w:ins>
    </w:p>
    <w:p w14:paraId="14AC2688" w14:textId="425FA620" w:rsidR="00D30024" w:rsidRPr="00D30024" w:rsidDel="003114D6" w:rsidRDefault="00D30024" w:rsidP="003114D6">
      <w:pPr>
        <w:ind w:firstLine="708"/>
        <w:rPr>
          <w:ins w:id="5915" w:author="Ivan Pugachev" w:date="2025-12-19T09:58:00Z"/>
          <w:del w:id="591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17" w:author="Ivan Pugachev" w:date="2025-12-19T09:59:00Z">
            <w:rPr>
              <w:ins w:id="5918" w:author="Ivan Pugachev" w:date="2025-12-19T09:58:00Z"/>
              <w:del w:id="591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20" w:author="Дмитрий Филимонов" w:date="2026-01-29T15:10:00Z">
          <w:pPr>
            <w:ind w:firstLine="708"/>
            <w:jc w:val="center"/>
          </w:pPr>
        </w:pPrChange>
      </w:pPr>
      <w:ins w:id="5921" w:author="Ivan Pugachev" w:date="2025-12-19T09:58:00Z">
        <w:del w:id="592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2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SET cust_points = cust_points + 20</w:delText>
          </w:r>
        </w:del>
      </w:ins>
    </w:p>
    <w:p w14:paraId="2B4EEC06" w14:textId="22511D8E" w:rsidR="00D30024" w:rsidRPr="00D30024" w:rsidDel="003114D6" w:rsidRDefault="00D30024" w:rsidP="003114D6">
      <w:pPr>
        <w:ind w:firstLine="708"/>
        <w:rPr>
          <w:ins w:id="5924" w:author="Ivan Pugachev" w:date="2025-12-19T09:58:00Z"/>
          <w:del w:id="592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26" w:author="Ivan Pugachev" w:date="2025-12-19T09:59:00Z">
            <w:rPr>
              <w:ins w:id="5927" w:author="Ivan Pugachev" w:date="2025-12-19T09:58:00Z"/>
              <w:del w:id="59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29" w:author="Дмитрий Филимонов" w:date="2026-01-29T15:10:00Z">
          <w:pPr>
            <w:ind w:firstLine="708"/>
            <w:jc w:val="center"/>
          </w:pPr>
        </w:pPrChange>
      </w:pPr>
      <w:ins w:id="5930" w:author="Ivan Pugachev" w:date="2025-12-19T09:58:00Z">
        <w:del w:id="593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3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WHERE cust_id = v_new_cust_id;</w:delText>
          </w:r>
        </w:del>
      </w:ins>
    </w:p>
    <w:p w14:paraId="0DC17A00" w14:textId="78AE0C63" w:rsidR="00D30024" w:rsidRPr="00D30024" w:rsidDel="003114D6" w:rsidRDefault="00D30024" w:rsidP="003114D6">
      <w:pPr>
        <w:ind w:firstLine="708"/>
        <w:rPr>
          <w:ins w:id="5933" w:author="Ivan Pugachev" w:date="2025-12-19T09:58:00Z"/>
          <w:del w:id="593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35" w:author="Ivan Pugachev" w:date="2025-12-19T09:59:00Z">
            <w:rPr>
              <w:ins w:id="5936" w:author="Ivan Pugachev" w:date="2025-12-19T09:58:00Z"/>
              <w:del w:id="593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38" w:author="Дмитрий Филимонов" w:date="2026-01-29T15:10:00Z">
          <w:pPr>
            <w:ind w:firstLine="708"/>
            <w:jc w:val="center"/>
          </w:pPr>
        </w:pPrChange>
      </w:pPr>
      <w:ins w:id="5939" w:author="Ivan Pugachev" w:date="2025-12-19T09:58:00Z">
        <w:del w:id="594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4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</w:delText>
          </w:r>
        </w:del>
      </w:ins>
    </w:p>
    <w:p w14:paraId="527200FB" w14:textId="47F91EA5" w:rsidR="00D30024" w:rsidRPr="00D30024" w:rsidDel="003114D6" w:rsidRDefault="00D30024" w:rsidP="003114D6">
      <w:pPr>
        <w:ind w:firstLine="708"/>
        <w:rPr>
          <w:ins w:id="5942" w:author="Ivan Pugachev" w:date="2025-12-19T09:58:00Z"/>
          <w:del w:id="59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44" w:author="Ivan Pugachev" w:date="2025-12-19T09:59:00Z">
            <w:rPr>
              <w:ins w:id="5945" w:author="Ivan Pugachev" w:date="2025-12-19T09:58:00Z"/>
              <w:del w:id="59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47" w:author="Дмитрий Филимонов" w:date="2026-01-29T15:10:00Z">
          <w:pPr>
            <w:ind w:firstLine="708"/>
            <w:jc w:val="center"/>
          </w:pPr>
        </w:pPrChange>
      </w:pPr>
      <w:ins w:id="5948" w:author="Ivan Pugachev" w:date="2025-12-19T09:58:00Z">
        <w:del w:id="594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SET p_cust_points = p_cust_points + 20;</w:delText>
          </w:r>
        </w:del>
      </w:ins>
    </w:p>
    <w:p w14:paraId="7A9C72C0" w14:textId="594DF741" w:rsidR="00D30024" w:rsidRPr="00D30024" w:rsidDel="003114D6" w:rsidRDefault="00D30024" w:rsidP="003114D6">
      <w:pPr>
        <w:ind w:firstLine="708"/>
        <w:rPr>
          <w:ins w:id="5951" w:author="Ivan Pugachev" w:date="2025-12-19T09:58:00Z"/>
          <w:del w:id="59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53" w:author="Ivan Pugachev" w:date="2025-12-19T09:59:00Z">
            <w:rPr>
              <w:ins w:id="5954" w:author="Ivan Pugachev" w:date="2025-12-19T09:58:00Z"/>
              <w:del w:id="59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56" w:author="Дмитрий Филимонов" w:date="2026-01-29T15:10:00Z">
          <w:pPr>
            <w:ind w:firstLine="708"/>
            <w:jc w:val="center"/>
          </w:pPr>
        </w:pPrChange>
      </w:pPr>
      <w:ins w:id="5957" w:author="Ivan Pugachev" w:date="2025-12-19T09:58:00Z">
        <w:del w:id="595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</w:delText>
          </w:r>
        </w:del>
      </w:ins>
    </w:p>
    <w:p w14:paraId="5EEB1A39" w14:textId="4282E6FF" w:rsidR="00D30024" w:rsidRPr="00D30024" w:rsidDel="003114D6" w:rsidRDefault="00D30024" w:rsidP="003114D6">
      <w:pPr>
        <w:ind w:firstLine="708"/>
        <w:rPr>
          <w:ins w:id="5960" w:author="Ivan Pugachev" w:date="2025-12-19T09:58:00Z"/>
          <w:del w:id="596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62" w:author="Ivan Pugachev" w:date="2025-12-19T09:59:00Z">
            <w:rPr>
              <w:ins w:id="5963" w:author="Ivan Pugachev" w:date="2025-12-19T09:58:00Z"/>
              <w:del w:id="596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65" w:author="Дмитрий Филимонов" w:date="2026-01-29T15:10:00Z">
          <w:pPr>
            <w:ind w:firstLine="708"/>
            <w:jc w:val="center"/>
          </w:pPr>
        </w:pPrChange>
      </w:pPr>
      <w:ins w:id="5966" w:author="Ivan Pugachev" w:date="2025-12-19T09:58:00Z">
        <w:del w:id="596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SELECT </w:delText>
          </w:r>
        </w:del>
      </w:ins>
    </w:p>
    <w:p w14:paraId="7C59DAE3" w14:textId="572B9033" w:rsidR="00D30024" w:rsidRPr="00D30024" w:rsidDel="003114D6" w:rsidRDefault="00D30024" w:rsidP="003114D6">
      <w:pPr>
        <w:ind w:firstLine="708"/>
        <w:rPr>
          <w:ins w:id="5969" w:author="Ivan Pugachev" w:date="2025-12-19T09:58:00Z"/>
          <w:del w:id="597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71" w:author="Ivan Pugachev" w:date="2025-12-19T09:59:00Z">
            <w:rPr>
              <w:ins w:id="5972" w:author="Ivan Pugachev" w:date="2025-12-19T09:58:00Z"/>
              <w:del w:id="59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74" w:author="Дмитрий Филимонов" w:date="2026-01-29T15:10:00Z">
          <w:pPr>
            <w:ind w:firstLine="708"/>
            <w:jc w:val="center"/>
          </w:pPr>
        </w:pPrChange>
      </w:pPr>
      <w:ins w:id="5975" w:author="Ivan Pugachev" w:date="2025-12-19T09:58:00Z">
        <w:del w:id="597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7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'Успешно' AS status,</w:delText>
          </w:r>
        </w:del>
      </w:ins>
    </w:p>
    <w:p w14:paraId="1E2F4308" w14:textId="0B370A9C" w:rsidR="00D30024" w:rsidRPr="00D30024" w:rsidDel="003114D6" w:rsidRDefault="00D30024" w:rsidP="003114D6">
      <w:pPr>
        <w:ind w:firstLine="708"/>
        <w:rPr>
          <w:ins w:id="5978" w:author="Ivan Pugachev" w:date="2025-12-19T09:58:00Z"/>
          <w:del w:id="597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80" w:author="Ivan Pugachev" w:date="2025-12-19T09:59:00Z">
            <w:rPr>
              <w:ins w:id="5981" w:author="Ivan Pugachev" w:date="2025-12-19T09:58:00Z"/>
              <w:del w:id="59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83" w:author="Дмитрий Филимонов" w:date="2026-01-29T15:10:00Z">
          <w:pPr>
            <w:ind w:firstLine="708"/>
            <w:jc w:val="center"/>
          </w:pPr>
        </w:pPrChange>
      </w:pPr>
      <w:ins w:id="5984" w:author="Ivan Pugachev" w:date="2025-12-19T09:58:00Z">
        <w:del w:id="598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8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CONCAT('Клиент ', p_cust_name, ' зарегистрирован') AS message,</w:delText>
          </w:r>
        </w:del>
      </w:ins>
    </w:p>
    <w:p w14:paraId="162B5A75" w14:textId="3B53C3BB" w:rsidR="00D30024" w:rsidRPr="00D30024" w:rsidDel="003114D6" w:rsidRDefault="00D30024" w:rsidP="003114D6">
      <w:pPr>
        <w:ind w:firstLine="708"/>
        <w:rPr>
          <w:ins w:id="5987" w:author="Ivan Pugachev" w:date="2025-12-19T09:58:00Z"/>
          <w:del w:id="598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89" w:author="Ivan Pugachev" w:date="2025-12-19T09:59:00Z">
            <w:rPr>
              <w:ins w:id="5990" w:author="Ivan Pugachev" w:date="2025-12-19T09:58:00Z"/>
              <w:del w:id="599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92" w:author="Дмитрий Филимонов" w:date="2026-01-29T15:10:00Z">
          <w:pPr>
            <w:ind w:firstLine="708"/>
            <w:jc w:val="center"/>
          </w:pPr>
        </w:pPrChange>
      </w:pPr>
      <w:ins w:id="5993" w:author="Ivan Pugachev" w:date="2025-12-19T09:58:00Z">
        <w:del w:id="599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9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p_cust_points AS ваши_баллы,</w:delText>
          </w:r>
        </w:del>
      </w:ins>
    </w:p>
    <w:p w14:paraId="1839F819" w14:textId="747688FA" w:rsidR="00D30024" w:rsidRPr="00D30024" w:rsidDel="003114D6" w:rsidRDefault="00D30024" w:rsidP="003114D6">
      <w:pPr>
        <w:ind w:firstLine="708"/>
        <w:rPr>
          <w:ins w:id="5996" w:author="Ivan Pugachev" w:date="2025-12-19T09:58:00Z"/>
          <w:del w:id="599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98" w:author="Ivan Pugachev" w:date="2025-12-19T09:59:00Z">
            <w:rPr>
              <w:ins w:id="5999" w:author="Ivan Pugachev" w:date="2025-12-19T09:58:00Z"/>
              <w:del w:id="600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01" w:author="Дмитрий Филимонов" w:date="2026-01-29T15:10:00Z">
          <w:pPr>
            <w:ind w:firstLine="708"/>
            <w:jc w:val="center"/>
          </w:pPr>
        </w:pPrChange>
      </w:pPr>
      <w:ins w:id="6002" w:author="Ivan Pugachev" w:date="2025-12-19T09:58:00Z">
        <w:del w:id="600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0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v_new_cust_id AS ваш_id,</w:delText>
          </w:r>
        </w:del>
      </w:ins>
    </w:p>
    <w:p w14:paraId="02EF9667" w14:textId="62C29ABD" w:rsidR="00D30024" w:rsidRPr="00D30024" w:rsidDel="003114D6" w:rsidRDefault="00D30024" w:rsidP="003114D6">
      <w:pPr>
        <w:ind w:firstLine="708"/>
        <w:rPr>
          <w:ins w:id="6005" w:author="Ivan Pugachev" w:date="2025-12-19T09:58:00Z"/>
          <w:del w:id="600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07" w:author="Ivan Pugachev" w:date="2025-12-19T09:59:00Z">
            <w:rPr>
              <w:ins w:id="6008" w:author="Ivan Pugachev" w:date="2025-12-19T09:58:00Z"/>
              <w:del w:id="60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10" w:author="Дмитрий Филимонов" w:date="2026-01-29T15:10:00Z">
          <w:pPr>
            <w:ind w:firstLine="708"/>
            <w:jc w:val="center"/>
          </w:pPr>
        </w:pPrChange>
      </w:pPr>
      <w:ins w:id="6011" w:author="Ivan Pugachev" w:date="2025-12-19T09:58:00Z">
        <w:del w:id="601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v_referrer_name AS рекомендатель;</w:delText>
          </w:r>
        </w:del>
      </w:ins>
    </w:p>
    <w:p w14:paraId="3C698D30" w14:textId="3586B5BB" w:rsidR="00D30024" w:rsidRPr="00D30024" w:rsidDel="003114D6" w:rsidRDefault="00D30024" w:rsidP="003114D6">
      <w:pPr>
        <w:ind w:firstLine="708"/>
        <w:rPr>
          <w:ins w:id="6014" w:author="Ivan Pugachev" w:date="2025-12-19T09:58:00Z"/>
          <w:del w:id="60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16" w:author="Ivan Pugachev" w:date="2025-12-19T09:59:00Z">
            <w:rPr>
              <w:ins w:id="6017" w:author="Ivan Pugachev" w:date="2025-12-19T09:58:00Z"/>
              <w:del w:id="60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19" w:author="Дмитрий Филимонов" w:date="2026-01-29T15:10:00Z">
          <w:pPr>
            <w:ind w:firstLine="708"/>
            <w:jc w:val="center"/>
          </w:pPr>
        </w:pPrChange>
      </w:pPr>
      <w:ins w:id="6020" w:author="Ivan Pugachev" w:date="2025-12-19T09:58:00Z">
        <w:del w:id="602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2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ELSE</w:delText>
          </w:r>
        </w:del>
      </w:ins>
    </w:p>
    <w:p w14:paraId="385A44E1" w14:textId="0B3E7AFF" w:rsidR="00D30024" w:rsidRPr="00D30024" w:rsidDel="003114D6" w:rsidRDefault="00D30024" w:rsidP="003114D6">
      <w:pPr>
        <w:ind w:firstLine="708"/>
        <w:rPr>
          <w:ins w:id="6023" w:author="Ivan Pugachev" w:date="2025-12-19T09:58:00Z"/>
          <w:del w:id="602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25" w:author="Ivan Pugachev" w:date="2025-12-19T09:59:00Z">
            <w:rPr>
              <w:ins w:id="6026" w:author="Ivan Pugachev" w:date="2025-12-19T09:58:00Z"/>
              <w:del w:id="602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28" w:author="Дмитрий Филимонов" w:date="2026-01-29T15:10:00Z">
          <w:pPr>
            <w:ind w:firstLine="708"/>
            <w:jc w:val="center"/>
          </w:pPr>
        </w:pPrChange>
      </w:pPr>
      <w:ins w:id="6029" w:author="Ivan Pugachev" w:date="2025-12-19T09:58:00Z">
        <w:del w:id="603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SELECT </w:delText>
          </w:r>
        </w:del>
      </w:ins>
    </w:p>
    <w:p w14:paraId="7A113F6E" w14:textId="03582E23" w:rsidR="00D30024" w:rsidRPr="00D30024" w:rsidDel="003114D6" w:rsidRDefault="00D30024" w:rsidP="003114D6">
      <w:pPr>
        <w:ind w:firstLine="708"/>
        <w:rPr>
          <w:ins w:id="6032" w:author="Ivan Pugachev" w:date="2025-12-19T09:58:00Z"/>
          <w:del w:id="603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34" w:author="Ivan Pugachev" w:date="2025-12-19T09:59:00Z">
            <w:rPr>
              <w:ins w:id="6035" w:author="Ivan Pugachev" w:date="2025-12-19T09:58:00Z"/>
              <w:del w:id="60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37" w:author="Дмитрий Филимонов" w:date="2026-01-29T15:10:00Z">
          <w:pPr>
            <w:ind w:firstLine="708"/>
            <w:jc w:val="center"/>
          </w:pPr>
        </w:pPrChange>
      </w:pPr>
      <w:ins w:id="6038" w:author="Ivan Pugachev" w:date="2025-12-19T09:58:00Z">
        <w:del w:id="603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4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'Успешно' AS status,</w:delText>
          </w:r>
        </w:del>
      </w:ins>
    </w:p>
    <w:p w14:paraId="02BB5B0C" w14:textId="25EDFA87" w:rsidR="00D30024" w:rsidRPr="00D30024" w:rsidDel="003114D6" w:rsidRDefault="00D30024" w:rsidP="003114D6">
      <w:pPr>
        <w:ind w:firstLine="708"/>
        <w:rPr>
          <w:ins w:id="6041" w:author="Ivan Pugachev" w:date="2025-12-19T09:58:00Z"/>
          <w:del w:id="604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43" w:author="Ivan Pugachev" w:date="2025-12-19T09:59:00Z">
            <w:rPr>
              <w:ins w:id="6044" w:author="Ivan Pugachev" w:date="2025-12-19T09:58:00Z"/>
              <w:del w:id="604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46" w:author="Дмитрий Филимонов" w:date="2026-01-29T15:10:00Z">
          <w:pPr>
            <w:ind w:firstLine="708"/>
            <w:jc w:val="center"/>
          </w:pPr>
        </w:pPrChange>
      </w:pPr>
      <w:ins w:id="6047" w:author="Ivan Pugachev" w:date="2025-12-19T09:58:00Z">
        <w:del w:id="604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4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CONCAT('Клиент ', p_cust_name, ' зарегистрирован') AS message,</w:delText>
          </w:r>
        </w:del>
      </w:ins>
    </w:p>
    <w:p w14:paraId="68A0870A" w14:textId="5BC1DE5D" w:rsidR="00D30024" w:rsidRPr="00D30024" w:rsidDel="003114D6" w:rsidRDefault="00D30024" w:rsidP="003114D6">
      <w:pPr>
        <w:ind w:firstLine="708"/>
        <w:rPr>
          <w:ins w:id="6050" w:author="Ivan Pugachev" w:date="2025-12-19T09:58:00Z"/>
          <w:del w:id="605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52" w:author="Ivan Pugachev" w:date="2025-12-19T09:59:00Z">
            <w:rPr>
              <w:ins w:id="6053" w:author="Ivan Pugachev" w:date="2025-12-19T09:58:00Z"/>
              <w:del w:id="605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55" w:author="Дмитрий Филимонов" w:date="2026-01-29T15:10:00Z">
          <w:pPr>
            <w:ind w:firstLine="708"/>
            <w:jc w:val="center"/>
          </w:pPr>
        </w:pPrChange>
      </w:pPr>
      <w:ins w:id="6056" w:author="Ivan Pugachev" w:date="2025-12-19T09:58:00Z">
        <w:del w:id="605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5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p_cust_points AS ваши_баллы,</w:delText>
          </w:r>
        </w:del>
      </w:ins>
    </w:p>
    <w:p w14:paraId="716986DD" w14:textId="3C295AEB" w:rsidR="00D30024" w:rsidRPr="00D30024" w:rsidDel="003114D6" w:rsidRDefault="00D30024" w:rsidP="003114D6">
      <w:pPr>
        <w:ind w:firstLine="708"/>
        <w:rPr>
          <w:ins w:id="6059" w:author="Ivan Pugachev" w:date="2025-12-19T09:58:00Z"/>
          <w:del w:id="606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61" w:author="Ivan Pugachev" w:date="2025-12-19T09:59:00Z">
            <w:rPr>
              <w:ins w:id="6062" w:author="Ivan Pugachev" w:date="2025-12-19T09:58:00Z"/>
              <w:del w:id="606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64" w:author="Дмитрий Филимонов" w:date="2026-01-29T15:10:00Z">
          <w:pPr>
            <w:ind w:firstLine="708"/>
            <w:jc w:val="center"/>
          </w:pPr>
        </w:pPrChange>
      </w:pPr>
      <w:ins w:id="6065" w:author="Ivan Pugachev" w:date="2025-12-19T09:58:00Z">
        <w:del w:id="606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6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v_new_cust_id AS ваш_id;</w:delText>
          </w:r>
        </w:del>
      </w:ins>
    </w:p>
    <w:p w14:paraId="7867C345" w14:textId="06A1CFD0" w:rsidR="00D30024" w:rsidRPr="00D30024" w:rsidDel="003114D6" w:rsidRDefault="00D30024" w:rsidP="003114D6">
      <w:pPr>
        <w:ind w:firstLine="708"/>
        <w:rPr>
          <w:ins w:id="6068" w:author="Ivan Pugachev" w:date="2025-12-19T09:58:00Z"/>
          <w:del w:id="606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70" w:author="Ivan Pugachev" w:date="2025-12-19T09:59:00Z">
            <w:rPr>
              <w:ins w:id="6071" w:author="Ivan Pugachev" w:date="2025-12-19T09:58:00Z"/>
              <w:del w:id="607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73" w:author="Дмитрий Филимонов" w:date="2026-01-29T15:10:00Z">
          <w:pPr>
            <w:ind w:firstLine="708"/>
            <w:jc w:val="center"/>
          </w:pPr>
        </w:pPrChange>
      </w:pPr>
      <w:ins w:id="6074" w:author="Ivan Pugachev" w:date="2025-12-19T09:58:00Z">
        <w:del w:id="607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7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END IF;</w:delText>
          </w:r>
        </w:del>
      </w:ins>
    </w:p>
    <w:p w14:paraId="3FBB18FD" w14:textId="1844A353" w:rsidR="00D30024" w:rsidRPr="00D30024" w:rsidDel="003114D6" w:rsidRDefault="00D30024" w:rsidP="003114D6">
      <w:pPr>
        <w:ind w:firstLine="708"/>
        <w:rPr>
          <w:ins w:id="6077" w:author="Ivan Pugachev" w:date="2025-12-19T09:58:00Z"/>
          <w:del w:id="607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79" w:author="Ivan Pugachev" w:date="2025-12-19T09:59:00Z">
            <w:rPr>
              <w:ins w:id="6080" w:author="Ivan Pugachev" w:date="2025-12-19T09:58:00Z"/>
              <w:del w:id="60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82" w:author="Дмитрий Филимонов" w:date="2026-01-29T15:10:00Z">
          <w:pPr>
            <w:ind w:firstLine="708"/>
            <w:jc w:val="center"/>
          </w:pPr>
        </w:pPrChange>
      </w:pPr>
      <w:ins w:id="6083" w:author="Ivan Pugachev" w:date="2025-12-19T09:58:00Z">
        <w:del w:id="608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8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ELSE</w:delText>
          </w:r>
        </w:del>
      </w:ins>
    </w:p>
    <w:p w14:paraId="07BA838C" w14:textId="096DF93A" w:rsidR="00D30024" w:rsidRPr="00D30024" w:rsidDel="003114D6" w:rsidRDefault="00D30024" w:rsidP="003114D6">
      <w:pPr>
        <w:ind w:firstLine="708"/>
        <w:rPr>
          <w:ins w:id="6086" w:author="Ivan Pugachev" w:date="2025-12-19T09:58:00Z"/>
          <w:del w:id="60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88" w:author="Ivan Pugachev" w:date="2025-12-19T09:59:00Z">
            <w:rPr>
              <w:ins w:id="6089" w:author="Ivan Pugachev" w:date="2025-12-19T09:58:00Z"/>
              <w:del w:id="60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91" w:author="Дмитрий Филимонов" w:date="2026-01-29T15:10:00Z">
          <w:pPr>
            <w:ind w:firstLine="708"/>
            <w:jc w:val="center"/>
          </w:pPr>
        </w:pPrChange>
      </w:pPr>
      <w:ins w:id="6092" w:author="Ivan Pugachev" w:date="2025-12-19T09:58:00Z">
        <w:del w:id="60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SELECT </w:delText>
          </w:r>
        </w:del>
      </w:ins>
    </w:p>
    <w:p w14:paraId="195538FA" w14:textId="7FC9CC0F" w:rsidR="00D30024" w:rsidRPr="00D30024" w:rsidDel="003114D6" w:rsidRDefault="00D30024" w:rsidP="003114D6">
      <w:pPr>
        <w:ind w:firstLine="708"/>
        <w:rPr>
          <w:ins w:id="6095" w:author="Ivan Pugachev" w:date="2025-12-19T09:58:00Z"/>
          <w:del w:id="609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97" w:author="Ivan Pugachev" w:date="2025-12-19T09:59:00Z">
            <w:rPr>
              <w:ins w:id="6098" w:author="Ivan Pugachev" w:date="2025-12-19T09:58:00Z"/>
              <w:del w:id="60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00" w:author="Дмитрий Филимонов" w:date="2026-01-29T15:10:00Z">
          <w:pPr>
            <w:ind w:firstLine="708"/>
            <w:jc w:val="center"/>
          </w:pPr>
        </w:pPrChange>
      </w:pPr>
      <w:ins w:id="6101" w:author="Ivan Pugachev" w:date="2025-12-19T09:58:00Z">
        <w:del w:id="610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0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'Успешно' AS status,</w:delText>
          </w:r>
        </w:del>
      </w:ins>
    </w:p>
    <w:p w14:paraId="75777B40" w14:textId="38FCDD12" w:rsidR="00D30024" w:rsidRPr="00D30024" w:rsidDel="003114D6" w:rsidRDefault="00D30024" w:rsidP="003114D6">
      <w:pPr>
        <w:ind w:firstLine="708"/>
        <w:rPr>
          <w:ins w:id="6104" w:author="Ivan Pugachev" w:date="2025-12-19T09:58:00Z"/>
          <w:del w:id="610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06" w:author="Ivan Pugachev" w:date="2025-12-19T09:59:00Z">
            <w:rPr>
              <w:ins w:id="6107" w:author="Ivan Pugachev" w:date="2025-12-19T09:58:00Z"/>
              <w:del w:id="610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09" w:author="Дмитрий Филимонов" w:date="2026-01-29T15:10:00Z">
          <w:pPr>
            <w:ind w:firstLine="708"/>
            <w:jc w:val="center"/>
          </w:pPr>
        </w:pPrChange>
      </w:pPr>
      <w:ins w:id="6110" w:author="Ivan Pugachev" w:date="2025-12-19T09:58:00Z">
        <w:del w:id="611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CONCAT('Клиент ', p_cust_name, ' зарегистрирован') AS message,</w:delText>
          </w:r>
        </w:del>
      </w:ins>
    </w:p>
    <w:p w14:paraId="03C03B71" w14:textId="0CCED7D9" w:rsidR="00D30024" w:rsidRPr="00D30024" w:rsidDel="003114D6" w:rsidRDefault="00D30024" w:rsidP="003114D6">
      <w:pPr>
        <w:ind w:firstLine="708"/>
        <w:rPr>
          <w:ins w:id="6113" w:author="Ivan Pugachev" w:date="2025-12-19T09:58:00Z"/>
          <w:del w:id="611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15" w:author="Ivan Pugachev" w:date="2025-12-19T09:59:00Z">
            <w:rPr>
              <w:ins w:id="6116" w:author="Ivan Pugachev" w:date="2025-12-19T09:58:00Z"/>
              <w:del w:id="611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18" w:author="Дмитрий Филимонов" w:date="2026-01-29T15:10:00Z">
          <w:pPr>
            <w:ind w:firstLine="708"/>
            <w:jc w:val="center"/>
          </w:pPr>
        </w:pPrChange>
      </w:pPr>
      <w:ins w:id="6119" w:author="Ivan Pugachev" w:date="2025-12-19T09:58:00Z">
        <w:del w:id="612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2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p_cust_points AS ваши_баллы,</w:delText>
          </w:r>
        </w:del>
      </w:ins>
    </w:p>
    <w:p w14:paraId="00B514D4" w14:textId="5E1182B2" w:rsidR="00D30024" w:rsidRPr="00D30024" w:rsidDel="003114D6" w:rsidRDefault="00D30024" w:rsidP="003114D6">
      <w:pPr>
        <w:ind w:firstLine="708"/>
        <w:rPr>
          <w:ins w:id="6122" w:author="Ivan Pugachev" w:date="2025-12-19T09:58:00Z"/>
          <w:del w:id="612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24" w:author="Ivan Pugachev" w:date="2025-12-19T09:59:00Z">
            <w:rPr>
              <w:ins w:id="6125" w:author="Ivan Pugachev" w:date="2025-12-19T09:58:00Z"/>
              <w:del w:id="612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27" w:author="Дмитрий Филимонов" w:date="2026-01-29T15:10:00Z">
          <w:pPr>
            <w:ind w:firstLine="708"/>
            <w:jc w:val="center"/>
          </w:pPr>
        </w:pPrChange>
      </w:pPr>
      <w:ins w:id="6128" w:author="Ivan Pugachev" w:date="2025-12-19T09:58:00Z">
        <w:del w:id="612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3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v_new_cust_id AS ваш_id;</w:delText>
          </w:r>
        </w:del>
      </w:ins>
    </w:p>
    <w:p w14:paraId="3DECB406" w14:textId="083A8D5C" w:rsidR="00D30024" w:rsidRPr="00D30024" w:rsidDel="003114D6" w:rsidRDefault="00D30024" w:rsidP="003114D6">
      <w:pPr>
        <w:ind w:firstLine="708"/>
        <w:rPr>
          <w:ins w:id="6131" w:author="Ivan Pugachev" w:date="2025-12-19T09:58:00Z"/>
          <w:del w:id="61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33" w:author="Ivan Pugachev" w:date="2025-12-19T09:59:00Z">
            <w:rPr>
              <w:ins w:id="6134" w:author="Ivan Pugachev" w:date="2025-12-19T09:58:00Z"/>
              <w:del w:id="61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36" w:author="Дмитрий Филимонов" w:date="2026-01-29T15:10:00Z">
          <w:pPr>
            <w:ind w:firstLine="708"/>
            <w:jc w:val="center"/>
          </w:pPr>
        </w:pPrChange>
      </w:pPr>
      <w:ins w:id="6137" w:author="Ivan Pugachev" w:date="2025-12-19T09:58:00Z">
        <w:del w:id="61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END IF;</w:delText>
          </w:r>
        </w:del>
      </w:ins>
    </w:p>
    <w:p w14:paraId="3CC32E10" w14:textId="454AEA19" w:rsidR="00D30024" w:rsidRPr="00D30024" w:rsidDel="003114D6" w:rsidRDefault="00D30024" w:rsidP="003114D6">
      <w:pPr>
        <w:ind w:firstLine="708"/>
        <w:rPr>
          <w:ins w:id="6140" w:author="Ivan Pugachev" w:date="2025-12-19T09:58:00Z"/>
          <w:del w:id="61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42" w:author="Ivan Pugachev" w:date="2025-12-19T09:59:00Z">
            <w:rPr>
              <w:ins w:id="6143" w:author="Ivan Pugachev" w:date="2025-12-19T09:58:00Z"/>
              <w:del w:id="61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45" w:author="Дмитрий Филимонов" w:date="2026-01-29T15:10:00Z">
          <w:pPr>
            <w:ind w:firstLine="708"/>
            <w:jc w:val="center"/>
          </w:pPr>
        </w:pPrChange>
      </w:pPr>
      <w:ins w:id="6146" w:author="Ivan Pugachev" w:date="2025-12-19T09:58:00Z">
        <w:del w:id="61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END IF;</w:delText>
          </w:r>
        </w:del>
      </w:ins>
    </w:p>
    <w:p w14:paraId="26CADFA0" w14:textId="32ABC94C" w:rsidR="00D30024" w:rsidRPr="00D30024" w:rsidDel="003114D6" w:rsidRDefault="00D30024" w:rsidP="003114D6">
      <w:pPr>
        <w:ind w:firstLine="708"/>
        <w:rPr>
          <w:ins w:id="6149" w:author="Ivan Pugachev" w:date="2025-12-19T09:58:00Z"/>
          <w:del w:id="61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51" w:author="Ivan Pugachev" w:date="2025-12-19T09:59:00Z">
            <w:rPr>
              <w:ins w:id="6152" w:author="Ivan Pugachev" w:date="2025-12-19T09:58:00Z"/>
              <w:del w:id="61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54" w:author="Дмитрий Филимонов" w:date="2026-01-29T15:10:00Z">
          <w:pPr>
            <w:ind w:firstLine="708"/>
            <w:jc w:val="center"/>
          </w:pPr>
        </w:pPrChange>
      </w:pPr>
      <w:ins w:id="6155" w:author="Ivan Pugachev" w:date="2025-12-19T09:58:00Z">
        <w:del w:id="615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END$$</w:delText>
          </w:r>
        </w:del>
      </w:ins>
    </w:p>
    <w:p w14:paraId="4FF1BF5C" w14:textId="035630D8" w:rsidR="00D30024" w:rsidRPr="00D30024" w:rsidDel="003114D6" w:rsidRDefault="00D30024" w:rsidP="003114D6">
      <w:pPr>
        <w:ind w:firstLine="708"/>
        <w:rPr>
          <w:ins w:id="6158" w:author="Ivan Pugachev" w:date="2025-12-19T09:58:00Z"/>
          <w:del w:id="61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60" w:author="Ivan Pugachev" w:date="2025-12-19T09:59:00Z">
            <w:rPr>
              <w:ins w:id="6161" w:author="Ivan Pugachev" w:date="2025-12-19T09:58:00Z"/>
              <w:del w:id="61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63" w:author="Дмитрий Филимонов" w:date="2026-01-29T15:10:00Z">
          <w:pPr>
            <w:ind w:firstLine="708"/>
            <w:jc w:val="center"/>
          </w:pPr>
        </w:pPrChange>
      </w:pPr>
    </w:p>
    <w:p w14:paraId="08471C25" w14:textId="3BC76BDD" w:rsidR="00D30024" w:rsidRPr="00D30024" w:rsidDel="003114D6" w:rsidRDefault="00D30024" w:rsidP="003114D6">
      <w:pPr>
        <w:ind w:firstLine="708"/>
        <w:rPr>
          <w:ins w:id="6164" w:author="Ivan Pugachev" w:date="2025-12-19T09:58:00Z"/>
          <w:del w:id="61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66" w:author="Ivan Pugachev" w:date="2025-12-19T09:59:00Z">
            <w:rPr>
              <w:ins w:id="6167" w:author="Ivan Pugachev" w:date="2025-12-19T09:58:00Z"/>
              <w:del w:id="61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69" w:author="Дмитрий Филимонов" w:date="2026-01-29T15:10:00Z">
          <w:pPr>
            <w:ind w:firstLine="708"/>
            <w:jc w:val="center"/>
          </w:pPr>
        </w:pPrChange>
      </w:pPr>
      <w:ins w:id="6170" w:author="Ivan Pugachev" w:date="2025-12-19T09:58:00Z">
        <w:del w:id="617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7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;</w:delText>
          </w:r>
        </w:del>
      </w:ins>
    </w:p>
    <w:p w14:paraId="2B0F6440" w14:textId="6C81C032" w:rsidR="00D30024" w:rsidRPr="00D30024" w:rsidDel="003114D6" w:rsidRDefault="00D30024" w:rsidP="003114D6">
      <w:pPr>
        <w:ind w:firstLine="708"/>
        <w:rPr>
          <w:ins w:id="6173" w:author="Ivan Pugachev" w:date="2025-12-19T09:58:00Z"/>
          <w:del w:id="617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75" w:author="Ivan Pugachev" w:date="2025-12-19T09:59:00Z">
            <w:rPr>
              <w:ins w:id="6176" w:author="Ivan Pugachev" w:date="2025-12-19T09:58:00Z"/>
              <w:del w:id="61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78" w:author="Дмитрий Филимонов" w:date="2026-01-29T15:10:00Z">
          <w:pPr>
            <w:ind w:firstLine="708"/>
            <w:jc w:val="center"/>
          </w:pPr>
        </w:pPrChange>
      </w:pPr>
    </w:p>
    <w:p w14:paraId="0885B68F" w14:textId="344E8275" w:rsidR="00D30024" w:rsidRPr="00D30024" w:rsidDel="003114D6" w:rsidRDefault="00D30024" w:rsidP="003114D6">
      <w:pPr>
        <w:ind w:firstLine="708"/>
        <w:rPr>
          <w:ins w:id="6179" w:author="Ivan Pugachev" w:date="2025-12-19T09:58:00Z"/>
          <w:del w:id="61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81" w:author="Ivan Pugachev" w:date="2025-12-19T09:59:00Z">
            <w:rPr>
              <w:ins w:id="6182" w:author="Ivan Pugachev" w:date="2025-12-19T09:58:00Z"/>
              <w:del w:id="61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84" w:author="Дмитрий Филимонов" w:date="2026-01-29T15:10:00Z">
          <w:pPr>
            <w:ind w:firstLine="708"/>
            <w:jc w:val="center"/>
          </w:pPr>
        </w:pPrChange>
      </w:pPr>
      <w:ins w:id="6185" w:author="Ivan Pugachev" w:date="2025-12-19T09:58:00Z">
        <w:del w:id="61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CB92E1F" w14:textId="7BA160E8" w:rsidR="00D30024" w:rsidRPr="00D30024" w:rsidDel="003114D6" w:rsidRDefault="00D30024" w:rsidP="003114D6">
      <w:pPr>
        <w:ind w:firstLine="708"/>
        <w:rPr>
          <w:ins w:id="6188" w:author="Ivan Pugachev" w:date="2025-12-19T09:58:00Z"/>
          <w:del w:id="618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90" w:author="Ivan Pugachev" w:date="2025-12-19T09:59:00Z">
            <w:rPr>
              <w:ins w:id="6191" w:author="Ivan Pugachev" w:date="2025-12-19T09:58:00Z"/>
              <w:del w:id="61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93" w:author="Дмитрий Филимонов" w:date="2026-01-29T15:10:00Z">
          <w:pPr>
            <w:ind w:firstLine="708"/>
            <w:jc w:val="center"/>
          </w:pPr>
        </w:pPrChange>
      </w:pPr>
      <w:ins w:id="6194" w:author="Ivan Pugachev" w:date="2025-12-19T09:58:00Z">
        <w:del w:id="61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procedure AddProductToMenu</w:delText>
          </w:r>
        </w:del>
      </w:ins>
    </w:p>
    <w:p w14:paraId="372B0825" w14:textId="681D5B1B" w:rsidR="00D30024" w:rsidRPr="00D30024" w:rsidDel="003114D6" w:rsidRDefault="00D30024" w:rsidP="003114D6">
      <w:pPr>
        <w:ind w:firstLine="708"/>
        <w:rPr>
          <w:ins w:id="6197" w:author="Ivan Pugachev" w:date="2025-12-19T09:58:00Z"/>
          <w:del w:id="61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99" w:author="Ivan Pugachev" w:date="2025-12-19T09:59:00Z">
            <w:rPr>
              <w:ins w:id="6200" w:author="Ivan Pugachev" w:date="2025-12-19T09:58:00Z"/>
              <w:del w:id="62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02" w:author="Дмитрий Филимонов" w:date="2026-01-29T15:10:00Z">
          <w:pPr>
            <w:ind w:firstLine="708"/>
            <w:jc w:val="center"/>
          </w:pPr>
        </w:pPrChange>
      </w:pPr>
      <w:ins w:id="6203" w:author="Ivan Pugachev" w:date="2025-12-19T09:58:00Z">
        <w:del w:id="620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0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8E445B7" w14:textId="493D00A3" w:rsidR="00D30024" w:rsidRPr="00D30024" w:rsidDel="003114D6" w:rsidRDefault="00D30024" w:rsidP="003114D6">
      <w:pPr>
        <w:ind w:firstLine="708"/>
        <w:rPr>
          <w:ins w:id="6206" w:author="Ivan Pugachev" w:date="2025-12-19T09:58:00Z"/>
          <w:del w:id="620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08" w:author="Ivan Pugachev" w:date="2025-12-19T09:59:00Z">
            <w:rPr>
              <w:ins w:id="6209" w:author="Ivan Pugachev" w:date="2025-12-19T09:58:00Z"/>
              <w:del w:id="621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11" w:author="Дмитрий Филимонов" w:date="2026-01-29T15:10:00Z">
          <w:pPr>
            <w:ind w:firstLine="708"/>
            <w:jc w:val="center"/>
          </w:pPr>
        </w:pPrChange>
      </w:pPr>
    </w:p>
    <w:p w14:paraId="385341E4" w14:textId="092B5FB8" w:rsidR="00D30024" w:rsidRPr="00D30024" w:rsidDel="003114D6" w:rsidRDefault="00D30024" w:rsidP="003114D6">
      <w:pPr>
        <w:ind w:firstLine="708"/>
        <w:rPr>
          <w:ins w:id="6212" w:author="Ivan Pugachev" w:date="2025-12-19T09:58:00Z"/>
          <w:del w:id="62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14" w:author="Ivan Pugachev" w:date="2025-12-19T09:59:00Z">
            <w:rPr>
              <w:ins w:id="6215" w:author="Ivan Pugachev" w:date="2025-12-19T09:58:00Z"/>
              <w:del w:id="62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17" w:author="Дмитрий Филимонов" w:date="2026-01-29T15:10:00Z">
          <w:pPr>
            <w:ind w:firstLine="708"/>
            <w:jc w:val="center"/>
          </w:pPr>
        </w:pPrChange>
      </w:pPr>
      <w:ins w:id="6218" w:author="Ivan Pugachev" w:date="2025-12-19T09:58:00Z">
        <w:del w:id="62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6D139B72" w14:textId="1D322BB8" w:rsidR="00D30024" w:rsidRPr="00D30024" w:rsidDel="003114D6" w:rsidRDefault="00D30024" w:rsidP="003114D6">
      <w:pPr>
        <w:ind w:firstLine="708"/>
        <w:rPr>
          <w:ins w:id="6221" w:author="Ivan Pugachev" w:date="2025-12-19T09:58:00Z"/>
          <w:del w:id="62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23" w:author="Ivan Pugachev" w:date="2025-12-19T09:59:00Z">
            <w:rPr>
              <w:ins w:id="6224" w:author="Ivan Pugachev" w:date="2025-12-19T09:58:00Z"/>
              <w:del w:id="62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26" w:author="Дмитрий Филимонов" w:date="2026-01-29T15:10:00Z">
          <w:pPr>
            <w:ind w:firstLine="708"/>
            <w:jc w:val="center"/>
          </w:pPr>
        </w:pPrChange>
      </w:pPr>
      <w:ins w:id="6227" w:author="Ivan Pugachev" w:date="2025-12-19T09:58:00Z">
        <w:del w:id="622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2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procedure IF EXISTS `coffee_shop`.`AddProductToMenu`;</w:delText>
          </w:r>
        </w:del>
      </w:ins>
    </w:p>
    <w:p w14:paraId="243F5987" w14:textId="28C3E52C" w:rsidR="00D30024" w:rsidRPr="00D30024" w:rsidDel="003114D6" w:rsidRDefault="00D30024" w:rsidP="003114D6">
      <w:pPr>
        <w:ind w:firstLine="708"/>
        <w:rPr>
          <w:ins w:id="6230" w:author="Ivan Pugachev" w:date="2025-12-19T09:58:00Z"/>
          <w:del w:id="62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32" w:author="Ivan Pugachev" w:date="2025-12-19T09:59:00Z">
            <w:rPr>
              <w:ins w:id="6233" w:author="Ivan Pugachev" w:date="2025-12-19T09:58:00Z"/>
              <w:del w:id="62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35" w:author="Дмитрий Филимонов" w:date="2026-01-29T15:10:00Z">
          <w:pPr>
            <w:ind w:firstLine="708"/>
            <w:jc w:val="center"/>
          </w:pPr>
        </w:pPrChange>
      </w:pPr>
    </w:p>
    <w:p w14:paraId="2D5A6649" w14:textId="4D92507A" w:rsidR="00D30024" w:rsidRPr="00D30024" w:rsidDel="003114D6" w:rsidRDefault="00D30024" w:rsidP="003114D6">
      <w:pPr>
        <w:ind w:firstLine="708"/>
        <w:rPr>
          <w:ins w:id="6236" w:author="Ivan Pugachev" w:date="2025-12-19T09:58:00Z"/>
          <w:del w:id="623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38" w:author="Ivan Pugachev" w:date="2025-12-19T09:59:00Z">
            <w:rPr>
              <w:ins w:id="6239" w:author="Ivan Pugachev" w:date="2025-12-19T09:58:00Z"/>
              <w:del w:id="62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41" w:author="Дмитрий Филимонов" w:date="2026-01-29T15:10:00Z">
          <w:pPr>
            <w:ind w:firstLine="708"/>
            <w:jc w:val="center"/>
          </w:pPr>
        </w:pPrChange>
      </w:pPr>
      <w:ins w:id="6242" w:author="Ivan Pugachev" w:date="2025-12-19T09:58:00Z">
        <w:del w:id="624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$$</w:delText>
          </w:r>
        </w:del>
      </w:ins>
    </w:p>
    <w:p w14:paraId="0012DAFC" w14:textId="2F87B5C7" w:rsidR="00D30024" w:rsidRPr="00D30024" w:rsidDel="003114D6" w:rsidRDefault="00D30024" w:rsidP="003114D6">
      <w:pPr>
        <w:ind w:firstLine="708"/>
        <w:rPr>
          <w:ins w:id="6245" w:author="Ivan Pugachev" w:date="2025-12-19T09:58:00Z"/>
          <w:del w:id="62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47" w:author="Ivan Pugachev" w:date="2025-12-19T09:59:00Z">
            <w:rPr>
              <w:ins w:id="6248" w:author="Ivan Pugachev" w:date="2025-12-19T09:58:00Z"/>
              <w:del w:id="62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50" w:author="Дмитрий Филимонов" w:date="2026-01-29T15:10:00Z">
          <w:pPr>
            <w:ind w:firstLine="708"/>
            <w:jc w:val="center"/>
          </w:pPr>
        </w:pPrChange>
      </w:pPr>
      <w:ins w:id="6251" w:author="Ivan Pugachev" w:date="2025-12-19T09:58:00Z">
        <w:del w:id="625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5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`coffee_shop`$$</w:delText>
          </w:r>
        </w:del>
      </w:ins>
    </w:p>
    <w:p w14:paraId="6E67AE91" w14:textId="5A03E8A6" w:rsidR="00D30024" w:rsidRPr="00D30024" w:rsidDel="003114D6" w:rsidRDefault="00D30024" w:rsidP="003114D6">
      <w:pPr>
        <w:ind w:firstLine="708"/>
        <w:rPr>
          <w:ins w:id="6254" w:author="Ivan Pugachev" w:date="2025-12-19T09:58:00Z"/>
          <w:del w:id="625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56" w:author="Ivan Pugachev" w:date="2025-12-19T09:59:00Z">
            <w:rPr>
              <w:ins w:id="6257" w:author="Ivan Pugachev" w:date="2025-12-19T09:58:00Z"/>
              <w:del w:id="625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59" w:author="Дмитрий Филимонов" w:date="2026-01-29T15:10:00Z">
          <w:pPr>
            <w:ind w:firstLine="708"/>
            <w:jc w:val="center"/>
          </w:pPr>
        </w:pPrChange>
      </w:pPr>
      <w:ins w:id="6260" w:author="Ivan Pugachev" w:date="2025-12-19T09:58:00Z">
        <w:del w:id="626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PROCEDURE AddProductToMenu(</w:delText>
          </w:r>
        </w:del>
      </w:ins>
    </w:p>
    <w:p w14:paraId="1AA0D349" w14:textId="3922228F" w:rsidR="00D30024" w:rsidRPr="00D30024" w:rsidDel="003114D6" w:rsidRDefault="00D30024" w:rsidP="003114D6">
      <w:pPr>
        <w:ind w:firstLine="708"/>
        <w:rPr>
          <w:ins w:id="6263" w:author="Ivan Pugachev" w:date="2025-12-19T09:58:00Z"/>
          <w:del w:id="626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65" w:author="Ivan Pugachev" w:date="2025-12-19T09:59:00Z">
            <w:rPr>
              <w:ins w:id="6266" w:author="Ivan Pugachev" w:date="2025-12-19T09:58:00Z"/>
              <w:del w:id="626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68" w:author="Дмитрий Филимонов" w:date="2026-01-29T15:10:00Z">
          <w:pPr>
            <w:ind w:firstLine="708"/>
            <w:jc w:val="center"/>
          </w:pPr>
        </w:pPrChange>
      </w:pPr>
      <w:ins w:id="6269" w:author="Ivan Pugachev" w:date="2025-12-19T09:58:00Z">
        <w:del w:id="627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7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p_pro_id INT,           </w:delText>
          </w:r>
        </w:del>
      </w:ins>
    </w:p>
    <w:p w14:paraId="26D65A48" w14:textId="7B968277" w:rsidR="00D30024" w:rsidRPr="00D30024" w:rsidDel="003114D6" w:rsidRDefault="00D30024" w:rsidP="003114D6">
      <w:pPr>
        <w:ind w:firstLine="708"/>
        <w:rPr>
          <w:ins w:id="6272" w:author="Ivan Pugachev" w:date="2025-12-19T09:58:00Z"/>
          <w:del w:id="627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74" w:author="Ivan Pugachev" w:date="2025-12-19T09:59:00Z">
            <w:rPr>
              <w:ins w:id="6275" w:author="Ivan Pugachev" w:date="2025-12-19T09:58:00Z"/>
              <w:del w:id="627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77" w:author="Дмитрий Филимонов" w:date="2026-01-29T15:10:00Z">
          <w:pPr>
            <w:ind w:firstLine="708"/>
            <w:jc w:val="center"/>
          </w:pPr>
        </w:pPrChange>
      </w:pPr>
      <w:ins w:id="6278" w:author="Ivan Pugachev" w:date="2025-12-19T09:58:00Z">
        <w:del w:id="627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8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p_pro_name VARCHAR(45),</w:delText>
          </w:r>
        </w:del>
      </w:ins>
    </w:p>
    <w:p w14:paraId="08524FEE" w14:textId="2A888FF1" w:rsidR="00D30024" w:rsidRPr="00D30024" w:rsidDel="003114D6" w:rsidRDefault="00D30024" w:rsidP="003114D6">
      <w:pPr>
        <w:ind w:firstLine="708"/>
        <w:rPr>
          <w:ins w:id="6281" w:author="Ivan Pugachev" w:date="2025-12-19T09:58:00Z"/>
          <w:del w:id="628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83" w:author="Ivan Pugachev" w:date="2025-12-19T09:59:00Z">
            <w:rPr>
              <w:ins w:id="6284" w:author="Ivan Pugachev" w:date="2025-12-19T09:58:00Z"/>
              <w:del w:id="628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86" w:author="Дмитрий Филимонов" w:date="2026-01-29T15:10:00Z">
          <w:pPr>
            <w:ind w:firstLine="708"/>
            <w:jc w:val="center"/>
          </w:pPr>
        </w:pPrChange>
      </w:pPr>
      <w:ins w:id="6287" w:author="Ivan Pugachev" w:date="2025-12-19T09:58:00Z">
        <w:del w:id="628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p_pro_category VARCHAR(45),</w:delText>
          </w:r>
        </w:del>
      </w:ins>
    </w:p>
    <w:p w14:paraId="58D113C8" w14:textId="2344AA96" w:rsidR="00D30024" w:rsidRPr="00D30024" w:rsidDel="003114D6" w:rsidRDefault="00D30024" w:rsidP="003114D6">
      <w:pPr>
        <w:ind w:firstLine="708"/>
        <w:rPr>
          <w:ins w:id="6290" w:author="Ivan Pugachev" w:date="2025-12-19T09:58:00Z"/>
          <w:del w:id="62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92" w:author="Ivan Pugachev" w:date="2025-12-19T09:59:00Z">
            <w:rPr>
              <w:ins w:id="6293" w:author="Ivan Pugachev" w:date="2025-12-19T09:58:00Z"/>
              <w:del w:id="62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95" w:author="Дмитрий Филимонов" w:date="2026-01-29T15:10:00Z">
          <w:pPr>
            <w:ind w:firstLine="708"/>
            <w:jc w:val="center"/>
          </w:pPr>
        </w:pPrChange>
      </w:pPr>
      <w:ins w:id="6296" w:author="Ivan Pugachev" w:date="2025-12-19T09:58:00Z">
        <w:del w:id="62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p_pro_price INT,</w:delText>
          </w:r>
        </w:del>
      </w:ins>
    </w:p>
    <w:p w14:paraId="67F0D3F1" w14:textId="6BD003B3" w:rsidR="00D30024" w:rsidRPr="00D30024" w:rsidDel="003114D6" w:rsidRDefault="00D30024" w:rsidP="003114D6">
      <w:pPr>
        <w:ind w:firstLine="708"/>
        <w:rPr>
          <w:ins w:id="6299" w:author="Ivan Pugachev" w:date="2025-12-19T09:58:00Z"/>
          <w:del w:id="63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01" w:author="Ivan Pugachev" w:date="2025-12-19T09:59:00Z">
            <w:rPr>
              <w:ins w:id="6302" w:author="Ivan Pugachev" w:date="2025-12-19T09:58:00Z"/>
              <w:del w:id="63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04" w:author="Дмитрий Филимонов" w:date="2026-01-29T15:10:00Z">
          <w:pPr>
            <w:ind w:firstLine="708"/>
            <w:jc w:val="center"/>
          </w:pPr>
        </w:pPrChange>
      </w:pPr>
      <w:ins w:id="6305" w:author="Ivan Pugachev" w:date="2025-12-19T09:58:00Z">
        <w:del w:id="630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0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p_cost_price INT</w:delText>
          </w:r>
        </w:del>
      </w:ins>
    </w:p>
    <w:p w14:paraId="1CFFC129" w14:textId="52E7FF1D" w:rsidR="00D30024" w:rsidRPr="00D30024" w:rsidDel="003114D6" w:rsidRDefault="00D30024" w:rsidP="003114D6">
      <w:pPr>
        <w:ind w:firstLine="708"/>
        <w:rPr>
          <w:ins w:id="6308" w:author="Ivan Pugachev" w:date="2025-12-19T09:58:00Z"/>
          <w:del w:id="63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10" w:author="Ivan Pugachev" w:date="2025-12-19T09:59:00Z">
            <w:rPr>
              <w:ins w:id="6311" w:author="Ivan Pugachev" w:date="2025-12-19T09:58:00Z"/>
              <w:del w:id="63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13" w:author="Дмитрий Филимонов" w:date="2026-01-29T15:10:00Z">
          <w:pPr>
            <w:ind w:firstLine="708"/>
            <w:jc w:val="center"/>
          </w:pPr>
        </w:pPrChange>
      </w:pPr>
      <w:ins w:id="6314" w:author="Ivan Pugachev" w:date="2025-12-19T09:58:00Z">
        <w:del w:id="631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)</w:delText>
          </w:r>
        </w:del>
      </w:ins>
    </w:p>
    <w:p w14:paraId="1AA1F7FF" w14:textId="20A6193A" w:rsidR="00D30024" w:rsidRPr="00D30024" w:rsidDel="003114D6" w:rsidRDefault="00D30024" w:rsidP="003114D6">
      <w:pPr>
        <w:ind w:firstLine="708"/>
        <w:rPr>
          <w:ins w:id="6317" w:author="Ivan Pugachev" w:date="2025-12-19T09:58:00Z"/>
          <w:del w:id="631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19" w:author="Ivan Pugachev" w:date="2025-12-19T09:59:00Z">
            <w:rPr>
              <w:ins w:id="6320" w:author="Ivan Pugachev" w:date="2025-12-19T09:58:00Z"/>
              <w:del w:id="632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22" w:author="Дмитрий Филимонов" w:date="2026-01-29T15:10:00Z">
          <w:pPr>
            <w:ind w:firstLine="708"/>
            <w:jc w:val="center"/>
          </w:pPr>
        </w:pPrChange>
      </w:pPr>
      <w:ins w:id="6323" w:author="Ivan Pugachev" w:date="2025-12-19T09:58:00Z">
        <w:del w:id="632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2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BEGIN</w:delText>
          </w:r>
        </w:del>
      </w:ins>
    </w:p>
    <w:p w14:paraId="52B3AAA8" w14:textId="0B4702E2" w:rsidR="00D30024" w:rsidRPr="00D30024" w:rsidDel="003114D6" w:rsidRDefault="00D30024" w:rsidP="003114D6">
      <w:pPr>
        <w:ind w:firstLine="708"/>
        <w:rPr>
          <w:ins w:id="6326" w:author="Ivan Pugachev" w:date="2025-12-19T09:58:00Z"/>
          <w:del w:id="632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28" w:author="Ivan Pugachev" w:date="2025-12-19T09:59:00Z">
            <w:rPr>
              <w:ins w:id="6329" w:author="Ivan Pugachev" w:date="2025-12-19T09:58:00Z"/>
              <w:del w:id="633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31" w:author="Дмитрий Филимонов" w:date="2026-01-29T15:10:00Z">
          <w:pPr>
            <w:ind w:firstLine="708"/>
            <w:jc w:val="center"/>
          </w:pPr>
        </w:pPrChange>
      </w:pPr>
      <w:ins w:id="6332" w:author="Ivan Pugachev" w:date="2025-12-19T09:58:00Z">
        <w:del w:id="633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v_name_exists INT;</w:delText>
          </w:r>
        </w:del>
      </w:ins>
    </w:p>
    <w:p w14:paraId="51A6D1A3" w14:textId="2CD93B64" w:rsidR="00D30024" w:rsidRPr="00D30024" w:rsidDel="003114D6" w:rsidRDefault="00D30024" w:rsidP="003114D6">
      <w:pPr>
        <w:ind w:firstLine="708"/>
        <w:rPr>
          <w:ins w:id="6335" w:author="Ivan Pugachev" w:date="2025-12-19T09:58:00Z"/>
          <w:del w:id="633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37" w:author="Ivan Pugachev" w:date="2025-12-19T09:59:00Z">
            <w:rPr>
              <w:ins w:id="6338" w:author="Ivan Pugachev" w:date="2025-12-19T09:58:00Z"/>
              <w:del w:id="633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40" w:author="Дмитрий Филимонов" w:date="2026-01-29T15:10:00Z">
          <w:pPr>
            <w:ind w:firstLine="708"/>
            <w:jc w:val="center"/>
          </w:pPr>
        </w:pPrChange>
      </w:pPr>
      <w:ins w:id="6341" w:author="Ivan Pugachev" w:date="2025-12-19T09:58:00Z">
        <w:del w:id="634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4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v_id_exists INT;</w:delText>
          </w:r>
        </w:del>
      </w:ins>
    </w:p>
    <w:p w14:paraId="07C5358E" w14:textId="315D3C71" w:rsidR="00D30024" w:rsidRPr="00D30024" w:rsidDel="003114D6" w:rsidRDefault="00D30024" w:rsidP="003114D6">
      <w:pPr>
        <w:ind w:firstLine="708"/>
        <w:rPr>
          <w:ins w:id="6344" w:author="Ivan Pugachev" w:date="2025-12-19T09:58:00Z"/>
          <w:del w:id="634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46" w:author="Ivan Pugachev" w:date="2025-12-19T09:59:00Z">
            <w:rPr>
              <w:ins w:id="6347" w:author="Ivan Pugachev" w:date="2025-12-19T09:58:00Z"/>
              <w:del w:id="634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49" w:author="Дмитрий Филимонов" w:date="2026-01-29T15:10:00Z">
          <w:pPr>
            <w:ind w:firstLine="708"/>
            <w:jc w:val="center"/>
          </w:pPr>
        </w:pPrChange>
      </w:pPr>
      <w:ins w:id="6350" w:author="Ivan Pugachev" w:date="2025-12-19T09:58:00Z">
        <w:del w:id="635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v_min_margin DECIMAL(5,2) DEFAULT 30.00;</w:delText>
          </w:r>
        </w:del>
      </w:ins>
    </w:p>
    <w:p w14:paraId="33A44C2C" w14:textId="3AC970AB" w:rsidR="00D30024" w:rsidRPr="00D30024" w:rsidDel="003114D6" w:rsidRDefault="00D30024" w:rsidP="003114D6">
      <w:pPr>
        <w:ind w:firstLine="708"/>
        <w:rPr>
          <w:ins w:id="6353" w:author="Ivan Pugachev" w:date="2025-12-19T09:58:00Z"/>
          <w:del w:id="63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55" w:author="Ivan Pugachev" w:date="2025-12-19T09:59:00Z">
            <w:rPr>
              <w:ins w:id="6356" w:author="Ivan Pugachev" w:date="2025-12-19T09:58:00Z"/>
              <w:del w:id="63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58" w:author="Дмитрий Филимонов" w:date="2026-01-29T15:10:00Z">
          <w:pPr>
            <w:ind w:firstLine="708"/>
            <w:jc w:val="center"/>
          </w:pPr>
        </w:pPrChange>
      </w:pPr>
      <w:ins w:id="6359" w:author="Ivan Pugachev" w:date="2025-12-19T09:58:00Z">
        <w:del w:id="636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v_calculated_margin DECIMAL(5,2);</w:delText>
          </w:r>
        </w:del>
      </w:ins>
    </w:p>
    <w:p w14:paraId="410B07AE" w14:textId="1A9F1AB6" w:rsidR="00D30024" w:rsidRPr="00D30024" w:rsidDel="003114D6" w:rsidRDefault="00D30024" w:rsidP="003114D6">
      <w:pPr>
        <w:ind w:firstLine="708"/>
        <w:rPr>
          <w:ins w:id="6362" w:author="Ivan Pugachev" w:date="2025-12-19T09:58:00Z"/>
          <w:del w:id="63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64" w:author="Ivan Pugachev" w:date="2025-12-19T09:59:00Z">
            <w:rPr>
              <w:ins w:id="6365" w:author="Ivan Pugachev" w:date="2025-12-19T09:58:00Z"/>
              <w:del w:id="63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67" w:author="Дмитрий Филимонов" w:date="2026-01-29T15:10:00Z">
          <w:pPr>
            <w:ind w:firstLine="708"/>
            <w:jc w:val="center"/>
          </w:pPr>
        </w:pPrChange>
      </w:pPr>
      <w:ins w:id="6368" w:author="Ivan Pugachev" w:date="2025-12-19T09:58:00Z">
        <w:del w:id="636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7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v_profit_per_unit DECIMAL(8,2);</w:delText>
          </w:r>
        </w:del>
      </w:ins>
    </w:p>
    <w:p w14:paraId="5F3273ED" w14:textId="2B5A90C7" w:rsidR="00D30024" w:rsidRPr="00D30024" w:rsidDel="003114D6" w:rsidRDefault="00D30024" w:rsidP="003114D6">
      <w:pPr>
        <w:ind w:firstLine="708"/>
        <w:rPr>
          <w:ins w:id="6371" w:author="Ivan Pugachev" w:date="2025-12-19T09:58:00Z"/>
          <w:del w:id="637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73" w:author="Ivan Pugachev" w:date="2025-12-19T09:59:00Z">
            <w:rPr>
              <w:ins w:id="6374" w:author="Ivan Pugachev" w:date="2025-12-19T09:58:00Z"/>
              <w:del w:id="637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76" w:author="Дмитрий Филимонов" w:date="2026-01-29T15:10:00Z">
          <w:pPr>
            <w:ind w:firstLine="708"/>
            <w:jc w:val="center"/>
          </w:pPr>
        </w:pPrChange>
      </w:pPr>
      <w:ins w:id="6377" w:author="Ivan Pugachev" w:date="2025-12-19T09:58:00Z">
        <w:del w:id="637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7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v_actual_pro_id INT;</w:delText>
          </w:r>
        </w:del>
      </w:ins>
    </w:p>
    <w:p w14:paraId="2D964382" w14:textId="25FB50B9" w:rsidR="00D30024" w:rsidRPr="00D30024" w:rsidDel="003114D6" w:rsidRDefault="00D30024" w:rsidP="003114D6">
      <w:pPr>
        <w:ind w:firstLine="708"/>
        <w:rPr>
          <w:ins w:id="6380" w:author="Ivan Pugachev" w:date="2025-12-19T09:58:00Z"/>
          <w:del w:id="638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82" w:author="Ivan Pugachev" w:date="2025-12-19T09:59:00Z">
            <w:rPr>
              <w:ins w:id="6383" w:author="Ivan Pugachev" w:date="2025-12-19T09:58:00Z"/>
              <w:del w:id="638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85" w:author="Дмитрий Филимонов" w:date="2026-01-29T15:10:00Z">
          <w:pPr>
            <w:ind w:firstLine="708"/>
            <w:jc w:val="center"/>
          </w:pPr>
        </w:pPrChange>
      </w:pPr>
      <w:ins w:id="6386" w:author="Ivan Pugachev" w:date="2025-12-19T09:58:00Z">
        <w:del w:id="638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8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78A8A817" w14:textId="0288D386" w:rsidR="00D30024" w:rsidRPr="00AB0C02" w:rsidDel="003114D6" w:rsidRDefault="00D30024" w:rsidP="003114D6">
      <w:pPr>
        <w:ind w:firstLine="708"/>
        <w:rPr>
          <w:ins w:id="6389" w:author="Ivan Pugachev" w:date="2025-12-19T09:58:00Z"/>
          <w:del w:id="6390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391" w:author="Ivan Pugachev" w:date="2025-12-19T10:04:00Z">
            <w:rPr>
              <w:ins w:id="6392" w:author="Ivan Pugachev" w:date="2025-12-19T09:58:00Z"/>
              <w:del w:id="639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94" w:author="Дмитрий Филимонов" w:date="2026-01-29T15:10:00Z">
          <w:pPr>
            <w:ind w:firstLine="708"/>
            <w:jc w:val="center"/>
          </w:pPr>
        </w:pPrChange>
      </w:pPr>
      <w:ins w:id="6395" w:author="Ivan Pugachev" w:date="2025-12-19T09:58:00Z">
        <w:del w:id="639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9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398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-- Проверяем, не занят ли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9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pro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40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id</w:delText>
          </w:r>
        </w:del>
      </w:ins>
    </w:p>
    <w:p w14:paraId="794580B3" w14:textId="19E40747" w:rsidR="00D30024" w:rsidRPr="00D30024" w:rsidDel="003114D6" w:rsidRDefault="00D30024" w:rsidP="003114D6">
      <w:pPr>
        <w:ind w:firstLine="708"/>
        <w:rPr>
          <w:ins w:id="6402" w:author="Ivan Pugachev" w:date="2025-12-19T09:58:00Z"/>
          <w:del w:id="640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04" w:author="Ivan Pugachev" w:date="2025-12-19T09:59:00Z">
            <w:rPr>
              <w:ins w:id="6405" w:author="Ivan Pugachev" w:date="2025-12-19T09:58:00Z"/>
              <w:del w:id="64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07" w:author="Дмитрий Филимонов" w:date="2026-01-29T15:10:00Z">
          <w:pPr>
            <w:ind w:firstLine="708"/>
            <w:jc w:val="center"/>
          </w:pPr>
        </w:pPrChange>
      </w:pPr>
      <w:ins w:id="6408" w:author="Ivan Pugachev" w:date="2025-12-19T09:58:00Z">
        <w:del w:id="6409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41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IF p_pro_id IS NOT NULL THEN</w:delText>
          </w:r>
        </w:del>
      </w:ins>
    </w:p>
    <w:p w14:paraId="7A674717" w14:textId="530E9BF1" w:rsidR="00D30024" w:rsidRPr="00D30024" w:rsidDel="003114D6" w:rsidRDefault="00D30024" w:rsidP="003114D6">
      <w:pPr>
        <w:ind w:firstLine="708"/>
        <w:rPr>
          <w:ins w:id="6412" w:author="Ivan Pugachev" w:date="2025-12-19T09:58:00Z"/>
          <w:del w:id="64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14" w:author="Ivan Pugachev" w:date="2025-12-19T09:59:00Z">
            <w:rPr>
              <w:ins w:id="6415" w:author="Ivan Pugachev" w:date="2025-12-19T09:58:00Z"/>
              <w:del w:id="64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17" w:author="Дмитрий Филимонов" w:date="2026-01-29T15:10:00Z">
          <w:pPr>
            <w:ind w:firstLine="708"/>
            <w:jc w:val="center"/>
          </w:pPr>
        </w:pPrChange>
      </w:pPr>
      <w:ins w:id="6418" w:author="Ivan Pugachev" w:date="2025-12-19T09:58:00Z">
        <w:del w:id="64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SELECT COUNT(*) INTO v_id_exists </w:delText>
          </w:r>
        </w:del>
      </w:ins>
    </w:p>
    <w:p w14:paraId="671F2521" w14:textId="63178BC7" w:rsidR="00D30024" w:rsidRPr="00D30024" w:rsidDel="003114D6" w:rsidRDefault="00D30024" w:rsidP="003114D6">
      <w:pPr>
        <w:ind w:firstLine="708"/>
        <w:rPr>
          <w:ins w:id="6421" w:author="Ivan Pugachev" w:date="2025-12-19T09:58:00Z"/>
          <w:del w:id="64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23" w:author="Ivan Pugachev" w:date="2025-12-19T09:59:00Z">
            <w:rPr>
              <w:ins w:id="6424" w:author="Ivan Pugachev" w:date="2025-12-19T09:58:00Z"/>
              <w:del w:id="64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26" w:author="Дмитрий Филимонов" w:date="2026-01-29T15:10:00Z">
          <w:pPr>
            <w:ind w:firstLine="708"/>
            <w:jc w:val="center"/>
          </w:pPr>
        </w:pPrChange>
      </w:pPr>
      <w:ins w:id="6427" w:author="Ivan Pugachev" w:date="2025-12-19T09:58:00Z">
        <w:del w:id="642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2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FROM products </w:delText>
          </w:r>
        </w:del>
      </w:ins>
    </w:p>
    <w:p w14:paraId="30E052DC" w14:textId="33BF82D1" w:rsidR="00D30024" w:rsidRPr="00D30024" w:rsidDel="003114D6" w:rsidRDefault="00D30024" w:rsidP="003114D6">
      <w:pPr>
        <w:ind w:firstLine="708"/>
        <w:rPr>
          <w:ins w:id="6430" w:author="Ivan Pugachev" w:date="2025-12-19T09:58:00Z"/>
          <w:del w:id="64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32" w:author="Ivan Pugachev" w:date="2025-12-19T09:59:00Z">
            <w:rPr>
              <w:ins w:id="6433" w:author="Ivan Pugachev" w:date="2025-12-19T09:58:00Z"/>
              <w:del w:id="64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35" w:author="Дмитрий Филимонов" w:date="2026-01-29T15:10:00Z">
          <w:pPr>
            <w:ind w:firstLine="708"/>
            <w:jc w:val="center"/>
          </w:pPr>
        </w:pPrChange>
      </w:pPr>
      <w:ins w:id="6436" w:author="Ivan Pugachev" w:date="2025-12-19T09:58:00Z">
        <w:del w:id="643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WHERE pro_id = p_pro_id;</w:delText>
          </w:r>
        </w:del>
      </w:ins>
    </w:p>
    <w:p w14:paraId="28D77CAB" w14:textId="09F7AD00" w:rsidR="00D30024" w:rsidRPr="00D30024" w:rsidDel="003114D6" w:rsidRDefault="00D30024" w:rsidP="003114D6">
      <w:pPr>
        <w:ind w:firstLine="708"/>
        <w:rPr>
          <w:ins w:id="6439" w:author="Ivan Pugachev" w:date="2025-12-19T09:58:00Z"/>
          <w:del w:id="644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41" w:author="Ivan Pugachev" w:date="2025-12-19T09:59:00Z">
            <w:rPr>
              <w:ins w:id="6442" w:author="Ivan Pugachev" w:date="2025-12-19T09:58:00Z"/>
              <w:del w:id="644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44" w:author="Дмитрий Филимонов" w:date="2026-01-29T15:10:00Z">
          <w:pPr>
            <w:ind w:firstLine="708"/>
            <w:jc w:val="center"/>
          </w:pPr>
        </w:pPrChange>
      </w:pPr>
      <w:ins w:id="6445" w:author="Ivan Pugachev" w:date="2025-12-19T09:58:00Z">
        <w:del w:id="644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6DD66F2E" w14:textId="13CB66FE" w:rsidR="00D30024" w:rsidRPr="00D30024" w:rsidDel="003114D6" w:rsidRDefault="00D30024" w:rsidP="003114D6">
      <w:pPr>
        <w:ind w:firstLine="708"/>
        <w:rPr>
          <w:ins w:id="6448" w:author="Ivan Pugachev" w:date="2025-12-19T09:58:00Z"/>
          <w:del w:id="644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50" w:author="Ivan Pugachev" w:date="2025-12-19T09:59:00Z">
            <w:rPr>
              <w:ins w:id="6451" w:author="Ivan Pugachev" w:date="2025-12-19T09:58:00Z"/>
              <w:del w:id="645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53" w:author="Дмитрий Филимонов" w:date="2026-01-29T15:10:00Z">
          <w:pPr>
            <w:ind w:firstLine="708"/>
            <w:jc w:val="center"/>
          </w:pPr>
        </w:pPrChange>
      </w:pPr>
      <w:ins w:id="6454" w:author="Ivan Pugachev" w:date="2025-12-19T09:58:00Z">
        <w:del w:id="645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IF v_id_exists &gt; 0 THEN</w:delText>
          </w:r>
        </w:del>
      </w:ins>
    </w:p>
    <w:p w14:paraId="5674275A" w14:textId="7EEE7F08" w:rsidR="00D30024" w:rsidRPr="00D30024" w:rsidDel="003114D6" w:rsidRDefault="00D30024" w:rsidP="003114D6">
      <w:pPr>
        <w:ind w:firstLine="708"/>
        <w:rPr>
          <w:ins w:id="6457" w:author="Ivan Pugachev" w:date="2025-12-19T09:58:00Z"/>
          <w:del w:id="64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59" w:author="Ivan Pugachev" w:date="2025-12-19T09:59:00Z">
            <w:rPr>
              <w:ins w:id="6460" w:author="Ivan Pugachev" w:date="2025-12-19T09:58:00Z"/>
              <w:del w:id="64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62" w:author="Дмитрий Филимонов" w:date="2026-01-29T15:10:00Z">
          <w:pPr>
            <w:ind w:firstLine="708"/>
            <w:jc w:val="center"/>
          </w:pPr>
        </w:pPrChange>
      </w:pPr>
      <w:ins w:id="6463" w:author="Ivan Pugachev" w:date="2025-12-19T09:58:00Z">
        <w:del w:id="64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SELECT 'Ошибка: Товар с таким ID уже существует' as result;</w:delText>
          </w:r>
        </w:del>
      </w:ins>
    </w:p>
    <w:p w14:paraId="41169A69" w14:textId="3E8A8375" w:rsidR="00D30024" w:rsidRPr="00AB0C02" w:rsidDel="003114D6" w:rsidRDefault="00D30024" w:rsidP="003114D6">
      <w:pPr>
        <w:ind w:firstLine="708"/>
        <w:rPr>
          <w:ins w:id="6466" w:author="Ivan Pugachev" w:date="2025-12-19T09:58:00Z"/>
          <w:del w:id="6467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468" w:author="Ivan Pugachev" w:date="2025-12-19T10:04:00Z">
            <w:rPr>
              <w:ins w:id="6469" w:author="Ivan Pugachev" w:date="2025-12-19T09:58:00Z"/>
              <w:del w:id="64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71" w:author="Дмитрий Филимонов" w:date="2026-01-29T15:10:00Z">
          <w:pPr>
            <w:ind w:firstLine="708"/>
            <w:jc w:val="center"/>
          </w:pPr>
        </w:pPrChange>
      </w:pPr>
      <w:ins w:id="6472" w:author="Ivan Pugachev" w:date="2025-12-19T09:58:00Z">
        <w:del w:id="64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END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47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7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IF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47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;</w:delText>
          </w:r>
        </w:del>
      </w:ins>
    </w:p>
    <w:p w14:paraId="1B2E8B82" w14:textId="52315F61" w:rsidR="00D30024" w:rsidRPr="00AB0C02" w:rsidDel="003114D6" w:rsidRDefault="00D30024" w:rsidP="003114D6">
      <w:pPr>
        <w:ind w:firstLine="708"/>
        <w:rPr>
          <w:ins w:id="6478" w:author="Ivan Pugachev" w:date="2025-12-19T09:58:00Z"/>
          <w:del w:id="6479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480" w:author="Ivan Pugachev" w:date="2025-12-19T10:04:00Z">
            <w:rPr>
              <w:ins w:id="6481" w:author="Ivan Pugachev" w:date="2025-12-19T09:58:00Z"/>
              <w:del w:id="64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83" w:author="Дмитрий Филимонов" w:date="2026-01-29T15:10:00Z">
          <w:pPr>
            <w:ind w:firstLine="708"/>
            <w:jc w:val="center"/>
          </w:pPr>
        </w:pPrChange>
      </w:pPr>
      <w:ins w:id="6484" w:author="Ivan Pugachev" w:date="2025-12-19T09:58:00Z">
        <w:del w:id="6485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48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488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IF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49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;</w:delText>
          </w:r>
        </w:del>
      </w:ins>
    </w:p>
    <w:p w14:paraId="63AABA23" w14:textId="64F3F865" w:rsidR="00D30024" w:rsidRPr="00AB0C02" w:rsidDel="003114D6" w:rsidRDefault="00D30024" w:rsidP="003114D6">
      <w:pPr>
        <w:ind w:firstLine="708"/>
        <w:rPr>
          <w:ins w:id="6491" w:author="Ivan Pugachev" w:date="2025-12-19T09:58:00Z"/>
          <w:del w:id="6492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493" w:author="Ivan Pugachev" w:date="2025-12-19T10:04:00Z">
            <w:rPr>
              <w:ins w:id="6494" w:author="Ivan Pugachev" w:date="2025-12-19T09:58:00Z"/>
              <w:del w:id="649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96" w:author="Дмитрий Филимонов" w:date="2026-01-29T15:10:00Z">
          <w:pPr>
            <w:ind w:firstLine="708"/>
            <w:jc w:val="center"/>
          </w:pPr>
        </w:pPrChange>
      </w:pPr>
      <w:ins w:id="6497" w:author="Ivan Pugachev" w:date="2025-12-19T09:58:00Z">
        <w:del w:id="6498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49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27B3CE99" w14:textId="0BCF248A" w:rsidR="00D30024" w:rsidRPr="00AB0C02" w:rsidDel="003114D6" w:rsidRDefault="00D30024" w:rsidP="003114D6">
      <w:pPr>
        <w:ind w:firstLine="708"/>
        <w:rPr>
          <w:ins w:id="6500" w:author="Ivan Pugachev" w:date="2025-12-19T09:58:00Z"/>
          <w:del w:id="6501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502" w:author="Ivan Pugachev" w:date="2025-12-19T10:04:00Z">
            <w:rPr>
              <w:ins w:id="6503" w:author="Ivan Pugachev" w:date="2025-12-19T09:58:00Z"/>
              <w:del w:id="650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05" w:author="Дмитрий Филимонов" w:date="2026-01-29T15:10:00Z">
          <w:pPr>
            <w:ind w:firstLine="708"/>
            <w:jc w:val="center"/>
          </w:pPr>
        </w:pPrChange>
      </w:pPr>
      <w:ins w:id="6506" w:author="Ivan Pugachev" w:date="2025-12-19T09:58:00Z">
        <w:del w:id="6507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508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-- Если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0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pro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51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id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51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не занят или не указан, продолжаем</w:delText>
          </w:r>
        </w:del>
      </w:ins>
    </w:p>
    <w:p w14:paraId="38097D0E" w14:textId="34F9C12E" w:rsidR="00D30024" w:rsidRPr="00D30024" w:rsidDel="003114D6" w:rsidRDefault="00D30024" w:rsidP="003114D6">
      <w:pPr>
        <w:ind w:firstLine="708"/>
        <w:rPr>
          <w:ins w:id="6513" w:author="Ivan Pugachev" w:date="2025-12-19T09:58:00Z"/>
          <w:del w:id="651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15" w:author="Ivan Pugachev" w:date="2025-12-19T09:59:00Z">
            <w:rPr>
              <w:ins w:id="6516" w:author="Ivan Pugachev" w:date="2025-12-19T09:58:00Z"/>
              <w:del w:id="651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18" w:author="Дмитрий Филимонов" w:date="2026-01-29T15:10:00Z">
          <w:pPr>
            <w:ind w:firstLine="708"/>
            <w:jc w:val="center"/>
          </w:pPr>
        </w:pPrChange>
      </w:pPr>
      <w:ins w:id="6519" w:author="Ivan Pugachev" w:date="2025-12-19T09:58:00Z">
        <w:del w:id="6520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52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2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IF (p_pro_id IS NULL OR v_id_exists = 0) THEN</w:delText>
          </w:r>
        </w:del>
      </w:ins>
    </w:p>
    <w:p w14:paraId="5F0F41C6" w14:textId="7E6A387B" w:rsidR="00D30024" w:rsidRPr="00AB0C02" w:rsidDel="003114D6" w:rsidRDefault="00D30024" w:rsidP="003114D6">
      <w:pPr>
        <w:ind w:firstLine="708"/>
        <w:rPr>
          <w:ins w:id="6523" w:author="Ivan Pugachev" w:date="2025-12-19T09:58:00Z"/>
          <w:del w:id="6524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525" w:author="Ivan Pugachev" w:date="2025-12-19T10:04:00Z">
            <w:rPr>
              <w:ins w:id="6526" w:author="Ivan Pugachev" w:date="2025-12-19T09:58:00Z"/>
              <w:del w:id="652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28" w:author="Дмитрий Филимонов" w:date="2026-01-29T15:10:00Z">
          <w:pPr>
            <w:ind w:firstLine="708"/>
            <w:jc w:val="center"/>
          </w:pPr>
        </w:pPrChange>
      </w:pPr>
      <w:ins w:id="6529" w:author="Ivan Pugachev" w:date="2025-12-19T09:58:00Z">
        <w:del w:id="653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53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Проверяем уникальность названия товара</w:delText>
          </w:r>
        </w:del>
      </w:ins>
    </w:p>
    <w:p w14:paraId="675B31E7" w14:textId="343DE3D6" w:rsidR="00D30024" w:rsidRPr="00357CA6" w:rsidDel="003114D6" w:rsidRDefault="00D30024" w:rsidP="003114D6">
      <w:pPr>
        <w:ind w:firstLine="708"/>
        <w:rPr>
          <w:ins w:id="6533" w:author="Ivan Pugachev" w:date="2025-12-19T09:58:00Z"/>
          <w:del w:id="653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US"/>
          <w:rPrChange w:id="6535" w:author="Дмитрий Филимонов" w:date="2026-01-29T14:42:00Z">
            <w:rPr>
              <w:ins w:id="6536" w:author="Ivan Pugachev" w:date="2025-12-19T09:58:00Z"/>
              <w:del w:id="653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38" w:author="Дмитрий Филимонов" w:date="2026-01-29T15:10:00Z">
          <w:pPr>
            <w:ind w:firstLine="708"/>
            <w:jc w:val="center"/>
          </w:pPr>
        </w:pPrChange>
      </w:pPr>
      <w:ins w:id="6539" w:author="Ivan Pugachev" w:date="2025-12-19T09:58:00Z">
        <w:del w:id="6540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54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6543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COUNT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6545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(*)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INTO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6547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v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6549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name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6551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exists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6553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3096571E" w14:textId="2A56281B" w:rsidR="00D30024" w:rsidRPr="00D30024" w:rsidDel="003114D6" w:rsidRDefault="00D30024" w:rsidP="003114D6">
      <w:pPr>
        <w:ind w:firstLine="708"/>
        <w:rPr>
          <w:ins w:id="6554" w:author="Ivan Pugachev" w:date="2025-12-19T09:58:00Z"/>
          <w:del w:id="655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56" w:author="Ivan Pugachev" w:date="2025-12-19T09:59:00Z">
            <w:rPr>
              <w:ins w:id="6557" w:author="Ivan Pugachev" w:date="2025-12-19T09:58:00Z"/>
              <w:del w:id="655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59" w:author="Дмитрий Филимонов" w:date="2026-01-29T15:10:00Z">
          <w:pPr>
            <w:ind w:firstLine="708"/>
            <w:jc w:val="center"/>
          </w:pPr>
        </w:pPrChange>
      </w:pPr>
      <w:ins w:id="6560" w:author="Ivan Pugachev" w:date="2025-12-19T09:58:00Z">
        <w:del w:id="6561" w:author="Дмитрий Филимонов" w:date="2026-01-29T15:10:00Z"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6562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6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FROM products </w:delText>
          </w:r>
        </w:del>
      </w:ins>
    </w:p>
    <w:p w14:paraId="1298D877" w14:textId="2354AC67" w:rsidR="00D30024" w:rsidRPr="00D30024" w:rsidDel="003114D6" w:rsidRDefault="00D30024" w:rsidP="003114D6">
      <w:pPr>
        <w:ind w:firstLine="708"/>
        <w:rPr>
          <w:ins w:id="6564" w:author="Ivan Pugachev" w:date="2025-12-19T09:58:00Z"/>
          <w:del w:id="65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66" w:author="Ivan Pugachev" w:date="2025-12-19T09:59:00Z">
            <w:rPr>
              <w:ins w:id="6567" w:author="Ivan Pugachev" w:date="2025-12-19T09:58:00Z"/>
              <w:del w:id="65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69" w:author="Дмитрий Филимонов" w:date="2026-01-29T15:10:00Z">
          <w:pPr>
            <w:ind w:firstLine="708"/>
            <w:jc w:val="center"/>
          </w:pPr>
        </w:pPrChange>
      </w:pPr>
      <w:ins w:id="6570" w:author="Ivan Pugachev" w:date="2025-12-19T09:58:00Z">
        <w:del w:id="657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7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WHERE pro_name = p_pro_name;</w:delText>
          </w:r>
        </w:del>
      </w:ins>
    </w:p>
    <w:p w14:paraId="0CB51A69" w14:textId="36E49D9D" w:rsidR="00D30024" w:rsidRPr="00D30024" w:rsidDel="003114D6" w:rsidRDefault="00D30024" w:rsidP="003114D6">
      <w:pPr>
        <w:ind w:firstLine="708"/>
        <w:rPr>
          <w:ins w:id="6573" w:author="Ivan Pugachev" w:date="2025-12-19T09:58:00Z"/>
          <w:del w:id="657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75" w:author="Ivan Pugachev" w:date="2025-12-19T09:59:00Z">
            <w:rPr>
              <w:ins w:id="6576" w:author="Ivan Pugachev" w:date="2025-12-19T09:58:00Z"/>
              <w:del w:id="65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78" w:author="Дмитрий Филимонов" w:date="2026-01-29T15:10:00Z">
          <w:pPr>
            <w:ind w:firstLine="708"/>
            <w:jc w:val="center"/>
          </w:pPr>
        </w:pPrChange>
      </w:pPr>
      <w:ins w:id="6579" w:author="Ivan Pugachev" w:date="2025-12-19T09:58:00Z">
        <w:del w:id="658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8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1AC2E512" w14:textId="3CF38E38" w:rsidR="00D30024" w:rsidRPr="00AB0C02" w:rsidDel="003114D6" w:rsidRDefault="00D30024" w:rsidP="003114D6">
      <w:pPr>
        <w:ind w:firstLine="708"/>
        <w:rPr>
          <w:ins w:id="6582" w:author="Ivan Pugachev" w:date="2025-12-19T09:58:00Z"/>
          <w:del w:id="6583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584" w:author="Ivan Pugachev" w:date="2025-12-19T10:04:00Z">
            <w:rPr>
              <w:ins w:id="6585" w:author="Ivan Pugachev" w:date="2025-12-19T09:58:00Z"/>
              <w:del w:id="65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87" w:author="Дмитрий Филимонов" w:date="2026-01-29T15:10:00Z">
          <w:pPr>
            <w:ind w:firstLine="708"/>
            <w:jc w:val="center"/>
          </w:pPr>
        </w:pPrChange>
      </w:pPr>
      <w:ins w:id="6588" w:author="Ivan Pugachev" w:date="2025-12-19T09:58:00Z">
        <w:del w:id="658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9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IF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59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9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v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59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name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59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exists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59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&gt; 0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THEN</w:delText>
          </w:r>
        </w:del>
      </w:ins>
    </w:p>
    <w:p w14:paraId="41DA9C7C" w14:textId="7CAE75A4" w:rsidR="00D30024" w:rsidRPr="00AB0C02" w:rsidDel="003114D6" w:rsidRDefault="00D30024" w:rsidP="003114D6">
      <w:pPr>
        <w:ind w:firstLine="708"/>
        <w:rPr>
          <w:ins w:id="6599" w:author="Ivan Pugachev" w:date="2025-12-19T09:58:00Z"/>
          <w:del w:id="6600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601" w:author="Ivan Pugachev" w:date="2025-12-19T10:04:00Z">
            <w:rPr>
              <w:ins w:id="6602" w:author="Ivan Pugachev" w:date="2025-12-19T09:58:00Z"/>
              <w:del w:id="66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04" w:author="Дмитрий Филимонов" w:date="2026-01-29T15:10:00Z">
          <w:pPr>
            <w:ind w:firstLine="708"/>
            <w:jc w:val="center"/>
          </w:pPr>
        </w:pPrChange>
      </w:pPr>
      <w:ins w:id="6605" w:author="Ivan Pugachev" w:date="2025-12-19T09:58:00Z">
        <w:del w:id="6606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0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0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0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'Ошибка: Товар с таким названием уже существует'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1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1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result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1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;</w:delText>
          </w:r>
        </w:del>
      </w:ins>
    </w:p>
    <w:p w14:paraId="7AB21CAE" w14:textId="5C4EC92F" w:rsidR="00D30024" w:rsidRPr="00D30024" w:rsidDel="003114D6" w:rsidRDefault="00D30024" w:rsidP="003114D6">
      <w:pPr>
        <w:ind w:firstLine="708"/>
        <w:rPr>
          <w:ins w:id="6614" w:author="Ivan Pugachev" w:date="2025-12-19T09:58:00Z"/>
          <w:del w:id="66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16" w:author="Ivan Pugachev" w:date="2025-12-19T09:59:00Z">
            <w:rPr>
              <w:ins w:id="6617" w:author="Ivan Pugachev" w:date="2025-12-19T09:58:00Z"/>
              <w:del w:id="66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19" w:author="Дмитрий Филимонов" w:date="2026-01-29T15:10:00Z">
          <w:pPr>
            <w:ind w:firstLine="708"/>
            <w:jc w:val="center"/>
          </w:pPr>
        </w:pPrChange>
      </w:pPr>
      <w:ins w:id="6620" w:author="Ivan Pugachev" w:date="2025-12-19T09:58:00Z">
        <w:del w:id="6621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2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2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ELSEIF p_cost_price IS NULL OR p_cost_price = 0 THEN</w:delText>
          </w:r>
        </w:del>
      </w:ins>
    </w:p>
    <w:p w14:paraId="1E034509" w14:textId="44038C25" w:rsidR="00D30024" w:rsidRPr="00AB0C02" w:rsidDel="003114D6" w:rsidRDefault="00D30024" w:rsidP="003114D6">
      <w:pPr>
        <w:ind w:firstLine="708"/>
        <w:rPr>
          <w:ins w:id="6624" w:author="Ivan Pugachev" w:date="2025-12-19T09:58:00Z"/>
          <w:del w:id="6625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626" w:author="Ivan Pugachev" w:date="2025-12-19T10:04:00Z">
            <w:rPr>
              <w:ins w:id="6627" w:author="Ivan Pugachev" w:date="2025-12-19T09:58:00Z"/>
              <w:del w:id="66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29" w:author="Дмитрий Филимонов" w:date="2026-01-29T15:10:00Z">
          <w:pPr>
            <w:ind w:firstLine="708"/>
            <w:jc w:val="center"/>
          </w:pPr>
        </w:pPrChange>
      </w:pPr>
      <w:ins w:id="6630" w:author="Ivan Pugachev" w:date="2025-12-19T09:58:00Z">
        <w:del w:id="663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3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3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'Ошибка: Необходимо указать себестоимость товара'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3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3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result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3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;</w:delText>
          </w:r>
        </w:del>
      </w:ins>
    </w:p>
    <w:p w14:paraId="7E7C2DA0" w14:textId="6998C345" w:rsidR="00D30024" w:rsidRPr="00D30024" w:rsidDel="003114D6" w:rsidRDefault="00D30024" w:rsidP="003114D6">
      <w:pPr>
        <w:ind w:firstLine="708"/>
        <w:rPr>
          <w:ins w:id="6638" w:author="Ivan Pugachev" w:date="2025-12-19T09:58:00Z"/>
          <w:del w:id="66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40" w:author="Ivan Pugachev" w:date="2025-12-19T09:59:00Z">
            <w:rPr>
              <w:ins w:id="6641" w:author="Ivan Pugachev" w:date="2025-12-19T09:58:00Z"/>
              <w:del w:id="66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43" w:author="Дмитрий Филимонов" w:date="2026-01-29T15:10:00Z">
          <w:pPr>
            <w:ind w:firstLine="708"/>
            <w:jc w:val="center"/>
          </w:pPr>
        </w:pPrChange>
      </w:pPr>
      <w:ins w:id="6644" w:author="Ivan Pugachev" w:date="2025-12-19T09:58:00Z">
        <w:del w:id="6645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4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ELSE</w:delText>
          </w:r>
        </w:del>
      </w:ins>
    </w:p>
    <w:p w14:paraId="7CEF5EA3" w14:textId="12537911" w:rsidR="00D30024" w:rsidRPr="00D30024" w:rsidDel="003114D6" w:rsidRDefault="00D30024" w:rsidP="003114D6">
      <w:pPr>
        <w:ind w:firstLine="708"/>
        <w:rPr>
          <w:ins w:id="6648" w:author="Ivan Pugachev" w:date="2025-12-19T09:58:00Z"/>
          <w:del w:id="664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50" w:author="Ivan Pugachev" w:date="2025-12-19T09:59:00Z">
            <w:rPr>
              <w:ins w:id="6651" w:author="Ivan Pugachev" w:date="2025-12-19T09:58:00Z"/>
              <w:del w:id="665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53" w:author="Дмитрий Филимонов" w:date="2026-01-29T15:10:00Z">
          <w:pPr>
            <w:ind w:firstLine="708"/>
            <w:jc w:val="center"/>
          </w:pPr>
        </w:pPrChange>
      </w:pPr>
      <w:ins w:id="6654" w:author="Ivan Pugachev" w:date="2025-12-19T09:58:00Z">
        <w:del w:id="665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-- Рассчитываем наценку в процентах</w:delText>
          </w:r>
        </w:del>
      </w:ins>
    </w:p>
    <w:p w14:paraId="060E9BD0" w14:textId="0069BF81" w:rsidR="00D30024" w:rsidRPr="00D30024" w:rsidDel="003114D6" w:rsidRDefault="00D30024" w:rsidP="003114D6">
      <w:pPr>
        <w:ind w:firstLine="708"/>
        <w:rPr>
          <w:ins w:id="6657" w:author="Ivan Pugachev" w:date="2025-12-19T09:58:00Z"/>
          <w:del w:id="66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59" w:author="Ivan Pugachev" w:date="2025-12-19T09:59:00Z">
            <w:rPr>
              <w:ins w:id="6660" w:author="Ivan Pugachev" w:date="2025-12-19T09:58:00Z"/>
              <w:del w:id="66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62" w:author="Дмитрий Филимонов" w:date="2026-01-29T15:10:00Z">
          <w:pPr>
            <w:ind w:firstLine="708"/>
            <w:jc w:val="center"/>
          </w:pPr>
        </w:pPrChange>
      </w:pPr>
      <w:ins w:id="6663" w:author="Ivan Pugachev" w:date="2025-12-19T09:58:00Z">
        <w:del w:id="66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SET v_calculated_margin = ((p_pro_price - p_cost_price) / p_cost_price) * 100;</w:delText>
          </w:r>
        </w:del>
      </w:ins>
    </w:p>
    <w:p w14:paraId="797C3321" w14:textId="130225CA" w:rsidR="00D30024" w:rsidRPr="00D30024" w:rsidDel="003114D6" w:rsidRDefault="00D30024" w:rsidP="003114D6">
      <w:pPr>
        <w:ind w:firstLine="708"/>
        <w:rPr>
          <w:ins w:id="6666" w:author="Ivan Pugachev" w:date="2025-12-19T09:58:00Z"/>
          <w:del w:id="66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68" w:author="Ivan Pugachev" w:date="2025-12-19T09:59:00Z">
            <w:rPr>
              <w:ins w:id="6669" w:author="Ivan Pugachev" w:date="2025-12-19T09:58:00Z"/>
              <w:del w:id="66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71" w:author="Дмитрий Филимонов" w:date="2026-01-29T15:10:00Z">
          <w:pPr>
            <w:ind w:firstLine="708"/>
            <w:jc w:val="center"/>
          </w:pPr>
        </w:pPrChange>
      </w:pPr>
      <w:ins w:id="6672" w:author="Ivan Pugachev" w:date="2025-12-19T09:58:00Z">
        <w:del w:id="66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SET v_profit_per_unit = p_pro_price - p_cost_price;</w:delText>
          </w:r>
        </w:del>
      </w:ins>
    </w:p>
    <w:p w14:paraId="2CC27E83" w14:textId="772413E5" w:rsidR="00D30024" w:rsidRPr="00D30024" w:rsidDel="003114D6" w:rsidRDefault="00D30024" w:rsidP="003114D6">
      <w:pPr>
        <w:ind w:firstLine="708"/>
        <w:rPr>
          <w:ins w:id="6675" w:author="Ivan Pugachev" w:date="2025-12-19T09:58:00Z"/>
          <w:del w:id="66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77" w:author="Ivan Pugachev" w:date="2025-12-19T09:59:00Z">
            <w:rPr>
              <w:ins w:id="6678" w:author="Ivan Pugachev" w:date="2025-12-19T09:58:00Z"/>
              <w:del w:id="66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80" w:author="Дмитрий Филимонов" w:date="2026-01-29T15:10:00Z">
          <w:pPr>
            <w:ind w:firstLine="708"/>
            <w:jc w:val="center"/>
          </w:pPr>
        </w:pPrChange>
      </w:pPr>
      <w:ins w:id="6681" w:author="Ivan Pugachev" w:date="2025-12-19T09:58:00Z">
        <w:del w:id="668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8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</w:del>
      </w:ins>
    </w:p>
    <w:p w14:paraId="3C7C3571" w14:textId="6CAA2A12" w:rsidR="00D30024" w:rsidRPr="00AB0C02" w:rsidDel="003114D6" w:rsidRDefault="00D30024" w:rsidP="003114D6">
      <w:pPr>
        <w:ind w:firstLine="708"/>
        <w:rPr>
          <w:ins w:id="6684" w:author="Ivan Pugachev" w:date="2025-12-19T09:58:00Z"/>
          <w:del w:id="6685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686" w:author="Ivan Pugachev" w:date="2025-12-19T10:04:00Z">
            <w:rPr>
              <w:ins w:id="6687" w:author="Ivan Pugachev" w:date="2025-12-19T09:58:00Z"/>
              <w:del w:id="66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89" w:author="Дмитрий Филимонов" w:date="2026-01-29T15:10:00Z">
          <w:pPr>
            <w:ind w:firstLine="708"/>
            <w:jc w:val="center"/>
          </w:pPr>
        </w:pPrChange>
      </w:pPr>
      <w:ins w:id="6690" w:author="Ivan Pugachev" w:date="2025-12-19T09:58:00Z">
        <w:del w:id="669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9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9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-- Добавляем товар с указанным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pro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9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id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69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или автоинкрементом</w:delText>
          </w:r>
        </w:del>
      </w:ins>
    </w:p>
    <w:p w14:paraId="041AFF54" w14:textId="68764E02" w:rsidR="00D30024" w:rsidRPr="00D30024" w:rsidDel="003114D6" w:rsidRDefault="00D30024" w:rsidP="003114D6">
      <w:pPr>
        <w:ind w:firstLine="708"/>
        <w:rPr>
          <w:ins w:id="6698" w:author="Ivan Pugachev" w:date="2025-12-19T09:58:00Z"/>
          <w:del w:id="669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00" w:author="Ivan Pugachev" w:date="2025-12-19T09:59:00Z">
            <w:rPr>
              <w:ins w:id="6701" w:author="Ivan Pugachev" w:date="2025-12-19T09:58:00Z"/>
              <w:del w:id="670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03" w:author="Дмитрий Филимонов" w:date="2026-01-29T15:10:00Z">
          <w:pPr>
            <w:ind w:firstLine="708"/>
            <w:jc w:val="center"/>
          </w:pPr>
        </w:pPrChange>
      </w:pPr>
      <w:ins w:id="6704" w:author="Ivan Pugachev" w:date="2025-12-19T09:58:00Z">
        <w:del w:id="6705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70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0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IF p_pro_id IS NOT NULL THEN</w:delText>
          </w:r>
        </w:del>
      </w:ins>
    </w:p>
    <w:p w14:paraId="1AC1F3BD" w14:textId="7492EF7A" w:rsidR="00D30024" w:rsidRPr="00D30024" w:rsidDel="003114D6" w:rsidRDefault="00D30024" w:rsidP="003114D6">
      <w:pPr>
        <w:ind w:firstLine="708"/>
        <w:rPr>
          <w:ins w:id="6708" w:author="Ivan Pugachev" w:date="2025-12-19T09:58:00Z"/>
          <w:del w:id="67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10" w:author="Ivan Pugachev" w:date="2025-12-19T09:59:00Z">
            <w:rPr>
              <w:ins w:id="6711" w:author="Ivan Pugachev" w:date="2025-12-19T09:58:00Z"/>
              <w:del w:id="67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13" w:author="Дмитрий Филимонов" w:date="2026-01-29T15:10:00Z">
          <w:pPr>
            <w:ind w:firstLine="708"/>
            <w:jc w:val="center"/>
          </w:pPr>
        </w:pPrChange>
      </w:pPr>
      <w:ins w:id="6714" w:author="Ivan Pugachev" w:date="2025-12-19T09:58:00Z">
        <w:del w:id="671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INSERT INTO products (</w:delText>
          </w:r>
        </w:del>
      </w:ins>
    </w:p>
    <w:p w14:paraId="1DB0524F" w14:textId="6D3DF294" w:rsidR="00D30024" w:rsidRPr="00D30024" w:rsidDel="003114D6" w:rsidRDefault="00D30024" w:rsidP="003114D6">
      <w:pPr>
        <w:ind w:firstLine="708"/>
        <w:rPr>
          <w:ins w:id="6717" w:author="Ivan Pugachev" w:date="2025-12-19T09:58:00Z"/>
          <w:del w:id="671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19" w:author="Ivan Pugachev" w:date="2025-12-19T09:59:00Z">
            <w:rPr>
              <w:ins w:id="6720" w:author="Ivan Pugachev" w:date="2025-12-19T09:58:00Z"/>
              <w:del w:id="672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22" w:author="Дмитрий Филимонов" w:date="2026-01-29T15:10:00Z">
          <w:pPr>
            <w:ind w:firstLine="708"/>
            <w:jc w:val="center"/>
          </w:pPr>
        </w:pPrChange>
      </w:pPr>
      <w:ins w:id="6723" w:author="Ivan Pugachev" w:date="2025-12-19T09:58:00Z">
        <w:del w:id="672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2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pro_id,</w:delText>
          </w:r>
        </w:del>
      </w:ins>
    </w:p>
    <w:p w14:paraId="10526077" w14:textId="3DD7C392" w:rsidR="00D30024" w:rsidRPr="00D30024" w:rsidDel="003114D6" w:rsidRDefault="00D30024" w:rsidP="003114D6">
      <w:pPr>
        <w:ind w:firstLine="708"/>
        <w:rPr>
          <w:ins w:id="6726" w:author="Ivan Pugachev" w:date="2025-12-19T09:58:00Z"/>
          <w:del w:id="672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28" w:author="Ivan Pugachev" w:date="2025-12-19T09:59:00Z">
            <w:rPr>
              <w:ins w:id="6729" w:author="Ivan Pugachev" w:date="2025-12-19T09:58:00Z"/>
              <w:del w:id="673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31" w:author="Дмитрий Филимонов" w:date="2026-01-29T15:10:00Z">
          <w:pPr>
            <w:ind w:firstLine="708"/>
            <w:jc w:val="center"/>
          </w:pPr>
        </w:pPrChange>
      </w:pPr>
      <w:ins w:id="6732" w:author="Ivan Pugachev" w:date="2025-12-19T09:58:00Z">
        <w:del w:id="673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pro_name, </w:delText>
          </w:r>
        </w:del>
      </w:ins>
    </w:p>
    <w:p w14:paraId="434B7ECF" w14:textId="729F4F3D" w:rsidR="00D30024" w:rsidRPr="00D30024" w:rsidDel="003114D6" w:rsidRDefault="00D30024" w:rsidP="003114D6">
      <w:pPr>
        <w:ind w:firstLine="708"/>
        <w:rPr>
          <w:ins w:id="6735" w:author="Ivan Pugachev" w:date="2025-12-19T09:58:00Z"/>
          <w:del w:id="673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37" w:author="Ivan Pugachev" w:date="2025-12-19T09:59:00Z">
            <w:rPr>
              <w:ins w:id="6738" w:author="Ivan Pugachev" w:date="2025-12-19T09:58:00Z"/>
              <w:del w:id="673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40" w:author="Дмитрий Филимонов" w:date="2026-01-29T15:10:00Z">
          <w:pPr>
            <w:ind w:firstLine="708"/>
            <w:jc w:val="center"/>
          </w:pPr>
        </w:pPrChange>
      </w:pPr>
      <w:ins w:id="6741" w:author="Ivan Pugachev" w:date="2025-12-19T09:58:00Z">
        <w:del w:id="674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4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pro_category, </w:delText>
          </w:r>
        </w:del>
      </w:ins>
    </w:p>
    <w:p w14:paraId="424CB346" w14:textId="46ACB623" w:rsidR="00D30024" w:rsidRPr="00D30024" w:rsidDel="003114D6" w:rsidRDefault="00D30024" w:rsidP="003114D6">
      <w:pPr>
        <w:ind w:firstLine="708"/>
        <w:rPr>
          <w:ins w:id="6744" w:author="Ivan Pugachev" w:date="2025-12-19T09:58:00Z"/>
          <w:del w:id="674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46" w:author="Ivan Pugachev" w:date="2025-12-19T09:59:00Z">
            <w:rPr>
              <w:ins w:id="6747" w:author="Ivan Pugachev" w:date="2025-12-19T09:58:00Z"/>
              <w:del w:id="674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49" w:author="Дмитрий Филимонов" w:date="2026-01-29T15:10:00Z">
          <w:pPr>
            <w:ind w:firstLine="708"/>
            <w:jc w:val="center"/>
          </w:pPr>
        </w:pPrChange>
      </w:pPr>
      <w:ins w:id="6750" w:author="Ivan Pugachev" w:date="2025-12-19T09:58:00Z">
        <w:del w:id="675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pro_price, </w:delText>
          </w:r>
        </w:del>
      </w:ins>
    </w:p>
    <w:p w14:paraId="138669BC" w14:textId="6CC47A28" w:rsidR="00D30024" w:rsidRPr="00D30024" w:rsidDel="003114D6" w:rsidRDefault="00D30024" w:rsidP="003114D6">
      <w:pPr>
        <w:ind w:firstLine="708"/>
        <w:rPr>
          <w:ins w:id="6753" w:author="Ivan Pugachev" w:date="2025-12-19T09:58:00Z"/>
          <w:del w:id="67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55" w:author="Ivan Pugachev" w:date="2025-12-19T09:59:00Z">
            <w:rPr>
              <w:ins w:id="6756" w:author="Ivan Pugachev" w:date="2025-12-19T09:58:00Z"/>
              <w:del w:id="67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58" w:author="Дмитрий Филимонов" w:date="2026-01-29T15:10:00Z">
          <w:pPr>
            <w:ind w:firstLine="708"/>
            <w:jc w:val="center"/>
          </w:pPr>
        </w:pPrChange>
      </w:pPr>
      <w:ins w:id="6759" w:author="Ivan Pugachev" w:date="2025-12-19T09:58:00Z">
        <w:del w:id="676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cost_price</w:delText>
          </w:r>
        </w:del>
      </w:ins>
    </w:p>
    <w:p w14:paraId="26931AF4" w14:textId="3C1099F1" w:rsidR="00D30024" w:rsidRPr="00D30024" w:rsidDel="003114D6" w:rsidRDefault="00D30024" w:rsidP="003114D6">
      <w:pPr>
        <w:ind w:firstLine="708"/>
        <w:rPr>
          <w:ins w:id="6762" w:author="Ivan Pugachev" w:date="2025-12-19T09:58:00Z"/>
          <w:del w:id="67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64" w:author="Ivan Pugachev" w:date="2025-12-19T09:59:00Z">
            <w:rPr>
              <w:ins w:id="6765" w:author="Ivan Pugachev" w:date="2025-12-19T09:58:00Z"/>
              <w:del w:id="67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67" w:author="Дмитрий Филимонов" w:date="2026-01-29T15:10:00Z">
          <w:pPr>
            <w:ind w:firstLine="708"/>
            <w:jc w:val="center"/>
          </w:pPr>
        </w:pPrChange>
      </w:pPr>
      <w:ins w:id="6768" w:author="Ivan Pugachev" w:date="2025-12-19T09:58:00Z">
        <w:del w:id="676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7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)</w:delText>
          </w:r>
        </w:del>
      </w:ins>
    </w:p>
    <w:p w14:paraId="747DCB51" w14:textId="51DA4682" w:rsidR="00D30024" w:rsidRPr="00D30024" w:rsidDel="003114D6" w:rsidRDefault="00D30024" w:rsidP="003114D6">
      <w:pPr>
        <w:ind w:firstLine="708"/>
        <w:rPr>
          <w:ins w:id="6771" w:author="Ivan Pugachev" w:date="2025-12-19T09:58:00Z"/>
          <w:del w:id="677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73" w:author="Ivan Pugachev" w:date="2025-12-19T09:59:00Z">
            <w:rPr>
              <w:ins w:id="6774" w:author="Ivan Pugachev" w:date="2025-12-19T09:58:00Z"/>
              <w:del w:id="677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76" w:author="Дмитрий Филимонов" w:date="2026-01-29T15:10:00Z">
          <w:pPr>
            <w:ind w:firstLine="708"/>
            <w:jc w:val="center"/>
          </w:pPr>
        </w:pPrChange>
      </w:pPr>
      <w:ins w:id="6777" w:author="Ivan Pugachev" w:date="2025-12-19T09:58:00Z">
        <w:del w:id="677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7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VALUES (</w:delText>
          </w:r>
        </w:del>
      </w:ins>
    </w:p>
    <w:p w14:paraId="18EDE9F9" w14:textId="66FC8F07" w:rsidR="00D30024" w:rsidRPr="00D30024" w:rsidDel="003114D6" w:rsidRDefault="00D30024" w:rsidP="003114D6">
      <w:pPr>
        <w:ind w:firstLine="708"/>
        <w:rPr>
          <w:ins w:id="6780" w:author="Ivan Pugachev" w:date="2025-12-19T09:58:00Z"/>
          <w:del w:id="678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82" w:author="Ivan Pugachev" w:date="2025-12-19T09:59:00Z">
            <w:rPr>
              <w:ins w:id="6783" w:author="Ivan Pugachev" w:date="2025-12-19T09:58:00Z"/>
              <w:del w:id="678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85" w:author="Дмитрий Филимонов" w:date="2026-01-29T15:10:00Z">
          <w:pPr>
            <w:ind w:firstLine="708"/>
            <w:jc w:val="center"/>
          </w:pPr>
        </w:pPrChange>
      </w:pPr>
      <w:ins w:id="6786" w:author="Ivan Pugachev" w:date="2025-12-19T09:58:00Z">
        <w:del w:id="678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8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p_pro_id,</w:delText>
          </w:r>
        </w:del>
      </w:ins>
    </w:p>
    <w:p w14:paraId="7A35BF8F" w14:textId="030E6C10" w:rsidR="00D30024" w:rsidRPr="00D30024" w:rsidDel="003114D6" w:rsidRDefault="00D30024" w:rsidP="003114D6">
      <w:pPr>
        <w:ind w:firstLine="708"/>
        <w:rPr>
          <w:ins w:id="6789" w:author="Ivan Pugachev" w:date="2025-12-19T09:58:00Z"/>
          <w:del w:id="679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91" w:author="Ivan Pugachev" w:date="2025-12-19T09:59:00Z">
            <w:rPr>
              <w:ins w:id="6792" w:author="Ivan Pugachev" w:date="2025-12-19T09:58:00Z"/>
              <w:del w:id="679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94" w:author="Дмитрий Филимонов" w:date="2026-01-29T15:10:00Z">
          <w:pPr>
            <w:ind w:firstLine="708"/>
            <w:jc w:val="center"/>
          </w:pPr>
        </w:pPrChange>
      </w:pPr>
      <w:ins w:id="6795" w:author="Ivan Pugachev" w:date="2025-12-19T09:58:00Z">
        <w:del w:id="679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9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p_pro_name, </w:delText>
          </w:r>
        </w:del>
      </w:ins>
    </w:p>
    <w:p w14:paraId="7B02C370" w14:textId="0D87F627" w:rsidR="00D30024" w:rsidRPr="00D30024" w:rsidDel="003114D6" w:rsidRDefault="00D30024" w:rsidP="003114D6">
      <w:pPr>
        <w:ind w:firstLine="708"/>
        <w:rPr>
          <w:ins w:id="6798" w:author="Ivan Pugachev" w:date="2025-12-19T09:58:00Z"/>
          <w:del w:id="679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00" w:author="Ivan Pugachev" w:date="2025-12-19T09:59:00Z">
            <w:rPr>
              <w:ins w:id="6801" w:author="Ivan Pugachev" w:date="2025-12-19T09:58:00Z"/>
              <w:del w:id="680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03" w:author="Дмитрий Филимонов" w:date="2026-01-29T15:10:00Z">
          <w:pPr>
            <w:ind w:firstLine="708"/>
            <w:jc w:val="center"/>
          </w:pPr>
        </w:pPrChange>
      </w:pPr>
      <w:ins w:id="6804" w:author="Ivan Pugachev" w:date="2025-12-19T09:58:00Z">
        <w:del w:id="680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0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p_pro_category, </w:delText>
          </w:r>
        </w:del>
      </w:ins>
    </w:p>
    <w:p w14:paraId="34108E82" w14:textId="3A2A6467" w:rsidR="00D30024" w:rsidRPr="00D30024" w:rsidDel="003114D6" w:rsidRDefault="00D30024" w:rsidP="003114D6">
      <w:pPr>
        <w:ind w:firstLine="708"/>
        <w:rPr>
          <w:ins w:id="6807" w:author="Ivan Pugachev" w:date="2025-12-19T09:58:00Z"/>
          <w:del w:id="680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09" w:author="Ivan Pugachev" w:date="2025-12-19T09:59:00Z">
            <w:rPr>
              <w:ins w:id="6810" w:author="Ivan Pugachev" w:date="2025-12-19T09:58:00Z"/>
              <w:del w:id="681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12" w:author="Дмитрий Филимонов" w:date="2026-01-29T15:10:00Z">
          <w:pPr>
            <w:ind w:firstLine="708"/>
            <w:jc w:val="center"/>
          </w:pPr>
        </w:pPrChange>
      </w:pPr>
      <w:ins w:id="6813" w:author="Ivan Pugachev" w:date="2025-12-19T09:58:00Z">
        <w:del w:id="681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p_pro_price, </w:delText>
          </w:r>
        </w:del>
      </w:ins>
    </w:p>
    <w:p w14:paraId="7A37DD93" w14:textId="36FFC4CD" w:rsidR="00D30024" w:rsidRPr="00D30024" w:rsidDel="003114D6" w:rsidRDefault="00D30024" w:rsidP="003114D6">
      <w:pPr>
        <w:ind w:firstLine="708"/>
        <w:rPr>
          <w:ins w:id="6816" w:author="Ivan Pugachev" w:date="2025-12-19T09:58:00Z"/>
          <w:del w:id="68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18" w:author="Ivan Pugachev" w:date="2025-12-19T09:59:00Z">
            <w:rPr>
              <w:ins w:id="6819" w:author="Ivan Pugachev" w:date="2025-12-19T09:58:00Z"/>
              <w:del w:id="68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21" w:author="Дмитрий Филимонов" w:date="2026-01-29T15:10:00Z">
          <w:pPr>
            <w:ind w:firstLine="708"/>
            <w:jc w:val="center"/>
          </w:pPr>
        </w:pPrChange>
      </w:pPr>
      <w:ins w:id="6822" w:author="Ivan Pugachev" w:date="2025-12-19T09:58:00Z">
        <w:del w:id="68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p_cost_price</w:delText>
          </w:r>
        </w:del>
      </w:ins>
    </w:p>
    <w:p w14:paraId="4C3C5420" w14:textId="2E437213" w:rsidR="00D30024" w:rsidRPr="00D30024" w:rsidDel="003114D6" w:rsidRDefault="00D30024" w:rsidP="003114D6">
      <w:pPr>
        <w:ind w:firstLine="708"/>
        <w:rPr>
          <w:ins w:id="6825" w:author="Ivan Pugachev" w:date="2025-12-19T09:58:00Z"/>
          <w:del w:id="68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27" w:author="Ivan Pugachev" w:date="2025-12-19T09:59:00Z">
            <w:rPr>
              <w:ins w:id="6828" w:author="Ivan Pugachev" w:date="2025-12-19T09:58:00Z"/>
              <w:del w:id="68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30" w:author="Дмитрий Филимонов" w:date="2026-01-29T15:10:00Z">
          <w:pPr>
            <w:ind w:firstLine="708"/>
            <w:jc w:val="center"/>
          </w:pPr>
        </w:pPrChange>
      </w:pPr>
      <w:ins w:id="6831" w:author="Ivan Pugachev" w:date="2025-12-19T09:58:00Z">
        <w:del w:id="683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3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);</w:delText>
          </w:r>
        </w:del>
      </w:ins>
    </w:p>
    <w:p w14:paraId="4174360D" w14:textId="6EC0E9B4" w:rsidR="00D30024" w:rsidRPr="00D30024" w:rsidDel="003114D6" w:rsidRDefault="00D30024" w:rsidP="003114D6">
      <w:pPr>
        <w:ind w:firstLine="708"/>
        <w:rPr>
          <w:ins w:id="6834" w:author="Ivan Pugachev" w:date="2025-12-19T09:58:00Z"/>
          <w:del w:id="68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36" w:author="Ivan Pugachev" w:date="2025-12-19T09:59:00Z">
            <w:rPr>
              <w:ins w:id="6837" w:author="Ivan Pugachev" w:date="2025-12-19T09:58:00Z"/>
              <w:del w:id="68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39" w:author="Дмитрий Филимонов" w:date="2026-01-29T15:10:00Z">
          <w:pPr>
            <w:ind w:firstLine="708"/>
            <w:jc w:val="center"/>
          </w:pPr>
        </w:pPrChange>
      </w:pPr>
      <w:ins w:id="6840" w:author="Ivan Pugachev" w:date="2025-12-19T09:58:00Z">
        <w:del w:id="68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SET v_actual_pro_id = p_pro_id;</w:delText>
          </w:r>
        </w:del>
      </w:ins>
    </w:p>
    <w:p w14:paraId="224A762D" w14:textId="1ED90D74" w:rsidR="00D30024" w:rsidRPr="00D30024" w:rsidDel="003114D6" w:rsidRDefault="00D30024" w:rsidP="003114D6">
      <w:pPr>
        <w:ind w:firstLine="708"/>
        <w:rPr>
          <w:ins w:id="6843" w:author="Ivan Pugachev" w:date="2025-12-19T09:58:00Z"/>
          <w:del w:id="68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45" w:author="Ivan Pugachev" w:date="2025-12-19T09:59:00Z">
            <w:rPr>
              <w:ins w:id="6846" w:author="Ivan Pugachev" w:date="2025-12-19T09:58:00Z"/>
              <w:del w:id="68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48" w:author="Дмитрий Филимонов" w:date="2026-01-29T15:10:00Z">
          <w:pPr>
            <w:ind w:firstLine="708"/>
            <w:jc w:val="center"/>
          </w:pPr>
        </w:pPrChange>
      </w:pPr>
      <w:ins w:id="6849" w:author="Ivan Pugachev" w:date="2025-12-19T09:58:00Z">
        <w:del w:id="685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ELSE</w:delText>
          </w:r>
        </w:del>
      </w:ins>
    </w:p>
    <w:p w14:paraId="1DA473F1" w14:textId="175F47A0" w:rsidR="00D30024" w:rsidRPr="00D30024" w:rsidDel="003114D6" w:rsidRDefault="00D30024" w:rsidP="003114D6">
      <w:pPr>
        <w:ind w:firstLine="708"/>
        <w:rPr>
          <w:ins w:id="6852" w:author="Ivan Pugachev" w:date="2025-12-19T09:58:00Z"/>
          <w:del w:id="685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54" w:author="Ivan Pugachev" w:date="2025-12-19T09:59:00Z">
            <w:rPr>
              <w:ins w:id="6855" w:author="Ivan Pugachev" w:date="2025-12-19T09:58:00Z"/>
              <w:del w:id="68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57" w:author="Дмитрий Филимонов" w:date="2026-01-29T15:10:00Z">
          <w:pPr>
            <w:ind w:firstLine="708"/>
            <w:jc w:val="center"/>
          </w:pPr>
        </w:pPrChange>
      </w:pPr>
      <w:ins w:id="6858" w:author="Ivan Pugachev" w:date="2025-12-19T09:58:00Z">
        <w:del w:id="685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INSERT INTO products (</w:delText>
          </w:r>
        </w:del>
      </w:ins>
    </w:p>
    <w:p w14:paraId="4900A4FD" w14:textId="125049C7" w:rsidR="00D30024" w:rsidRPr="00D30024" w:rsidDel="003114D6" w:rsidRDefault="00D30024" w:rsidP="003114D6">
      <w:pPr>
        <w:ind w:firstLine="708"/>
        <w:rPr>
          <w:ins w:id="6861" w:author="Ivan Pugachev" w:date="2025-12-19T09:58:00Z"/>
          <w:del w:id="686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63" w:author="Ivan Pugachev" w:date="2025-12-19T09:59:00Z">
            <w:rPr>
              <w:ins w:id="6864" w:author="Ivan Pugachev" w:date="2025-12-19T09:58:00Z"/>
              <w:del w:id="686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66" w:author="Дмитрий Филимонов" w:date="2026-01-29T15:10:00Z">
          <w:pPr>
            <w:ind w:firstLine="708"/>
            <w:jc w:val="center"/>
          </w:pPr>
        </w:pPrChange>
      </w:pPr>
      <w:ins w:id="6867" w:author="Ivan Pugachev" w:date="2025-12-19T09:58:00Z">
        <w:del w:id="686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pro_name, </w:delText>
          </w:r>
        </w:del>
      </w:ins>
    </w:p>
    <w:p w14:paraId="38C65FD8" w14:textId="67C7738C" w:rsidR="00D30024" w:rsidRPr="00D30024" w:rsidDel="003114D6" w:rsidRDefault="00D30024" w:rsidP="003114D6">
      <w:pPr>
        <w:ind w:firstLine="708"/>
        <w:rPr>
          <w:ins w:id="6870" w:author="Ivan Pugachev" w:date="2025-12-19T09:58:00Z"/>
          <w:del w:id="68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72" w:author="Ivan Pugachev" w:date="2025-12-19T09:59:00Z">
            <w:rPr>
              <w:ins w:id="6873" w:author="Ivan Pugachev" w:date="2025-12-19T09:58:00Z"/>
              <w:del w:id="68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75" w:author="Дмитрий Филимонов" w:date="2026-01-29T15:10:00Z">
          <w:pPr>
            <w:ind w:firstLine="708"/>
            <w:jc w:val="center"/>
          </w:pPr>
        </w:pPrChange>
      </w:pPr>
      <w:ins w:id="6876" w:author="Ivan Pugachev" w:date="2025-12-19T09:58:00Z">
        <w:del w:id="68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pro_category, </w:delText>
          </w:r>
        </w:del>
      </w:ins>
    </w:p>
    <w:p w14:paraId="2D57A475" w14:textId="05EB2260" w:rsidR="00D30024" w:rsidRPr="00D30024" w:rsidDel="003114D6" w:rsidRDefault="00D30024" w:rsidP="003114D6">
      <w:pPr>
        <w:ind w:firstLine="708"/>
        <w:rPr>
          <w:ins w:id="6879" w:author="Ivan Pugachev" w:date="2025-12-19T09:58:00Z"/>
          <w:del w:id="68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81" w:author="Ivan Pugachev" w:date="2025-12-19T09:59:00Z">
            <w:rPr>
              <w:ins w:id="6882" w:author="Ivan Pugachev" w:date="2025-12-19T09:58:00Z"/>
              <w:del w:id="68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84" w:author="Дмитрий Филимонов" w:date="2026-01-29T15:10:00Z">
          <w:pPr>
            <w:ind w:firstLine="708"/>
            <w:jc w:val="center"/>
          </w:pPr>
        </w:pPrChange>
      </w:pPr>
      <w:ins w:id="6885" w:author="Ivan Pugachev" w:date="2025-12-19T09:58:00Z">
        <w:del w:id="68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pro_price, </w:delText>
          </w:r>
        </w:del>
      </w:ins>
    </w:p>
    <w:p w14:paraId="164CDED1" w14:textId="12971945" w:rsidR="00D30024" w:rsidRPr="00D30024" w:rsidDel="003114D6" w:rsidRDefault="00D30024" w:rsidP="003114D6">
      <w:pPr>
        <w:ind w:firstLine="708"/>
        <w:rPr>
          <w:ins w:id="6888" w:author="Ivan Pugachev" w:date="2025-12-19T09:58:00Z"/>
          <w:del w:id="688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90" w:author="Ivan Pugachev" w:date="2025-12-19T09:59:00Z">
            <w:rPr>
              <w:ins w:id="6891" w:author="Ivan Pugachev" w:date="2025-12-19T09:58:00Z"/>
              <w:del w:id="68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93" w:author="Дмитрий Филимонов" w:date="2026-01-29T15:10:00Z">
          <w:pPr>
            <w:ind w:firstLine="708"/>
            <w:jc w:val="center"/>
          </w:pPr>
        </w:pPrChange>
      </w:pPr>
      <w:ins w:id="6894" w:author="Ivan Pugachev" w:date="2025-12-19T09:58:00Z">
        <w:del w:id="68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cost_price</w:delText>
          </w:r>
        </w:del>
      </w:ins>
    </w:p>
    <w:p w14:paraId="1E0CC840" w14:textId="2CFC932F" w:rsidR="00D30024" w:rsidRPr="00D30024" w:rsidDel="003114D6" w:rsidRDefault="00D30024" w:rsidP="003114D6">
      <w:pPr>
        <w:ind w:firstLine="708"/>
        <w:rPr>
          <w:ins w:id="6897" w:author="Ivan Pugachev" w:date="2025-12-19T09:58:00Z"/>
          <w:del w:id="68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99" w:author="Ivan Pugachev" w:date="2025-12-19T09:59:00Z">
            <w:rPr>
              <w:ins w:id="6900" w:author="Ivan Pugachev" w:date="2025-12-19T09:58:00Z"/>
              <w:del w:id="69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02" w:author="Дмитрий Филимонов" w:date="2026-01-29T15:10:00Z">
          <w:pPr>
            <w:ind w:firstLine="708"/>
            <w:jc w:val="center"/>
          </w:pPr>
        </w:pPrChange>
      </w:pPr>
      <w:ins w:id="6903" w:author="Ivan Pugachev" w:date="2025-12-19T09:58:00Z">
        <w:del w:id="690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0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)</w:delText>
          </w:r>
        </w:del>
      </w:ins>
    </w:p>
    <w:p w14:paraId="6B6B0E4C" w14:textId="5B85B3C9" w:rsidR="00D30024" w:rsidRPr="00D30024" w:rsidDel="003114D6" w:rsidRDefault="00D30024" w:rsidP="003114D6">
      <w:pPr>
        <w:ind w:firstLine="708"/>
        <w:rPr>
          <w:ins w:id="6906" w:author="Ivan Pugachev" w:date="2025-12-19T09:58:00Z"/>
          <w:del w:id="690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08" w:author="Ivan Pugachev" w:date="2025-12-19T09:59:00Z">
            <w:rPr>
              <w:ins w:id="6909" w:author="Ivan Pugachev" w:date="2025-12-19T09:58:00Z"/>
              <w:del w:id="691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11" w:author="Дмитрий Филимонов" w:date="2026-01-29T15:10:00Z">
          <w:pPr>
            <w:ind w:firstLine="708"/>
            <w:jc w:val="center"/>
          </w:pPr>
        </w:pPrChange>
      </w:pPr>
      <w:ins w:id="6912" w:author="Ivan Pugachev" w:date="2025-12-19T09:58:00Z">
        <w:del w:id="691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VALUES (</w:delText>
          </w:r>
        </w:del>
      </w:ins>
    </w:p>
    <w:p w14:paraId="05106BA7" w14:textId="78E86A85" w:rsidR="00D30024" w:rsidRPr="00D30024" w:rsidDel="003114D6" w:rsidRDefault="00D30024" w:rsidP="003114D6">
      <w:pPr>
        <w:ind w:firstLine="708"/>
        <w:rPr>
          <w:ins w:id="6915" w:author="Ivan Pugachev" w:date="2025-12-19T09:58:00Z"/>
          <w:del w:id="691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17" w:author="Ivan Pugachev" w:date="2025-12-19T09:59:00Z">
            <w:rPr>
              <w:ins w:id="6918" w:author="Ivan Pugachev" w:date="2025-12-19T09:58:00Z"/>
              <w:del w:id="691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20" w:author="Дмитрий Филимонов" w:date="2026-01-29T15:10:00Z">
          <w:pPr>
            <w:ind w:firstLine="708"/>
            <w:jc w:val="center"/>
          </w:pPr>
        </w:pPrChange>
      </w:pPr>
      <w:ins w:id="6921" w:author="Ivan Pugachev" w:date="2025-12-19T09:58:00Z">
        <w:del w:id="692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2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p_pro_name, </w:delText>
          </w:r>
        </w:del>
      </w:ins>
    </w:p>
    <w:p w14:paraId="61FEAAD3" w14:textId="75B51E37" w:rsidR="00D30024" w:rsidRPr="00D30024" w:rsidDel="003114D6" w:rsidRDefault="00D30024" w:rsidP="003114D6">
      <w:pPr>
        <w:ind w:firstLine="708"/>
        <w:rPr>
          <w:ins w:id="6924" w:author="Ivan Pugachev" w:date="2025-12-19T09:58:00Z"/>
          <w:del w:id="692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26" w:author="Ivan Pugachev" w:date="2025-12-19T09:59:00Z">
            <w:rPr>
              <w:ins w:id="6927" w:author="Ivan Pugachev" w:date="2025-12-19T09:58:00Z"/>
              <w:del w:id="69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29" w:author="Дмитрий Филимонов" w:date="2026-01-29T15:10:00Z">
          <w:pPr>
            <w:ind w:firstLine="708"/>
            <w:jc w:val="center"/>
          </w:pPr>
        </w:pPrChange>
      </w:pPr>
      <w:ins w:id="6930" w:author="Ivan Pugachev" w:date="2025-12-19T09:58:00Z">
        <w:del w:id="693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3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p_pro_category, </w:delText>
          </w:r>
        </w:del>
      </w:ins>
    </w:p>
    <w:p w14:paraId="01EC5399" w14:textId="1996FC13" w:rsidR="00D30024" w:rsidRPr="00D30024" w:rsidDel="003114D6" w:rsidRDefault="00D30024" w:rsidP="003114D6">
      <w:pPr>
        <w:ind w:firstLine="708"/>
        <w:rPr>
          <w:ins w:id="6933" w:author="Ivan Pugachev" w:date="2025-12-19T09:58:00Z"/>
          <w:del w:id="693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35" w:author="Ivan Pugachev" w:date="2025-12-19T09:59:00Z">
            <w:rPr>
              <w:ins w:id="6936" w:author="Ivan Pugachev" w:date="2025-12-19T09:58:00Z"/>
              <w:del w:id="693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38" w:author="Дмитрий Филимонов" w:date="2026-01-29T15:10:00Z">
          <w:pPr>
            <w:ind w:firstLine="708"/>
            <w:jc w:val="center"/>
          </w:pPr>
        </w:pPrChange>
      </w:pPr>
      <w:ins w:id="6939" w:author="Ivan Pugachev" w:date="2025-12-19T09:58:00Z">
        <w:del w:id="694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4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p_pro_price, </w:delText>
          </w:r>
        </w:del>
      </w:ins>
    </w:p>
    <w:p w14:paraId="624FBA1F" w14:textId="404BED75" w:rsidR="00D30024" w:rsidRPr="00D30024" w:rsidDel="003114D6" w:rsidRDefault="00D30024" w:rsidP="003114D6">
      <w:pPr>
        <w:ind w:firstLine="708"/>
        <w:rPr>
          <w:ins w:id="6942" w:author="Ivan Pugachev" w:date="2025-12-19T09:58:00Z"/>
          <w:del w:id="69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44" w:author="Ivan Pugachev" w:date="2025-12-19T09:59:00Z">
            <w:rPr>
              <w:ins w:id="6945" w:author="Ivan Pugachev" w:date="2025-12-19T09:58:00Z"/>
              <w:del w:id="69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47" w:author="Дмитрий Филимонов" w:date="2026-01-29T15:10:00Z">
          <w:pPr>
            <w:ind w:firstLine="708"/>
            <w:jc w:val="center"/>
          </w:pPr>
        </w:pPrChange>
      </w:pPr>
      <w:ins w:id="6948" w:author="Ivan Pugachev" w:date="2025-12-19T09:58:00Z">
        <w:del w:id="694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p_cost_price</w:delText>
          </w:r>
        </w:del>
      </w:ins>
    </w:p>
    <w:p w14:paraId="27A4112E" w14:textId="51CD4D17" w:rsidR="00D30024" w:rsidRPr="00D30024" w:rsidDel="003114D6" w:rsidRDefault="00D30024" w:rsidP="003114D6">
      <w:pPr>
        <w:ind w:firstLine="708"/>
        <w:rPr>
          <w:ins w:id="6951" w:author="Ivan Pugachev" w:date="2025-12-19T09:58:00Z"/>
          <w:del w:id="69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53" w:author="Ivan Pugachev" w:date="2025-12-19T09:59:00Z">
            <w:rPr>
              <w:ins w:id="6954" w:author="Ivan Pugachev" w:date="2025-12-19T09:58:00Z"/>
              <w:del w:id="69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56" w:author="Дмитрий Филимонов" w:date="2026-01-29T15:10:00Z">
          <w:pPr>
            <w:ind w:firstLine="708"/>
            <w:jc w:val="center"/>
          </w:pPr>
        </w:pPrChange>
      </w:pPr>
      <w:ins w:id="6957" w:author="Ivan Pugachev" w:date="2025-12-19T09:58:00Z">
        <w:del w:id="695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);</w:delText>
          </w:r>
        </w:del>
      </w:ins>
    </w:p>
    <w:p w14:paraId="5C33DAFD" w14:textId="1DE477B6" w:rsidR="00D30024" w:rsidRPr="00D30024" w:rsidDel="003114D6" w:rsidRDefault="00D30024" w:rsidP="003114D6">
      <w:pPr>
        <w:ind w:firstLine="708"/>
        <w:rPr>
          <w:ins w:id="6960" w:author="Ivan Pugachev" w:date="2025-12-19T09:58:00Z"/>
          <w:del w:id="696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62" w:author="Ivan Pugachev" w:date="2025-12-19T09:59:00Z">
            <w:rPr>
              <w:ins w:id="6963" w:author="Ivan Pugachev" w:date="2025-12-19T09:58:00Z"/>
              <w:del w:id="696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65" w:author="Дмитрий Филимонов" w:date="2026-01-29T15:10:00Z">
          <w:pPr>
            <w:ind w:firstLine="708"/>
            <w:jc w:val="center"/>
          </w:pPr>
        </w:pPrChange>
      </w:pPr>
      <w:ins w:id="6966" w:author="Ivan Pugachev" w:date="2025-12-19T09:58:00Z">
        <w:del w:id="696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SET v_actual_pro_id = LAST_INSERT_ID();</w:delText>
          </w:r>
        </w:del>
      </w:ins>
    </w:p>
    <w:p w14:paraId="4C650E7A" w14:textId="599E460E" w:rsidR="00D30024" w:rsidRPr="00D30024" w:rsidDel="003114D6" w:rsidRDefault="00D30024" w:rsidP="003114D6">
      <w:pPr>
        <w:ind w:firstLine="708"/>
        <w:rPr>
          <w:ins w:id="6969" w:author="Ivan Pugachev" w:date="2025-12-19T09:58:00Z"/>
          <w:del w:id="697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71" w:author="Ivan Pugachev" w:date="2025-12-19T09:59:00Z">
            <w:rPr>
              <w:ins w:id="6972" w:author="Ivan Pugachev" w:date="2025-12-19T09:58:00Z"/>
              <w:del w:id="69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74" w:author="Дмитрий Филимонов" w:date="2026-01-29T15:10:00Z">
          <w:pPr>
            <w:ind w:firstLine="708"/>
            <w:jc w:val="center"/>
          </w:pPr>
        </w:pPrChange>
      </w:pPr>
      <w:ins w:id="6975" w:author="Ivan Pugachev" w:date="2025-12-19T09:58:00Z">
        <w:del w:id="697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7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END IF;</w:delText>
          </w:r>
        </w:del>
      </w:ins>
    </w:p>
    <w:p w14:paraId="5BE92DBE" w14:textId="1B06D88B" w:rsidR="00D30024" w:rsidRPr="00D30024" w:rsidDel="003114D6" w:rsidRDefault="00D30024" w:rsidP="003114D6">
      <w:pPr>
        <w:ind w:firstLine="708"/>
        <w:rPr>
          <w:ins w:id="6978" w:author="Ivan Pugachev" w:date="2025-12-19T09:58:00Z"/>
          <w:del w:id="697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80" w:author="Ivan Pugachev" w:date="2025-12-19T09:59:00Z">
            <w:rPr>
              <w:ins w:id="6981" w:author="Ivan Pugachev" w:date="2025-12-19T09:58:00Z"/>
              <w:del w:id="69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83" w:author="Дмитрий Филимонов" w:date="2026-01-29T15:10:00Z">
          <w:pPr>
            <w:ind w:firstLine="708"/>
            <w:jc w:val="center"/>
          </w:pPr>
        </w:pPrChange>
      </w:pPr>
      <w:ins w:id="6984" w:author="Ivan Pugachev" w:date="2025-12-19T09:58:00Z">
        <w:del w:id="698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8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</w:del>
      </w:ins>
    </w:p>
    <w:p w14:paraId="1B8CC08C" w14:textId="6258160D" w:rsidR="00D30024" w:rsidRPr="00D30024" w:rsidDel="003114D6" w:rsidRDefault="00D30024" w:rsidP="003114D6">
      <w:pPr>
        <w:ind w:firstLine="708"/>
        <w:rPr>
          <w:ins w:id="6987" w:author="Ivan Pugachev" w:date="2025-12-19T09:58:00Z"/>
          <w:del w:id="698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89" w:author="Ivan Pugachev" w:date="2025-12-19T09:59:00Z">
            <w:rPr>
              <w:ins w:id="6990" w:author="Ivan Pugachev" w:date="2025-12-19T09:58:00Z"/>
              <w:del w:id="699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92" w:author="Дмитрий Филимонов" w:date="2026-01-29T15:10:00Z">
          <w:pPr>
            <w:ind w:firstLine="708"/>
            <w:jc w:val="center"/>
          </w:pPr>
        </w:pPrChange>
      </w:pPr>
      <w:ins w:id="6993" w:author="Ivan Pugachev" w:date="2025-12-19T09:58:00Z">
        <w:del w:id="699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9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-- Возвращаем результат</w:delText>
          </w:r>
        </w:del>
      </w:ins>
    </w:p>
    <w:p w14:paraId="01C36B44" w14:textId="50508D03" w:rsidR="00D30024" w:rsidRPr="00D30024" w:rsidDel="003114D6" w:rsidRDefault="00D30024" w:rsidP="003114D6">
      <w:pPr>
        <w:ind w:firstLine="708"/>
        <w:rPr>
          <w:ins w:id="6996" w:author="Ivan Pugachev" w:date="2025-12-19T09:58:00Z"/>
          <w:del w:id="699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98" w:author="Ivan Pugachev" w:date="2025-12-19T09:59:00Z">
            <w:rPr>
              <w:ins w:id="6999" w:author="Ivan Pugachev" w:date="2025-12-19T09:58:00Z"/>
              <w:del w:id="700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01" w:author="Дмитрий Филимонов" w:date="2026-01-29T15:10:00Z">
          <w:pPr>
            <w:ind w:firstLine="708"/>
            <w:jc w:val="center"/>
          </w:pPr>
        </w:pPrChange>
      </w:pPr>
      <w:ins w:id="7002" w:author="Ivan Pugachev" w:date="2025-12-19T09:58:00Z">
        <w:del w:id="700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0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IF v_calculated_margin &lt; v_min_margin THEN</w:delText>
          </w:r>
        </w:del>
      </w:ins>
    </w:p>
    <w:p w14:paraId="40F6D037" w14:textId="03EB3E87" w:rsidR="00D30024" w:rsidRPr="00AB0C02" w:rsidDel="003114D6" w:rsidRDefault="00D30024" w:rsidP="003114D6">
      <w:pPr>
        <w:ind w:firstLine="708"/>
        <w:rPr>
          <w:ins w:id="7005" w:author="Ivan Pugachev" w:date="2025-12-19T09:58:00Z"/>
          <w:del w:id="7006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007" w:author="Ivan Pugachev" w:date="2025-12-19T10:04:00Z">
            <w:rPr>
              <w:ins w:id="7008" w:author="Ivan Pugachev" w:date="2025-12-19T09:58:00Z"/>
              <w:del w:id="70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10" w:author="Дмитрий Филимонов" w:date="2026-01-29T15:10:00Z">
          <w:pPr>
            <w:ind w:firstLine="708"/>
            <w:jc w:val="center"/>
          </w:pPr>
        </w:pPrChange>
      </w:pPr>
      <w:ins w:id="7011" w:author="Ivan Pugachev" w:date="2025-12-19T09:58:00Z">
        <w:del w:id="701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14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579EB6E2" w14:textId="36F6B652" w:rsidR="00D30024" w:rsidRPr="00AB0C02" w:rsidDel="003114D6" w:rsidRDefault="00D30024" w:rsidP="003114D6">
      <w:pPr>
        <w:ind w:firstLine="708"/>
        <w:rPr>
          <w:ins w:id="7015" w:author="Ivan Pugachev" w:date="2025-12-19T09:58:00Z"/>
          <w:del w:id="7016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017" w:author="Ivan Pugachev" w:date="2025-12-19T10:04:00Z">
            <w:rPr>
              <w:ins w:id="7018" w:author="Ivan Pugachev" w:date="2025-12-19T09:58:00Z"/>
              <w:del w:id="701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20" w:author="Дмитрий Филимонов" w:date="2026-01-29T15:10:00Z">
          <w:pPr>
            <w:ind w:firstLine="708"/>
            <w:jc w:val="center"/>
          </w:pPr>
        </w:pPrChange>
      </w:pPr>
      <w:ins w:id="7021" w:author="Ivan Pugachev" w:date="2025-12-19T09:58:00Z">
        <w:del w:id="7022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2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'Товар добавлен (Внимание: низкая наценка)'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2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2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result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2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,</w:delText>
          </w:r>
        </w:del>
      </w:ins>
    </w:p>
    <w:p w14:paraId="7EDAD1F7" w14:textId="25FB08A6" w:rsidR="00D30024" w:rsidRPr="00D30024" w:rsidDel="003114D6" w:rsidRDefault="00D30024" w:rsidP="003114D6">
      <w:pPr>
        <w:ind w:firstLine="708"/>
        <w:rPr>
          <w:ins w:id="7028" w:author="Ivan Pugachev" w:date="2025-12-19T09:58:00Z"/>
          <w:del w:id="702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30" w:author="Ivan Pugachev" w:date="2025-12-19T09:59:00Z">
            <w:rPr>
              <w:ins w:id="7031" w:author="Ivan Pugachev" w:date="2025-12-19T09:58:00Z"/>
              <w:del w:id="70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33" w:author="Дмитрий Филимонов" w:date="2026-01-29T15:10:00Z">
          <w:pPr>
            <w:ind w:firstLine="708"/>
            <w:jc w:val="center"/>
          </w:pPr>
        </w:pPrChange>
      </w:pPr>
      <w:ins w:id="7034" w:author="Ivan Pugachev" w:date="2025-12-19T09:58:00Z">
        <w:del w:id="7035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3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3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CONCAT('Наценка: ', ROUND(v_calculated_margin, 2), '%') AS margin,</w:delText>
          </w:r>
        </w:del>
      </w:ins>
    </w:p>
    <w:p w14:paraId="2BB5F714" w14:textId="2BAFCD4D" w:rsidR="00D30024" w:rsidRPr="00D30024" w:rsidDel="003114D6" w:rsidRDefault="00D30024" w:rsidP="003114D6">
      <w:pPr>
        <w:ind w:firstLine="708"/>
        <w:rPr>
          <w:ins w:id="7038" w:author="Ivan Pugachev" w:date="2025-12-19T09:58:00Z"/>
          <w:del w:id="70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40" w:author="Ivan Pugachev" w:date="2025-12-19T09:59:00Z">
            <w:rPr>
              <w:ins w:id="7041" w:author="Ivan Pugachev" w:date="2025-12-19T09:58:00Z"/>
              <w:del w:id="70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43" w:author="Дмитрий Филимонов" w:date="2026-01-29T15:10:00Z">
          <w:pPr>
            <w:ind w:firstLine="708"/>
            <w:jc w:val="center"/>
          </w:pPr>
        </w:pPrChange>
      </w:pPr>
      <w:ins w:id="7044" w:author="Ivan Pugachev" w:date="2025-12-19T09:58:00Z">
        <w:del w:id="70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CONCAT('Прибыль с единицы: ', v_profit_per_unit, ' руб') AS profit,</w:delText>
          </w:r>
        </w:del>
      </w:ins>
    </w:p>
    <w:p w14:paraId="7ED487F6" w14:textId="612C124B" w:rsidR="00D30024" w:rsidRPr="00D30024" w:rsidDel="003114D6" w:rsidRDefault="00D30024" w:rsidP="003114D6">
      <w:pPr>
        <w:ind w:firstLine="708"/>
        <w:rPr>
          <w:ins w:id="7047" w:author="Ivan Pugachev" w:date="2025-12-19T09:58:00Z"/>
          <w:del w:id="70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49" w:author="Ivan Pugachev" w:date="2025-12-19T09:59:00Z">
            <w:rPr>
              <w:ins w:id="7050" w:author="Ivan Pugachev" w:date="2025-12-19T09:58:00Z"/>
              <w:del w:id="70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52" w:author="Дмитрий Филимонов" w:date="2026-01-29T15:10:00Z">
          <w:pPr>
            <w:ind w:firstLine="708"/>
            <w:jc w:val="center"/>
          </w:pPr>
        </w:pPrChange>
      </w:pPr>
      <w:ins w:id="7053" w:author="Ivan Pugachev" w:date="2025-12-19T09:58:00Z">
        <w:del w:id="705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v_actual_pro_id AS pro_id;</w:delText>
          </w:r>
        </w:del>
      </w:ins>
    </w:p>
    <w:p w14:paraId="3A70F66F" w14:textId="4D126D24" w:rsidR="00D30024" w:rsidRPr="00AB0C02" w:rsidDel="003114D6" w:rsidRDefault="00D30024" w:rsidP="003114D6">
      <w:pPr>
        <w:ind w:firstLine="708"/>
        <w:rPr>
          <w:ins w:id="7056" w:author="Ivan Pugachev" w:date="2025-12-19T09:58:00Z"/>
          <w:del w:id="7057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058" w:author="Ivan Pugachev" w:date="2025-12-19T10:04:00Z">
            <w:rPr>
              <w:ins w:id="7059" w:author="Ivan Pugachev" w:date="2025-12-19T09:58:00Z"/>
              <w:del w:id="706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61" w:author="Дмитрий Филимонов" w:date="2026-01-29T15:10:00Z">
          <w:pPr>
            <w:ind w:firstLine="708"/>
            <w:jc w:val="center"/>
          </w:pPr>
        </w:pPrChange>
      </w:pPr>
      <w:ins w:id="7062" w:author="Ivan Pugachev" w:date="2025-12-19T09:58:00Z">
        <w:del w:id="706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ELSE</w:delText>
          </w:r>
        </w:del>
      </w:ins>
    </w:p>
    <w:p w14:paraId="1AAAC2CA" w14:textId="23B3DDD9" w:rsidR="00D30024" w:rsidRPr="00AB0C02" w:rsidDel="003114D6" w:rsidRDefault="00D30024" w:rsidP="003114D6">
      <w:pPr>
        <w:ind w:firstLine="708"/>
        <w:rPr>
          <w:ins w:id="7065" w:author="Ivan Pugachev" w:date="2025-12-19T09:58:00Z"/>
          <w:del w:id="7066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067" w:author="Ivan Pugachev" w:date="2025-12-19T10:04:00Z">
            <w:rPr>
              <w:ins w:id="7068" w:author="Ivan Pugachev" w:date="2025-12-19T09:58:00Z"/>
              <w:del w:id="70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70" w:author="Дмитрий Филимонов" w:date="2026-01-29T15:10:00Z">
          <w:pPr>
            <w:ind w:firstLine="708"/>
            <w:jc w:val="center"/>
          </w:pPr>
        </w:pPrChange>
      </w:pPr>
      <w:ins w:id="7071" w:author="Ivan Pugachev" w:date="2025-12-19T09:58:00Z">
        <w:del w:id="7072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7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7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23FF7748" w14:textId="556C1C67" w:rsidR="00D30024" w:rsidRPr="00D30024" w:rsidDel="003114D6" w:rsidRDefault="00D30024" w:rsidP="003114D6">
      <w:pPr>
        <w:ind w:firstLine="708"/>
        <w:rPr>
          <w:ins w:id="7076" w:author="Ivan Pugachev" w:date="2025-12-19T09:58:00Z"/>
          <w:del w:id="707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78" w:author="Ivan Pugachev" w:date="2025-12-19T09:59:00Z">
            <w:rPr>
              <w:ins w:id="7079" w:author="Ivan Pugachev" w:date="2025-12-19T09:58:00Z"/>
              <w:del w:id="708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81" w:author="Дмитрий Филимонов" w:date="2026-01-29T15:10:00Z">
          <w:pPr>
            <w:ind w:firstLine="708"/>
            <w:jc w:val="center"/>
          </w:pPr>
        </w:pPrChange>
      </w:pPr>
      <w:ins w:id="7082" w:author="Ivan Pugachev" w:date="2025-12-19T09:58:00Z">
        <w:del w:id="7083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84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'Товар успешно добавлен в меню'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8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 result,</w:delText>
          </w:r>
        </w:del>
      </w:ins>
    </w:p>
    <w:p w14:paraId="1A8FCBF7" w14:textId="71676C9D" w:rsidR="00D30024" w:rsidRPr="00D30024" w:rsidDel="003114D6" w:rsidRDefault="00D30024" w:rsidP="003114D6">
      <w:pPr>
        <w:ind w:firstLine="708"/>
        <w:rPr>
          <w:ins w:id="7086" w:author="Ivan Pugachev" w:date="2025-12-19T09:58:00Z"/>
          <w:del w:id="70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88" w:author="Ivan Pugachev" w:date="2025-12-19T09:59:00Z">
            <w:rPr>
              <w:ins w:id="7089" w:author="Ivan Pugachev" w:date="2025-12-19T09:58:00Z"/>
              <w:del w:id="70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91" w:author="Дмитрий Филимонов" w:date="2026-01-29T15:10:00Z">
          <w:pPr>
            <w:ind w:firstLine="708"/>
            <w:jc w:val="center"/>
          </w:pPr>
        </w:pPrChange>
      </w:pPr>
      <w:ins w:id="7092" w:author="Ivan Pugachev" w:date="2025-12-19T09:58:00Z">
        <w:del w:id="70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CONCAT('Наценка: ', ROUND(v_calculated_margin, 2), '%') AS margin,</w:delText>
          </w:r>
        </w:del>
      </w:ins>
    </w:p>
    <w:p w14:paraId="19908F29" w14:textId="0902C240" w:rsidR="00D30024" w:rsidRPr="00D30024" w:rsidDel="003114D6" w:rsidRDefault="00D30024" w:rsidP="003114D6">
      <w:pPr>
        <w:ind w:firstLine="708"/>
        <w:rPr>
          <w:ins w:id="7095" w:author="Ivan Pugachev" w:date="2025-12-19T09:58:00Z"/>
          <w:del w:id="709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97" w:author="Ivan Pugachev" w:date="2025-12-19T09:59:00Z">
            <w:rPr>
              <w:ins w:id="7098" w:author="Ivan Pugachev" w:date="2025-12-19T09:58:00Z"/>
              <w:del w:id="70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00" w:author="Дмитрий Филимонов" w:date="2026-01-29T15:10:00Z">
          <w:pPr>
            <w:ind w:firstLine="708"/>
            <w:jc w:val="center"/>
          </w:pPr>
        </w:pPrChange>
      </w:pPr>
      <w:ins w:id="7101" w:author="Ivan Pugachev" w:date="2025-12-19T09:58:00Z">
        <w:del w:id="710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0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CONCAT('Прибыль с единицы: ', v_profit_per_unit, ' руб') AS profit,</w:delText>
          </w:r>
        </w:del>
      </w:ins>
    </w:p>
    <w:p w14:paraId="59D0D5DC" w14:textId="1AD8AE4C" w:rsidR="00D30024" w:rsidRPr="00D30024" w:rsidDel="003114D6" w:rsidRDefault="00D30024" w:rsidP="003114D6">
      <w:pPr>
        <w:ind w:firstLine="708"/>
        <w:rPr>
          <w:ins w:id="7104" w:author="Ivan Pugachev" w:date="2025-12-19T09:58:00Z"/>
          <w:del w:id="710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06" w:author="Ivan Pugachev" w:date="2025-12-19T09:59:00Z">
            <w:rPr>
              <w:ins w:id="7107" w:author="Ivan Pugachev" w:date="2025-12-19T09:58:00Z"/>
              <w:del w:id="710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09" w:author="Дмитрий Филимонов" w:date="2026-01-29T15:10:00Z">
          <w:pPr>
            <w:ind w:firstLine="708"/>
            <w:jc w:val="center"/>
          </w:pPr>
        </w:pPrChange>
      </w:pPr>
      <w:ins w:id="7110" w:author="Ivan Pugachev" w:date="2025-12-19T09:58:00Z">
        <w:del w:id="711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v_actual_pro_id AS pro_id;</w:delText>
          </w:r>
        </w:del>
      </w:ins>
    </w:p>
    <w:p w14:paraId="3BA93B14" w14:textId="67BC750A" w:rsidR="00D30024" w:rsidRPr="00D30024" w:rsidDel="003114D6" w:rsidRDefault="00D30024" w:rsidP="003114D6">
      <w:pPr>
        <w:ind w:firstLine="708"/>
        <w:rPr>
          <w:ins w:id="7113" w:author="Ivan Pugachev" w:date="2025-12-19T09:58:00Z"/>
          <w:del w:id="711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15" w:author="Ivan Pugachev" w:date="2025-12-19T09:59:00Z">
            <w:rPr>
              <w:ins w:id="7116" w:author="Ivan Pugachev" w:date="2025-12-19T09:58:00Z"/>
              <w:del w:id="711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18" w:author="Дмитрий Филимонов" w:date="2026-01-29T15:10:00Z">
          <w:pPr>
            <w:ind w:firstLine="708"/>
            <w:jc w:val="center"/>
          </w:pPr>
        </w:pPrChange>
      </w:pPr>
      <w:ins w:id="7119" w:author="Ivan Pugachev" w:date="2025-12-19T09:58:00Z">
        <w:del w:id="712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2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END IF;</w:delText>
          </w:r>
        </w:del>
      </w:ins>
    </w:p>
    <w:p w14:paraId="664C4628" w14:textId="713A61BF" w:rsidR="00D30024" w:rsidRPr="00D30024" w:rsidDel="003114D6" w:rsidRDefault="00D30024" w:rsidP="003114D6">
      <w:pPr>
        <w:ind w:firstLine="708"/>
        <w:rPr>
          <w:ins w:id="7122" w:author="Ivan Pugachev" w:date="2025-12-19T09:58:00Z"/>
          <w:del w:id="712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24" w:author="Ivan Pugachev" w:date="2025-12-19T09:59:00Z">
            <w:rPr>
              <w:ins w:id="7125" w:author="Ivan Pugachev" w:date="2025-12-19T09:58:00Z"/>
              <w:del w:id="712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27" w:author="Дмитрий Филимонов" w:date="2026-01-29T15:10:00Z">
          <w:pPr>
            <w:ind w:firstLine="708"/>
            <w:jc w:val="center"/>
          </w:pPr>
        </w:pPrChange>
      </w:pPr>
      <w:ins w:id="7128" w:author="Ivan Pugachev" w:date="2025-12-19T09:58:00Z">
        <w:del w:id="712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3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END IF;</w:delText>
          </w:r>
        </w:del>
      </w:ins>
    </w:p>
    <w:p w14:paraId="172C48D9" w14:textId="04F66E20" w:rsidR="00D30024" w:rsidRPr="00D30024" w:rsidDel="003114D6" w:rsidRDefault="00D30024" w:rsidP="003114D6">
      <w:pPr>
        <w:ind w:firstLine="708"/>
        <w:rPr>
          <w:ins w:id="7131" w:author="Ivan Pugachev" w:date="2025-12-19T09:58:00Z"/>
          <w:del w:id="71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33" w:author="Ivan Pugachev" w:date="2025-12-19T09:59:00Z">
            <w:rPr>
              <w:ins w:id="7134" w:author="Ivan Pugachev" w:date="2025-12-19T09:58:00Z"/>
              <w:del w:id="71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36" w:author="Дмитрий Филимонов" w:date="2026-01-29T15:10:00Z">
          <w:pPr>
            <w:ind w:firstLine="708"/>
            <w:jc w:val="center"/>
          </w:pPr>
        </w:pPrChange>
      </w:pPr>
      <w:ins w:id="7137" w:author="Ivan Pugachev" w:date="2025-12-19T09:58:00Z">
        <w:del w:id="71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END IF;</w:delText>
          </w:r>
        </w:del>
      </w:ins>
    </w:p>
    <w:p w14:paraId="18F357EB" w14:textId="7051541B" w:rsidR="00D30024" w:rsidRPr="00D30024" w:rsidDel="003114D6" w:rsidRDefault="00D30024" w:rsidP="003114D6">
      <w:pPr>
        <w:ind w:firstLine="708"/>
        <w:rPr>
          <w:ins w:id="7140" w:author="Ivan Pugachev" w:date="2025-12-19T09:58:00Z"/>
          <w:del w:id="71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42" w:author="Ivan Pugachev" w:date="2025-12-19T09:59:00Z">
            <w:rPr>
              <w:ins w:id="7143" w:author="Ivan Pugachev" w:date="2025-12-19T09:58:00Z"/>
              <w:del w:id="71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45" w:author="Дмитрий Филимонов" w:date="2026-01-29T15:10:00Z">
          <w:pPr>
            <w:ind w:firstLine="708"/>
            <w:jc w:val="center"/>
          </w:pPr>
        </w:pPrChange>
      </w:pPr>
      <w:ins w:id="7146" w:author="Ivan Pugachev" w:date="2025-12-19T09:58:00Z">
        <w:del w:id="71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END$$</w:delText>
          </w:r>
        </w:del>
      </w:ins>
    </w:p>
    <w:p w14:paraId="4A8096DB" w14:textId="7B1482F8" w:rsidR="00D30024" w:rsidRPr="00D30024" w:rsidDel="003114D6" w:rsidRDefault="00D30024" w:rsidP="003114D6">
      <w:pPr>
        <w:ind w:firstLine="708"/>
        <w:rPr>
          <w:ins w:id="7149" w:author="Ivan Pugachev" w:date="2025-12-19T09:58:00Z"/>
          <w:del w:id="71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51" w:author="Ivan Pugachev" w:date="2025-12-19T09:59:00Z">
            <w:rPr>
              <w:ins w:id="7152" w:author="Ivan Pugachev" w:date="2025-12-19T09:58:00Z"/>
              <w:del w:id="71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54" w:author="Дмитрий Филимонов" w:date="2026-01-29T15:10:00Z">
          <w:pPr>
            <w:ind w:firstLine="708"/>
            <w:jc w:val="center"/>
          </w:pPr>
        </w:pPrChange>
      </w:pPr>
    </w:p>
    <w:p w14:paraId="42282A26" w14:textId="34AFBD33" w:rsidR="00D30024" w:rsidRPr="00D30024" w:rsidDel="003114D6" w:rsidRDefault="00D30024" w:rsidP="003114D6">
      <w:pPr>
        <w:ind w:firstLine="708"/>
        <w:rPr>
          <w:ins w:id="7155" w:author="Ivan Pugachev" w:date="2025-12-19T09:58:00Z"/>
          <w:del w:id="715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57" w:author="Ivan Pugachev" w:date="2025-12-19T09:59:00Z">
            <w:rPr>
              <w:ins w:id="7158" w:author="Ivan Pugachev" w:date="2025-12-19T09:58:00Z"/>
              <w:del w:id="715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60" w:author="Дмитрий Филимонов" w:date="2026-01-29T15:10:00Z">
          <w:pPr>
            <w:ind w:firstLine="708"/>
            <w:jc w:val="center"/>
          </w:pPr>
        </w:pPrChange>
      </w:pPr>
      <w:ins w:id="7161" w:author="Ivan Pugachev" w:date="2025-12-19T09:58:00Z">
        <w:del w:id="716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6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;</w:delText>
          </w:r>
        </w:del>
      </w:ins>
    </w:p>
    <w:p w14:paraId="19E5BE70" w14:textId="54FA2A23" w:rsidR="00D30024" w:rsidRPr="00D30024" w:rsidDel="003114D6" w:rsidRDefault="00D30024" w:rsidP="003114D6">
      <w:pPr>
        <w:ind w:firstLine="708"/>
        <w:rPr>
          <w:ins w:id="7164" w:author="Ivan Pugachev" w:date="2025-12-19T09:58:00Z"/>
          <w:del w:id="71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66" w:author="Ivan Pugachev" w:date="2025-12-19T09:59:00Z">
            <w:rPr>
              <w:ins w:id="7167" w:author="Ivan Pugachev" w:date="2025-12-19T09:58:00Z"/>
              <w:del w:id="71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69" w:author="Дмитрий Филимонов" w:date="2026-01-29T15:10:00Z">
          <w:pPr>
            <w:ind w:firstLine="708"/>
            <w:jc w:val="center"/>
          </w:pPr>
        </w:pPrChange>
      </w:pPr>
    </w:p>
    <w:p w14:paraId="1DC77EDE" w14:textId="425307F0" w:rsidR="00D30024" w:rsidRPr="00D30024" w:rsidDel="003114D6" w:rsidRDefault="00D30024" w:rsidP="003114D6">
      <w:pPr>
        <w:ind w:firstLine="708"/>
        <w:rPr>
          <w:ins w:id="7170" w:author="Ivan Pugachev" w:date="2025-12-19T09:58:00Z"/>
          <w:del w:id="71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72" w:author="Ivan Pugachev" w:date="2025-12-19T09:59:00Z">
            <w:rPr>
              <w:ins w:id="7173" w:author="Ivan Pugachev" w:date="2025-12-19T09:58:00Z"/>
              <w:del w:id="71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75" w:author="Дмитрий Филимонов" w:date="2026-01-29T15:10:00Z">
          <w:pPr>
            <w:ind w:firstLine="708"/>
            <w:jc w:val="center"/>
          </w:pPr>
        </w:pPrChange>
      </w:pPr>
      <w:ins w:id="7176" w:author="Ivan Pugachev" w:date="2025-12-19T09:58:00Z">
        <w:del w:id="71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95ADCA0" w14:textId="54871A91" w:rsidR="00D30024" w:rsidRPr="00D30024" w:rsidDel="003114D6" w:rsidRDefault="00D30024" w:rsidP="003114D6">
      <w:pPr>
        <w:ind w:firstLine="708"/>
        <w:rPr>
          <w:ins w:id="7179" w:author="Ivan Pugachev" w:date="2025-12-19T09:58:00Z"/>
          <w:del w:id="71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81" w:author="Ivan Pugachev" w:date="2025-12-19T09:59:00Z">
            <w:rPr>
              <w:ins w:id="7182" w:author="Ivan Pugachev" w:date="2025-12-19T09:58:00Z"/>
              <w:del w:id="71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84" w:author="Дмитрий Филимонов" w:date="2026-01-29T15:10:00Z">
          <w:pPr>
            <w:ind w:firstLine="708"/>
            <w:jc w:val="center"/>
          </w:pPr>
        </w:pPrChange>
      </w:pPr>
      <w:ins w:id="7185" w:author="Ivan Pugachev" w:date="2025-12-19T09:58:00Z">
        <w:del w:id="71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procedure CheckLowStock</w:delText>
          </w:r>
        </w:del>
      </w:ins>
    </w:p>
    <w:p w14:paraId="7DCE8EA8" w14:textId="1ADF6846" w:rsidR="00D30024" w:rsidRPr="00D30024" w:rsidDel="003114D6" w:rsidRDefault="00D30024" w:rsidP="003114D6">
      <w:pPr>
        <w:ind w:firstLine="708"/>
        <w:rPr>
          <w:ins w:id="7188" w:author="Ivan Pugachev" w:date="2025-12-19T09:58:00Z"/>
          <w:del w:id="718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90" w:author="Ivan Pugachev" w:date="2025-12-19T09:59:00Z">
            <w:rPr>
              <w:ins w:id="7191" w:author="Ivan Pugachev" w:date="2025-12-19T09:58:00Z"/>
              <w:del w:id="71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93" w:author="Дмитрий Филимонов" w:date="2026-01-29T15:10:00Z">
          <w:pPr>
            <w:ind w:firstLine="708"/>
            <w:jc w:val="center"/>
          </w:pPr>
        </w:pPrChange>
      </w:pPr>
      <w:ins w:id="7194" w:author="Ivan Pugachev" w:date="2025-12-19T09:58:00Z">
        <w:del w:id="71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843CD7F" w14:textId="07B00D11" w:rsidR="00D30024" w:rsidRPr="00D30024" w:rsidDel="003114D6" w:rsidRDefault="00D30024" w:rsidP="003114D6">
      <w:pPr>
        <w:ind w:firstLine="708"/>
        <w:rPr>
          <w:ins w:id="7197" w:author="Ivan Pugachev" w:date="2025-12-19T09:58:00Z"/>
          <w:del w:id="71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99" w:author="Ivan Pugachev" w:date="2025-12-19T09:59:00Z">
            <w:rPr>
              <w:ins w:id="7200" w:author="Ivan Pugachev" w:date="2025-12-19T09:58:00Z"/>
              <w:del w:id="72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02" w:author="Дмитрий Филимонов" w:date="2026-01-29T15:10:00Z">
          <w:pPr>
            <w:ind w:firstLine="708"/>
            <w:jc w:val="center"/>
          </w:pPr>
        </w:pPrChange>
      </w:pPr>
    </w:p>
    <w:p w14:paraId="5C2F74C0" w14:textId="66D7879E" w:rsidR="00D30024" w:rsidRPr="00D30024" w:rsidDel="003114D6" w:rsidRDefault="00D30024" w:rsidP="003114D6">
      <w:pPr>
        <w:ind w:firstLine="708"/>
        <w:rPr>
          <w:ins w:id="7203" w:author="Ivan Pugachev" w:date="2025-12-19T09:58:00Z"/>
          <w:del w:id="72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05" w:author="Ivan Pugachev" w:date="2025-12-19T09:59:00Z">
            <w:rPr>
              <w:ins w:id="7206" w:author="Ivan Pugachev" w:date="2025-12-19T09:58:00Z"/>
              <w:del w:id="72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08" w:author="Дмитрий Филимонов" w:date="2026-01-29T15:10:00Z">
          <w:pPr>
            <w:ind w:firstLine="708"/>
            <w:jc w:val="center"/>
          </w:pPr>
        </w:pPrChange>
      </w:pPr>
      <w:ins w:id="7209" w:author="Ivan Pugachev" w:date="2025-12-19T09:58:00Z">
        <w:del w:id="721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239ECE15" w14:textId="7C262A5C" w:rsidR="00D30024" w:rsidRPr="00D30024" w:rsidDel="003114D6" w:rsidRDefault="00D30024" w:rsidP="003114D6">
      <w:pPr>
        <w:ind w:firstLine="708"/>
        <w:rPr>
          <w:ins w:id="7212" w:author="Ivan Pugachev" w:date="2025-12-19T09:58:00Z"/>
          <w:del w:id="72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14" w:author="Ivan Pugachev" w:date="2025-12-19T09:59:00Z">
            <w:rPr>
              <w:ins w:id="7215" w:author="Ivan Pugachev" w:date="2025-12-19T09:58:00Z"/>
              <w:del w:id="72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17" w:author="Дмитрий Филимонов" w:date="2026-01-29T15:10:00Z">
          <w:pPr>
            <w:ind w:firstLine="708"/>
            <w:jc w:val="center"/>
          </w:pPr>
        </w:pPrChange>
      </w:pPr>
      <w:ins w:id="7218" w:author="Ivan Pugachev" w:date="2025-12-19T09:58:00Z">
        <w:del w:id="72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procedure IF EXISTS `coffee_shop`.`CheckLowStock`;</w:delText>
          </w:r>
        </w:del>
      </w:ins>
    </w:p>
    <w:p w14:paraId="1E54B76D" w14:textId="5F34119E" w:rsidR="00D30024" w:rsidRPr="00D30024" w:rsidDel="003114D6" w:rsidRDefault="00D30024" w:rsidP="003114D6">
      <w:pPr>
        <w:ind w:firstLine="708"/>
        <w:rPr>
          <w:ins w:id="7221" w:author="Ivan Pugachev" w:date="2025-12-19T09:58:00Z"/>
          <w:del w:id="72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23" w:author="Ivan Pugachev" w:date="2025-12-19T09:59:00Z">
            <w:rPr>
              <w:ins w:id="7224" w:author="Ivan Pugachev" w:date="2025-12-19T09:58:00Z"/>
              <w:del w:id="72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26" w:author="Дмитрий Филимонов" w:date="2026-01-29T15:10:00Z">
          <w:pPr>
            <w:ind w:firstLine="708"/>
            <w:jc w:val="center"/>
          </w:pPr>
        </w:pPrChange>
      </w:pPr>
    </w:p>
    <w:p w14:paraId="330D8220" w14:textId="44AAC49F" w:rsidR="00D30024" w:rsidRPr="00D30024" w:rsidDel="003114D6" w:rsidRDefault="00D30024" w:rsidP="003114D6">
      <w:pPr>
        <w:ind w:firstLine="708"/>
        <w:rPr>
          <w:ins w:id="7227" w:author="Ivan Pugachev" w:date="2025-12-19T09:58:00Z"/>
          <w:del w:id="722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29" w:author="Ivan Pugachev" w:date="2025-12-19T09:59:00Z">
            <w:rPr>
              <w:ins w:id="7230" w:author="Ivan Pugachev" w:date="2025-12-19T09:58:00Z"/>
              <w:del w:id="72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32" w:author="Дмитрий Филимонов" w:date="2026-01-29T15:10:00Z">
          <w:pPr>
            <w:ind w:firstLine="708"/>
            <w:jc w:val="center"/>
          </w:pPr>
        </w:pPrChange>
      </w:pPr>
      <w:ins w:id="7233" w:author="Ivan Pugachev" w:date="2025-12-19T09:58:00Z">
        <w:del w:id="72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$$</w:delText>
          </w:r>
        </w:del>
      </w:ins>
    </w:p>
    <w:p w14:paraId="2845E1F0" w14:textId="241489CA" w:rsidR="00D30024" w:rsidRPr="00D30024" w:rsidDel="003114D6" w:rsidRDefault="00D30024" w:rsidP="003114D6">
      <w:pPr>
        <w:ind w:firstLine="708"/>
        <w:rPr>
          <w:ins w:id="7236" w:author="Ivan Pugachev" w:date="2025-12-19T09:58:00Z"/>
          <w:del w:id="723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38" w:author="Ivan Pugachev" w:date="2025-12-19T09:59:00Z">
            <w:rPr>
              <w:ins w:id="7239" w:author="Ivan Pugachev" w:date="2025-12-19T09:58:00Z"/>
              <w:del w:id="72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41" w:author="Дмитрий Филимонов" w:date="2026-01-29T15:10:00Z">
          <w:pPr>
            <w:ind w:firstLine="708"/>
            <w:jc w:val="center"/>
          </w:pPr>
        </w:pPrChange>
      </w:pPr>
      <w:ins w:id="7242" w:author="Ivan Pugachev" w:date="2025-12-19T09:58:00Z">
        <w:del w:id="724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`coffee_shop`$$</w:delText>
          </w:r>
        </w:del>
      </w:ins>
    </w:p>
    <w:p w14:paraId="1BF985A3" w14:textId="2607FA46" w:rsidR="00D30024" w:rsidRPr="00D30024" w:rsidDel="003114D6" w:rsidRDefault="00D30024" w:rsidP="003114D6">
      <w:pPr>
        <w:ind w:firstLine="708"/>
        <w:rPr>
          <w:ins w:id="7245" w:author="Ivan Pugachev" w:date="2025-12-19T09:58:00Z"/>
          <w:del w:id="72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47" w:author="Ivan Pugachev" w:date="2025-12-19T09:59:00Z">
            <w:rPr>
              <w:ins w:id="7248" w:author="Ivan Pugachev" w:date="2025-12-19T09:58:00Z"/>
              <w:del w:id="72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50" w:author="Дмитрий Филимонов" w:date="2026-01-29T15:10:00Z">
          <w:pPr>
            <w:ind w:firstLine="708"/>
            <w:jc w:val="center"/>
          </w:pPr>
        </w:pPrChange>
      </w:pPr>
      <w:ins w:id="7251" w:author="Ivan Pugachev" w:date="2025-12-19T09:58:00Z">
        <w:del w:id="725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5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PROCEDURE CheckLowStock()</w:delText>
          </w:r>
        </w:del>
      </w:ins>
    </w:p>
    <w:p w14:paraId="4E8882B3" w14:textId="2C854DF1" w:rsidR="00D30024" w:rsidRPr="00357CA6" w:rsidDel="003114D6" w:rsidRDefault="00D30024" w:rsidP="003114D6">
      <w:pPr>
        <w:ind w:firstLine="708"/>
        <w:rPr>
          <w:ins w:id="7254" w:author="Ivan Pugachev" w:date="2025-12-19T09:58:00Z"/>
          <w:del w:id="725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US"/>
          <w:rPrChange w:id="7256" w:author="Дмитрий Филимонов" w:date="2026-01-29T14:42:00Z">
            <w:rPr>
              <w:ins w:id="7257" w:author="Ivan Pugachev" w:date="2025-12-19T09:58:00Z"/>
              <w:del w:id="725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59" w:author="Дмитрий Филимонов" w:date="2026-01-29T15:10:00Z">
          <w:pPr>
            <w:ind w:firstLine="708"/>
            <w:jc w:val="center"/>
          </w:pPr>
        </w:pPrChange>
      </w:pPr>
      <w:ins w:id="7260" w:author="Ivan Pugachev" w:date="2025-12-19T09:58:00Z">
        <w:del w:id="726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BEGIN</w:delText>
          </w:r>
        </w:del>
      </w:ins>
    </w:p>
    <w:p w14:paraId="660AE79D" w14:textId="30284827" w:rsidR="00D30024" w:rsidRPr="00AB0C02" w:rsidDel="003114D6" w:rsidRDefault="00D30024" w:rsidP="003114D6">
      <w:pPr>
        <w:ind w:firstLine="708"/>
        <w:rPr>
          <w:ins w:id="7263" w:author="Ivan Pugachev" w:date="2025-12-19T09:58:00Z"/>
          <w:del w:id="7264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265" w:author="Ivan Pugachev" w:date="2025-12-19T10:04:00Z">
            <w:rPr>
              <w:ins w:id="7266" w:author="Ivan Pugachev" w:date="2025-12-19T09:58:00Z"/>
              <w:del w:id="726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68" w:author="Дмитрий Филимонов" w:date="2026-01-29T15:10:00Z">
          <w:pPr>
            <w:ind w:firstLine="708"/>
            <w:jc w:val="center"/>
          </w:pPr>
        </w:pPrChange>
      </w:pPr>
      <w:ins w:id="7269" w:author="Ivan Pugachev" w:date="2025-12-19T09:58:00Z">
        <w:del w:id="7270" w:author="Дмитрий Филимонов" w:date="2026-01-29T15:10:00Z"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7271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7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Товары с низким запасом</w:delText>
          </w:r>
        </w:del>
      </w:ins>
    </w:p>
    <w:p w14:paraId="4B646307" w14:textId="35516D3C" w:rsidR="00D30024" w:rsidRPr="00AB0C02" w:rsidDel="003114D6" w:rsidRDefault="00D30024" w:rsidP="003114D6">
      <w:pPr>
        <w:ind w:firstLine="708"/>
        <w:rPr>
          <w:ins w:id="7273" w:author="Ivan Pugachev" w:date="2025-12-19T09:58:00Z"/>
          <w:del w:id="7274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275" w:author="Ivan Pugachev" w:date="2025-12-19T10:04:00Z">
            <w:rPr>
              <w:ins w:id="7276" w:author="Ivan Pugachev" w:date="2025-12-19T09:58:00Z"/>
              <w:del w:id="72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78" w:author="Дмитрий Филимонов" w:date="2026-01-29T15:10:00Z">
          <w:pPr>
            <w:ind w:firstLine="708"/>
            <w:jc w:val="center"/>
          </w:pPr>
        </w:pPrChange>
      </w:pPr>
      <w:ins w:id="7279" w:author="Ivan Pugachev" w:date="2025-12-19T09:58:00Z">
        <w:del w:id="7280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8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8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6537DA15" w14:textId="3F22BE8C" w:rsidR="00D30024" w:rsidRPr="00357CA6" w:rsidDel="003114D6" w:rsidRDefault="00D30024" w:rsidP="003114D6">
      <w:pPr>
        <w:ind w:firstLine="708"/>
        <w:rPr>
          <w:ins w:id="7284" w:author="Ivan Pugachev" w:date="2025-12-19T09:58:00Z"/>
          <w:del w:id="7285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286" w:author="Дмитрий Филимонов" w:date="2026-01-29T14:42:00Z">
            <w:rPr>
              <w:ins w:id="7287" w:author="Ivan Pugachev" w:date="2025-12-19T09:58:00Z"/>
              <w:del w:id="72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89" w:author="Дмитрий Филимонов" w:date="2026-01-29T15:10:00Z">
          <w:pPr>
            <w:ind w:firstLine="708"/>
            <w:jc w:val="center"/>
          </w:pPr>
        </w:pPrChange>
      </w:pPr>
      <w:ins w:id="7290" w:author="Ivan Pugachev" w:date="2025-12-19T09:58:00Z">
        <w:del w:id="7291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9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94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.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9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int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96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9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id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98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,</w:delText>
          </w:r>
        </w:del>
      </w:ins>
    </w:p>
    <w:p w14:paraId="2AB64FF7" w14:textId="18FCAB9B" w:rsidR="00D30024" w:rsidRPr="00D30024" w:rsidDel="003114D6" w:rsidRDefault="00D30024" w:rsidP="003114D6">
      <w:pPr>
        <w:ind w:firstLine="708"/>
        <w:rPr>
          <w:ins w:id="7299" w:author="Ivan Pugachev" w:date="2025-12-19T09:58:00Z"/>
          <w:del w:id="73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01" w:author="Ivan Pugachev" w:date="2025-12-19T09:59:00Z">
            <w:rPr>
              <w:ins w:id="7302" w:author="Ivan Pugachev" w:date="2025-12-19T09:58:00Z"/>
              <w:del w:id="73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04" w:author="Дмитрий Филимонов" w:date="2026-01-29T15:10:00Z">
          <w:pPr>
            <w:ind w:firstLine="708"/>
            <w:jc w:val="center"/>
          </w:pPr>
        </w:pPrChange>
      </w:pPr>
      <w:ins w:id="7305" w:author="Ivan Pugachev" w:date="2025-12-19T09:58:00Z">
        <w:del w:id="7306" w:author="Дмитрий Филимонов" w:date="2026-01-29T15:10:00Z"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rPrChange w:id="7307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0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i.int_name,</w:delText>
          </w:r>
        </w:del>
      </w:ins>
    </w:p>
    <w:p w14:paraId="2F2685A2" w14:textId="095514B7" w:rsidR="00D30024" w:rsidRPr="00D30024" w:rsidDel="003114D6" w:rsidRDefault="00D30024" w:rsidP="003114D6">
      <w:pPr>
        <w:ind w:firstLine="708"/>
        <w:rPr>
          <w:ins w:id="7309" w:author="Ivan Pugachev" w:date="2025-12-19T09:58:00Z"/>
          <w:del w:id="731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11" w:author="Ivan Pugachev" w:date="2025-12-19T09:59:00Z">
            <w:rPr>
              <w:ins w:id="7312" w:author="Ivan Pugachev" w:date="2025-12-19T09:58:00Z"/>
              <w:del w:id="731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14" w:author="Дмитрий Филимонов" w:date="2026-01-29T15:10:00Z">
          <w:pPr>
            <w:ind w:firstLine="708"/>
            <w:jc w:val="center"/>
          </w:pPr>
        </w:pPrChange>
      </w:pPr>
      <w:ins w:id="7315" w:author="Ivan Pugachev" w:date="2025-12-19T09:58:00Z">
        <w:del w:id="731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1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i.int_quantity,</w:delText>
          </w:r>
        </w:del>
      </w:ins>
    </w:p>
    <w:p w14:paraId="73E15597" w14:textId="7AEA16F3" w:rsidR="00D30024" w:rsidRPr="00D30024" w:rsidDel="003114D6" w:rsidRDefault="00D30024" w:rsidP="003114D6">
      <w:pPr>
        <w:ind w:firstLine="708"/>
        <w:rPr>
          <w:ins w:id="7318" w:author="Ivan Pugachev" w:date="2025-12-19T09:58:00Z"/>
          <w:del w:id="73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20" w:author="Ivan Pugachev" w:date="2025-12-19T09:59:00Z">
            <w:rPr>
              <w:ins w:id="7321" w:author="Ivan Pugachev" w:date="2025-12-19T09:58:00Z"/>
              <w:del w:id="73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23" w:author="Дмитрий Филимонов" w:date="2026-01-29T15:10:00Z">
          <w:pPr>
            <w:ind w:firstLine="708"/>
            <w:jc w:val="center"/>
          </w:pPr>
        </w:pPrChange>
      </w:pPr>
      <w:ins w:id="7324" w:author="Ivan Pugachev" w:date="2025-12-19T09:58:00Z">
        <w:del w:id="732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2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i.int_min_quantity,</w:delText>
          </w:r>
        </w:del>
      </w:ins>
    </w:p>
    <w:p w14:paraId="269D7579" w14:textId="11B532F7" w:rsidR="00D30024" w:rsidRPr="00D30024" w:rsidDel="003114D6" w:rsidRDefault="00D30024" w:rsidP="003114D6">
      <w:pPr>
        <w:ind w:firstLine="708"/>
        <w:rPr>
          <w:ins w:id="7327" w:author="Ivan Pugachev" w:date="2025-12-19T09:58:00Z"/>
          <w:del w:id="732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29" w:author="Ivan Pugachev" w:date="2025-12-19T09:59:00Z">
            <w:rPr>
              <w:ins w:id="7330" w:author="Ivan Pugachev" w:date="2025-12-19T09:58:00Z"/>
              <w:del w:id="73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32" w:author="Дмитрий Филимонов" w:date="2026-01-29T15:10:00Z">
          <w:pPr>
            <w:ind w:firstLine="708"/>
            <w:jc w:val="center"/>
          </w:pPr>
        </w:pPrChange>
      </w:pPr>
      <w:ins w:id="7333" w:author="Ivan Pugachev" w:date="2025-12-19T09:58:00Z">
        <w:del w:id="73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i.supplier_id,           -- новое поле</w:delText>
          </w:r>
        </w:del>
      </w:ins>
    </w:p>
    <w:p w14:paraId="01B060ED" w14:textId="5A6DD50D" w:rsidR="00D30024" w:rsidRPr="00D30024" w:rsidDel="003114D6" w:rsidRDefault="00D30024" w:rsidP="003114D6">
      <w:pPr>
        <w:ind w:firstLine="708"/>
        <w:rPr>
          <w:ins w:id="7336" w:author="Ivan Pugachev" w:date="2025-12-19T09:58:00Z"/>
          <w:del w:id="733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38" w:author="Ivan Pugachev" w:date="2025-12-19T09:59:00Z">
            <w:rPr>
              <w:ins w:id="7339" w:author="Ivan Pugachev" w:date="2025-12-19T09:58:00Z"/>
              <w:del w:id="73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41" w:author="Дмитрий Филимонов" w:date="2026-01-29T15:10:00Z">
          <w:pPr>
            <w:ind w:firstLine="708"/>
            <w:jc w:val="center"/>
          </w:pPr>
        </w:pPrChange>
      </w:pPr>
      <w:ins w:id="7342" w:author="Ivan Pugachev" w:date="2025-12-19T09:58:00Z">
        <w:del w:id="734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s.sup_name,</w:delText>
          </w:r>
        </w:del>
      </w:ins>
    </w:p>
    <w:p w14:paraId="66831FE3" w14:textId="1995BEC4" w:rsidR="00D30024" w:rsidRPr="00D30024" w:rsidDel="003114D6" w:rsidRDefault="00D30024" w:rsidP="003114D6">
      <w:pPr>
        <w:ind w:firstLine="708"/>
        <w:rPr>
          <w:ins w:id="7345" w:author="Ivan Pugachev" w:date="2025-12-19T09:58:00Z"/>
          <w:del w:id="73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47" w:author="Ivan Pugachev" w:date="2025-12-19T09:59:00Z">
            <w:rPr>
              <w:ins w:id="7348" w:author="Ivan Pugachev" w:date="2025-12-19T09:58:00Z"/>
              <w:del w:id="73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50" w:author="Дмитрий Филимонов" w:date="2026-01-29T15:10:00Z">
          <w:pPr>
            <w:ind w:firstLine="708"/>
            <w:jc w:val="center"/>
          </w:pPr>
        </w:pPrChange>
      </w:pPr>
      <w:ins w:id="7351" w:author="Ivan Pugachev" w:date="2025-12-19T09:58:00Z">
        <w:del w:id="735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5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s.sup_contact_person,</w:delText>
          </w:r>
        </w:del>
      </w:ins>
    </w:p>
    <w:p w14:paraId="4F6B45B9" w14:textId="21A55256" w:rsidR="00D30024" w:rsidRPr="00D30024" w:rsidDel="003114D6" w:rsidRDefault="00D30024" w:rsidP="003114D6">
      <w:pPr>
        <w:ind w:firstLine="708"/>
        <w:rPr>
          <w:ins w:id="7354" w:author="Ivan Pugachev" w:date="2025-12-19T09:58:00Z"/>
          <w:del w:id="735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56" w:author="Ivan Pugachev" w:date="2025-12-19T09:59:00Z">
            <w:rPr>
              <w:ins w:id="7357" w:author="Ivan Pugachev" w:date="2025-12-19T09:58:00Z"/>
              <w:del w:id="735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59" w:author="Дмитрий Филимонов" w:date="2026-01-29T15:10:00Z">
          <w:pPr>
            <w:ind w:firstLine="708"/>
            <w:jc w:val="center"/>
          </w:pPr>
        </w:pPrChange>
      </w:pPr>
      <w:ins w:id="7360" w:author="Ivan Pugachev" w:date="2025-12-19T09:58:00Z">
        <w:del w:id="736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s.sup_phone_number,</w:delText>
          </w:r>
        </w:del>
      </w:ins>
    </w:p>
    <w:p w14:paraId="615E9728" w14:textId="69C6B9B5" w:rsidR="00D30024" w:rsidRPr="00D30024" w:rsidDel="003114D6" w:rsidRDefault="00D30024" w:rsidP="003114D6">
      <w:pPr>
        <w:ind w:firstLine="708"/>
        <w:rPr>
          <w:ins w:id="7363" w:author="Ivan Pugachev" w:date="2025-12-19T09:58:00Z"/>
          <w:del w:id="736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65" w:author="Ivan Pugachev" w:date="2025-12-19T09:59:00Z">
            <w:rPr>
              <w:ins w:id="7366" w:author="Ivan Pugachev" w:date="2025-12-19T09:58:00Z"/>
              <w:del w:id="736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68" w:author="Дмитрий Филимонов" w:date="2026-01-29T15:10:00Z">
          <w:pPr>
            <w:ind w:firstLine="708"/>
            <w:jc w:val="center"/>
          </w:pPr>
        </w:pPrChange>
      </w:pPr>
      <w:ins w:id="7369" w:author="Ivan Pugachev" w:date="2025-12-19T09:58:00Z">
        <w:del w:id="737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7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s.sup_email,</w:delText>
          </w:r>
        </w:del>
      </w:ins>
    </w:p>
    <w:p w14:paraId="04D9C847" w14:textId="34B69250" w:rsidR="00D30024" w:rsidRPr="00D30024" w:rsidDel="003114D6" w:rsidRDefault="00D30024" w:rsidP="003114D6">
      <w:pPr>
        <w:ind w:firstLine="708"/>
        <w:rPr>
          <w:ins w:id="7372" w:author="Ivan Pugachev" w:date="2025-12-19T09:58:00Z"/>
          <w:del w:id="737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74" w:author="Ivan Pugachev" w:date="2025-12-19T09:59:00Z">
            <w:rPr>
              <w:ins w:id="7375" w:author="Ivan Pugachev" w:date="2025-12-19T09:58:00Z"/>
              <w:del w:id="737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77" w:author="Дмитрий Филимонов" w:date="2026-01-29T15:10:00Z">
          <w:pPr>
            <w:ind w:firstLine="708"/>
            <w:jc w:val="center"/>
          </w:pPr>
        </w:pPrChange>
      </w:pPr>
      <w:ins w:id="7378" w:author="Ivan Pugachev" w:date="2025-12-19T09:58:00Z">
        <w:del w:id="737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8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ROUND((i.int_quantity / i.int_min_quantity) * 100, 1) AS stock_percent,</w:delText>
          </w:r>
        </w:del>
      </w:ins>
    </w:p>
    <w:p w14:paraId="31E5111A" w14:textId="39C92162" w:rsidR="00D30024" w:rsidRPr="00D30024" w:rsidDel="003114D6" w:rsidRDefault="00D30024" w:rsidP="003114D6">
      <w:pPr>
        <w:ind w:firstLine="708"/>
        <w:rPr>
          <w:ins w:id="7381" w:author="Ivan Pugachev" w:date="2025-12-19T09:58:00Z"/>
          <w:del w:id="738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83" w:author="Ivan Pugachev" w:date="2025-12-19T09:59:00Z">
            <w:rPr>
              <w:ins w:id="7384" w:author="Ivan Pugachev" w:date="2025-12-19T09:58:00Z"/>
              <w:del w:id="738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86" w:author="Дмитрий Филимонов" w:date="2026-01-29T15:10:00Z">
          <w:pPr>
            <w:ind w:firstLine="708"/>
            <w:jc w:val="center"/>
          </w:pPr>
        </w:pPrChange>
      </w:pPr>
      <w:ins w:id="7387" w:author="Ivan Pugachev" w:date="2025-12-19T09:58:00Z">
        <w:del w:id="738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CASE </w:delText>
          </w:r>
        </w:del>
      </w:ins>
    </w:p>
    <w:p w14:paraId="3BCDECF6" w14:textId="01F97A0D" w:rsidR="00D30024" w:rsidRPr="00D30024" w:rsidDel="003114D6" w:rsidRDefault="00D30024" w:rsidP="003114D6">
      <w:pPr>
        <w:ind w:firstLine="708"/>
        <w:rPr>
          <w:ins w:id="7390" w:author="Ivan Pugachev" w:date="2025-12-19T09:58:00Z"/>
          <w:del w:id="73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92" w:author="Ivan Pugachev" w:date="2025-12-19T09:59:00Z">
            <w:rPr>
              <w:ins w:id="7393" w:author="Ivan Pugachev" w:date="2025-12-19T09:58:00Z"/>
              <w:del w:id="73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95" w:author="Дмитрий Филимонов" w:date="2026-01-29T15:10:00Z">
          <w:pPr>
            <w:ind w:firstLine="708"/>
            <w:jc w:val="center"/>
          </w:pPr>
        </w:pPrChange>
      </w:pPr>
      <w:ins w:id="7396" w:author="Ivan Pugachev" w:date="2025-12-19T09:58:00Z">
        <w:del w:id="73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WHEN i.int_quantity &lt;= 0 THEN 'НЕТ В НАЛИЧИИ'</w:delText>
          </w:r>
        </w:del>
      </w:ins>
    </w:p>
    <w:p w14:paraId="66085D07" w14:textId="37F8343C" w:rsidR="00D30024" w:rsidRPr="00D30024" w:rsidDel="003114D6" w:rsidRDefault="00D30024" w:rsidP="003114D6">
      <w:pPr>
        <w:ind w:firstLine="708"/>
        <w:rPr>
          <w:ins w:id="7399" w:author="Ivan Pugachev" w:date="2025-12-19T09:58:00Z"/>
          <w:del w:id="74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01" w:author="Ivan Pugachev" w:date="2025-12-19T09:59:00Z">
            <w:rPr>
              <w:ins w:id="7402" w:author="Ivan Pugachev" w:date="2025-12-19T09:58:00Z"/>
              <w:del w:id="74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04" w:author="Дмитрий Филимонов" w:date="2026-01-29T15:10:00Z">
          <w:pPr>
            <w:ind w:firstLine="708"/>
            <w:jc w:val="center"/>
          </w:pPr>
        </w:pPrChange>
      </w:pPr>
      <w:ins w:id="7405" w:author="Ivan Pugachev" w:date="2025-12-19T09:58:00Z">
        <w:del w:id="740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0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WHEN i.int_quantity &lt; i.int_min_quantity THEN 'НИЗКИЙ ЗАПАС'</w:delText>
          </w:r>
        </w:del>
      </w:ins>
    </w:p>
    <w:p w14:paraId="69E5B034" w14:textId="287D5958" w:rsidR="00D30024" w:rsidRPr="00D30024" w:rsidDel="003114D6" w:rsidRDefault="00D30024" w:rsidP="003114D6">
      <w:pPr>
        <w:ind w:firstLine="708"/>
        <w:rPr>
          <w:ins w:id="7408" w:author="Ivan Pugachev" w:date="2025-12-19T09:58:00Z"/>
          <w:del w:id="74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10" w:author="Ivan Pugachev" w:date="2025-12-19T09:59:00Z">
            <w:rPr>
              <w:ins w:id="7411" w:author="Ivan Pugachev" w:date="2025-12-19T09:58:00Z"/>
              <w:del w:id="74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13" w:author="Дмитрий Филимонов" w:date="2026-01-29T15:10:00Z">
          <w:pPr>
            <w:ind w:firstLine="708"/>
            <w:jc w:val="center"/>
          </w:pPr>
        </w:pPrChange>
      </w:pPr>
      <w:ins w:id="7414" w:author="Ivan Pugachev" w:date="2025-12-19T09:58:00Z">
        <w:del w:id="741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ELSE 'НОРМА'</w:delText>
          </w:r>
        </w:del>
      </w:ins>
    </w:p>
    <w:p w14:paraId="2BA5B2DA" w14:textId="07CFF9A8" w:rsidR="00D30024" w:rsidRPr="00D30024" w:rsidDel="003114D6" w:rsidRDefault="00D30024" w:rsidP="003114D6">
      <w:pPr>
        <w:ind w:firstLine="708"/>
        <w:rPr>
          <w:ins w:id="7417" w:author="Ivan Pugachev" w:date="2025-12-19T09:58:00Z"/>
          <w:del w:id="741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19" w:author="Ivan Pugachev" w:date="2025-12-19T09:59:00Z">
            <w:rPr>
              <w:ins w:id="7420" w:author="Ivan Pugachev" w:date="2025-12-19T09:58:00Z"/>
              <w:del w:id="742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22" w:author="Дмитрий Филимонов" w:date="2026-01-29T15:10:00Z">
          <w:pPr>
            <w:ind w:firstLine="708"/>
            <w:jc w:val="center"/>
          </w:pPr>
        </w:pPrChange>
      </w:pPr>
      <w:ins w:id="7423" w:author="Ivan Pugachev" w:date="2025-12-19T09:58:00Z">
        <w:del w:id="742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2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END AS status,</w:delText>
          </w:r>
        </w:del>
      </w:ins>
    </w:p>
    <w:p w14:paraId="0ECB279F" w14:textId="0DFF8E59" w:rsidR="00D30024" w:rsidRPr="00D30024" w:rsidDel="003114D6" w:rsidRDefault="00D30024" w:rsidP="003114D6">
      <w:pPr>
        <w:ind w:firstLine="708"/>
        <w:rPr>
          <w:ins w:id="7426" w:author="Ivan Pugachev" w:date="2025-12-19T09:58:00Z"/>
          <w:del w:id="742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28" w:author="Ivan Pugachev" w:date="2025-12-19T09:59:00Z">
            <w:rPr>
              <w:ins w:id="7429" w:author="Ivan Pugachev" w:date="2025-12-19T09:58:00Z"/>
              <w:del w:id="743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31" w:author="Дмитрий Филимонов" w:date="2026-01-29T15:10:00Z">
          <w:pPr>
            <w:ind w:firstLine="708"/>
            <w:jc w:val="center"/>
          </w:pPr>
        </w:pPrChange>
      </w:pPr>
      <w:ins w:id="7432" w:author="Ivan Pugachev" w:date="2025-12-19T09:58:00Z">
        <w:del w:id="743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CONCAT('Заказать: ', ROUND(i.int_min_quantity - i.int_quantity, 2)) AS order_suggestion</w:delText>
          </w:r>
        </w:del>
      </w:ins>
    </w:p>
    <w:p w14:paraId="22BBAABF" w14:textId="6B2BE89D" w:rsidR="00D30024" w:rsidRPr="00D30024" w:rsidDel="003114D6" w:rsidRDefault="00D30024" w:rsidP="003114D6">
      <w:pPr>
        <w:ind w:firstLine="708"/>
        <w:rPr>
          <w:ins w:id="7435" w:author="Ivan Pugachev" w:date="2025-12-19T09:58:00Z"/>
          <w:del w:id="743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37" w:author="Ivan Pugachev" w:date="2025-12-19T09:59:00Z">
            <w:rPr>
              <w:ins w:id="7438" w:author="Ivan Pugachev" w:date="2025-12-19T09:58:00Z"/>
              <w:del w:id="743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40" w:author="Дмитрий Филимонов" w:date="2026-01-29T15:10:00Z">
          <w:pPr>
            <w:ind w:firstLine="708"/>
            <w:jc w:val="center"/>
          </w:pPr>
        </w:pPrChange>
      </w:pPr>
      <w:ins w:id="7441" w:author="Ivan Pugachev" w:date="2025-12-19T09:58:00Z">
        <w:del w:id="744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4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FROM inventory i</w:delText>
          </w:r>
        </w:del>
      </w:ins>
    </w:p>
    <w:p w14:paraId="14922CC4" w14:textId="762A077F" w:rsidR="00D30024" w:rsidRPr="00D30024" w:rsidDel="003114D6" w:rsidRDefault="00D30024" w:rsidP="003114D6">
      <w:pPr>
        <w:ind w:firstLine="708"/>
        <w:rPr>
          <w:ins w:id="7444" w:author="Ivan Pugachev" w:date="2025-12-19T09:58:00Z"/>
          <w:del w:id="744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46" w:author="Ivan Pugachev" w:date="2025-12-19T09:59:00Z">
            <w:rPr>
              <w:ins w:id="7447" w:author="Ivan Pugachev" w:date="2025-12-19T09:58:00Z"/>
              <w:del w:id="744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49" w:author="Дмитрий Филимонов" w:date="2026-01-29T15:10:00Z">
          <w:pPr>
            <w:ind w:firstLine="708"/>
            <w:jc w:val="center"/>
          </w:pPr>
        </w:pPrChange>
      </w:pPr>
      <w:ins w:id="7450" w:author="Ivan Pugachev" w:date="2025-12-19T09:58:00Z">
        <w:del w:id="745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LEFT JOIN suppliers s ON i.supplier_id = s.sup_id  -- связь через supplier_id</w:delText>
          </w:r>
        </w:del>
      </w:ins>
    </w:p>
    <w:p w14:paraId="46CC2AB4" w14:textId="3CB89221" w:rsidR="00D30024" w:rsidRPr="00D30024" w:rsidDel="003114D6" w:rsidRDefault="00D30024" w:rsidP="003114D6">
      <w:pPr>
        <w:ind w:firstLine="708"/>
        <w:rPr>
          <w:ins w:id="7453" w:author="Ivan Pugachev" w:date="2025-12-19T09:58:00Z"/>
          <w:del w:id="74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55" w:author="Ivan Pugachev" w:date="2025-12-19T09:59:00Z">
            <w:rPr>
              <w:ins w:id="7456" w:author="Ivan Pugachev" w:date="2025-12-19T09:58:00Z"/>
              <w:del w:id="74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58" w:author="Дмитрий Филимонов" w:date="2026-01-29T15:10:00Z">
          <w:pPr>
            <w:ind w:firstLine="708"/>
            <w:jc w:val="center"/>
          </w:pPr>
        </w:pPrChange>
      </w:pPr>
      <w:ins w:id="7459" w:author="Ivan Pugachev" w:date="2025-12-19T09:58:00Z">
        <w:del w:id="746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WHERE i.int_quantity &lt; i.int_min_quantity</w:delText>
          </w:r>
        </w:del>
      </w:ins>
    </w:p>
    <w:p w14:paraId="218F0A84" w14:textId="750F4573" w:rsidR="00D30024" w:rsidRPr="00D30024" w:rsidDel="003114D6" w:rsidRDefault="00D30024" w:rsidP="003114D6">
      <w:pPr>
        <w:ind w:firstLine="708"/>
        <w:rPr>
          <w:ins w:id="7462" w:author="Ivan Pugachev" w:date="2025-12-19T09:58:00Z"/>
          <w:del w:id="74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64" w:author="Ivan Pugachev" w:date="2025-12-19T09:59:00Z">
            <w:rPr>
              <w:ins w:id="7465" w:author="Ivan Pugachev" w:date="2025-12-19T09:58:00Z"/>
              <w:del w:id="74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67" w:author="Дмитрий Филимонов" w:date="2026-01-29T15:10:00Z">
          <w:pPr>
            <w:ind w:firstLine="708"/>
            <w:jc w:val="center"/>
          </w:pPr>
        </w:pPrChange>
      </w:pPr>
      <w:ins w:id="7468" w:author="Ivan Pugachev" w:date="2025-12-19T09:58:00Z">
        <w:del w:id="746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7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ORDER BY stock_percent ASC;</w:delText>
          </w:r>
        </w:del>
      </w:ins>
    </w:p>
    <w:p w14:paraId="07933C9A" w14:textId="1AF5357C" w:rsidR="00D30024" w:rsidRPr="00D30024" w:rsidDel="003114D6" w:rsidRDefault="00D30024" w:rsidP="003114D6">
      <w:pPr>
        <w:ind w:firstLine="708"/>
        <w:rPr>
          <w:ins w:id="7471" w:author="Ivan Pugachev" w:date="2025-12-19T09:58:00Z"/>
          <w:del w:id="747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73" w:author="Ivan Pugachev" w:date="2025-12-19T09:59:00Z">
            <w:rPr>
              <w:ins w:id="7474" w:author="Ivan Pugachev" w:date="2025-12-19T09:58:00Z"/>
              <w:del w:id="747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76" w:author="Дмитрий Филимонов" w:date="2026-01-29T15:10:00Z">
          <w:pPr>
            <w:ind w:firstLine="708"/>
            <w:jc w:val="center"/>
          </w:pPr>
        </w:pPrChange>
      </w:pPr>
      <w:ins w:id="7477" w:author="Ivan Pugachev" w:date="2025-12-19T09:58:00Z">
        <w:del w:id="747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7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3688A0D6" w14:textId="582347DC" w:rsidR="00D30024" w:rsidRPr="00D30024" w:rsidDel="003114D6" w:rsidRDefault="00D30024" w:rsidP="003114D6">
      <w:pPr>
        <w:ind w:firstLine="708"/>
        <w:rPr>
          <w:ins w:id="7480" w:author="Ivan Pugachev" w:date="2025-12-19T09:58:00Z"/>
          <w:del w:id="748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82" w:author="Ivan Pugachev" w:date="2025-12-19T09:59:00Z">
            <w:rPr>
              <w:ins w:id="7483" w:author="Ivan Pugachev" w:date="2025-12-19T09:58:00Z"/>
              <w:del w:id="748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85" w:author="Дмитрий Филимонов" w:date="2026-01-29T15:10:00Z">
          <w:pPr>
            <w:ind w:firstLine="708"/>
            <w:jc w:val="center"/>
          </w:pPr>
        </w:pPrChange>
      </w:pPr>
      <w:ins w:id="7486" w:author="Ivan Pugachev" w:date="2025-12-19T09:58:00Z">
        <w:del w:id="748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8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-- Общая статистика</w:delText>
          </w:r>
        </w:del>
      </w:ins>
    </w:p>
    <w:p w14:paraId="328EF0C2" w14:textId="007410B2" w:rsidR="00D30024" w:rsidRPr="00D30024" w:rsidDel="003114D6" w:rsidRDefault="00D30024" w:rsidP="003114D6">
      <w:pPr>
        <w:ind w:firstLine="708"/>
        <w:rPr>
          <w:ins w:id="7489" w:author="Ivan Pugachev" w:date="2025-12-19T09:58:00Z"/>
          <w:del w:id="749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91" w:author="Ivan Pugachev" w:date="2025-12-19T09:59:00Z">
            <w:rPr>
              <w:ins w:id="7492" w:author="Ivan Pugachev" w:date="2025-12-19T09:58:00Z"/>
              <w:del w:id="749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94" w:author="Дмитрий Филимонов" w:date="2026-01-29T15:10:00Z">
          <w:pPr>
            <w:ind w:firstLine="708"/>
            <w:jc w:val="center"/>
          </w:pPr>
        </w:pPrChange>
      </w:pPr>
      <w:ins w:id="7495" w:author="Ivan Pugachev" w:date="2025-12-19T09:58:00Z">
        <w:del w:id="749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9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SELECT </w:delText>
          </w:r>
        </w:del>
      </w:ins>
    </w:p>
    <w:p w14:paraId="30B7131A" w14:textId="4C73BC89" w:rsidR="00D30024" w:rsidRPr="00D30024" w:rsidDel="003114D6" w:rsidRDefault="00D30024" w:rsidP="003114D6">
      <w:pPr>
        <w:ind w:firstLine="708"/>
        <w:rPr>
          <w:ins w:id="7498" w:author="Ivan Pugachev" w:date="2025-12-19T09:58:00Z"/>
          <w:del w:id="749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00" w:author="Ivan Pugachev" w:date="2025-12-19T09:59:00Z">
            <w:rPr>
              <w:ins w:id="7501" w:author="Ivan Pugachev" w:date="2025-12-19T09:58:00Z"/>
              <w:del w:id="750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03" w:author="Дмитрий Филимонов" w:date="2026-01-29T15:10:00Z">
          <w:pPr>
            <w:ind w:firstLine="708"/>
            <w:jc w:val="center"/>
          </w:pPr>
        </w:pPrChange>
      </w:pPr>
      <w:ins w:id="7504" w:author="Ivan Pugachev" w:date="2025-12-19T09:58:00Z">
        <w:del w:id="750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0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COUNT(*) AS total_items,</w:delText>
          </w:r>
        </w:del>
      </w:ins>
    </w:p>
    <w:p w14:paraId="7A649100" w14:textId="711FAB4A" w:rsidR="00D30024" w:rsidRPr="00D30024" w:rsidDel="003114D6" w:rsidRDefault="00D30024" w:rsidP="003114D6">
      <w:pPr>
        <w:ind w:firstLine="708"/>
        <w:rPr>
          <w:ins w:id="7507" w:author="Ivan Pugachev" w:date="2025-12-19T09:58:00Z"/>
          <w:del w:id="750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09" w:author="Ivan Pugachev" w:date="2025-12-19T09:59:00Z">
            <w:rPr>
              <w:ins w:id="7510" w:author="Ivan Pugachev" w:date="2025-12-19T09:58:00Z"/>
              <w:del w:id="751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12" w:author="Дмитрий Филимонов" w:date="2026-01-29T15:10:00Z">
          <w:pPr>
            <w:ind w:firstLine="708"/>
            <w:jc w:val="center"/>
          </w:pPr>
        </w:pPrChange>
      </w:pPr>
      <w:ins w:id="7513" w:author="Ivan Pugachev" w:date="2025-12-19T09:58:00Z">
        <w:del w:id="751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SUM(CASE WHEN int_quantity &lt; int_min_quantity THEN 1 ELSE 0 END) AS low_stock_items,</w:delText>
          </w:r>
        </w:del>
      </w:ins>
    </w:p>
    <w:p w14:paraId="7F1BB4EB" w14:textId="4CBBAE28" w:rsidR="00D30024" w:rsidRPr="00D30024" w:rsidDel="003114D6" w:rsidRDefault="00D30024" w:rsidP="003114D6">
      <w:pPr>
        <w:ind w:firstLine="708"/>
        <w:rPr>
          <w:ins w:id="7516" w:author="Ivan Pugachev" w:date="2025-12-19T09:58:00Z"/>
          <w:del w:id="75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18" w:author="Ivan Pugachev" w:date="2025-12-19T09:59:00Z">
            <w:rPr>
              <w:ins w:id="7519" w:author="Ivan Pugachev" w:date="2025-12-19T09:58:00Z"/>
              <w:del w:id="75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21" w:author="Дмитрий Филимонов" w:date="2026-01-29T15:10:00Z">
          <w:pPr>
            <w:ind w:firstLine="708"/>
            <w:jc w:val="center"/>
          </w:pPr>
        </w:pPrChange>
      </w:pPr>
      <w:ins w:id="7522" w:author="Ivan Pugachev" w:date="2025-12-19T09:58:00Z">
        <w:del w:id="75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SUM(CASE WHEN int_quantity &lt;= 0 THEN 1 ELSE 0 END) AS out_of_stock_items,</w:delText>
          </w:r>
        </w:del>
      </w:ins>
    </w:p>
    <w:p w14:paraId="64F88864" w14:textId="5FD7AD08" w:rsidR="00D30024" w:rsidRPr="00D30024" w:rsidDel="003114D6" w:rsidRDefault="00D30024" w:rsidP="003114D6">
      <w:pPr>
        <w:ind w:firstLine="708"/>
        <w:rPr>
          <w:ins w:id="7525" w:author="Ivan Pugachev" w:date="2025-12-19T09:58:00Z"/>
          <w:del w:id="75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27" w:author="Ivan Pugachev" w:date="2025-12-19T09:59:00Z">
            <w:rPr>
              <w:ins w:id="7528" w:author="Ivan Pugachev" w:date="2025-12-19T09:58:00Z"/>
              <w:del w:id="75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30" w:author="Дмитрий Филимонов" w:date="2026-01-29T15:10:00Z">
          <w:pPr>
            <w:ind w:firstLine="708"/>
            <w:jc w:val="center"/>
          </w:pPr>
        </w:pPrChange>
      </w:pPr>
      <w:ins w:id="7531" w:author="Ivan Pugachev" w:date="2025-12-19T09:58:00Z">
        <w:del w:id="753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3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COUNT(DISTINCT supplier_id) AS suppliers_with_low_stock</w:delText>
          </w:r>
        </w:del>
      </w:ins>
    </w:p>
    <w:p w14:paraId="2D954942" w14:textId="1779CFC1" w:rsidR="00D30024" w:rsidRPr="00D30024" w:rsidDel="003114D6" w:rsidRDefault="00D30024" w:rsidP="003114D6">
      <w:pPr>
        <w:ind w:firstLine="708"/>
        <w:rPr>
          <w:ins w:id="7534" w:author="Ivan Pugachev" w:date="2025-12-19T09:58:00Z"/>
          <w:del w:id="75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36" w:author="Ivan Pugachev" w:date="2025-12-19T09:59:00Z">
            <w:rPr>
              <w:ins w:id="7537" w:author="Ivan Pugachev" w:date="2025-12-19T09:58:00Z"/>
              <w:del w:id="75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39" w:author="Дмитрий Филимонов" w:date="2026-01-29T15:10:00Z">
          <w:pPr>
            <w:ind w:firstLine="708"/>
            <w:jc w:val="center"/>
          </w:pPr>
        </w:pPrChange>
      </w:pPr>
      <w:ins w:id="7540" w:author="Ivan Pugachev" w:date="2025-12-19T09:58:00Z">
        <w:del w:id="75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FROM inventory;</w:delText>
          </w:r>
        </w:del>
      </w:ins>
    </w:p>
    <w:p w14:paraId="53283627" w14:textId="757DAF13" w:rsidR="00D30024" w:rsidRPr="00D30024" w:rsidDel="003114D6" w:rsidRDefault="00D30024" w:rsidP="003114D6">
      <w:pPr>
        <w:ind w:firstLine="708"/>
        <w:rPr>
          <w:ins w:id="7543" w:author="Ivan Pugachev" w:date="2025-12-19T09:58:00Z"/>
          <w:del w:id="75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45" w:author="Ivan Pugachev" w:date="2025-12-19T09:59:00Z">
            <w:rPr>
              <w:ins w:id="7546" w:author="Ivan Pugachev" w:date="2025-12-19T09:58:00Z"/>
              <w:del w:id="75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48" w:author="Дмитрий Филимонов" w:date="2026-01-29T15:10:00Z">
          <w:pPr>
            <w:ind w:firstLine="708"/>
            <w:jc w:val="center"/>
          </w:pPr>
        </w:pPrChange>
      </w:pPr>
      <w:ins w:id="7549" w:author="Ivan Pugachev" w:date="2025-12-19T09:58:00Z">
        <w:del w:id="755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END$$</w:delText>
          </w:r>
        </w:del>
      </w:ins>
    </w:p>
    <w:p w14:paraId="48B25374" w14:textId="71B2650F" w:rsidR="00D30024" w:rsidRPr="00D30024" w:rsidDel="003114D6" w:rsidRDefault="00D30024" w:rsidP="003114D6">
      <w:pPr>
        <w:ind w:firstLine="708"/>
        <w:rPr>
          <w:ins w:id="7552" w:author="Ivan Pugachev" w:date="2025-12-19T09:58:00Z"/>
          <w:del w:id="755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54" w:author="Ivan Pugachev" w:date="2025-12-19T09:59:00Z">
            <w:rPr>
              <w:ins w:id="7555" w:author="Ivan Pugachev" w:date="2025-12-19T09:58:00Z"/>
              <w:del w:id="75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57" w:author="Дмитрий Филимонов" w:date="2026-01-29T15:10:00Z">
          <w:pPr>
            <w:ind w:firstLine="708"/>
            <w:jc w:val="center"/>
          </w:pPr>
        </w:pPrChange>
      </w:pPr>
    </w:p>
    <w:p w14:paraId="7C386872" w14:textId="06085B4D" w:rsidR="00D30024" w:rsidRPr="00D30024" w:rsidDel="003114D6" w:rsidRDefault="00D30024" w:rsidP="003114D6">
      <w:pPr>
        <w:ind w:firstLine="708"/>
        <w:rPr>
          <w:ins w:id="7558" w:author="Ivan Pugachev" w:date="2025-12-19T09:58:00Z"/>
          <w:del w:id="75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60" w:author="Ivan Pugachev" w:date="2025-12-19T09:59:00Z">
            <w:rPr>
              <w:ins w:id="7561" w:author="Ivan Pugachev" w:date="2025-12-19T09:58:00Z"/>
              <w:del w:id="75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63" w:author="Дмитрий Филимонов" w:date="2026-01-29T15:10:00Z">
          <w:pPr>
            <w:ind w:firstLine="708"/>
            <w:jc w:val="center"/>
          </w:pPr>
        </w:pPrChange>
      </w:pPr>
      <w:ins w:id="7564" w:author="Ivan Pugachev" w:date="2025-12-19T09:58:00Z">
        <w:del w:id="756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;</w:delText>
          </w:r>
        </w:del>
      </w:ins>
    </w:p>
    <w:p w14:paraId="1B0BDF6B" w14:textId="09A346D5" w:rsidR="00D30024" w:rsidRPr="00D30024" w:rsidDel="003114D6" w:rsidRDefault="00D30024" w:rsidP="003114D6">
      <w:pPr>
        <w:ind w:firstLine="708"/>
        <w:rPr>
          <w:ins w:id="7567" w:author="Ivan Pugachev" w:date="2025-12-19T09:58:00Z"/>
          <w:del w:id="756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69" w:author="Ivan Pugachev" w:date="2025-12-19T09:59:00Z">
            <w:rPr>
              <w:ins w:id="7570" w:author="Ivan Pugachev" w:date="2025-12-19T09:58:00Z"/>
              <w:del w:id="757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72" w:author="Дмитрий Филимонов" w:date="2026-01-29T15:10:00Z">
          <w:pPr>
            <w:ind w:firstLine="708"/>
            <w:jc w:val="center"/>
          </w:pPr>
        </w:pPrChange>
      </w:pPr>
    </w:p>
    <w:p w14:paraId="3186C50B" w14:textId="098512A4" w:rsidR="00D30024" w:rsidRPr="00D30024" w:rsidDel="003114D6" w:rsidRDefault="00D30024" w:rsidP="003114D6">
      <w:pPr>
        <w:ind w:firstLine="708"/>
        <w:rPr>
          <w:ins w:id="7573" w:author="Ivan Pugachev" w:date="2025-12-19T09:58:00Z"/>
          <w:del w:id="757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75" w:author="Ivan Pugachev" w:date="2025-12-19T09:59:00Z">
            <w:rPr>
              <w:ins w:id="7576" w:author="Ivan Pugachev" w:date="2025-12-19T09:58:00Z"/>
              <w:del w:id="75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78" w:author="Дмитрий Филимонов" w:date="2026-01-29T15:10:00Z">
          <w:pPr>
            <w:ind w:firstLine="708"/>
            <w:jc w:val="center"/>
          </w:pPr>
        </w:pPrChange>
      </w:pPr>
      <w:ins w:id="7579" w:author="Ivan Pugachev" w:date="2025-12-19T09:58:00Z">
        <w:del w:id="758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8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1A42012D" w14:textId="28E5755C" w:rsidR="00D30024" w:rsidRPr="00D30024" w:rsidDel="003114D6" w:rsidRDefault="00D30024" w:rsidP="003114D6">
      <w:pPr>
        <w:ind w:firstLine="708"/>
        <w:rPr>
          <w:ins w:id="7582" w:author="Ivan Pugachev" w:date="2025-12-19T09:58:00Z"/>
          <w:del w:id="758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84" w:author="Ivan Pugachev" w:date="2025-12-19T09:59:00Z">
            <w:rPr>
              <w:ins w:id="7585" w:author="Ivan Pugachev" w:date="2025-12-19T09:58:00Z"/>
              <w:del w:id="75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87" w:author="Дмитрий Филимонов" w:date="2026-01-29T15:10:00Z">
          <w:pPr>
            <w:ind w:firstLine="708"/>
            <w:jc w:val="center"/>
          </w:pPr>
        </w:pPrChange>
      </w:pPr>
      <w:ins w:id="7588" w:author="Ivan Pugachev" w:date="2025-12-19T09:58:00Z">
        <w:del w:id="758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9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procedure FindSupplierForProduct</w:delText>
          </w:r>
        </w:del>
      </w:ins>
    </w:p>
    <w:p w14:paraId="7133EE71" w14:textId="332196D0" w:rsidR="00D30024" w:rsidRPr="00D30024" w:rsidDel="003114D6" w:rsidRDefault="00D30024" w:rsidP="003114D6">
      <w:pPr>
        <w:ind w:firstLine="708"/>
        <w:rPr>
          <w:ins w:id="7591" w:author="Ivan Pugachev" w:date="2025-12-19T09:58:00Z"/>
          <w:del w:id="759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93" w:author="Ivan Pugachev" w:date="2025-12-19T09:59:00Z">
            <w:rPr>
              <w:ins w:id="7594" w:author="Ivan Pugachev" w:date="2025-12-19T09:58:00Z"/>
              <w:del w:id="759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96" w:author="Дмитрий Филимонов" w:date="2026-01-29T15:10:00Z">
          <w:pPr>
            <w:ind w:firstLine="708"/>
            <w:jc w:val="center"/>
          </w:pPr>
        </w:pPrChange>
      </w:pPr>
      <w:ins w:id="7597" w:author="Ivan Pugachev" w:date="2025-12-19T09:58:00Z">
        <w:del w:id="759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9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04F4FBF" w14:textId="2AA36548" w:rsidR="00D30024" w:rsidRPr="00D30024" w:rsidDel="003114D6" w:rsidRDefault="00D30024" w:rsidP="003114D6">
      <w:pPr>
        <w:ind w:firstLine="708"/>
        <w:rPr>
          <w:ins w:id="7600" w:author="Ivan Pugachev" w:date="2025-12-19T09:58:00Z"/>
          <w:del w:id="760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02" w:author="Ivan Pugachev" w:date="2025-12-19T09:59:00Z">
            <w:rPr>
              <w:ins w:id="7603" w:author="Ivan Pugachev" w:date="2025-12-19T09:58:00Z"/>
              <w:del w:id="760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05" w:author="Дмитрий Филимонов" w:date="2026-01-29T15:10:00Z">
          <w:pPr>
            <w:ind w:firstLine="708"/>
            <w:jc w:val="center"/>
          </w:pPr>
        </w:pPrChange>
      </w:pPr>
    </w:p>
    <w:p w14:paraId="2DB34567" w14:textId="6A807BB2" w:rsidR="00D30024" w:rsidRPr="00D30024" w:rsidDel="003114D6" w:rsidRDefault="00D30024" w:rsidP="003114D6">
      <w:pPr>
        <w:ind w:firstLine="708"/>
        <w:rPr>
          <w:ins w:id="7606" w:author="Ivan Pugachev" w:date="2025-12-19T09:58:00Z"/>
          <w:del w:id="760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08" w:author="Ivan Pugachev" w:date="2025-12-19T09:59:00Z">
            <w:rPr>
              <w:ins w:id="7609" w:author="Ivan Pugachev" w:date="2025-12-19T09:58:00Z"/>
              <w:del w:id="761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11" w:author="Дмитрий Филимонов" w:date="2026-01-29T15:10:00Z">
          <w:pPr>
            <w:ind w:firstLine="708"/>
            <w:jc w:val="center"/>
          </w:pPr>
        </w:pPrChange>
      </w:pPr>
      <w:ins w:id="7612" w:author="Ivan Pugachev" w:date="2025-12-19T09:58:00Z">
        <w:del w:id="761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517A535D" w14:textId="197ED474" w:rsidR="00D30024" w:rsidRPr="00D30024" w:rsidDel="003114D6" w:rsidRDefault="00D30024" w:rsidP="003114D6">
      <w:pPr>
        <w:ind w:firstLine="708"/>
        <w:rPr>
          <w:ins w:id="7615" w:author="Ivan Pugachev" w:date="2025-12-19T09:58:00Z"/>
          <w:del w:id="761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17" w:author="Ivan Pugachev" w:date="2025-12-19T09:59:00Z">
            <w:rPr>
              <w:ins w:id="7618" w:author="Ivan Pugachev" w:date="2025-12-19T09:58:00Z"/>
              <w:del w:id="761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20" w:author="Дмитрий Филимонов" w:date="2026-01-29T15:10:00Z">
          <w:pPr>
            <w:ind w:firstLine="708"/>
            <w:jc w:val="center"/>
          </w:pPr>
        </w:pPrChange>
      </w:pPr>
      <w:ins w:id="7621" w:author="Ivan Pugachev" w:date="2025-12-19T09:58:00Z">
        <w:del w:id="762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2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procedure IF EXISTS `coffee_shop`.`FindSupplierForProduct`;</w:delText>
          </w:r>
        </w:del>
      </w:ins>
    </w:p>
    <w:p w14:paraId="5CDCF38C" w14:textId="31A92EF9" w:rsidR="00D30024" w:rsidRPr="00D30024" w:rsidDel="003114D6" w:rsidRDefault="00D30024" w:rsidP="003114D6">
      <w:pPr>
        <w:ind w:firstLine="708"/>
        <w:rPr>
          <w:ins w:id="7624" w:author="Ivan Pugachev" w:date="2025-12-19T09:58:00Z"/>
          <w:del w:id="762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26" w:author="Ivan Pugachev" w:date="2025-12-19T09:59:00Z">
            <w:rPr>
              <w:ins w:id="7627" w:author="Ivan Pugachev" w:date="2025-12-19T09:58:00Z"/>
              <w:del w:id="76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29" w:author="Дмитрий Филимонов" w:date="2026-01-29T15:10:00Z">
          <w:pPr>
            <w:ind w:firstLine="708"/>
            <w:jc w:val="center"/>
          </w:pPr>
        </w:pPrChange>
      </w:pPr>
    </w:p>
    <w:p w14:paraId="237816C1" w14:textId="22C932C5" w:rsidR="00D30024" w:rsidRPr="00D30024" w:rsidDel="003114D6" w:rsidRDefault="00D30024" w:rsidP="003114D6">
      <w:pPr>
        <w:ind w:firstLine="708"/>
        <w:rPr>
          <w:ins w:id="7630" w:author="Ivan Pugachev" w:date="2025-12-19T09:58:00Z"/>
          <w:del w:id="76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32" w:author="Ivan Pugachev" w:date="2025-12-19T09:59:00Z">
            <w:rPr>
              <w:ins w:id="7633" w:author="Ivan Pugachev" w:date="2025-12-19T09:58:00Z"/>
              <w:del w:id="76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35" w:author="Дмитрий Филимонов" w:date="2026-01-29T15:10:00Z">
          <w:pPr>
            <w:ind w:firstLine="708"/>
            <w:jc w:val="center"/>
          </w:pPr>
        </w:pPrChange>
      </w:pPr>
      <w:ins w:id="7636" w:author="Ivan Pugachev" w:date="2025-12-19T09:58:00Z">
        <w:del w:id="763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$$</w:delText>
          </w:r>
        </w:del>
      </w:ins>
    </w:p>
    <w:p w14:paraId="510DBC3C" w14:textId="68808EDA" w:rsidR="00D30024" w:rsidRPr="00D30024" w:rsidDel="003114D6" w:rsidRDefault="00D30024" w:rsidP="003114D6">
      <w:pPr>
        <w:ind w:firstLine="708"/>
        <w:rPr>
          <w:ins w:id="7639" w:author="Ivan Pugachev" w:date="2025-12-19T09:58:00Z"/>
          <w:del w:id="764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41" w:author="Ivan Pugachev" w:date="2025-12-19T09:59:00Z">
            <w:rPr>
              <w:ins w:id="7642" w:author="Ivan Pugachev" w:date="2025-12-19T09:58:00Z"/>
              <w:del w:id="764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44" w:author="Дмитрий Филимонов" w:date="2026-01-29T15:10:00Z">
          <w:pPr>
            <w:ind w:firstLine="708"/>
            <w:jc w:val="center"/>
          </w:pPr>
        </w:pPrChange>
      </w:pPr>
      <w:ins w:id="7645" w:author="Ivan Pugachev" w:date="2025-12-19T09:58:00Z">
        <w:del w:id="764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`coffee_shop`$$</w:delText>
          </w:r>
        </w:del>
      </w:ins>
    </w:p>
    <w:p w14:paraId="16FB26A3" w14:textId="492A8C73" w:rsidR="00D30024" w:rsidRPr="00D30024" w:rsidDel="003114D6" w:rsidRDefault="00D30024" w:rsidP="003114D6">
      <w:pPr>
        <w:ind w:firstLine="708"/>
        <w:rPr>
          <w:ins w:id="7648" w:author="Ivan Pugachev" w:date="2025-12-19T09:58:00Z"/>
          <w:del w:id="764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50" w:author="Ivan Pugachev" w:date="2025-12-19T09:59:00Z">
            <w:rPr>
              <w:ins w:id="7651" w:author="Ivan Pugachev" w:date="2025-12-19T09:58:00Z"/>
              <w:del w:id="765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53" w:author="Дмитрий Филимонов" w:date="2026-01-29T15:10:00Z">
          <w:pPr>
            <w:ind w:firstLine="708"/>
            <w:jc w:val="center"/>
          </w:pPr>
        </w:pPrChange>
      </w:pPr>
      <w:ins w:id="7654" w:author="Ivan Pugachev" w:date="2025-12-19T09:58:00Z">
        <w:del w:id="765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PROCEDURE FindSupplierForProduct(</w:delText>
          </w:r>
        </w:del>
      </w:ins>
    </w:p>
    <w:p w14:paraId="3C05F0B7" w14:textId="3EE24A51" w:rsidR="00D30024" w:rsidRPr="00D30024" w:rsidDel="003114D6" w:rsidRDefault="00D30024" w:rsidP="003114D6">
      <w:pPr>
        <w:ind w:firstLine="708"/>
        <w:rPr>
          <w:ins w:id="7657" w:author="Ivan Pugachev" w:date="2025-12-19T09:58:00Z"/>
          <w:del w:id="76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59" w:author="Ivan Pugachev" w:date="2025-12-19T09:59:00Z">
            <w:rPr>
              <w:ins w:id="7660" w:author="Ivan Pugachev" w:date="2025-12-19T09:58:00Z"/>
              <w:del w:id="76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62" w:author="Дмитрий Филимонов" w:date="2026-01-29T15:10:00Z">
          <w:pPr>
            <w:ind w:firstLine="708"/>
            <w:jc w:val="center"/>
          </w:pPr>
        </w:pPrChange>
      </w:pPr>
      <w:ins w:id="7663" w:author="Ivan Pugachev" w:date="2025-12-19T09:58:00Z">
        <w:del w:id="76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product_name VARCHAR(100)</w:delText>
          </w:r>
        </w:del>
      </w:ins>
    </w:p>
    <w:p w14:paraId="4AF06A7B" w14:textId="4EBF36FE" w:rsidR="00D30024" w:rsidRPr="00D30024" w:rsidDel="003114D6" w:rsidRDefault="00D30024" w:rsidP="003114D6">
      <w:pPr>
        <w:ind w:firstLine="708"/>
        <w:rPr>
          <w:ins w:id="7666" w:author="Ivan Pugachev" w:date="2025-12-19T09:58:00Z"/>
          <w:del w:id="76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68" w:author="Ivan Pugachev" w:date="2025-12-19T09:59:00Z">
            <w:rPr>
              <w:ins w:id="7669" w:author="Ivan Pugachev" w:date="2025-12-19T09:58:00Z"/>
              <w:del w:id="76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71" w:author="Дмитрий Филимонов" w:date="2026-01-29T15:10:00Z">
          <w:pPr>
            <w:ind w:firstLine="708"/>
            <w:jc w:val="center"/>
          </w:pPr>
        </w:pPrChange>
      </w:pPr>
      <w:ins w:id="7672" w:author="Ivan Pugachev" w:date="2025-12-19T09:58:00Z">
        <w:del w:id="76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)</w:delText>
          </w:r>
        </w:del>
      </w:ins>
    </w:p>
    <w:p w14:paraId="0431CDE6" w14:textId="57734DDE" w:rsidR="00D30024" w:rsidRPr="00D30024" w:rsidDel="003114D6" w:rsidRDefault="00D30024" w:rsidP="003114D6">
      <w:pPr>
        <w:ind w:firstLine="708"/>
        <w:rPr>
          <w:ins w:id="7675" w:author="Ivan Pugachev" w:date="2025-12-19T09:58:00Z"/>
          <w:del w:id="76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77" w:author="Ivan Pugachev" w:date="2025-12-19T09:59:00Z">
            <w:rPr>
              <w:ins w:id="7678" w:author="Ivan Pugachev" w:date="2025-12-19T09:58:00Z"/>
              <w:del w:id="76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80" w:author="Дмитрий Филимонов" w:date="2026-01-29T15:10:00Z">
          <w:pPr>
            <w:ind w:firstLine="708"/>
            <w:jc w:val="center"/>
          </w:pPr>
        </w:pPrChange>
      </w:pPr>
      <w:ins w:id="7681" w:author="Ivan Pugachev" w:date="2025-12-19T09:58:00Z">
        <w:del w:id="768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8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BEGIN</w:delText>
          </w:r>
        </w:del>
      </w:ins>
    </w:p>
    <w:p w14:paraId="05B4A289" w14:textId="0E929526" w:rsidR="00D30024" w:rsidRPr="00D30024" w:rsidDel="003114D6" w:rsidRDefault="00D30024" w:rsidP="003114D6">
      <w:pPr>
        <w:ind w:firstLine="708"/>
        <w:rPr>
          <w:ins w:id="7684" w:author="Ivan Pugachev" w:date="2025-12-19T09:58:00Z"/>
          <w:del w:id="768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86" w:author="Ivan Pugachev" w:date="2025-12-19T09:59:00Z">
            <w:rPr>
              <w:ins w:id="7687" w:author="Ivan Pugachev" w:date="2025-12-19T09:58:00Z"/>
              <w:del w:id="76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89" w:author="Дмитрий Филимонов" w:date="2026-01-29T15:10:00Z">
          <w:pPr>
            <w:ind w:firstLine="708"/>
            <w:jc w:val="center"/>
          </w:pPr>
        </w:pPrChange>
      </w:pPr>
      <w:ins w:id="7690" w:author="Ivan Pugachev" w:date="2025-12-19T09:58:00Z">
        <w:del w:id="769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9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SELECT </w:delText>
          </w:r>
        </w:del>
      </w:ins>
    </w:p>
    <w:p w14:paraId="7DCC1B29" w14:textId="7EF0946E" w:rsidR="00D30024" w:rsidRPr="00D30024" w:rsidDel="003114D6" w:rsidRDefault="00D30024" w:rsidP="003114D6">
      <w:pPr>
        <w:ind w:firstLine="708"/>
        <w:rPr>
          <w:ins w:id="7693" w:author="Ivan Pugachev" w:date="2025-12-19T09:58:00Z"/>
          <w:del w:id="769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95" w:author="Ivan Pugachev" w:date="2025-12-19T09:59:00Z">
            <w:rPr>
              <w:ins w:id="7696" w:author="Ivan Pugachev" w:date="2025-12-19T09:58:00Z"/>
              <w:del w:id="769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98" w:author="Дмитрий Филимонов" w:date="2026-01-29T15:10:00Z">
          <w:pPr>
            <w:ind w:firstLine="708"/>
            <w:jc w:val="center"/>
          </w:pPr>
        </w:pPrChange>
      </w:pPr>
      <w:ins w:id="7699" w:author="Ivan Pugachev" w:date="2025-12-19T09:58:00Z">
        <w:del w:id="770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i.int_name AS товар,</w:delText>
          </w:r>
        </w:del>
      </w:ins>
    </w:p>
    <w:p w14:paraId="1A3AF958" w14:textId="39F44FAE" w:rsidR="00D30024" w:rsidRPr="00AB0C02" w:rsidDel="003114D6" w:rsidRDefault="00D30024" w:rsidP="003114D6">
      <w:pPr>
        <w:ind w:firstLine="708"/>
        <w:rPr>
          <w:ins w:id="7702" w:author="Ivan Pugachev" w:date="2025-12-19T09:58:00Z"/>
          <w:del w:id="7703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704" w:author="Ivan Pugachev" w:date="2025-12-19T10:04:00Z">
            <w:rPr>
              <w:ins w:id="7705" w:author="Ivan Pugachev" w:date="2025-12-19T09:58:00Z"/>
              <w:del w:id="77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07" w:author="Дмитрий Филимонов" w:date="2026-01-29T15:10:00Z">
          <w:pPr>
            <w:ind w:firstLine="708"/>
            <w:jc w:val="center"/>
          </w:pPr>
        </w:pPrChange>
      </w:pPr>
      <w:ins w:id="7708" w:author="Ivan Pugachev" w:date="2025-12-19T09:58:00Z">
        <w:del w:id="770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1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71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.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71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quantity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71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71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текущее_количество,</w:delText>
          </w:r>
        </w:del>
      </w:ins>
    </w:p>
    <w:p w14:paraId="637C6BC6" w14:textId="696B0DD3" w:rsidR="00D30024" w:rsidRPr="00D30024" w:rsidDel="003114D6" w:rsidRDefault="00D30024" w:rsidP="003114D6">
      <w:pPr>
        <w:ind w:firstLine="708"/>
        <w:rPr>
          <w:ins w:id="7718" w:author="Ivan Pugachev" w:date="2025-12-19T09:58:00Z"/>
          <w:del w:id="77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20" w:author="Ivan Pugachev" w:date="2025-12-19T09:59:00Z">
            <w:rPr>
              <w:ins w:id="7721" w:author="Ivan Pugachev" w:date="2025-12-19T09:58:00Z"/>
              <w:del w:id="77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23" w:author="Дмитрий Филимонов" w:date="2026-01-29T15:10:00Z">
          <w:pPr>
            <w:ind w:firstLine="708"/>
            <w:jc w:val="center"/>
          </w:pPr>
        </w:pPrChange>
      </w:pPr>
      <w:ins w:id="7724" w:author="Ivan Pugachev" w:date="2025-12-19T09:58:00Z">
        <w:del w:id="7725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72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i.int_min_quantity AS минимальный_запас,</w:delText>
          </w:r>
        </w:del>
      </w:ins>
    </w:p>
    <w:p w14:paraId="373F7DB8" w14:textId="19F62450" w:rsidR="00D30024" w:rsidRPr="00D30024" w:rsidDel="003114D6" w:rsidRDefault="00D30024" w:rsidP="003114D6">
      <w:pPr>
        <w:ind w:firstLine="708"/>
        <w:rPr>
          <w:ins w:id="7728" w:author="Ivan Pugachev" w:date="2025-12-19T09:58:00Z"/>
          <w:del w:id="772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30" w:author="Ivan Pugachev" w:date="2025-12-19T09:59:00Z">
            <w:rPr>
              <w:ins w:id="7731" w:author="Ivan Pugachev" w:date="2025-12-19T09:58:00Z"/>
              <w:del w:id="77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33" w:author="Дмитрий Филимонов" w:date="2026-01-29T15:10:00Z">
          <w:pPr>
            <w:ind w:firstLine="708"/>
            <w:jc w:val="center"/>
          </w:pPr>
        </w:pPrChange>
      </w:pPr>
      <w:ins w:id="7734" w:author="Ivan Pugachev" w:date="2025-12-19T09:58:00Z">
        <w:del w:id="773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3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s.sup_name AS поставщик,</w:delText>
          </w:r>
        </w:del>
      </w:ins>
    </w:p>
    <w:p w14:paraId="19C6E02D" w14:textId="68AB9B25" w:rsidR="00D30024" w:rsidRPr="00D30024" w:rsidDel="003114D6" w:rsidRDefault="00D30024" w:rsidP="003114D6">
      <w:pPr>
        <w:ind w:firstLine="708"/>
        <w:rPr>
          <w:ins w:id="7737" w:author="Ivan Pugachev" w:date="2025-12-19T09:58:00Z"/>
          <w:del w:id="773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39" w:author="Ivan Pugachev" w:date="2025-12-19T09:59:00Z">
            <w:rPr>
              <w:ins w:id="7740" w:author="Ivan Pugachev" w:date="2025-12-19T09:58:00Z"/>
              <w:del w:id="774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42" w:author="Дмитрий Филимонов" w:date="2026-01-29T15:10:00Z">
          <w:pPr>
            <w:ind w:firstLine="708"/>
            <w:jc w:val="center"/>
          </w:pPr>
        </w:pPrChange>
      </w:pPr>
      <w:ins w:id="7743" w:author="Ivan Pugachev" w:date="2025-12-19T09:58:00Z">
        <w:del w:id="774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4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s.sup_contact_person AS контактное_лицо,</w:delText>
          </w:r>
        </w:del>
      </w:ins>
    </w:p>
    <w:p w14:paraId="7D92DA23" w14:textId="36034560" w:rsidR="00D30024" w:rsidRPr="00D30024" w:rsidDel="003114D6" w:rsidRDefault="00D30024" w:rsidP="003114D6">
      <w:pPr>
        <w:ind w:firstLine="708"/>
        <w:rPr>
          <w:ins w:id="7746" w:author="Ivan Pugachev" w:date="2025-12-19T09:58:00Z"/>
          <w:del w:id="774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48" w:author="Ivan Pugachev" w:date="2025-12-19T09:59:00Z">
            <w:rPr>
              <w:ins w:id="7749" w:author="Ivan Pugachev" w:date="2025-12-19T09:58:00Z"/>
              <w:del w:id="775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51" w:author="Дмитрий Филимонов" w:date="2026-01-29T15:10:00Z">
          <w:pPr>
            <w:ind w:firstLine="708"/>
            <w:jc w:val="center"/>
          </w:pPr>
        </w:pPrChange>
      </w:pPr>
      <w:ins w:id="7752" w:author="Ivan Pugachev" w:date="2025-12-19T09:58:00Z">
        <w:del w:id="775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5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s.sup_phone_number AS телефон,</w:delText>
          </w:r>
        </w:del>
      </w:ins>
    </w:p>
    <w:p w14:paraId="05C76EF9" w14:textId="49359CA8" w:rsidR="00D30024" w:rsidRPr="00D30024" w:rsidDel="003114D6" w:rsidRDefault="00D30024" w:rsidP="003114D6">
      <w:pPr>
        <w:ind w:firstLine="708"/>
        <w:rPr>
          <w:ins w:id="7755" w:author="Ivan Pugachev" w:date="2025-12-19T09:58:00Z"/>
          <w:del w:id="775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57" w:author="Ivan Pugachev" w:date="2025-12-19T09:59:00Z">
            <w:rPr>
              <w:ins w:id="7758" w:author="Ivan Pugachev" w:date="2025-12-19T09:58:00Z"/>
              <w:del w:id="775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60" w:author="Дмитрий Филимонов" w:date="2026-01-29T15:10:00Z">
          <w:pPr>
            <w:ind w:firstLine="708"/>
            <w:jc w:val="center"/>
          </w:pPr>
        </w:pPrChange>
      </w:pPr>
      <w:ins w:id="7761" w:author="Ivan Pugachev" w:date="2025-12-19T09:58:00Z">
        <w:del w:id="776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6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s.sup_email AS email,</w:delText>
          </w:r>
        </w:del>
      </w:ins>
    </w:p>
    <w:p w14:paraId="4EF8FC7B" w14:textId="10F4DD60" w:rsidR="00D30024" w:rsidRPr="00D30024" w:rsidDel="003114D6" w:rsidRDefault="00D30024" w:rsidP="003114D6">
      <w:pPr>
        <w:ind w:firstLine="708"/>
        <w:rPr>
          <w:ins w:id="7764" w:author="Ivan Pugachev" w:date="2025-12-19T09:58:00Z"/>
          <w:del w:id="77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66" w:author="Ivan Pugachev" w:date="2025-12-19T09:59:00Z">
            <w:rPr>
              <w:ins w:id="7767" w:author="Ivan Pugachev" w:date="2025-12-19T09:58:00Z"/>
              <w:del w:id="77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69" w:author="Дмитрий Филимонов" w:date="2026-01-29T15:10:00Z">
          <w:pPr>
            <w:ind w:firstLine="708"/>
            <w:jc w:val="center"/>
          </w:pPr>
        </w:pPrChange>
      </w:pPr>
      <w:ins w:id="7770" w:author="Ivan Pugachev" w:date="2025-12-19T09:58:00Z">
        <w:del w:id="777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7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CASE </w:delText>
          </w:r>
        </w:del>
      </w:ins>
    </w:p>
    <w:p w14:paraId="40FAD319" w14:textId="7515808D" w:rsidR="00D30024" w:rsidRPr="00D30024" w:rsidDel="003114D6" w:rsidRDefault="00D30024" w:rsidP="003114D6">
      <w:pPr>
        <w:ind w:firstLine="708"/>
        <w:rPr>
          <w:ins w:id="7773" w:author="Ivan Pugachev" w:date="2025-12-19T09:58:00Z"/>
          <w:del w:id="777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75" w:author="Ivan Pugachev" w:date="2025-12-19T09:59:00Z">
            <w:rPr>
              <w:ins w:id="7776" w:author="Ivan Pugachev" w:date="2025-12-19T09:58:00Z"/>
              <w:del w:id="77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78" w:author="Дмитрий Филимонов" w:date="2026-01-29T15:10:00Z">
          <w:pPr>
            <w:ind w:firstLine="708"/>
            <w:jc w:val="center"/>
          </w:pPr>
        </w:pPrChange>
      </w:pPr>
      <w:ins w:id="7779" w:author="Ivan Pugachev" w:date="2025-12-19T09:58:00Z">
        <w:del w:id="778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8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WHEN i.int_quantity &gt;= i.int_min_quantity THEN 'Достаточно'</w:delText>
          </w:r>
        </w:del>
      </w:ins>
    </w:p>
    <w:p w14:paraId="71814CCE" w14:textId="54ED22CB" w:rsidR="00D30024" w:rsidRPr="00D30024" w:rsidDel="003114D6" w:rsidRDefault="00D30024" w:rsidP="003114D6">
      <w:pPr>
        <w:ind w:firstLine="708"/>
        <w:rPr>
          <w:ins w:id="7782" w:author="Ivan Pugachev" w:date="2025-12-19T09:58:00Z"/>
          <w:del w:id="778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84" w:author="Ivan Pugachev" w:date="2025-12-19T09:59:00Z">
            <w:rPr>
              <w:ins w:id="7785" w:author="Ivan Pugachev" w:date="2025-12-19T09:58:00Z"/>
              <w:del w:id="77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87" w:author="Дмитрий Филимонов" w:date="2026-01-29T15:10:00Z">
          <w:pPr>
            <w:ind w:firstLine="708"/>
            <w:jc w:val="center"/>
          </w:pPr>
        </w:pPrChange>
      </w:pPr>
      <w:ins w:id="7788" w:author="Ivan Pugachev" w:date="2025-12-19T09:58:00Z">
        <w:del w:id="778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9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WHEN i.int_quantity &gt; 0 THEN 'Мало'</w:delText>
          </w:r>
        </w:del>
      </w:ins>
    </w:p>
    <w:p w14:paraId="086C7C2A" w14:textId="441C6D29" w:rsidR="00D30024" w:rsidRPr="00AB0C02" w:rsidDel="003114D6" w:rsidRDefault="00D30024" w:rsidP="003114D6">
      <w:pPr>
        <w:ind w:firstLine="708"/>
        <w:rPr>
          <w:ins w:id="7791" w:author="Ivan Pugachev" w:date="2025-12-19T09:58:00Z"/>
          <w:del w:id="7792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793" w:author="Ivan Pugachev" w:date="2025-12-19T10:04:00Z">
            <w:rPr>
              <w:ins w:id="7794" w:author="Ivan Pugachev" w:date="2025-12-19T09:58:00Z"/>
              <w:del w:id="779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96" w:author="Дмитрий Филимонов" w:date="2026-01-29T15:10:00Z">
          <w:pPr>
            <w:ind w:firstLine="708"/>
            <w:jc w:val="center"/>
          </w:pPr>
        </w:pPrChange>
      </w:pPr>
      <w:ins w:id="7797" w:author="Ivan Pugachev" w:date="2025-12-19T09:58:00Z">
        <w:del w:id="779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9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ELSE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80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'Нет в наличии'</w:delText>
          </w:r>
        </w:del>
      </w:ins>
    </w:p>
    <w:p w14:paraId="44E41E84" w14:textId="48AE77CA" w:rsidR="00D30024" w:rsidRPr="00AB0C02" w:rsidDel="003114D6" w:rsidRDefault="00D30024" w:rsidP="003114D6">
      <w:pPr>
        <w:ind w:firstLine="708"/>
        <w:rPr>
          <w:ins w:id="7801" w:author="Ivan Pugachev" w:date="2025-12-19T09:58:00Z"/>
          <w:del w:id="7802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803" w:author="Ivan Pugachev" w:date="2025-12-19T10:04:00Z">
            <w:rPr>
              <w:ins w:id="7804" w:author="Ivan Pugachev" w:date="2025-12-19T09:58:00Z"/>
              <w:del w:id="78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06" w:author="Дмитрий Филимонов" w:date="2026-01-29T15:10:00Z">
          <w:pPr>
            <w:ind w:firstLine="708"/>
            <w:jc w:val="center"/>
          </w:pPr>
        </w:pPrChange>
      </w:pPr>
      <w:ins w:id="7807" w:author="Ivan Pugachev" w:date="2025-12-19T09:58:00Z">
        <w:del w:id="7808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80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1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81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81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статус</w:delText>
          </w:r>
        </w:del>
      </w:ins>
    </w:p>
    <w:p w14:paraId="7E737DD3" w14:textId="3AB07AF8" w:rsidR="00D30024" w:rsidRPr="00D30024" w:rsidDel="003114D6" w:rsidRDefault="00D30024" w:rsidP="003114D6">
      <w:pPr>
        <w:ind w:firstLine="708"/>
        <w:rPr>
          <w:ins w:id="7814" w:author="Ivan Pugachev" w:date="2025-12-19T09:58:00Z"/>
          <w:del w:id="78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16" w:author="Ivan Pugachev" w:date="2025-12-19T09:59:00Z">
            <w:rPr>
              <w:ins w:id="7817" w:author="Ivan Pugachev" w:date="2025-12-19T09:58:00Z"/>
              <w:del w:id="78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19" w:author="Дмитрий Филимонов" w:date="2026-01-29T15:10:00Z">
          <w:pPr>
            <w:ind w:firstLine="708"/>
            <w:jc w:val="center"/>
          </w:pPr>
        </w:pPrChange>
      </w:pPr>
      <w:ins w:id="7820" w:author="Ivan Pugachev" w:date="2025-12-19T09:58:00Z">
        <w:del w:id="7821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82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2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FROM inventory i</w:delText>
          </w:r>
        </w:del>
      </w:ins>
    </w:p>
    <w:p w14:paraId="2FAEF99F" w14:textId="4E301AD5" w:rsidR="00D30024" w:rsidRPr="00D30024" w:rsidDel="003114D6" w:rsidRDefault="00D30024" w:rsidP="003114D6">
      <w:pPr>
        <w:ind w:firstLine="708"/>
        <w:rPr>
          <w:ins w:id="7824" w:author="Ivan Pugachev" w:date="2025-12-19T09:58:00Z"/>
          <w:del w:id="782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26" w:author="Ivan Pugachev" w:date="2025-12-19T09:59:00Z">
            <w:rPr>
              <w:ins w:id="7827" w:author="Ivan Pugachev" w:date="2025-12-19T09:58:00Z"/>
              <w:del w:id="78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29" w:author="Дмитрий Филимонов" w:date="2026-01-29T15:10:00Z">
          <w:pPr>
            <w:ind w:firstLine="708"/>
            <w:jc w:val="center"/>
          </w:pPr>
        </w:pPrChange>
      </w:pPr>
      <w:ins w:id="7830" w:author="Ivan Pugachev" w:date="2025-12-19T09:58:00Z">
        <w:del w:id="783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3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JOIN suppliers s ON i.supplier_id = s.sup_id</w:delText>
          </w:r>
        </w:del>
      </w:ins>
    </w:p>
    <w:p w14:paraId="66AB06E0" w14:textId="6B599EDA" w:rsidR="00D30024" w:rsidRPr="00D30024" w:rsidDel="003114D6" w:rsidRDefault="00D30024" w:rsidP="003114D6">
      <w:pPr>
        <w:ind w:firstLine="708"/>
        <w:rPr>
          <w:ins w:id="7833" w:author="Ivan Pugachev" w:date="2025-12-19T09:58:00Z"/>
          <w:del w:id="783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35" w:author="Ivan Pugachev" w:date="2025-12-19T09:59:00Z">
            <w:rPr>
              <w:ins w:id="7836" w:author="Ivan Pugachev" w:date="2025-12-19T09:58:00Z"/>
              <w:del w:id="783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38" w:author="Дмитрий Филимонов" w:date="2026-01-29T15:10:00Z">
          <w:pPr>
            <w:ind w:firstLine="708"/>
            <w:jc w:val="center"/>
          </w:pPr>
        </w:pPrChange>
      </w:pPr>
      <w:ins w:id="7839" w:author="Ivan Pugachev" w:date="2025-12-19T09:58:00Z">
        <w:del w:id="784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4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WHERE i.int_name LIKE CONCAT('%', product_name, '%')</w:delText>
          </w:r>
        </w:del>
      </w:ins>
    </w:p>
    <w:p w14:paraId="4A33AF78" w14:textId="141E8A27" w:rsidR="00D30024" w:rsidRPr="00D30024" w:rsidDel="003114D6" w:rsidRDefault="00D30024" w:rsidP="003114D6">
      <w:pPr>
        <w:ind w:firstLine="708"/>
        <w:rPr>
          <w:ins w:id="7842" w:author="Ivan Pugachev" w:date="2025-12-19T09:58:00Z"/>
          <w:del w:id="78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44" w:author="Ivan Pugachev" w:date="2025-12-19T09:59:00Z">
            <w:rPr>
              <w:ins w:id="7845" w:author="Ivan Pugachev" w:date="2025-12-19T09:58:00Z"/>
              <w:del w:id="78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47" w:author="Дмитрий Филимонов" w:date="2026-01-29T15:10:00Z">
          <w:pPr>
            <w:ind w:firstLine="708"/>
            <w:jc w:val="center"/>
          </w:pPr>
        </w:pPrChange>
      </w:pPr>
      <w:ins w:id="7848" w:author="Ivan Pugachev" w:date="2025-12-19T09:58:00Z">
        <w:del w:id="784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ORDER BY i.int_name;</w:delText>
          </w:r>
        </w:del>
      </w:ins>
    </w:p>
    <w:p w14:paraId="3BDF5E3E" w14:textId="7E5510A3" w:rsidR="00D30024" w:rsidRPr="00D30024" w:rsidDel="003114D6" w:rsidRDefault="00D30024" w:rsidP="003114D6">
      <w:pPr>
        <w:ind w:firstLine="708"/>
        <w:rPr>
          <w:ins w:id="7851" w:author="Ivan Pugachev" w:date="2025-12-19T09:58:00Z"/>
          <w:del w:id="78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53" w:author="Ivan Pugachev" w:date="2025-12-19T09:59:00Z">
            <w:rPr>
              <w:ins w:id="7854" w:author="Ivan Pugachev" w:date="2025-12-19T09:58:00Z"/>
              <w:del w:id="78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56" w:author="Дмитрий Филимонов" w:date="2026-01-29T15:10:00Z">
          <w:pPr>
            <w:ind w:firstLine="708"/>
            <w:jc w:val="center"/>
          </w:pPr>
        </w:pPrChange>
      </w:pPr>
      <w:ins w:id="7857" w:author="Ivan Pugachev" w:date="2025-12-19T09:58:00Z">
        <w:del w:id="785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END$$</w:delText>
          </w:r>
        </w:del>
      </w:ins>
    </w:p>
    <w:p w14:paraId="032F4D97" w14:textId="206C3CAC" w:rsidR="00D30024" w:rsidRPr="00D30024" w:rsidDel="003114D6" w:rsidRDefault="00D30024" w:rsidP="003114D6">
      <w:pPr>
        <w:ind w:firstLine="708"/>
        <w:rPr>
          <w:ins w:id="7860" w:author="Ivan Pugachev" w:date="2025-12-19T09:58:00Z"/>
          <w:del w:id="786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62" w:author="Ivan Pugachev" w:date="2025-12-19T09:59:00Z">
            <w:rPr>
              <w:ins w:id="7863" w:author="Ivan Pugachev" w:date="2025-12-19T09:58:00Z"/>
              <w:del w:id="786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65" w:author="Дмитрий Филимонов" w:date="2026-01-29T15:10:00Z">
          <w:pPr>
            <w:ind w:firstLine="708"/>
            <w:jc w:val="center"/>
          </w:pPr>
        </w:pPrChange>
      </w:pPr>
    </w:p>
    <w:p w14:paraId="48C03DE5" w14:textId="4F4081D9" w:rsidR="00D30024" w:rsidRPr="00D30024" w:rsidDel="003114D6" w:rsidRDefault="00D30024" w:rsidP="003114D6">
      <w:pPr>
        <w:ind w:firstLine="708"/>
        <w:rPr>
          <w:ins w:id="7866" w:author="Ivan Pugachev" w:date="2025-12-19T09:58:00Z"/>
          <w:del w:id="78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68" w:author="Ivan Pugachev" w:date="2025-12-19T09:59:00Z">
            <w:rPr>
              <w:ins w:id="7869" w:author="Ivan Pugachev" w:date="2025-12-19T09:58:00Z"/>
              <w:del w:id="78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71" w:author="Дмитрий Филимонов" w:date="2026-01-29T15:10:00Z">
          <w:pPr>
            <w:ind w:firstLine="708"/>
            <w:jc w:val="center"/>
          </w:pPr>
        </w:pPrChange>
      </w:pPr>
      <w:ins w:id="7872" w:author="Ivan Pugachev" w:date="2025-12-19T09:58:00Z">
        <w:del w:id="78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;</w:delText>
          </w:r>
        </w:del>
      </w:ins>
    </w:p>
    <w:p w14:paraId="12136233" w14:textId="78C24E8D" w:rsidR="00D30024" w:rsidRPr="00D30024" w:rsidDel="003114D6" w:rsidRDefault="00D30024" w:rsidP="003114D6">
      <w:pPr>
        <w:ind w:firstLine="708"/>
        <w:rPr>
          <w:ins w:id="7875" w:author="Ivan Pugachev" w:date="2025-12-19T09:58:00Z"/>
          <w:del w:id="78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77" w:author="Ivan Pugachev" w:date="2025-12-19T09:59:00Z">
            <w:rPr>
              <w:ins w:id="7878" w:author="Ivan Pugachev" w:date="2025-12-19T09:58:00Z"/>
              <w:del w:id="78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80" w:author="Дмитрий Филимонов" w:date="2026-01-29T15:10:00Z">
          <w:pPr>
            <w:ind w:firstLine="708"/>
            <w:jc w:val="center"/>
          </w:pPr>
        </w:pPrChange>
      </w:pPr>
    </w:p>
    <w:p w14:paraId="0CAAE724" w14:textId="6E7F78CC" w:rsidR="00D30024" w:rsidRPr="00D30024" w:rsidDel="003114D6" w:rsidRDefault="00D30024" w:rsidP="003114D6">
      <w:pPr>
        <w:ind w:firstLine="708"/>
        <w:rPr>
          <w:ins w:id="7881" w:author="Ivan Pugachev" w:date="2025-12-19T09:58:00Z"/>
          <w:del w:id="788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83" w:author="Ivan Pugachev" w:date="2025-12-19T09:59:00Z">
            <w:rPr>
              <w:ins w:id="7884" w:author="Ivan Pugachev" w:date="2025-12-19T09:58:00Z"/>
              <w:del w:id="788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86" w:author="Дмитрий Филимонов" w:date="2026-01-29T15:10:00Z">
          <w:pPr>
            <w:ind w:firstLine="708"/>
            <w:jc w:val="center"/>
          </w:pPr>
        </w:pPrChange>
      </w:pPr>
      <w:ins w:id="7887" w:author="Ivan Pugachev" w:date="2025-12-19T09:58:00Z">
        <w:del w:id="788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137214CA" w14:textId="532FBFE2" w:rsidR="00D30024" w:rsidRPr="00D30024" w:rsidDel="003114D6" w:rsidRDefault="00D30024" w:rsidP="003114D6">
      <w:pPr>
        <w:ind w:firstLine="708"/>
        <w:rPr>
          <w:ins w:id="7890" w:author="Ivan Pugachev" w:date="2025-12-19T09:58:00Z"/>
          <w:del w:id="78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92" w:author="Ivan Pugachev" w:date="2025-12-19T09:59:00Z">
            <w:rPr>
              <w:ins w:id="7893" w:author="Ivan Pugachev" w:date="2025-12-19T09:58:00Z"/>
              <w:del w:id="78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95" w:author="Дмитрий Филимонов" w:date="2026-01-29T15:10:00Z">
          <w:pPr>
            <w:ind w:firstLine="708"/>
            <w:jc w:val="center"/>
          </w:pPr>
        </w:pPrChange>
      </w:pPr>
      <w:ins w:id="7896" w:author="Ivan Pugachev" w:date="2025-12-19T09:58:00Z">
        <w:del w:id="78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procedure ProcessOrder</w:delText>
          </w:r>
        </w:del>
      </w:ins>
    </w:p>
    <w:p w14:paraId="1A945284" w14:textId="7D62EF3E" w:rsidR="00D30024" w:rsidRPr="00D30024" w:rsidDel="003114D6" w:rsidRDefault="00D30024" w:rsidP="003114D6">
      <w:pPr>
        <w:ind w:firstLine="708"/>
        <w:rPr>
          <w:ins w:id="7899" w:author="Ivan Pugachev" w:date="2025-12-19T09:58:00Z"/>
          <w:del w:id="79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01" w:author="Ivan Pugachev" w:date="2025-12-19T09:59:00Z">
            <w:rPr>
              <w:ins w:id="7902" w:author="Ivan Pugachev" w:date="2025-12-19T09:58:00Z"/>
              <w:del w:id="79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04" w:author="Дмитрий Филимонов" w:date="2026-01-29T15:10:00Z">
          <w:pPr>
            <w:ind w:firstLine="708"/>
            <w:jc w:val="center"/>
          </w:pPr>
        </w:pPrChange>
      </w:pPr>
      <w:ins w:id="7905" w:author="Ivan Pugachev" w:date="2025-12-19T09:58:00Z">
        <w:del w:id="790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0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472E5038" w14:textId="57811FE6" w:rsidR="00D30024" w:rsidRPr="00D30024" w:rsidDel="003114D6" w:rsidRDefault="00D30024" w:rsidP="003114D6">
      <w:pPr>
        <w:ind w:firstLine="708"/>
        <w:rPr>
          <w:ins w:id="7908" w:author="Ivan Pugachev" w:date="2025-12-19T09:58:00Z"/>
          <w:del w:id="79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10" w:author="Ivan Pugachev" w:date="2025-12-19T09:59:00Z">
            <w:rPr>
              <w:ins w:id="7911" w:author="Ivan Pugachev" w:date="2025-12-19T09:58:00Z"/>
              <w:del w:id="79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13" w:author="Дмитрий Филимонов" w:date="2026-01-29T15:10:00Z">
          <w:pPr>
            <w:ind w:firstLine="708"/>
            <w:jc w:val="center"/>
          </w:pPr>
        </w:pPrChange>
      </w:pPr>
    </w:p>
    <w:p w14:paraId="56C84C02" w14:textId="2AE734BE" w:rsidR="00D30024" w:rsidRPr="00D30024" w:rsidDel="003114D6" w:rsidRDefault="00D30024" w:rsidP="003114D6">
      <w:pPr>
        <w:ind w:firstLine="708"/>
        <w:rPr>
          <w:ins w:id="7914" w:author="Ivan Pugachev" w:date="2025-12-19T09:58:00Z"/>
          <w:del w:id="79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16" w:author="Ivan Pugachev" w:date="2025-12-19T09:59:00Z">
            <w:rPr>
              <w:ins w:id="7917" w:author="Ivan Pugachev" w:date="2025-12-19T09:58:00Z"/>
              <w:del w:id="79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19" w:author="Дмитрий Филимонов" w:date="2026-01-29T15:10:00Z">
          <w:pPr>
            <w:ind w:firstLine="708"/>
            <w:jc w:val="center"/>
          </w:pPr>
        </w:pPrChange>
      </w:pPr>
      <w:ins w:id="7920" w:author="Ivan Pugachev" w:date="2025-12-19T09:58:00Z">
        <w:del w:id="792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2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5D18D67F" w14:textId="482BCF40" w:rsidR="00D30024" w:rsidRPr="00D30024" w:rsidDel="003114D6" w:rsidRDefault="00D30024" w:rsidP="003114D6">
      <w:pPr>
        <w:ind w:firstLine="708"/>
        <w:rPr>
          <w:ins w:id="7923" w:author="Ivan Pugachev" w:date="2025-12-19T09:58:00Z"/>
          <w:del w:id="792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25" w:author="Ivan Pugachev" w:date="2025-12-19T09:59:00Z">
            <w:rPr>
              <w:ins w:id="7926" w:author="Ivan Pugachev" w:date="2025-12-19T09:58:00Z"/>
              <w:del w:id="792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28" w:author="Дмитрий Филимонов" w:date="2026-01-29T15:10:00Z">
          <w:pPr>
            <w:ind w:firstLine="708"/>
            <w:jc w:val="center"/>
          </w:pPr>
        </w:pPrChange>
      </w:pPr>
      <w:ins w:id="7929" w:author="Ivan Pugachev" w:date="2025-12-19T09:58:00Z">
        <w:del w:id="793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procedure IF EXISTS `coffee_shop`.`ProcessOrder`;</w:delText>
          </w:r>
        </w:del>
      </w:ins>
    </w:p>
    <w:p w14:paraId="1CE9A3F3" w14:textId="53BAA67D" w:rsidR="00D30024" w:rsidRPr="00D30024" w:rsidDel="003114D6" w:rsidRDefault="00D30024" w:rsidP="003114D6">
      <w:pPr>
        <w:ind w:firstLine="708"/>
        <w:rPr>
          <w:ins w:id="7932" w:author="Ivan Pugachev" w:date="2025-12-19T09:58:00Z"/>
          <w:del w:id="793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34" w:author="Ivan Pugachev" w:date="2025-12-19T09:59:00Z">
            <w:rPr>
              <w:ins w:id="7935" w:author="Ivan Pugachev" w:date="2025-12-19T09:58:00Z"/>
              <w:del w:id="79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37" w:author="Дмитрий Филимонов" w:date="2026-01-29T15:10:00Z">
          <w:pPr>
            <w:ind w:firstLine="708"/>
            <w:jc w:val="center"/>
          </w:pPr>
        </w:pPrChange>
      </w:pPr>
    </w:p>
    <w:p w14:paraId="4A4364A3" w14:textId="0AED12BC" w:rsidR="00D30024" w:rsidRPr="00D30024" w:rsidDel="003114D6" w:rsidRDefault="00D30024" w:rsidP="003114D6">
      <w:pPr>
        <w:ind w:firstLine="708"/>
        <w:rPr>
          <w:ins w:id="7938" w:author="Ivan Pugachev" w:date="2025-12-19T09:58:00Z"/>
          <w:del w:id="79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40" w:author="Ivan Pugachev" w:date="2025-12-19T09:59:00Z">
            <w:rPr>
              <w:ins w:id="7941" w:author="Ivan Pugachev" w:date="2025-12-19T09:58:00Z"/>
              <w:del w:id="79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43" w:author="Дмитрий Филимонов" w:date="2026-01-29T15:10:00Z">
          <w:pPr>
            <w:ind w:firstLine="708"/>
            <w:jc w:val="center"/>
          </w:pPr>
        </w:pPrChange>
      </w:pPr>
      <w:ins w:id="7944" w:author="Ivan Pugachev" w:date="2025-12-19T09:58:00Z">
        <w:del w:id="79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$$</w:delText>
          </w:r>
        </w:del>
      </w:ins>
    </w:p>
    <w:p w14:paraId="1678A65F" w14:textId="12B8A089" w:rsidR="00D30024" w:rsidRPr="00D30024" w:rsidDel="003114D6" w:rsidRDefault="00D30024" w:rsidP="003114D6">
      <w:pPr>
        <w:ind w:firstLine="708"/>
        <w:rPr>
          <w:ins w:id="7947" w:author="Ivan Pugachev" w:date="2025-12-19T09:58:00Z"/>
          <w:del w:id="79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49" w:author="Ivan Pugachev" w:date="2025-12-19T09:59:00Z">
            <w:rPr>
              <w:ins w:id="7950" w:author="Ivan Pugachev" w:date="2025-12-19T09:58:00Z"/>
              <w:del w:id="79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52" w:author="Дмитрий Филимонов" w:date="2026-01-29T15:10:00Z">
          <w:pPr>
            <w:ind w:firstLine="708"/>
            <w:jc w:val="center"/>
          </w:pPr>
        </w:pPrChange>
      </w:pPr>
      <w:ins w:id="7953" w:author="Ivan Pugachev" w:date="2025-12-19T09:58:00Z">
        <w:del w:id="795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`coffee_shop`$$</w:delText>
          </w:r>
        </w:del>
      </w:ins>
    </w:p>
    <w:p w14:paraId="2D93463B" w14:textId="073AC941" w:rsidR="00D30024" w:rsidRPr="00D30024" w:rsidDel="003114D6" w:rsidRDefault="00D30024" w:rsidP="003114D6">
      <w:pPr>
        <w:ind w:firstLine="708"/>
        <w:rPr>
          <w:ins w:id="7956" w:author="Ivan Pugachev" w:date="2025-12-19T09:58:00Z"/>
          <w:del w:id="795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58" w:author="Ivan Pugachev" w:date="2025-12-19T09:59:00Z">
            <w:rPr>
              <w:ins w:id="7959" w:author="Ivan Pugachev" w:date="2025-12-19T09:58:00Z"/>
              <w:del w:id="796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61" w:author="Дмитрий Филимонов" w:date="2026-01-29T15:10:00Z">
          <w:pPr>
            <w:ind w:firstLine="708"/>
            <w:jc w:val="center"/>
          </w:pPr>
        </w:pPrChange>
      </w:pPr>
      <w:ins w:id="7962" w:author="Ivan Pugachev" w:date="2025-12-19T09:58:00Z">
        <w:del w:id="796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PROCEDURE ProcessOrder(</w:delText>
          </w:r>
        </w:del>
      </w:ins>
    </w:p>
    <w:p w14:paraId="05FA165C" w14:textId="51CC3F0D" w:rsidR="00D30024" w:rsidRPr="00D30024" w:rsidDel="003114D6" w:rsidRDefault="00D30024" w:rsidP="003114D6">
      <w:pPr>
        <w:ind w:firstLine="708"/>
        <w:rPr>
          <w:ins w:id="7965" w:author="Ivan Pugachev" w:date="2025-12-19T09:58:00Z"/>
          <w:del w:id="79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67" w:author="Ivan Pugachev" w:date="2025-12-19T09:59:00Z">
            <w:rPr>
              <w:ins w:id="7968" w:author="Ivan Pugachev" w:date="2025-12-19T09:58:00Z"/>
              <w:del w:id="79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70" w:author="Дмитрий Филимонов" w:date="2026-01-29T15:10:00Z">
          <w:pPr>
            <w:ind w:firstLine="708"/>
            <w:jc w:val="center"/>
          </w:pPr>
        </w:pPrChange>
      </w:pPr>
      <w:ins w:id="7971" w:author="Ivan Pugachev" w:date="2025-12-19T09:58:00Z">
        <w:del w:id="797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customer_id INT,</w:delText>
          </w:r>
        </w:del>
      </w:ins>
    </w:p>
    <w:p w14:paraId="6638817D" w14:textId="29A79696" w:rsidR="00D30024" w:rsidRPr="00D30024" w:rsidDel="003114D6" w:rsidRDefault="00D30024" w:rsidP="003114D6">
      <w:pPr>
        <w:ind w:firstLine="708"/>
        <w:rPr>
          <w:ins w:id="7974" w:author="Ivan Pugachev" w:date="2025-12-19T09:58:00Z"/>
          <w:del w:id="79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76" w:author="Ivan Pugachev" w:date="2025-12-19T09:59:00Z">
            <w:rPr>
              <w:ins w:id="7977" w:author="Ivan Pugachev" w:date="2025-12-19T09:58:00Z"/>
              <w:del w:id="79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79" w:author="Дмитрий Филимонов" w:date="2026-01-29T15:10:00Z">
          <w:pPr>
            <w:ind w:firstLine="708"/>
            <w:jc w:val="center"/>
          </w:pPr>
        </w:pPrChange>
      </w:pPr>
      <w:ins w:id="7980" w:author="Ivan Pugachev" w:date="2025-12-19T09:58:00Z">
        <w:del w:id="79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product_id INT,</w:delText>
          </w:r>
        </w:del>
      </w:ins>
    </w:p>
    <w:p w14:paraId="20CC8FD9" w14:textId="0A5B7F5A" w:rsidR="00D30024" w:rsidRPr="00D30024" w:rsidDel="003114D6" w:rsidRDefault="00D30024" w:rsidP="003114D6">
      <w:pPr>
        <w:ind w:firstLine="708"/>
        <w:rPr>
          <w:ins w:id="7983" w:author="Ivan Pugachev" w:date="2025-12-19T09:58:00Z"/>
          <w:del w:id="79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85" w:author="Ivan Pugachev" w:date="2025-12-19T09:59:00Z">
            <w:rPr>
              <w:ins w:id="7986" w:author="Ivan Pugachev" w:date="2025-12-19T09:58:00Z"/>
              <w:del w:id="79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88" w:author="Дмитрий Филимонов" w:date="2026-01-29T15:10:00Z">
          <w:pPr>
            <w:ind w:firstLine="708"/>
            <w:jc w:val="center"/>
          </w:pPr>
        </w:pPrChange>
      </w:pPr>
      <w:ins w:id="7989" w:author="Ivan Pugachev" w:date="2025-12-19T09:58:00Z">
        <w:del w:id="799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quantity_ordered INT</w:delText>
          </w:r>
        </w:del>
      </w:ins>
    </w:p>
    <w:p w14:paraId="62B73FD6" w14:textId="478CC26E" w:rsidR="00D30024" w:rsidRPr="00D30024" w:rsidDel="003114D6" w:rsidRDefault="00D30024" w:rsidP="003114D6">
      <w:pPr>
        <w:ind w:firstLine="708"/>
        <w:rPr>
          <w:ins w:id="7992" w:author="Ivan Pugachev" w:date="2025-12-19T09:58:00Z"/>
          <w:del w:id="799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94" w:author="Ivan Pugachev" w:date="2025-12-19T09:59:00Z">
            <w:rPr>
              <w:ins w:id="7995" w:author="Ivan Pugachev" w:date="2025-12-19T09:58:00Z"/>
              <w:del w:id="799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97" w:author="Дмитрий Филимонов" w:date="2026-01-29T15:10:00Z">
          <w:pPr>
            <w:ind w:firstLine="708"/>
            <w:jc w:val="center"/>
          </w:pPr>
        </w:pPrChange>
      </w:pPr>
      <w:ins w:id="7998" w:author="Ivan Pugachev" w:date="2025-12-19T09:58:00Z">
        <w:del w:id="799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)</w:delText>
          </w:r>
        </w:del>
      </w:ins>
    </w:p>
    <w:p w14:paraId="2B18E3F0" w14:textId="272CB1C4" w:rsidR="00D30024" w:rsidRPr="00D30024" w:rsidDel="003114D6" w:rsidRDefault="00D30024" w:rsidP="003114D6">
      <w:pPr>
        <w:ind w:firstLine="708"/>
        <w:rPr>
          <w:ins w:id="8001" w:author="Ivan Pugachev" w:date="2025-12-19T09:58:00Z"/>
          <w:del w:id="80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03" w:author="Ivan Pugachev" w:date="2025-12-19T09:59:00Z">
            <w:rPr>
              <w:ins w:id="8004" w:author="Ivan Pugachev" w:date="2025-12-19T09:58:00Z"/>
              <w:del w:id="80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06" w:author="Дмитрий Филимонов" w:date="2026-01-29T15:10:00Z">
          <w:pPr>
            <w:ind w:firstLine="708"/>
            <w:jc w:val="center"/>
          </w:pPr>
        </w:pPrChange>
      </w:pPr>
      <w:ins w:id="8007" w:author="Ivan Pugachev" w:date="2025-12-19T09:58:00Z">
        <w:del w:id="800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0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BEGIN</w:delText>
          </w:r>
        </w:del>
      </w:ins>
    </w:p>
    <w:p w14:paraId="74ED36F1" w14:textId="0AF8C431" w:rsidR="00D30024" w:rsidRPr="00D30024" w:rsidDel="003114D6" w:rsidRDefault="00D30024" w:rsidP="003114D6">
      <w:pPr>
        <w:ind w:firstLine="708"/>
        <w:rPr>
          <w:ins w:id="8010" w:author="Ivan Pugachev" w:date="2025-12-19T09:58:00Z"/>
          <w:del w:id="801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12" w:author="Ivan Pugachev" w:date="2025-12-19T09:59:00Z">
            <w:rPr>
              <w:ins w:id="8013" w:author="Ivan Pugachev" w:date="2025-12-19T09:58:00Z"/>
              <w:del w:id="801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15" w:author="Дмитрий Филимонов" w:date="2026-01-29T15:10:00Z">
          <w:pPr>
            <w:ind w:firstLine="708"/>
            <w:jc w:val="center"/>
          </w:pPr>
        </w:pPrChange>
      </w:pPr>
      <w:ins w:id="8016" w:author="Ivan Pugachev" w:date="2025-12-19T09:58:00Z">
        <w:del w:id="801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1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product_quantity INT;</w:delText>
          </w:r>
        </w:del>
      </w:ins>
    </w:p>
    <w:p w14:paraId="4B61A3B3" w14:textId="6F0141B3" w:rsidR="00D30024" w:rsidRPr="00D30024" w:rsidDel="003114D6" w:rsidRDefault="00D30024" w:rsidP="003114D6">
      <w:pPr>
        <w:ind w:firstLine="708"/>
        <w:rPr>
          <w:ins w:id="8019" w:author="Ivan Pugachev" w:date="2025-12-19T09:58:00Z"/>
          <w:del w:id="802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21" w:author="Ivan Pugachev" w:date="2025-12-19T09:59:00Z">
            <w:rPr>
              <w:ins w:id="8022" w:author="Ivan Pugachev" w:date="2025-12-19T09:58:00Z"/>
              <w:del w:id="802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24" w:author="Дмитрий Филимонов" w:date="2026-01-29T15:10:00Z">
          <w:pPr>
            <w:ind w:firstLine="708"/>
            <w:jc w:val="center"/>
          </w:pPr>
        </w:pPrChange>
      </w:pPr>
      <w:ins w:id="8025" w:author="Ivan Pugachev" w:date="2025-12-19T09:58:00Z">
        <w:del w:id="802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product_price DECIMAL(10,2);</w:delText>
          </w:r>
        </w:del>
      </w:ins>
    </w:p>
    <w:p w14:paraId="7BD1F672" w14:textId="765113BF" w:rsidR="00D30024" w:rsidRPr="00D30024" w:rsidDel="003114D6" w:rsidRDefault="00D30024" w:rsidP="003114D6">
      <w:pPr>
        <w:ind w:firstLine="708"/>
        <w:rPr>
          <w:ins w:id="8028" w:author="Ivan Pugachev" w:date="2025-12-19T09:58:00Z"/>
          <w:del w:id="802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30" w:author="Ivan Pugachev" w:date="2025-12-19T09:59:00Z">
            <w:rPr>
              <w:ins w:id="8031" w:author="Ivan Pugachev" w:date="2025-12-19T09:58:00Z"/>
              <w:del w:id="80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33" w:author="Дмитрий Филимонов" w:date="2026-01-29T15:10:00Z">
          <w:pPr>
            <w:ind w:firstLine="708"/>
            <w:jc w:val="center"/>
          </w:pPr>
        </w:pPrChange>
      </w:pPr>
      <w:ins w:id="8034" w:author="Ivan Pugachev" w:date="2025-12-19T09:58:00Z">
        <w:del w:id="803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3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total_amount DECIMAL(10,2);</w:delText>
          </w:r>
        </w:del>
      </w:ins>
    </w:p>
    <w:p w14:paraId="40E86D3F" w14:textId="56495191" w:rsidR="00D30024" w:rsidRPr="00D30024" w:rsidDel="003114D6" w:rsidRDefault="00D30024" w:rsidP="003114D6">
      <w:pPr>
        <w:ind w:firstLine="708"/>
        <w:rPr>
          <w:ins w:id="8037" w:author="Ivan Pugachev" w:date="2025-12-19T09:58:00Z"/>
          <w:del w:id="803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39" w:author="Ivan Pugachev" w:date="2025-12-19T09:59:00Z">
            <w:rPr>
              <w:ins w:id="8040" w:author="Ivan Pugachev" w:date="2025-12-19T09:58:00Z"/>
              <w:del w:id="804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42" w:author="Дмитрий Филимонов" w:date="2026-01-29T15:10:00Z">
          <w:pPr>
            <w:ind w:firstLine="708"/>
            <w:jc w:val="center"/>
          </w:pPr>
        </w:pPrChange>
      </w:pPr>
      <w:ins w:id="8043" w:author="Ivan Pugachev" w:date="2025-12-19T09:58:00Z">
        <w:del w:id="804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4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points_to_add DECIMAL(10,2);</w:delText>
          </w:r>
        </w:del>
      </w:ins>
    </w:p>
    <w:p w14:paraId="2FB3F137" w14:textId="67F4B766" w:rsidR="00D30024" w:rsidRPr="00D30024" w:rsidDel="003114D6" w:rsidRDefault="00D30024" w:rsidP="003114D6">
      <w:pPr>
        <w:ind w:firstLine="708"/>
        <w:rPr>
          <w:ins w:id="8046" w:author="Ivan Pugachev" w:date="2025-12-19T09:58:00Z"/>
          <w:del w:id="804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48" w:author="Ivan Pugachev" w:date="2025-12-19T09:59:00Z">
            <w:rPr>
              <w:ins w:id="8049" w:author="Ivan Pugachev" w:date="2025-12-19T09:58:00Z"/>
              <w:del w:id="805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51" w:author="Дмитрий Филимонов" w:date="2026-01-29T15:10:00Z">
          <w:pPr>
            <w:ind w:firstLine="708"/>
            <w:jc w:val="center"/>
          </w:pPr>
        </w:pPrChange>
      </w:pPr>
      <w:ins w:id="8052" w:author="Ivan Pugachev" w:date="2025-12-19T09:58:00Z">
        <w:del w:id="805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5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253990F7" w14:textId="03679B41" w:rsidR="00D30024" w:rsidRPr="00AB0C02" w:rsidDel="003114D6" w:rsidRDefault="00D30024" w:rsidP="003114D6">
      <w:pPr>
        <w:ind w:firstLine="708"/>
        <w:rPr>
          <w:ins w:id="8055" w:author="Ivan Pugachev" w:date="2025-12-19T09:58:00Z"/>
          <w:del w:id="8056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057" w:author="Ivan Pugachev" w:date="2025-12-19T10:04:00Z">
            <w:rPr>
              <w:ins w:id="8058" w:author="Ivan Pugachev" w:date="2025-12-19T09:58:00Z"/>
              <w:del w:id="805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60" w:author="Дмитрий Филимонов" w:date="2026-01-29T15:10:00Z">
          <w:pPr>
            <w:ind w:firstLine="708"/>
            <w:jc w:val="center"/>
          </w:pPr>
        </w:pPrChange>
      </w:pPr>
      <w:ins w:id="8061" w:author="Ivan Pugachev" w:date="2025-12-19T09:58:00Z">
        <w:del w:id="806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6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064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Получаем текущее количество и цену товара</w:delText>
          </w:r>
        </w:del>
      </w:ins>
    </w:p>
    <w:p w14:paraId="2C7B203C" w14:textId="1AF76597" w:rsidR="00D30024" w:rsidRPr="00D30024" w:rsidDel="003114D6" w:rsidRDefault="00D30024" w:rsidP="003114D6">
      <w:pPr>
        <w:ind w:firstLine="708"/>
        <w:rPr>
          <w:ins w:id="8065" w:author="Ivan Pugachev" w:date="2025-12-19T09:58:00Z"/>
          <w:del w:id="80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67" w:author="Ivan Pugachev" w:date="2025-12-19T09:59:00Z">
            <w:rPr>
              <w:ins w:id="8068" w:author="Ivan Pugachev" w:date="2025-12-19T09:58:00Z"/>
              <w:del w:id="80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70" w:author="Дмитрий Филимонов" w:date="2026-01-29T15:10:00Z">
          <w:pPr>
            <w:ind w:firstLine="708"/>
            <w:jc w:val="center"/>
          </w:pPr>
        </w:pPrChange>
      </w:pPr>
      <w:ins w:id="8071" w:author="Ivan Pugachev" w:date="2025-12-19T09:58:00Z">
        <w:del w:id="8072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07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SELECT pro_quantity, pro_price </w:delText>
          </w:r>
        </w:del>
      </w:ins>
    </w:p>
    <w:p w14:paraId="0A9062BC" w14:textId="624A7EA5" w:rsidR="00D30024" w:rsidRPr="00D30024" w:rsidDel="003114D6" w:rsidRDefault="00D30024" w:rsidP="003114D6">
      <w:pPr>
        <w:ind w:firstLine="708"/>
        <w:rPr>
          <w:ins w:id="8075" w:author="Ivan Pugachev" w:date="2025-12-19T09:58:00Z"/>
          <w:del w:id="80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77" w:author="Ivan Pugachev" w:date="2025-12-19T09:59:00Z">
            <w:rPr>
              <w:ins w:id="8078" w:author="Ivan Pugachev" w:date="2025-12-19T09:58:00Z"/>
              <w:del w:id="80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80" w:author="Дмитрий Филимонов" w:date="2026-01-29T15:10:00Z">
          <w:pPr>
            <w:ind w:firstLine="708"/>
            <w:jc w:val="center"/>
          </w:pPr>
        </w:pPrChange>
      </w:pPr>
      <w:ins w:id="8081" w:author="Ivan Pugachev" w:date="2025-12-19T09:58:00Z">
        <w:del w:id="808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8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INTO product_quantity, product_price</w:delText>
          </w:r>
        </w:del>
      </w:ins>
    </w:p>
    <w:p w14:paraId="60287DF8" w14:textId="3A81EFAE" w:rsidR="00D30024" w:rsidRPr="00D30024" w:rsidDel="003114D6" w:rsidRDefault="00D30024" w:rsidP="003114D6">
      <w:pPr>
        <w:ind w:firstLine="708"/>
        <w:rPr>
          <w:ins w:id="8084" w:author="Ivan Pugachev" w:date="2025-12-19T09:58:00Z"/>
          <w:del w:id="808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86" w:author="Ivan Pugachev" w:date="2025-12-19T09:59:00Z">
            <w:rPr>
              <w:ins w:id="8087" w:author="Ivan Pugachev" w:date="2025-12-19T09:58:00Z"/>
              <w:del w:id="80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89" w:author="Дмитрий Филимонов" w:date="2026-01-29T15:10:00Z">
          <w:pPr>
            <w:ind w:firstLine="708"/>
            <w:jc w:val="center"/>
          </w:pPr>
        </w:pPrChange>
      </w:pPr>
      <w:ins w:id="8090" w:author="Ivan Pugachev" w:date="2025-12-19T09:58:00Z">
        <w:del w:id="809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9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FROM menu </w:delText>
          </w:r>
        </w:del>
      </w:ins>
    </w:p>
    <w:p w14:paraId="0C756B5D" w14:textId="6DCA250A" w:rsidR="00D30024" w:rsidRPr="00D30024" w:rsidDel="003114D6" w:rsidRDefault="00D30024" w:rsidP="003114D6">
      <w:pPr>
        <w:ind w:firstLine="708"/>
        <w:rPr>
          <w:ins w:id="8093" w:author="Ivan Pugachev" w:date="2025-12-19T09:58:00Z"/>
          <w:del w:id="809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95" w:author="Ivan Pugachev" w:date="2025-12-19T09:59:00Z">
            <w:rPr>
              <w:ins w:id="8096" w:author="Ivan Pugachev" w:date="2025-12-19T09:58:00Z"/>
              <w:del w:id="809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98" w:author="Дмитрий Филимонов" w:date="2026-01-29T15:10:00Z">
          <w:pPr>
            <w:ind w:firstLine="708"/>
            <w:jc w:val="center"/>
          </w:pPr>
        </w:pPrChange>
      </w:pPr>
      <w:ins w:id="8099" w:author="Ivan Pugachev" w:date="2025-12-19T09:58:00Z">
        <w:del w:id="810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WHERE pro_id = product_id;</w:delText>
          </w:r>
        </w:del>
      </w:ins>
    </w:p>
    <w:p w14:paraId="0FA48137" w14:textId="1F9892D8" w:rsidR="00D30024" w:rsidRPr="00D30024" w:rsidDel="003114D6" w:rsidRDefault="00D30024" w:rsidP="003114D6">
      <w:pPr>
        <w:ind w:firstLine="708"/>
        <w:rPr>
          <w:ins w:id="8102" w:author="Ivan Pugachev" w:date="2025-12-19T09:58:00Z"/>
          <w:del w:id="810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04" w:author="Ivan Pugachev" w:date="2025-12-19T09:59:00Z">
            <w:rPr>
              <w:ins w:id="8105" w:author="Ivan Pugachev" w:date="2025-12-19T09:58:00Z"/>
              <w:del w:id="81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07" w:author="Дмитрий Филимонов" w:date="2026-01-29T15:10:00Z">
          <w:pPr>
            <w:ind w:firstLine="708"/>
            <w:jc w:val="center"/>
          </w:pPr>
        </w:pPrChange>
      </w:pPr>
      <w:ins w:id="8108" w:author="Ivan Pugachev" w:date="2025-12-19T09:58:00Z">
        <w:del w:id="810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1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34FDD7D3" w14:textId="0C34DE62" w:rsidR="00D30024" w:rsidRPr="00D30024" w:rsidDel="003114D6" w:rsidRDefault="00D30024" w:rsidP="003114D6">
      <w:pPr>
        <w:ind w:firstLine="708"/>
        <w:rPr>
          <w:ins w:id="8111" w:author="Ivan Pugachev" w:date="2025-12-19T09:58:00Z"/>
          <w:del w:id="811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13" w:author="Ivan Pugachev" w:date="2025-12-19T09:59:00Z">
            <w:rPr>
              <w:ins w:id="8114" w:author="Ivan Pugachev" w:date="2025-12-19T09:58:00Z"/>
              <w:del w:id="811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16" w:author="Дмитрий Филимонов" w:date="2026-01-29T15:10:00Z">
          <w:pPr>
            <w:ind w:firstLine="708"/>
            <w:jc w:val="center"/>
          </w:pPr>
        </w:pPrChange>
      </w:pPr>
      <w:ins w:id="8117" w:author="Ivan Pugachev" w:date="2025-12-19T09:58:00Z">
        <w:del w:id="811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1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-- Проверяем существование товара</w:delText>
          </w:r>
        </w:del>
      </w:ins>
    </w:p>
    <w:p w14:paraId="094D8004" w14:textId="1F37DEFB" w:rsidR="00D30024" w:rsidRPr="00D30024" w:rsidDel="003114D6" w:rsidRDefault="00D30024" w:rsidP="003114D6">
      <w:pPr>
        <w:ind w:firstLine="708"/>
        <w:rPr>
          <w:ins w:id="8120" w:author="Ivan Pugachev" w:date="2025-12-19T09:58:00Z"/>
          <w:del w:id="812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22" w:author="Ivan Pugachev" w:date="2025-12-19T09:59:00Z">
            <w:rPr>
              <w:ins w:id="8123" w:author="Ivan Pugachev" w:date="2025-12-19T09:58:00Z"/>
              <w:del w:id="812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25" w:author="Дмитрий Филимонов" w:date="2026-01-29T15:10:00Z">
          <w:pPr>
            <w:ind w:firstLine="708"/>
            <w:jc w:val="center"/>
          </w:pPr>
        </w:pPrChange>
      </w:pPr>
      <w:ins w:id="8126" w:author="Ivan Pugachev" w:date="2025-12-19T09:58:00Z">
        <w:del w:id="812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2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IF product_quantity IS NULL THEN</w:delText>
          </w:r>
        </w:del>
      </w:ins>
    </w:p>
    <w:p w14:paraId="7D34BC11" w14:textId="5CFE6A4A" w:rsidR="00D30024" w:rsidRPr="00D30024" w:rsidDel="003114D6" w:rsidRDefault="00D30024" w:rsidP="003114D6">
      <w:pPr>
        <w:ind w:firstLine="708"/>
        <w:rPr>
          <w:ins w:id="8129" w:author="Ivan Pugachev" w:date="2025-12-19T09:58:00Z"/>
          <w:del w:id="813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31" w:author="Ivan Pugachev" w:date="2025-12-19T09:59:00Z">
            <w:rPr>
              <w:ins w:id="8132" w:author="Ivan Pugachev" w:date="2025-12-19T09:58:00Z"/>
              <w:del w:id="813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34" w:author="Дмитрий Филимонов" w:date="2026-01-29T15:10:00Z">
          <w:pPr>
            <w:ind w:firstLine="708"/>
            <w:jc w:val="center"/>
          </w:pPr>
        </w:pPrChange>
      </w:pPr>
      <w:ins w:id="8135" w:author="Ivan Pugachev" w:date="2025-12-19T09:58:00Z">
        <w:del w:id="813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3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SELECT 'Ошибка: Товар не найден' AS 'Результат';</w:delText>
          </w:r>
        </w:del>
      </w:ins>
    </w:p>
    <w:p w14:paraId="6B1FD53B" w14:textId="73439DEA" w:rsidR="00D30024" w:rsidRPr="00D30024" w:rsidDel="003114D6" w:rsidRDefault="00D30024" w:rsidP="003114D6">
      <w:pPr>
        <w:ind w:firstLine="708"/>
        <w:rPr>
          <w:ins w:id="8138" w:author="Ivan Pugachev" w:date="2025-12-19T09:58:00Z"/>
          <w:del w:id="81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40" w:author="Ivan Pugachev" w:date="2025-12-19T09:59:00Z">
            <w:rPr>
              <w:ins w:id="8141" w:author="Ivan Pugachev" w:date="2025-12-19T09:58:00Z"/>
              <w:del w:id="81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43" w:author="Дмитрий Филимонов" w:date="2026-01-29T15:10:00Z">
          <w:pPr>
            <w:ind w:firstLine="708"/>
            <w:jc w:val="center"/>
          </w:pPr>
        </w:pPrChange>
      </w:pPr>
      <w:ins w:id="8144" w:author="Ivan Pugachev" w:date="2025-12-19T09:58:00Z">
        <w:del w:id="81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-- Проверяем достаточно ли товара</w:delText>
          </w:r>
        </w:del>
      </w:ins>
    </w:p>
    <w:p w14:paraId="3F44186B" w14:textId="283C278A" w:rsidR="00D30024" w:rsidRPr="00D30024" w:rsidDel="003114D6" w:rsidRDefault="00D30024" w:rsidP="003114D6">
      <w:pPr>
        <w:ind w:firstLine="708"/>
        <w:rPr>
          <w:ins w:id="8147" w:author="Ivan Pugachev" w:date="2025-12-19T09:58:00Z"/>
          <w:del w:id="81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49" w:author="Ivan Pugachev" w:date="2025-12-19T09:59:00Z">
            <w:rPr>
              <w:ins w:id="8150" w:author="Ivan Pugachev" w:date="2025-12-19T09:58:00Z"/>
              <w:del w:id="81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52" w:author="Дмитрий Филимонов" w:date="2026-01-29T15:10:00Z">
          <w:pPr>
            <w:ind w:firstLine="708"/>
            <w:jc w:val="center"/>
          </w:pPr>
        </w:pPrChange>
      </w:pPr>
      <w:ins w:id="8153" w:author="Ivan Pugachev" w:date="2025-12-19T09:58:00Z">
        <w:del w:id="815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ELSEIF product_quantity &lt; quantity_ordered THEN</w:delText>
          </w:r>
        </w:del>
      </w:ins>
    </w:p>
    <w:p w14:paraId="32698E93" w14:textId="2A2E112C" w:rsidR="00D30024" w:rsidRPr="00D30024" w:rsidDel="003114D6" w:rsidRDefault="00D30024" w:rsidP="003114D6">
      <w:pPr>
        <w:ind w:firstLine="708"/>
        <w:rPr>
          <w:ins w:id="8156" w:author="Ivan Pugachev" w:date="2025-12-19T09:58:00Z"/>
          <w:del w:id="815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58" w:author="Ivan Pugachev" w:date="2025-12-19T09:59:00Z">
            <w:rPr>
              <w:ins w:id="8159" w:author="Ivan Pugachev" w:date="2025-12-19T09:58:00Z"/>
              <w:del w:id="816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61" w:author="Дмитрий Филимонов" w:date="2026-01-29T15:10:00Z">
          <w:pPr>
            <w:ind w:firstLine="708"/>
            <w:jc w:val="center"/>
          </w:pPr>
        </w:pPrChange>
      </w:pPr>
      <w:ins w:id="8162" w:author="Ivan Pugachev" w:date="2025-12-19T09:58:00Z">
        <w:del w:id="816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16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CONCAT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16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('Ошибка: Недостаточно товара.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В наличии: ', product_quantity) AS 'Результат';</w:delText>
          </w:r>
        </w:del>
      </w:ins>
    </w:p>
    <w:p w14:paraId="168F5EBE" w14:textId="23AF56D8" w:rsidR="00D30024" w:rsidRPr="00D30024" w:rsidDel="003114D6" w:rsidRDefault="00D30024" w:rsidP="003114D6">
      <w:pPr>
        <w:ind w:firstLine="708"/>
        <w:rPr>
          <w:ins w:id="8169" w:author="Ivan Pugachev" w:date="2025-12-19T09:58:00Z"/>
          <w:del w:id="817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71" w:author="Ivan Pugachev" w:date="2025-12-19T09:59:00Z">
            <w:rPr>
              <w:ins w:id="8172" w:author="Ivan Pugachev" w:date="2025-12-19T09:58:00Z"/>
              <w:del w:id="81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74" w:author="Дмитрий Филимонов" w:date="2026-01-29T15:10:00Z">
          <w:pPr>
            <w:ind w:firstLine="708"/>
            <w:jc w:val="center"/>
          </w:pPr>
        </w:pPrChange>
      </w:pPr>
      <w:ins w:id="8175" w:author="Ivan Pugachev" w:date="2025-12-19T09:58:00Z">
        <w:del w:id="817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7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ELSE</w:delText>
          </w:r>
        </w:del>
      </w:ins>
    </w:p>
    <w:p w14:paraId="1532617D" w14:textId="4EA5ECE9" w:rsidR="00D30024" w:rsidRPr="00D30024" w:rsidDel="003114D6" w:rsidRDefault="00D30024" w:rsidP="003114D6">
      <w:pPr>
        <w:ind w:firstLine="708"/>
        <w:rPr>
          <w:ins w:id="8178" w:author="Ivan Pugachev" w:date="2025-12-19T09:58:00Z"/>
          <w:del w:id="817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80" w:author="Ivan Pugachev" w:date="2025-12-19T09:59:00Z">
            <w:rPr>
              <w:ins w:id="8181" w:author="Ivan Pugachev" w:date="2025-12-19T09:58:00Z"/>
              <w:del w:id="81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83" w:author="Дмитрий Филимонов" w:date="2026-01-29T15:10:00Z">
          <w:pPr>
            <w:ind w:firstLine="708"/>
            <w:jc w:val="center"/>
          </w:pPr>
        </w:pPrChange>
      </w:pPr>
      <w:ins w:id="8184" w:author="Ivan Pugachev" w:date="2025-12-19T09:58:00Z">
        <w:del w:id="818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8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Вычисляем общую сумму заказа</w:delText>
          </w:r>
        </w:del>
      </w:ins>
    </w:p>
    <w:p w14:paraId="48D2B04E" w14:textId="6613E6B7" w:rsidR="00D30024" w:rsidRPr="00D30024" w:rsidDel="003114D6" w:rsidRDefault="00D30024" w:rsidP="003114D6">
      <w:pPr>
        <w:ind w:firstLine="708"/>
        <w:rPr>
          <w:ins w:id="8187" w:author="Ivan Pugachev" w:date="2025-12-19T09:58:00Z"/>
          <w:del w:id="818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89" w:author="Ivan Pugachev" w:date="2025-12-19T09:59:00Z">
            <w:rPr>
              <w:ins w:id="8190" w:author="Ivan Pugachev" w:date="2025-12-19T09:58:00Z"/>
              <w:del w:id="819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92" w:author="Дмитрий Филимонов" w:date="2026-01-29T15:10:00Z">
          <w:pPr>
            <w:ind w:firstLine="708"/>
            <w:jc w:val="center"/>
          </w:pPr>
        </w:pPrChange>
      </w:pPr>
      <w:ins w:id="8193" w:author="Ivan Pugachev" w:date="2025-12-19T09:58:00Z">
        <w:del w:id="819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9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SET total_amount = product_price * quantity_ordered;</w:delText>
          </w:r>
        </w:del>
      </w:ins>
    </w:p>
    <w:p w14:paraId="55C28D81" w14:textId="693A9E05" w:rsidR="00D30024" w:rsidRPr="00D30024" w:rsidDel="003114D6" w:rsidRDefault="00D30024" w:rsidP="003114D6">
      <w:pPr>
        <w:ind w:firstLine="708"/>
        <w:rPr>
          <w:ins w:id="8196" w:author="Ivan Pugachev" w:date="2025-12-19T09:58:00Z"/>
          <w:del w:id="819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98" w:author="Ivan Pugachev" w:date="2025-12-19T09:59:00Z">
            <w:rPr>
              <w:ins w:id="8199" w:author="Ivan Pugachev" w:date="2025-12-19T09:58:00Z"/>
              <w:del w:id="820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01" w:author="Дмитрий Филимонов" w:date="2026-01-29T15:10:00Z">
          <w:pPr>
            <w:ind w:firstLine="708"/>
            <w:jc w:val="center"/>
          </w:pPr>
        </w:pPrChange>
      </w:pPr>
      <w:ins w:id="8202" w:author="Ivan Pugachev" w:date="2025-12-19T09:58:00Z">
        <w:del w:id="820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0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23BB80A8" w14:textId="3F1BF7CD" w:rsidR="00D30024" w:rsidRPr="00D30024" w:rsidDel="003114D6" w:rsidRDefault="00D30024" w:rsidP="003114D6">
      <w:pPr>
        <w:ind w:firstLine="708"/>
        <w:rPr>
          <w:ins w:id="8205" w:author="Ivan Pugachev" w:date="2025-12-19T09:58:00Z"/>
          <w:del w:id="820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07" w:author="Ivan Pugachev" w:date="2025-12-19T09:59:00Z">
            <w:rPr>
              <w:ins w:id="8208" w:author="Ivan Pugachev" w:date="2025-12-19T09:58:00Z"/>
              <w:del w:id="82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10" w:author="Дмитрий Филимонов" w:date="2026-01-29T15:10:00Z">
          <w:pPr>
            <w:ind w:firstLine="708"/>
            <w:jc w:val="center"/>
          </w:pPr>
        </w:pPrChange>
      </w:pPr>
      <w:ins w:id="8211" w:author="Ivan Pugachev" w:date="2025-12-19T09:58:00Z">
        <w:del w:id="821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Вычисляем баллы (10% от суммы)</w:delText>
          </w:r>
        </w:del>
      </w:ins>
    </w:p>
    <w:p w14:paraId="6B436AFF" w14:textId="6DF6FB93" w:rsidR="00D30024" w:rsidRPr="00D30024" w:rsidDel="003114D6" w:rsidRDefault="00D30024" w:rsidP="003114D6">
      <w:pPr>
        <w:ind w:firstLine="708"/>
        <w:rPr>
          <w:ins w:id="8214" w:author="Ivan Pugachev" w:date="2025-12-19T09:58:00Z"/>
          <w:del w:id="82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16" w:author="Ivan Pugachev" w:date="2025-12-19T09:59:00Z">
            <w:rPr>
              <w:ins w:id="8217" w:author="Ivan Pugachev" w:date="2025-12-19T09:58:00Z"/>
              <w:del w:id="82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19" w:author="Дмитрий Филимонов" w:date="2026-01-29T15:10:00Z">
          <w:pPr>
            <w:ind w:firstLine="708"/>
            <w:jc w:val="center"/>
          </w:pPr>
        </w:pPrChange>
      </w:pPr>
      <w:ins w:id="8220" w:author="Ivan Pugachev" w:date="2025-12-19T09:58:00Z">
        <w:del w:id="822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2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SET points_to_add = total_amount * 0.10;</w:delText>
          </w:r>
        </w:del>
      </w:ins>
    </w:p>
    <w:p w14:paraId="146C9ACC" w14:textId="1C80B14D" w:rsidR="00D30024" w:rsidRPr="00D30024" w:rsidDel="003114D6" w:rsidRDefault="00D30024" w:rsidP="003114D6">
      <w:pPr>
        <w:ind w:firstLine="708"/>
        <w:rPr>
          <w:ins w:id="8223" w:author="Ivan Pugachev" w:date="2025-12-19T09:58:00Z"/>
          <w:del w:id="822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25" w:author="Ivan Pugachev" w:date="2025-12-19T09:59:00Z">
            <w:rPr>
              <w:ins w:id="8226" w:author="Ivan Pugachev" w:date="2025-12-19T09:58:00Z"/>
              <w:del w:id="822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28" w:author="Дмитрий Филимонов" w:date="2026-01-29T15:10:00Z">
          <w:pPr>
            <w:ind w:firstLine="708"/>
            <w:jc w:val="center"/>
          </w:pPr>
        </w:pPrChange>
      </w:pPr>
      <w:ins w:id="8229" w:author="Ivan Pugachev" w:date="2025-12-19T09:58:00Z">
        <w:del w:id="823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257B35CA" w14:textId="3D0A8B1C" w:rsidR="00D30024" w:rsidRPr="00AB0C02" w:rsidDel="003114D6" w:rsidRDefault="00D30024" w:rsidP="003114D6">
      <w:pPr>
        <w:ind w:firstLine="708"/>
        <w:rPr>
          <w:ins w:id="8232" w:author="Ivan Pugachev" w:date="2025-12-19T09:58:00Z"/>
          <w:del w:id="8233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234" w:author="Ivan Pugachev" w:date="2025-12-19T10:04:00Z">
            <w:rPr>
              <w:ins w:id="8235" w:author="Ivan Pugachev" w:date="2025-12-19T09:58:00Z"/>
              <w:del w:id="82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37" w:author="Дмитрий Филимонов" w:date="2026-01-29T15:10:00Z">
          <w:pPr>
            <w:ind w:firstLine="708"/>
            <w:jc w:val="center"/>
          </w:pPr>
        </w:pPrChange>
      </w:pPr>
      <w:ins w:id="8238" w:author="Ivan Pugachev" w:date="2025-12-19T09:58:00Z">
        <w:del w:id="823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4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24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Обновляем количество товара в меню</w:delText>
          </w:r>
        </w:del>
      </w:ins>
    </w:p>
    <w:p w14:paraId="02CB4A46" w14:textId="581ECF73" w:rsidR="00D30024" w:rsidRPr="00AB0C02" w:rsidDel="003114D6" w:rsidRDefault="00D30024" w:rsidP="003114D6">
      <w:pPr>
        <w:ind w:firstLine="708"/>
        <w:rPr>
          <w:ins w:id="8242" w:author="Ivan Pugachev" w:date="2025-12-19T09:58:00Z"/>
          <w:del w:id="8243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244" w:author="Ivan Pugachev" w:date="2025-12-19T10:04:00Z">
            <w:rPr>
              <w:ins w:id="8245" w:author="Ivan Pugachev" w:date="2025-12-19T09:58:00Z"/>
              <w:del w:id="82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47" w:author="Дмитрий Филимонов" w:date="2026-01-29T15:10:00Z">
          <w:pPr>
            <w:ind w:firstLine="708"/>
            <w:jc w:val="center"/>
          </w:pPr>
        </w:pPrChange>
      </w:pPr>
      <w:ins w:id="8248" w:author="Ivan Pugachev" w:date="2025-12-19T09:58:00Z">
        <w:del w:id="8249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25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UPDATE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25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5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menu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254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4BED0245" w14:textId="25BDF6EB" w:rsidR="00D30024" w:rsidRPr="00D30024" w:rsidDel="003114D6" w:rsidRDefault="00D30024" w:rsidP="003114D6">
      <w:pPr>
        <w:ind w:firstLine="708"/>
        <w:rPr>
          <w:ins w:id="8255" w:author="Ivan Pugachev" w:date="2025-12-19T09:58:00Z"/>
          <w:del w:id="825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57" w:author="Ivan Pugachev" w:date="2025-12-19T09:59:00Z">
            <w:rPr>
              <w:ins w:id="8258" w:author="Ivan Pugachev" w:date="2025-12-19T09:58:00Z"/>
              <w:del w:id="825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60" w:author="Дмитрий Филимонов" w:date="2026-01-29T15:10:00Z">
          <w:pPr>
            <w:ind w:firstLine="708"/>
            <w:jc w:val="center"/>
          </w:pPr>
        </w:pPrChange>
      </w:pPr>
      <w:ins w:id="8261" w:author="Ivan Pugachev" w:date="2025-12-19T09:58:00Z">
        <w:del w:id="8262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26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pro_quantity = pro_quantity - quantity_ordered</w:delText>
          </w:r>
        </w:del>
      </w:ins>
    </w:p>
    <w:p w14:paraId="5E7CFCAA" w14:textId="046E6EFD" w:rsidR="00D30024" w:rsidRPr="00D30024" w:rsidDel="003114D6" w:rsidRDefault="00D30024" w:rsidP="003114D6">
      <w:pPr>
        <w:ind w:firstLine="708"/>
        <w:rPr>
          <w:ins w:id="8265" w:author="Ivan Pugachev" w:date="2025-12-19T09:58:00Z"/>
          <w:del w:id="82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67" w:author="Ivan Pugachev" w:date="2025-12-19T09:59:00Z">
            <w:rPr>
              <w:ins w:id="8268" w:author="Ivan Pugachev" w:date="2025-12-19T09:58:00Z"/>
              <w:del w:id="82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70" w:author="Дмитрий Филимонов" w:date="2026-01-29T15:10:00Z">
          <w:pPr>
            <w:ind w:firstLine="708"/>
            <w:jc w:val="center"/>
          </w:pPr>
        </w:pPrChange>
      </w:pPr>
      <w:ins w:id="8271" w:author="Ivan Pugachev" w:date="2025-12-19T09:58:00Z">
        <w:del w:id="827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WHERE pro_id = product_id;</w:delText>
          </w:r>
        </w:del>
      </w:ins>
    </w:p>
    <w:p w14:paraId="7BF5F04D" w14:textId="1446C82C" w:rsidR="00D30024" w:rsidRPr="00D30024" w:rsidDel="003114D6" w:rsidRDefault="00D30024" w:rsidP="003114D6">
      <w:pPr>
        <w:ind w:firstLine="708"/>
        <w:rPr>
          <w:ins w:id="8274" w:author="Ivan Pugachev" w:date="2025-12-19T09:58:00Z"/>
          <w:del w:id="82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76" w:author="Ivan Pugachev" w:date="2025-12-19T09:59:00Z">
            <w:rPr>
              <w:ins w:id="8277" w:author="Ivan Pugachev" w:date="2025-12-19T09:58:00Z"/>
              <w:del w:id="82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79" w:author="Дмитрий Филимонов" w:date="2026-01-29T15:10:00Z">
          <w:pPr>
            <w:ind w:firstLine="708"/>
            <w:jc w:val="center"/>
          </w:pPr>
        </w:pPrChange>
      </w:pPr>
      <w:ins w:id="8280" w:author="Ivan Pugachev" w:date="2025-12-19T09:58:00Z">
        <w:del w:id="82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2510C56B" w14:textId="370A1EAC" w:rsidR="00D30024" w:rsidRPr="00D30024" w:rsidDel="003114D6" w:rsidRDefault="00D30024" w:rsidP="003114D6">
      <w:pPr>
        <w:ind w:firstLine="708"/>
        <w:rPr>
          <w:ins w:id="8283" w:author="Ivan Pugachev" w:date="2025-12-19T09:58:00Z"/>
          <w:del w:id="82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85" w:author="Ivan Pugachev" w:date="2025-12-19T09:59:00Z">
            <w:rPr>
              <w:ins w:id="8286" w:author="Ivan Pugachev" w:date="2025-12-19T09:58:00Z"/>
              <w:del w:id="82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88" w:author="Дмитрий Филимонов" w:date="2026-01-29T15:10:00Z">
          <w:pPr>
            <w:ind w:firstLine="708"/>
            <w:jc w:val="center"/>
          </w:pPr>
        </w:pPrChange>
      </w:pPr>
      <w:ins w:id="8289" w:author="Ivan Pugachev" w:date="2025-12-19T09:58:00Z">
        <w:del w:id="829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Начисляем баллы покупателю</w:delText>
          </w:r>
        </w:del>
      </w:ins>
    </w:p>
    <w:p w14:paraId="0F724EB3" w14:textId="453DECB8" w:rsidR="00D30024" w:rsidRPr="00D30024" w:rsidDel="003114D6" w:rsidRDefault="00D30024" w:rsidP="003114D6">
      <w:pPr>
        <w:ind w:firstLine="708"/>
        <w:rPr>
          <w:ins w:id="8292" w:author="Ivan Pugachev" w:date="2025-12-19T09:58:00Z"/>
          <w:del w:id="829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94" w:author="Ivan Pugachev" w:date="2025-12-19T09:59:00Z">
            <w:rPr>
              <w:ins w:id="8295" w:author="Ivan Pugachev" w:date="2025-12-19T09:58:00Z"/>
              <w:del w:id="829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97" w:author="Дмитрий Филимонов" w:date="2026-01-29T15:10:00Z">
          <w:pPr>
            <w:ind w:firstLine="708"/>
            <w:jc w:val="center"/>
          </w:pPr>
        </w:pPrChange>
      </w:pPr>
      <w:ins w:id="8298" w:author="Ivan Pugachev" w:date="2025-12-19T09:58:00Z">
        <w:del w:id="829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UPDATE customers </w:delText>
          </w:r>
        </w:del>
      </w:ins>
    </w:p>
    <w:p w14:paraId="2F41DEAD" w14:textId="36B88E51" w:rsidR="00D30024" w:rsidRPr="00D30024" w:rsidDel="003114D6" w:rsidRDefault="00D30024" w:rsidP="003114D6">
      <w:pPr>
        <w:ind w:firstLine="708"/>
        <w:rPr>
          <w:ins w:id="8301" w:author="Ivan Pugachev" w:date="2025-12-19T09:58:00Z"/>
          <w:del w:id="83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03" w:author="Ivan Pugachev" w:date="2025-12-19T09:59:00Z">
            <w:rPr>
              <w:ins w:id="8304" w:author="Ivan Pugachev" w:date="2025-12-19T09:58:00Z"/>
              <w:del w:id="83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06" w:author="Дмитрий Филимонов" w:date="2026-01-29T15:10:00Z">
          <w:pPr>
            <w:ind w:firstLine="708"/>
            <w:jc w:val="center"/>
          </w:pPr>
        </w:pPrChange>
      </w:pPr>
      <w:ins w:id="8307" w:author="Ivan Pugachev" w:date="2025-12-19T09:58:00Z">
        <w:del w:id="830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0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SET cust_points = cust_points + points_to_add</w:delText>
          </w:r>
        </w:del>
      </w:ins>
    </w:p>
    <w:p w14:paraId="0D086ECA" w14:textId="51039A0F" w:rsidR="00D30024" w:rsidRPr="00D30024" w:rsidDel="003114D6" w:rsidRDefault="00D30024" w:rsidP="003114D6">
      <w:pPr>
        <w:ind w:firstLine="708"/>
        <w:rPr>
          <w:ins w:id="8310" w:author="Ivan Pugachev" w:date="2025-12-19T09:58:00Z"/>
          <w:del w:id="831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12" w:author="Ivan Pugachev" w:date="2025-12-19T09:59:00Z">
            <w:rPr>
              <w:ins w:id="8313" w:author="Ivan Pugachev" w:date="2025-12-19T09:58:00Z"/>
              <w:del w:id="831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15" w:author="Дмитрий Филимонов" w:date="2026-01-29T15:10:00Z">
          <w:pPr>
            <w:ind w:firstLine="708"/>
            <w:jc w:val="center"/>
          </w:pPr>
        </w:pPrChange>
      </w:pPr>
      <w:ins w:id="8316" w:author="Ivan Pugachev" w:date="2025-12-19T09:58:00Z">
        <w:del w:id="831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1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WHERE cust_id = customer_id;</w:delText>
          </w:r>
        </w:del>
      </w:ins>
    </w:p>
    <w:p w14:paraId="178EE9FE" w14:textId="56ECD1C5" w:rsidR="00D30024" w:rsidRPr="00D30024" w:rsidDel="003114D6" w:rsidRDefault="00D30024" w:rsidP="003114D6">
      <w:pPr>
        <w:ind w:firstLine="708"/>
        <w:rPr>
          <w:ins w:id="8319" w:author="Ivan Pugachev" w:date="2025-12-19T09:58:00Z"/>
          <w:del w:id="832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21" w:author="Ivan Pugachev" w:date="2025-12-19T09:59:00Z">
            <w:rPr>
              <w:ins w:id="8322" w:author="Ivan Pugachev" w:date="2025-12-19T09:58:00Z"/>
              <w:del w:id="832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24" w:author="Дмитрий Филимонов" w:date="2026-01-29T15:10:00Z">
          <w:pPr>
            <w:ind w:firstLine="708"/>
            <w:jc w:val="center"/>
          </w:pPr>
        </w:pPrChange>
      </w:pPr>
      <w:ins w:id="8325" w:author="Ivan Pugachev" w:date="2025-12-19T09:58:00Z">
        <w:del w:id="832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60B36800" w14:textId="4EDFD5F6" w:rsidR="00D30024" w:rsidRPr="00AB0C02" w:rsidDel="003114D6" w:rsidRDefault="00D30024" w:rsidP="003114D6">
      <w:pPr>
        <w:ind w:firstLine="708"/>
        <w:rPr>
          <w:ins w:id="8328" w:author="Ivan Pugachev" w:date="2025-12-19T09:58:00Z"/>
          <w:del w:id="8329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330" w:author="Ivan Pugachev" w:date="2025-12-19T10:04:00Z">
            <w:rPr>
              <w:ins w:id="8331" w:author="Ivan Pugachev" w:date="2025-12-19T09:58:00Z"/>
              <w:del w:id="83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33" w:author="Дмитрий Филимонов" w:date="2026-01-29T15:10:00Z">
          <w:pPr>
            <w:ind w:firstLine="708"/>
            <w:jc w:val="center"/>
          </w:pPr>
        </w:pPrChange>
      </w:pPr>
      <w:ins w:id="8334" w:author="Ivan Pugachev" w:date="2025-12-19T09:58:00Z">
        <w:del w:id="833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3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3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Выводим результат операции с русскими названиями полей</w:delText>
          </w:r>
        </w:del>
      </w:ins>
    </w:p>
    <w:p w14:paraId="5DA9A0B7" w14:textId="3C2723C0" w:rsidR="00D30024" w:rsidRPr="00AB0C02" w:rsidDel="003114D6" w:rsidRDefault="00D30024" w:rsidP="003114D6">
      <w:pPr>
        <w:ind w:firstLine="708"/>
        <w:rPr>
          <w:ins w:id="8338" w:author="Ivan Pugachev" w:date="2025-12-19T09:58:00Z"/>
          <w:del w:id="8339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340" w:author="Ivan Pugachev" w:date="2025-12-19T10:04:00Z">
            <w:rPr>
              <w:ins w:id="8341" w:author="Ivan Pugachev" w:date="2025-12-19T09:58:00Z"/>
              <w:del w:id="83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43" w:author="Дмитрий Филимонов" w:date="2026-01-29T15:10:00Z">
          <w:pPr>
            <w:ind w:firstLine="708"/>
            <w:jc w:val="center"/>
          </w:pPr>
        </w:pPrChange>
      </w:pPr>
      <w:ins w:id="8344" w:author="Ivan Pugachev" w:date="2025-12-19T09:58:00Z">
        <w:del w:id="8345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4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48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4F8768B7" w14:textId="2D2C332B" w:rsidR="00D30024" w:rsidRPr="00AB0C02" w:rsidDel="003114D6" w:rsidRDefault="00D30024" w:rsidP="003114D6">
      <w:pPr>
        <w:ind w:firstLine="708"/>
        <w:rPr>
          <w:ins w:id="8349" w:author="Ivan Pugachev" w:date="2025-12-19T09:58:00Z"/>
          <w:del w:id="8350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351" w:author="Ivan Pugachev" w:date="2025-12-19T10:04:00Z">
            <w:rPr>
              <w:ins w:id="8352" w:author="Ivan Pugachev" w:date="2025-12-19T09:58:00Z"/>
              <w:del w:id="83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54" w:author="Дмитрий Филимонов" w:date="2026-01-29T15:10:00Z">
          <w:pPr>
            <w:ind w:firstLine="708"/>
            <w:jc w:val="center"/>
          </w:pPr>
        </w:pPrChange>
      </w:pPr>
      <w:ins w:id="8355" w:author="Ivan Pugachev" w:date="2025-12-19T09:58:00Z">
        <w:del w:id="8356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5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'Заказ успешно обработан'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5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5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'Результат',</w:delText>
          </w:r>
        </w:del>
      </w:ins>
    </w:p>
    <w:p w14:paraId="18C92553" w14:textId="327DE02F" w:rsidR="00D30024" w:rsidRPr="00D30024" w:rsidDel="003114D6" w:rsidRDefault="00D30024" w:rsidP="003114D6">
      <w:pPr>
        <w:ind w:firstLine="708"/>
        <w:rPr>
          <w:ins w:id="8360" w:author="Ivan Pugachev" w:date="2025-12-19T09:58:00Z"/>
          <w:del w:id="836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62" w:author="Ivan Pugachev" w:date="2025-12-19T09:59:00Z">
            <w:rPr>
              <w:ins w:id="8363" w:author="Ivan Pugachev" w:date="2025-12-19T09:58:00Z"/>
              <w:del w:id="836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65" w:author="Дмитрий Филимонов" w:date="2026-01-29T15:10:00Z">
          <w:pPr>
            <w:ind w:firstLine="708"/>
            <w:jc w:val="center"/>
          </w:pPr>
        </w:pPrChange>
      </w:pPr>
      <w:ins w:id="8366" w:author="Ivan Pugachev" w:date="2025-12-19T09:58:00Z">
        <w:del w:id="8367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68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(SELECT pro_name FROM menu WHERE pro_id = product_id) AS 'Название_Товара',</w:delText>
          </w:r>
        </w:del>
      </w:ins>
    </w:p>
    <w:p w14:paraId="77A9A9C1" w14:textId="14DEC011" w:rsidR="00D30024" w:rsidRPr="00D30024" w:rsidDel="003114D6" w:rsidRDefault="00D30024" w:rsidP="003114D6">
      <w:pPr>
        <w:ind w:firstLine="708"/>
        <w:rPr>
          <w:ins w:id="8370" w:author="Ivan Pugachev" w:date="2025-12-19T09:58:00Z"/>
          <w:del w:id="83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72" w:author="Ivan Pugachev" w:date="2025-12-19T09:59:00Z">
            <w:rPr>
              <w:ins w:id="8373" w:author="Ivan Pugachev" w:date="2025-12-19T09:58:00Z"/>
              <w:del w:id="83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75" w:author="Дмитрий Филимонов" w:date="2026-01-29T15:10:00Z">
          <w:pPr>
            <w:ind w:firstLine="708"/>
            <w:jc w:val="center"/>
          </w:pPr>
        </w:pPrChange>
      </w:pPr>
      <w:ins w:id="8376" w:author="Ivan Pugachev" w:date="2025-12-19T09:58:00Z">
        <w:del w:id="83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quantity_ordered AS 'Количество',</w:delText>
          </w:r>
        </w:del>
      </w:ins>
    </w:p>
    <w:p w14:paraId="42E251B1" w14:textId="4BC52349" w:rsidR="00D30024" w:rsidRPr="00D30024" w:rsidDel="003114D6" w:rsidRDefault="00D30024" w:rsidP="003114D6">
      <w:pPr>
        <w:ind w:firstLine="708"/>
        <w:rPr>
          <w:ins w:id="8379" w:author="Ivan Pugachev" w:date="2025-12-19T09:58:00Z"/>
          <w:del w:id="83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81" w:author="Ivan Pugachev" w:date="2025-12-19T09:59:00Z">
            <w:rPr>
              <w:ins w:id="8382" w:author="Ivan Pugachev" w:date="2025-12-19T09:58:00Z"/>
              <w:del w:id="83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84" w:author="Дмитрий Филимонов" w:date="2026-01-29T15:10:00Z">
          <w:pPr>
            <w:ind w:firstLine="708"/>
            <w:jc w:val="center"/>
          </w:pPr>
        </w:pPrChange>
      </w:pPr>
      <w:ins w:id="8385" w:author="Ivan Pugachev" w:date="2025-12-19T09:58:00Z">
        <w:del w:id="83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product_price AS 'Цена_за_Единицу',</w:delText>
          </w:r>
        </w:del>
      </w:ins>
    </w:p>
    <w:p w14:paraId="7F64C173" w14:textId="2065F794" w:rsidR="00D30024" w:rsidRPr="00D30024" w:rsidDel="003114D6" w:rsidRDefault="00D30024" w:rsidP="003114D6">
      <w:pPr>
        <w:ind w:firstLine="708"/>
        <w:rPr>
          <w:ins w:id="8388" w:author="Ivan Pugachev" w:date="2025-12-19T09:58:00Z"/>
          <w:del w:id="838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90" w:author="Ivan Pugachev" w:date="2025-12-19T09:59:00Z">
            <w:rPr>
              <w:ins w:id="8391" w:author="Ivan Pugachev" w:date="2025-12-19T09:58:00Z"/>
              <w:del w:id="83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93" w:author="Дмитрий Филимонов" w:date="2026-01-29T15:10:00Z">
          <w:pPr>
            <w:ind w:firstLine="708"/>
            <w:jc w:val="center"/>
          </w:pPr>
        </w:pPrChange>
      </w:pPr>
      <w:ins w:id="8394" w:author="Ivan Pugachev" w:date="2025-12-19T09:58:00Z">
        <w:del w:id="83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total_amount AS 'Общая_Сумма',</w:delText>
          </w:r>
        </w:del>
      </w:ins>
    </w:p>
    <w:p w14:paraId="575E43EC" w14:textId="27C7E336" w:rsidR="00D30024" w:rsidRPr="00D30024" w:rsidDel="003114D6" w:rsidRDefault="00D30024" w:rsidP="003114D6">
      <w:pPr>
        <w:ind w:firstLine="708"/>
        <w:rPr>
          <w:ins w:id="8397" w:author="Ivan Pugachev" w:date="2025-12-19T09:58:00Z"/>
          <w:del w:id="83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99" w:author="Ivan Pugachev" w:date="2025-12-19T09:59:00Z">
            <w:rPr>
              <w:ins w:id="8400" w:author="Ivan Pugachev" w:date="2025-12-19T09:58:00Z"/>
              <w:del w:id="84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02" w:author="Дмитрий Филимонов" w:date="2026-01-29T15:10:00Z">
          <w:pPr>
            <w:ind w:firstLine="708"/>
            <w:jc w:val="center"/>
          </w:pPr>
        </w:pPrChange>
      </w:pPr>
      <w:ins w:id="8403" w:author="Ivan Pugachev" w:date="2025-12-19T09:58:00Z">
        <w:del w:id="840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0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ROUND(points_to_add, 2) AS 'Начислено_Баллов';</w:delText>
          </w:r>
        </w:del>
      </w:ins>
    </w:p>
    <w:p w14:paraId="5660AB58" w14:textId="34CF69CE" w:rsidR="00D30024" w:rsidRPr="00D30024" w:rsidDel="003114D6" w:rsidRDefault="00D30024" w:rsidP="003114D6">
      <w:pPr>
        <w:ind w:firstLine="708"/>
        <w:rPr>
          <w:ins w:id="8406" w:author="Ivan Pugachev" w:date="2025-12-19T09:58:00Z"/>
          <w:del w:id="840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08" w:author="Ivan Pugachev" w:date="2025-12-19T09:59:00Z">
            <w:rPr>
              <w:ins w:id="8409" w:author="Ivan Pugachev" w:date="2025-12-19T09:58:00Z"/>
              <w:del w:id="841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11" w:author="Дмитрий Филимонов" w:date="2026-01-29T15:10:00Z">
          <w:pPr>
            <w:ind w:firstLine="708"/>
            <w:jc w:val="center"/>
          </w:pPr>
        </w:pPrChange>
      </w:pPr>
      <w:ins w:id="8412" w:author="Ivan Pugachev" w:date="2025-12-19T09:58:00Z">
        <w:del w:id="841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END IF;</w:delText>
          </w:r>
        </w:del>
      </w:ins>
    </w:p>
    <w:p w14:paraId="559A3D69" w14:textId="6688DE14" w:rsidR="00D30024" w:rsidRPr="00D30024" w:rsidDel="003114D6" w:rsidRDefault="00D30024" w:rsidP="003114D6">
      <w:pPr>
        <w:ind w:firstLine="708"/>
        <w:rPr>
          <w:ins w:id="8415" w:author="Ivan Pugachev" w:date="2025-12-19T09:58:00Z"/>
          <w:del w:id="841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17" w:author="Ivan Pugachev" w:date="2025-12-19T09:59:00Z">
            <w:rPr>
              <w:ins w:id="8418" w:author="Ivan Pugachev" w:date="2025-12-19T09:58:00Z"/>
              <w:del w:id="841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20" w:author="Дмитрий Филимонов" w:date="2026-01-29T15:10:00Z">
          <w:pPr>
            <w:ind w:firstLine="708"/>
            <w:jc w:val="center"/>
          </w:pPr>
        </w:pPrChange>
      </w:pPr>
      <w:ins w:id="8421" w:author="Ivan Pugachev" w:date="2025-12-19T09:58:00Z">
        <w:del w:id="842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2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END$$</w:delText>
          </w:r>
        </w:del>
      </w:ins>
    </w:p>
    <w:p w14:paraId="1932DB4F" w14:textId="2BBC84BA" w:rsidR="00D30024" w:rsidRPr="00D30024" w:rsidDel="003114D6" w:rsidRDefault="00D30024" w:rsidP="003114D6">
      <w:pPr>
        <w:ind w:firstLine="708"/>
        <w:rPr>
          <w:ins w:id="8424" w:author="Ivan Pugachev" w:date="2025-12-19T09:58:00Z"/>
          <w:del w:id="842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26" w:author="Ivan Pugachev" w:date="2025-12-19T09:59:00Z">
            <w:rPr>
              <w:ins w:id="8427" w:author="Ivan Pugachev" w:date="2025-12-19T09:58:00Z"/>
              <w:del w:id="84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29" w:author="Дмитрий Филимонов" w:date="2026-01-29T15:10:00Z">
          <w:pPr>
            <w:ind w:firstLine="708"/>
            <w:jc w:val="center"/>
          </w:pPr>
        </w:pPrChange>
      </w:pPr>
    </w:p>
    <w:p w14:paraId="4F142A55" w14:textId="01714DE0" w:rsidR="00D30024" w:rsidRPr="00D30024" w:rsidDel="003114D6" w:rsidRDefault="00D30024" w:rsidP="003114D6">
      <w:pPr>
        <w:ind w:firstLine="708"/>
        <w:rPr>
          <w:ins w:id="8430" w:author="Ivan Pugachev" w:date="2025-12-19T09:58:00Z"/>
          <w:del w:id="84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32" w:author="Ivan Pugachev" w:date="2025-12-19T09:59:00Z">
            <w:rPr>
              <w:ins w:id="8433" w:author="Ivan Pugachev" w:date="2025-12-19T09:58:00Z"/>
              <w:del w:id="84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35" w:author="Дмитрий Филимонов" w:date="2026-01-29T15:10:00Z">
          <w:pPr>
            <w:ind w:firstLine="708"/>
            <w:jc w:val="center"/>
          </w:pPr>
        </w:pPrChange>
      </w:pPr>
      <w:ins w:id="8436" w:author="Ivan Pugachev" w:date="2025-12-19T09:58:00Z">
        <w:del w:id="843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;</w:delText>
          </w:r>
        </w:del>
      </w:ins>
    </w:p>
    <w:p w14:paraId="53A8E767" w14:textId="72C54E55" w:rsidR="00D30024" w:rsidRPr="00D30024" w:rsidDel="003114D6" w:rsidRDefault="00D30024" w:rsidP="003114D6">
      <w:pPr>
        <w:ind w:firstLine="708"/>
        <w:rPr>
          <w:ins w:id="8439" w:author="Ivan Pugachev" w:date="2025-12-19T09:58:00Z"/>
          <w:del w:id="844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41" w:author="Ivan Pugachev" w:date="2025-12-19T09:59:00Z">
            <w:rPr>
              <w:ins w:id="8442" w:author="Ivan Pugachev" w:date="2025-12-19T09:58:00Z"/>
              <w:del w:id="844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44" w:author="Дмитрий Филимонов" w:date="2026-01-29T15:10:00Z">
          <w:pPr>
            <w:ind w:firstLine="708"/>
            <w:jc w:val="center"/>
          </w:pPr>
        </w:pPrChange>
      </w:pPr>
    </w:p>
    <w:p w14:paraId="11C2432C" w14:textId="3D851A86" w:rsidR="00D30024" w:rsidRPr="00D30024" w:rsidDel="003114D6" w:rsidRDefault="00D30024" w:rsidP="003114D6">
      <w:pPr>
        <w:ind w:firstLine="708"/>
        <w:rPr>
          <w:ins w:id="8445" w:author="Ivan Pugachev" w:date="2025-12-19T09:58:00Z"/>
          <w:del w:id="84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47" w:author="Ivan Pugachev" w:date="2025-12-19T09:59:00Z">
            <w:rPr>
              <w:ins w:id="8448" w:author="Ivan Pugachev" w:date="2025-12-19T09:58:00Z"/>
              <w:del w:id="84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50" w:author="Дмитрий Филимонов" w:date="2026-01-29T15:10:00Z">
          <w:pPr>
            <w:ind w:firstLine="708"/>
            <w:jc w:val="center"/>
          </w:pPr>
        </w:pPrChange>
      </w:pPr>
      <w:ins w:id="8451" w:author="Ivan Pugachev" w:date="2025-12-19T09:58:00Z">
        <w:del w:id="845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5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SQL_MODE=@OLD_SQL_MODE;</w:delText>
          </w:r>
        </w:del>
      </w:ins>
    </w:p>
    <w:p w14:paraId="64979FE9" w14:textId="50134C04" w:rsidR="00D30024" w:rsidRPr="00D30024" w:rsidDel="003114D6" w:rsidRDefault="00D30024" w:rsidP="003114D6">
      <w:pPr>
        <w:ind w:firstLine="708"/>
        <w:rPr>
          <w:ins w:id="8454" w:author="Ivan Pugachev" w:date="2025-12-19T09:58:00Z"/>
          <w:del w:id="845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56" w:author="Ivan Pugachev" w:date="2025-12-19T09:59:00Z">
            <w:rPr>
              <w:ins w:id="8457" w:author="Ivan Pugachev" w:date="2025-12-19T09:58:00Z"/>
              <w:del w:id="845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59" w:author="Дмитрий Филимонов" w:date="2026-01-29T15:10:00Z">
          <w:pPr>
            <w:ind w:firstLine="708"/>
            <w:jc w:val="center"/>
          </w:pPr>
        </w:pPrChange>
      </w:pPr>
      <w:ins w:id="8460" w:author="Ivan Pugachev" w:date="2025-12-19T09:58:00Z">
        <w:del w:id="846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FOREIGN_KEY_CHECKS=@OLD_FOREIGN_KEY_CHECKS;</w:delText>
          </w:r>
        </w:del>
      </w:ins>
    </w:p>
    <w:p w14:paraId="27DE9EF0" w14:textId="402FE357" w:rsidR="00D30024" w:rsidRPr="00D30024" w:rsidDel="003114D6" w:rsidRDefault="00D30024" w:rsidP="003114D6">
      <w:pPr>
        <w:ind w:firstLine="708"/>
        <w:rPr>
          <w:ins w:id="8463" w:author="Ivan Pugachev" w:date="2025-12-19T09:58:00Z"/>
          <w:del w:id="846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65" w:author="Ivan Pugachev" w:date="2025-12-19T09:59:00Z">
            <w:rPr>
              <w:ins w:id="8466" w:author="Ivan Pugachev" w:date="2025-12-19T09:58:00Z"/>
              <w:del w:id="846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68" w:author="Дмитрий Филимонов" w:date="2026-01-29T15:10:00Z">
          <w:pPr>
            <w:ind w:firstLine="708"/>
            <w:jc w:val="center"/>
          </w:pPr>
        </w:pPrChange>
      </w:pPr>
      <w:ins w:id="8469" w:author="Ivan Pugachev" w:date="2025-12-19T09:58:00Z">
        <w:del w:id="847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7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UNIQUE_CHECKS=@OLD_UNIQUE_CHECKS;</w:delText>
          </w:r>
        </w:del>
      </w:ins>
    </w:p>
    <w:p w14:paraId="2284293E" w14:textId="083160F8" w:rsidR="00D30024" w:rsidRPr="00D30024" w:rsidDel="003114D6" w:rsidRDefault="00D30024" w:rsidP="003114D6">
      <w:pPr>
        <w:ind w:firstLine="708"/>
        <w:rPr>
          <w:ins w:id="8472" w:author="Ivan Pugachev" w:date="2025-12-19T09:58:00Z"/>
          <w:del w:id="847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74" w:author="Ivan Pugachev" w:date="2025-12-19T09:59:00Z">
            <w:rPr>
              <w:ins w:id="8475" w:author="Ivan Pugachev" w:date="2025-12-19T09:58:00Z"/>
              <w:del w:id="847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77" w:author="Дмитрий Филимонов" w:date="2026-01-29T15:10:00Z">
          <w:pPr>
            <w:ind w:firstLine="708"/>
            <w:jc w:val="center"/>
          </w:pPr>
        </w:pPrChange>
      </w:pPr>
    </w:p>
    <w:p w14:paraId="432EF103" w14:textId="6356B6DE" w:rsidR="00D30024" w:rsidRPr="00D30024" w:rsidDel="003114D6" w:rsidRDefault="00D30024" w:rsidP="003114D6">
      <w:pPr>
        <w:ind w:firstLine="708"/>
        <w:rPr>
          <w:ins w:id="8478" w:author="Ivan Pugachev" w:date="2025-12-19T09:58:00Z"/>
          <w:del w:id="847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80" w:author="Ivan Pugachev" w:date="2025-12-19T09:59:00Z">
            <w:rPr>
              <w:ins w:id="8481" w:author="Ivan Pugachev" w:date="2025-12-19T09:58:00Z"/>
              <w:del w:id="84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83" w:author="Дмитрий Филимонов" w:date="2026-01-29T15:10:00Z">
          <w:pPr>
            <w:ind w:firstLine="708"/>
            <w:jc w:val="center"/>
          </w:pPr>
        </w:pPrChange>
      </w:pPr>
      <w:ins w:id="8484" w:author="Ivan Pugachev" w:date="2025-12-19T09:58:00Z">
        <w:del w:id="848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8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AE0D07C" w14:textId="23EC34DF" w:rsidR="00D30024" w:rsidRPr="00D30024" w:rsidDel="003114D6" w:rsidRDefault="00D30024" w:rsidP="003114D6">
      <w:pPr>
        <w:ind w:firstLine="708"/>
        <w:rPr>
          <w:ins w:id="8487" w:author="Ivan Pugachev" w:date="2025-12-19T09:58:00Z"/>
          <w:del w:id="848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89" w:author="Ivan Pugachev" w:date="2025-12-19T09:59:00Z">
            <w:rPr>
              <w:ins w:id="8490" w:author="Ivan Pugachev" w:date="2025-12-19T09:58:00Z"/>
              <w:del w:id="849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92" w:author="Дмитрий Филимонов" w:date="2026-01-29T15:10:00Z">
          <w:pPr>
            <w:ind w:firstLine="708"/>
            <w:jc w:val="center"/>
          </w:pPr>
        </w:pPrChange>
      </w:pPr>
      <w:ins w:id="8493" w:author="Ivan Pugachev" w:date="2025-12-19T09:58:00Z">
        <w:del w:id="849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9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Data for table `coffee_shop`.`inventory`</w:delText>
          </w:r>
        </w:del>
      </w:ins>
    </w:p>
    <w:p w14:paraId="1DAB216E" w14:textId="3E398B11" w:rsidR="00D30024" w:rsidRPr="00D30024" w:rsidDel="003114D6" w:rsidRDefault="00D30024" w:rsidP="003114D6">
      <w:pPr>
        <w:ind w:firstLine="708"/>
        <w:rPr>
          <w:ins w:id="8496" w:author="Ivan Pugachev" w:date="2025-12-19T09:58:00Z"/>
          <w:del w:id="849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98" w:author="Ivan Pugachev" w:date="2025-12-19T09:59:00Z">
            <w:rPr>
              <w:ins w:id="8499" w:author="Ivan Pugachev" w:date="2025-12-19T09:58:00Z"/>
              <w:del w:id="850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01" w:author="Дмитрий Филимонов" w:date="2026-01-29T15:10:00Z">
          <w:pPr>
            <w:ind w:firstLine="708"/>
            <w:jc w:val="center"/>
          </w:pPr>
        </w:pPrChange>
      </w:pPr>
      <w:ins w:id="8502" w:author="Ivan Pugachev" w:date="2025-12-19T09:58:00Z">
        <w:del w:id="850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0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492E4084" w14:textId="4603ABB3" w:rsidR="00D30024" w:rsidRPr="00D30024" w:rsidDel="003114D6" w:rsidRDefault="00D30024" w:rsidP="003114D6">
      <w:pPr>
        <w:ind w:firstLine="708"/>
        <w:rPr>
          <w:ins w:id="8505" w:author="Ivan Pugachev" w:date="2025-12-19T09:58:00Z"/>
          <w:del w:id="850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07" w:author="Ivan Pugachev" w:date="2025-12-19T09:59:00Z">
            <w:rPr>
              <w:ins w:id="8508" w:author="Ivan Pugachev" w:date="2025-12-19T09:58:00Z"/>
              <w:del w:id="85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10" w:author="Дмитрий Филимонов" w:date="2026-01-29T15:10:00Z">
          <w:pPr>
            <w:ind w:firstLine="708"/>
            <w:jc w:val="center"/>
          </w:pPr>
        </w:pPrChange>
      </w:pPr>
      <w:ins w:id="8511" w:author="Ivan Pugachev" w:date="2025-12-19T09:58:00Z">
        <w:del w:id="851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START TRANSACTION;</w:delText>
          </w:r>
        </w:del>
      </w:ins>
    </w:p>
    <w:p w14:paraId="0E6DF3B4" w14:textId="213C9E6F" w:rsidR="00D30024" w:rsidRPr="00D30024" w:rsidDel="003114D6" w:rsidRDefault="00D30024" w:rsidP="003114D6">
      <w:pPr>
        <w:ind w:firstLine="708"/>
        <w:rPr>
          <w:ins w:id="8514" w:author="Ivan Pugachev" w:date="2025-12-19T09:58:00Z"/>
          <w:del w:id="85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16" w:author="Ivan Pugachev" w:date="2025-12-19T09:59:00Z">
            <w:rPr>
              <w:ins w:id="8517" w:author="Ivan Pugachev" w:date="2025-12-19T09:58:00Z"/>
              <w:del w:id="85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19" w:author="Дмитрий Филимонов" w:date="2026-01-29T15:10:00Z">
          <w:pPr>
            <w:ind w:firstLine="708"/>
            <w:jc w:val="center"/>
          </w:pPr>
        </w:pPrChange>
      </w:pPr>
      <w:ins w:id="8520" w:author="Ivan Pugachev" w:date="2025-12-19T09:58:00Z">
        <w:del w:id="852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2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2B2AFB83" w14:textId="0A8A1AD4" w:rsidR="00D30024" w:rsidRPr="00D30024" w:rsidDel="003114D6" w:rsidRDefault="00D30024" w:rsidP="003114D6">
      <w:pPr>
        <w:ind w:firstLine="708"/>
        <w:rPr>
          <w:ins w:id="8523" w:author="Ivan Pugachev" w:date="2025-12-19T09:58:00Z"/>
          <w:del w:id="852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25" w:author="Ivan Pugachev" w:date="2025-12-19T09:59:00Z">
            <w:rPr>
              <w:ins w:id="8526" w:author="Ivan Pugachev" w:date="2025-12-19T09:58:00Z"/>
              <w:del w:id="852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28" w:author="Дмитрий Филимонов" w:date="2026-01-29T15:10:00Z">
          <w:pPr>
            <w:ind w:firstLine="708"/>
            <w:jc w:val="center"/>
          </w:pPr>
        </w:pPrChange>
      </w:pPr>
      <w:ins w:id="8529" w:author="Ivan Pugachev" w:date="2025-12-19T09:58:00Z">
        <w:del w:id="853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`coffee_shop`.`inventory` (`int_id`, `int_name`, `int_quantity`, `int_min_quantity`, `supplier_id`) VALUES (1, 'flour', 10, 5, 1);</w:delText>
          </w:r>
        </w:del>
      </w:ins>
    </w:p>
    <w:p w14:paraId="2AFF9021" w14:textId="3FE82C57" w:rsidR="00D30024" w:rsidRPr="00D30024" w:rsidDel="003114D6" w:rsidRDefault="00D30024" w:rsidP="003114D6">
      <w:pPr>
        <w:ind w:firstLine="708"/>
        <w:rPr>
          <w:ins w:id="8532" w:author="Ivan Pugachev" w:date="2025-12-19T09:58:00Z"/>
          <w:del w:id="853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34" w:author="Ivan Pugachev" w:date="2025-12-19T09:59:00Z">
            <w:rPr>
              <w:ins w:id="8535" w:author="Ivan Pugachev" w:date="2025-12-19T09:58:00Z"/>
              <w:del w:id="85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37" w:author="Дмитрий Филимонов" w:date="2026-01-29T15:10:00Z">
          <w:pPr>
            <w:ind w:firstLine="708"/>
            <w:jc w:val="center"/>
          </w:pPr>
        </w:pPrChange>
      </w:pPr>
      <w:ins w:id="8538" w:author="Ivan Pugachev" w:date="2025-12-19T09:58:00Z">
        <w:del w:id="853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4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`coffee_shop`.`inventory` (`int_id`, `int_name`, `int_quantity`, `int_min_quantity`, `supplier_id`) VALUES (2, 'coffee_beans', 15, 10, 1);</w:delText>
          </w:r>
        </w:del>
      </w:ins>
    </w:p>
    <w:p w14:paraId="29491D07" w14:textId="33DB9726" w:rsidR="00D30024" w:rsidRPr="00D30024" w:rsidDel="003114D6" w:rsidRDefault="00D30024" w:rsidP="003114D6">
      <w:pPr>
        <w:ind w:firstLine="708"/>
        <w:rPr>
          <w:ins w:id="8541" w:author="Ivan Pugachev" w:date="2025-12-19T09:58:00Z"/>
          <w:del w:id="854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43" w:author="Ivan Pugachev" w:date="2025-12-19T09:59:00Z">
            <w:rPr>
              <w:ins w:id="8544" w:author="Ivan Pugachev" w:date="2025-12-19T09:58:00Z"/>
              <w:del w:id="854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46" w:author="Дмитрий Филимонов" w:date="2026-01-29T15:10:00Z">
          <w:pPr>
            <w:ind w:firstLine="708"/>
            <w:jc w:val="center"/>
          </w:pPr>
        </w:pPrChange>
      </w:pPr>
      <w:ins w:id="8547" w:author="Ivan Pugachev" w:date="2025-12-19T09:58:00Z">
        <w:del w:id="854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4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`coffee_shop`.`inventory` (`int_id`, `int_name`, `int_quantity`, `int_min_quantity`, `supplier_id`) VALUES (3, 'glasses', 50, 20, 3);</w:delText>
          </w:r>
        </w:del>
      </w:ins>
    </w:p>
    <w:p w14:paraId="74EB639E" w14:textId="7705A07F" w:rsidR="00D30024" w:rsidRPr="00D30024" w:rsidDel="003114D6" w:rsidRDefault="00D30024" w:rsidP="003114D6">
      <w:pPr>
        <w:ind w:firstLine="708"/>
        <w:rPr>
          <w:ins w:id="8550" w:author="Ivan Pugachev" w:date="2025-12-19T09:58:00Z"/>
          <w:del w:id="855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52" w:author="Ivan Pugachev" w:date="2025-12-19T09:59:00Z">
            <w:rPr>
              <w:ins w:id="8553" w:author="Ivan Pugachev" w:date="2025-12-19T09:58:00Z"/>
              <w:del w:id="855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55" w:author="Дмитрий Филимонов" w:date="2026-01-29T15:10:00Z">
          <w:pPr>
            <w:ind w:firstLine="708"/>
            <w:jc w:val="center"/>
          </w:pPr>
        </w:pPrChange>
      </w:pPr>
      <w:ins w:id="8556" w:author="Ivan Pugachev" w:date="2025-12-19T09:58:00Z">
        <w:del w:id="855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5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`coffee_shop`.`inventory` (`int_id`, `int_name`, `int_quantity`, `int_min_quantity`, `supplier_id`) VALUES (4, 'milk', 20, 10, 2);</w:delText>
          </w:r>
        </w:del>
      </w:ins>
    </w:p>
    <w:p w14:paraId="05598895" w14:textId="2DEB23FF" w:rsidR="00D30024" w:rsidRPr="00D30024" w:rsidDel="003114D6" w:rsidRDefault="00D30024" w:rsidP="003114D6">
      <w:pPr>
        <w:ind w:firstLine="708"/>
        <w:rPr>
          <w:ins w:id="8559" w:author="Ivan Pugachev" w:date="2025-12-19T09:58:00Z"/>
          <w:del w:id="856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61" w:author="Ivan Pugachev" w:date="2025-12-19T09:59:00Z">
            <w:rPr>
              <w:ins w:id="8562" w:author="Ivan Pugachev" w:date="2025-12-19T09:58:00Z"/>
              <w:del w:id="856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64" w:author="Дмитрий Филимонов" w:date="2026-01-29T15:10:00Z">
          <w:pPr>
            <w:ind w:firstLine="708"/>
            <w:jc w:val="center"/>
          </w:pPr>
        </w:pPrChange>
      </w:pPr>
    </w:p>
    <w:p w14:paraId="56D96A0F" w14:textId="50375665" w:rsidR="00D30024" w:rsidRPr="00D30024" w:rsidDel="003114D6" w:rsidRDefault="00D30024" w:rsidP="003114D6">
      <w:pPr>
        <w:ind w:firstLine="708"/>
        <w:rPr>
          <w:ins w:id="8565" w:author="Ivan Pugachev" w:date="2025-12-19T09:58:00Z"/>
          <w:del w:id="85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67" w:author="Ivan Pugachev" w:date="2025-12-19T09:59:00Z">
            <w:rPr>
              <w:ins w:id="8568" w:author="Ivan Pugachev" w:date="2025-12-19T09:58:00Z"/>
              <w:del w:id="85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70" w:author="Дмитрий Филимонов" w:date="2026-01-29T15:10:00Z">
          <w:pPr>
            <w:ind w:firstLine="708"/>
            <w:jc w:val="center"/>
          </w:pPr>
        </w:pPrChange>
      </w:pPr>
      <w:ins w:id="8571" w:author="Ivan Pugachev" w:date="2025-12-19T09:58:00Z">
        <w:del w:id="857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COMMIT;</w:delText>
          </w:r>
        </w:del>
      </w:ins>
    </w:p>
    <w:p w14:paraId="6DC6A88C" w14:textId="75FA3B6D" w:rsidR="00D30024" w:rsidRPr="00D30024" w:rsidDel="003114D6" w:rsidRDefault="00D30024" w:rsidP="003114D6">
      <w:pPr>
        <w:ind w:firstLine="708"/>
        <w:rPr>
          <w:ins w:id="8574" w:author="Ivan Pugachev" w:date="2025-12-19T09:58:00Z"/>
          <w:del w:id="85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76" w:author="Ivan Pugachev" w:date="2025-12-19T09:59:00Z">
            <w:rPr>
              <w:ins w:id="8577" w:author="Ivan Pugachev" w:date="2025-12-19T09:58:00Z"/>
              <w:del w:id="85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79" w:author="Дмитрий Филимонов" w:date="2026-01-29T15:10:00Z">
          <w:pPr>
            <w:ind w:firstLine="708"/>
            <w:jc w:val="center"/>
          </w:pPr>
        </w:pPrChange>
      </w:pPr>
    </w:p>
    <w:p w14:paraId="793D00A9" w14:textId="1BC6C387" w:rsidR="00D30024" w:rsidRPr="00D30024" w:rsidDel="003114D6" w:rsidRDefault="00D30024" w:rsidP="003114D6">
      <w:pPr>
        <w:ind w:firstLine="708"/>
        <w:rPr>
          <w:ins w:id="8580" w:author="Ivan Pugachev" w:date="2025-12-19T09:58:00Z"/>
          <w:del w:id="858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82" w:author="Ivan Pugachev" w:date="2025-12-19T09:59:00Z">
            <w:rPr>
              <w:ins w:id="8583" w:author="Ivan Pugachev" w:date="2025-12-19T09:58:00Z"/>
              <w:del w:id="858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85" w:author="Дмитрий Филимонов" w:date="2026-01-29T15:10:00Z">
          <w:pPr>
            <w:ind w:firstLine="708"/>
            <w:jc w:val="center"/>
          </w:pPr>
        </w:pPrChange>
      </w:pPr>
    </w:p>
    <w:p w14:paraId="344F52B3" w14:textId="677C226E" w:rsidR="00D30024" w:rsidRPr="00D30024" w:rsidDel="003114D6" w:rsidRDefault="00D30024" w:rsidP="003114D6">
      <w:pPr>
        <w:ind w:firstLine="708"/>
        <w:rPr>
          <w:ins w:id="8586" w:author="Ivan Pugachev" w:date="2025-12-19T09:58:00Z"/>
          <w:del w:id="85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88" w:author="Ivan Pugachev" w:date="2025-12-19T09:59:00Z">
            <w:rPr>
              <w:ins w:id="8589" w:author="Ivan Pugachev" w:date="2025-12-19T09:58:00Z"/>
              <w:del w:id="85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91" w:author="Дмитрий Филимонов" w:date="2026-01-29T15:10:00Z">
          <w:pPr>
            <w:ind w:firstLine="708"/>
            <w:jc w:val="center"/>
          </w:pPr>
        </w:pPrChange>
      </w:pPr>
      <w:ins w:id="8592" w:author="Ivan Pugachev" w:date="2025-12-19T09:58:00Z">
        <w:del w:id="85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622467E1" w14:textId="14D3C832" w:rsidR="00D30024" w:rsidRPr="00D30024" w:rsidDel="003114D6" w:rsidRDefault="00D30024" w:rsidP="003114D6">
      <w:pPr>
        <w:ind w:firstLine="708"/>
        <w:rPr>
          <w:ins w:id="8595" w:author="Ivan Pugachev" w:date="2025-12-19T09:58:00Z"/>
          <w:del w:id="859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97" w:author="Ivan Pugachev" w:date="2025-12-19T09:59:00Z">
            <w:rPr>
              <w:ins w:id="8598" w:author="Ivan Pugachev" w:date="2025-12-19T09:58:00Z"/>
              <w:del w:id="85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00" w:author="Дмитрий Филимонов" w:date="2026-01-29T15:10:00Z">
          <w:pPr>
            <w:ind w:firstLine="708"/>
            <w:jc w:val="center"/>
          </w:pPr>
        </w:pPrChange>
      </w:pPr>
      <w:ins w:id="8601" w:author="Ivan Pugachev" w:date="2025-12-19T09:58:00Z">
        <w:del w:id="860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0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Data for table `coffee_shop`.`menu`</w:delText>
          </w:r>
        </w:del>
      </w:ins>
    </w:p>
    <w:p w14:paraId="29B20E30" w14:textId="2D9899D7" w:rsidR="00D30024" w:rsidRPr="00D30024" w:rsidDel="003114D6" w:rsidRDefault="00D30024" w:rsidP="003114D6">
      <w:pPr>
        <w:ind w:firstLine="708"/>
        <w:rPr>
          <w:ins w:id="8604" w:author="Ivan Pugachev" w:date="2025-12-19T09:58:00Z"/>
          <w:del w:id="860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06" w:author="Ivan Pugachev" w:date="2025-12-19T09:59:00Z">
            <w:rPr>
              <w:ins w:id="8607" w:author="Ivan Pugachev" w:date="2025-12-19T09:58:00Z"/>
              <w:del w:id="860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09" w:author="Дмитрий Филимонов" w:date="2026-01-29T15:10:00Z">
          <w:pPr>
            <w:ind w:firstLine="708"/>
            <w:jc w:val="center"/>
          </w:pPr>
        </w:pPrChange>
      </w:pPr>
      <w:ins w:id="8610" w:author="Ivan Pugachev" w:date="2025-12-19T09:58:00Z">
        <w:del w:id="861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2ED70D0C" w14:textId="45B65C4A" w:rsidR="00D30024" w:rsidRPr="00D30024" w:rsidDel="003114D6" w:rsidRDefault="00D30024" w:rsidP="003114D6">
      <w:pPr>
        <w:ind w:firstLine="708"/>
        <w:rPr>
          <w:ins w:id="8613" w:author="Ivan Pugachev" w:date="2025-12-19T09:58:00Z"/>
          <w:del w:id="861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15" w:author="Ivan Pugachev" w:date="2025-12-19T09:59:00Z">
            <w:rPr>
              <w:ins w:id="8616" w:author="Ivan Pugachev" w:date="2025-12-19T09:58:00Z"/>
              <w:del w:id="861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18" w:author="Дмитрий Филимонов" w:date="2026-01-29T15:10:00Z">
          <w:pPr>
            <w:ind w:firstLine="708"/>
            <w:jc w:val="center"/>
          </w:pPr>
        </w:pPrChange>
      </w:pPr>
      <w:ins w:id="8619" w:author="Ivan Pugachev" w:date="2025-12-19T09:58:00Z">
        <w:del w:id="862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2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START TRANSACTION;</w:delText>
          </w:r>
        </w:del>
      </w:ins>
    </w:p>
    <w:p w14:paraId="0B1C5563" w14:textId="7FBDB798" w:rsidR="00D30024" w:rsidRPr="00D30024" w:rsidDel="003114D6" w:rsidRDefault="00D30024" w:rsidP="003114D6">
      <w:pPr>
        <w:ind w:firstLine="708"/>
        <w:rPr>
          <w:ins w:id="8622" w:author="Ivan Pugachev" w:date="2025-12-19T09:58:00Z"/>
          <w:del w:id="862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24" w:author="Ivan Pugachev" w:date="2025-12-19T09:59:00Z">
            <w:rPr>
              <w:ins w:id="8625" w:author="Ivan Pugachev" w:date="2025-12-19T09:58:00Z"/>
              <w:del w:id="862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27" w:author="Дмитрий Филимонов" w:date="2026-01-29T15:10:00Z">
          <w:pPr>
            <w:ind w:firstLine="708"/>
            <w:jc w:val="center"/>
          </w:pPr>
        </w:pPrChange>
      </w:pPr>
      <w:ins w:id="8628" w:author="Ivan Pugachev" w:date="2025-12-19T09:58:00Z">
        <w:del w:id="862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3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59046A24" w14:textId="0B11E224" w:rsidR="00D30024" w:rsidRPr="00D30024" w:rsidDel="003114D6" w:rsidRDefault="00D30024" w:rsidP="003114D6">
      <w:pPr>
        <w:ind w:firstLine="708"/>
        <w:rPr>
          <w:ins w:id="8631" w:author="Ivan Pugachev" w:date="2025-12-19T09:58:00Z"/>
          <w:del w:id="86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33" w:author="Ivan Pugachev" w:date="2025-12-19T09:59:00Z">
            <w:rPr>
              <w:ins w:id="8634" w:author="Ivan Pugachev" w:date="2025-12-19T09:58:00Z"/>
              <w:del w:id="86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36" w:author="Дмитрий Филимонов" w:date="2026-01-29T15:10:00Z">
          <w:pPr>
            <w:ind w:firstLine="708"/>
            <w:jc w:val="center"/>
          </w:pPr>
        </w:pPrChange>
      </w:pPr>
      <w:ins w:id="8637" w:author="Ivan Pugachev" w:date="2025-12-19T09:58:00Z">
        <w:del w:id="86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`coffee_shop`.`menu` (`pro_id`, `pro_name`, `pro_category`, `pro_price`, `cost_price`, `pro_quantity`, `inventory_int_id`) VALUES (1, 'latte', 'coffee', 120, 90, 2, NULL);</w:delText>
          </w:r>
        </w:del>
      </w:ins>
    </w:p>
    <w:p w14:paraId="1968C33E" w14:textId="25A1A6CF" w:rsidR="00D30024" w:rsidRPr="00D30024" w:rsidDel="003114D6" w:rsidRDefault="00D30024" w:rsidP="003114D6">
      <w:pPr>
        <w:ind w:firstLine="708"/>
        <w:rPr>
          <w:ins w:id="8640" w:author="Ivan Pugachev" w:date="2025-12-19T09:58:00Z"/>
          <w:del w:id="86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42" w:author="Ivan Pugachev" w:date="2025-12-19T09:59:00Z">
            <w:rPr>
              <w:ins w:id="8643" w:author="Ivan Pugachev" w:date="2025-12-19T09:58:00Z"/>
              <w:del w:id="86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45" w:author="Дмитрий Филимонов" w:date="2026-01-29T15:10:00Z">
          <w:pPr>
            <w:ind w:firstLine="708"/>
            <w:jc w:val="center"/>
          </w:pPr>
        </w:pPrChange>
      </w:pPr>
      <w:ins w:id="8646" w:author="Ivan Pugachev" w:date="2025-12-19T09:58:00Z">
        <w:del w:id="86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`coffee_shop`.`menu` (`pro_id`, `pro_name`, `pro_category`, `pro_price`, `cost_price`, `pro_quantity`, `inventory_int_id`) VALUES (2, 'croissant', 'bakery', 80, 30, 5, NULL);</w:delText>
          </w:r>
        </w:del>
      </w:ins>
    </w:p>
    <w:p w14:paraId="6316E508" w14:textId="5A7ACBCE" w:rsidR="00D30024" w:rsidRPr="00D30024" w:rsidDel="003114D6" w:rsidRDefault="00D30024" w:rsidP="003114D6">
      <w:pPr>
        <w:ind w:firstLine="708"/>
        <w:rPr>
          <w:ins w:id="8649" w:author="Ivan Pugachev" w:date="2025-12-19T09:58:00Z"/>
          <w:del w:id="86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51" w:author="Ivan Pugachev" w:date="2025-12-19T09:59:00Z">
            <w:rPr>
              <w:ins w:id="8652" w:author="Ivan Pugachev" w:date="2025-12-19T09:58:00Z"/>
              <w:del w:id="86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54" w:author="Дмитрий Филимонов" w:date="2026-01-29T15:10:00Z">
          <w:pPr>
            <w:ind w:firstLine="708"/>
            <w:jc w:val="center"/>
          </w:pPr>
        </w:pPrChange>
      </w:pPr>
      <w:ins w:id="8655" w:author="Ivan Pugachev" w:date="2025-12-19T09:58:00Z">
        <w:del w:id="865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`coffee_shop`.`menu` (`pro_id`, `pro_name`, `pro_category`, `pro_price`, `cost_price`, `pro_quantity`, `inventory_int_id`) VALUES (3, 'americano ', 'coffee', 90, 50, 3, NULL);</w:delText>
          </w:r>
        </w:del>
      </w:ins>
    </w:p>
    <w:p w14:paraId="005D5700" w14:textId="4D67C023" w:rsidR="00D30024" w:rsidRPr="00D30024" w:rsidDel="003114D6" w:rsidRDefault="00D30024" w:rsidP="003114D6">
      <w:pPr>
        <w:ind w:firstLine="708"/>
        <w:rPr>
          <w:ins w:id="8658" w:author="Ivan Pugachev" w:date="2025-12-19T09:58:00Z"/>
          <w:del w:id="86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60" w:author="Ivan Pugachev" w:date="2025-12-19T09:59:00Z">
            <w:rPr>
              <w:ins w:id="8661" w:author="Ivan Pugachev" w:date="2025-12-19T09:58:00Z"/>
              <w:del w:id="86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63" w:author="Дмитрий Филимонов" w:date="2026-01-29T15:10:00Z">
          <w:pPr>
            <w:ind w:firstLine="708"/>
            <w:jc w:val="center"/>
          </w:pPr>
        </w:pPrChange>
      </w:pPr>
      <w:ins w:id="8664" w:author="Ivan Pugachev" w:date="2025-12-19T09:58:00Z">
        <w:del w:id="866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`coffee_shop`.`menu` (`pro_id`, `pro_name`, `pro_category`, `pro_price`, `cost_price`, `pro_quantity`, `inventory_int_id`) VALUES (4, 'cake', 'bakery ', 100, 60, 4, NULL);</w:delText>
          </w:r>
        </w:del>
      </w:ins>
    </w:p>
    <w:p w14:paraId="17DF4E7B" w14:textId="3FE20C9A" w:rsidR="00D30024" w:rsidRPr="00D30024" w:rsidDel="003114D6" w:rsidRDefault="00D30024" w:rsidP="003114D6">
      <w:pPr>
        <w:ind w:firstLine="708"/>
        <w:rPr>
          <w:ins w:id="8667" w:author="Ivan Pugachev" w:date="2025-12-19T09:58:00Z"/>
          <w:del w:id="866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69" w:author="Ivan Pugachev" w:date="2025-12-19T09:59:00Z">
            <w:rPr>
              <w:ins w:id="8670" w:author="Ivan Pugachev" w:date="2025-12-19T09:58:00Z"/>
              <w:del w:id="867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72" w:author="Дмитрий Филимонов" w:date="2026-01-29T15:10:00Z">
          <w:pPr>
            <w:ind w:firstLine="708"/>
            <w:jc w:val="center"/>
          </w:pPr>
        </w:pPrChange>
      </w:pPr>
      <w:ins w:id="8673" w:author="Ivan Pugachev" w:date="2025-12-19T09:58:00Z">
        <w:del w:id="867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7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`coffee_shop`.`menu` (`pro_id`, `pro_name`, `pro_category`, `pro_price`, `cost_price`, `pro_quantity`, `inventory_int_id`) VALUES (5, 'cappuccino', 'coffee', 110, 70, 6, NULL);</w:delText>
          </w:r>
        </w:del>
      </w:ins>
    </w:p>
    <w:p w14:paraId="6CD26FFE" w14:textId="5E0A4E6E" w:rsidR="00D30024" w:rsidRPr="00D30024" w:rsidDel="003114D6" w:rsidRDefault="00D30024" w:rsidP="003114D6">
      <w:pPr>
        <w:ind w:firstLine="708"/>
        <w:rPr>
          <w:ins w:id="8676" w:author="Ivan Pugachev" w:date="2025-12-19T09:58:00Z"/>
          <w:del w:id="867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78" w:author="Ivan Pugachev" w:date="2025-12-19T09:59:00Z">
            <w:rPr>
              <w:ins w:id="8679" w:author="Ivan Pugachev" w:date="2025-12-19T09:58:00Z"/>
              <w:del w:id="868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81" w:author="Дмитрий Филимонов" w:date="2026-01-29T15:10:00Z">
          <w:pPr>
            <w:ind w:firstLine="708"/>
            <w:jc w:val="center"/>
          </w:pPr>
        </w:pPrChange>
      </w:pPr>
    </w:p>
    <w:p w14:paraId="601F4B07" w14:textId="736685E9" w:rsidR="00D30024" w:rsidRPr="00D30024" w:rsidDel="003114D6" w:rsidRDefault="00D30024" w:rsidP="003114D6">
      <w:pPr>
        <w:ind w:firstLine="708"/>
        <w:rPr>
          <w:ins w:id="8682" w:author="Ivan Pugachev" w:date="2025-12-19T09:58:00Z"/>
          <w:del w:id="868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84" w:author="Ivan Pugachev" w:date="2025-12-19T09:59:00Z">
            <w:rPr>
              <w:ins w:id="8685" w:author="Ivan Pugachev" w:date="2025-12-19T09:58:00Z"/>
              <w:del w:id="86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87" w:author="Дмитрий Филимонов" w:date="2026-01-29T15:10:00Z">
          <w:pPr>
            <w:ind w:firstLine="708"/>
            <w:jc w:val="center"/>
          </w:pPr>
        </w:pPrChange>
      </w:pPr>
      <w:ins w:id="8688" w:author="Ivan Pugachev" w:date="2025-12-19T09:58:00Z">
        <w:del w:id="868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9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COMMIT;</w:delText>
          </w:r>
        </w:del>
      </w:ins>
    </w:p>
    <w:p w14:paraId="2B8E4334" w14:textId="3F2C2119" w:rsidR="00D30024" w:rsidRPr="00D30024" w:rsidDel="003114D6" w:rsidRDefault="00D30024" w:rsidP="003114D6">
      <w:pPr>
        <w:ind w:firstLine="708"/>
        <w:rPr>
          <w:ins w:id="8691" w:author="Ivan Pugachev" w:date="2025-12-19T09:58:00Z"/>
          <w:del w:id="869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93" w:author="Ivan Pugachev" w:date="2025-12-19T09:59:00Z">
            <w:rPr>
              <w:ins w:id="8694" w:author="Ivan Pugachev" w:date="2025-12-19T09:58:00Z"/>
              <w:del w:id="869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96" w:author="Дмитрий Филимонов" w:date="2026-01-29T15:10:00Z">
          <w:pPr>
            <w:ind w:firstLine="708"/>
            <w:jc w:val="center"/>
          </w:pPr>
        </w:pPrChange>
      </w:pPr>
    </w:p>
    <w:p w14:paraId="0BB4FECE" w14:textId="1AFE93D3" w:rsidR="00D30024" w:rsidRPr="00D30024" w:rsidDel="003114D6" w:rsidRDefault="00D30024" w:rsidP="003114D6">
      <w:pPr>
        <w:ind w:firstLine="708"/>
        <w:rPr>
          <w:ins w:id="8697" w:author="Ivan Pugachev" w:date="2025-12-19T09:58:00Z"/>
          <w:del w:id="86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99" w:author="Ivan Pugachev" w:date="2025-12-19T09:59:00Z">
            <w:rPr>
              <w:ins w:id="8700" w:author="Ivan Pugachev" w:date="2025-12-19T09:58:00Z"/>
              <w:del w:id="87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02" w:author="Дмитрий Филимонов" w:date="2026-01-29T15:10:00Z">
          <w:pPr>
            <w:ind w:firstLine="708"/>
            <w:jc w:val="center"/>
          </w:pPr>
        </w:pPrChange>
      </w:pPr>
    </w:p>
    <w:p w14:paraId="399FE14E" w14:textId="63C7EA3B" w:rsidR="00D30024" w:rsidRPr="00D30024" w:rsidDel="003114D6" w:rsidRDefault="00D30024" w:rsidP="003114D6">
      <w:pPr>
        <w:ind w:firstLine="708"/>
        <w:rPr>
          <w:ins w:id="8703" w:author="Ivan Pugachev" w:date="2025-12-19T09:58:00Z"/>
          <w:del w:id="87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05" w:author="Ivan Pugachev" w:date="2025-12-19T09:59:00Z">
            <w:rPr>
              <w:ins w:id="8706" w:author="Ivan Pugachev" w:date="2025-12-19T09:58:00Z"/>
              <w:del w:id="87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08" w:author="Дмитрий Филимонов" w:date="2026-01-29T15:10:00Z">
          <w:pPr>
            <w:ind w:firstLine="708"/>
            <w:jc w:val="center"/>
          </w:pPr>
        </w:pPrChange>
      </w:pPr>
      <w:ins w:id="8709" w:author="Ivan Pugachev" w:date="2025-12-19T09:58:00Z">
        <w:del w:id="871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45933737" w14:textId="32671A0A" w:rsidR="00D30024" w:rsidRPr="00D30024" w:rsidDel="003114D6" w:rsidRDefault="00D30024" w:rsidP="003114D6">
      <w:pPr>
        <w:ind w:firstLine="708"/>
        <w:rPr>
          <w:ins w:id="8712" w:author="Ivan Pugachev" w:date="2025-12-19T09:58:00Z"/>
          <w:del w:id="87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14" w:author="Ivan Pugachev" w:date="2025-12-19T09:59:00Z">
            <w:rPr>
              <w:ins w:id="8715" w:author="Ivan Pugachev" w:date="2025-12-19T09:58:00Z"/>
              <w:del w:id="87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17" w:author="Дмитрий Филимонов" w:date="2026-01-29T15:10:00Z">
          <w:pPr>
            <w:ind w:firstLine="708"/>
            <w:jc w:val="center"/>
          </w:pPr>
        </w:pPrChange>
      </w:pPr>
      <w:ins w:id="8718" w:author="Ivan Pugachev" w:date="2025-12-19T09:58:00Z">
        <w:del w:id="87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Data for table `coffee_shop`.`suppliers`</w:delText>
          </w:r>
        </w:del>
      </w:ins>
    </w:p>
    <w:p w14:paraId="3BBA1691" w14:textId="25D667F8" w:rsidR="00D30024" w:rsidRPr="00D30024" w:rsidDel="003114D6" w:rsidRDefault="00D30024" w:rsidP="003114D6">
      <w:pPr>
        <w:ind w:firstLine="708"/>
        <w:rPr>
          <w:ins w:id="8721" w:author="Ivan Pugachev" w:date="2025-12-19T09:58:00Z"/>
          <w:del w:id="87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23" w:author="Ivan Pugachev" w:date="2025-12-19T09:59:00Z">
            <w:rPr>
              <w:ins w:id="8724" w:author="Ivan Pugachev" w:date="2025-12-19T09:58:00Z"/>
              <w:del w:id="87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26" w:author="Дмитрий Филимонов" w:date="2026-01-29T15:10:00Z">
          <w:pPr>
            <w:ind w:firstLine="708"/>
            <w:jc w:val="center"/>
          </w:pPr>
        </w:pPrChange>
      </w:pPr>
      <w:ins w:id="8727" w:author="Ivan Pugachev" w:date="2025-12-19T09:58:00Z">
        <w:del w:id="872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2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6D008D7E" w14:textId="3F890B82" w:rsidR="00D30024" w:rsidRPr="00D30024" w:rsidDel="003114D6" w:rsidRDefault="00D30024" w:rsidP="003114D6">
      <w:pPr>
        <w:ind w:firstLine="708"/>
        <w:rPr>
          <w:ins w:id="8730" w:author="Ivan Pugachev" w:date="2025-12-19T09:58:00Z"/>
          <w:del w:id="87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32" w:author="Ivan Pugachev" w:date="2025-12-19T09:59:00Z">
            <w:rPr>
              <w:ins w:id="8733" w:author="Ivan Pugachev" w:date="2025-12-19T09:58:00Z"/>
              <w:del w:id="87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35" w:author="Дмитрий Филимонов" w:date="2026-01-29T15:10:00Z">
          <w:pPr>
            <w:ind w:firstLine="708"/>
            <w:jc w:val="center"/>
          </w:pPr>
        </w:pPrChange>
      </w:pPr>
      <w:ins w:id="8736" w:author="Ivan Pugachev" w:date="2025-12-19T09:58:00Z">
        <w:del w:id="873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START TRANSACTION;</w:delText>
          </w:r>
        </w:del>
      </w:ins>
    </w:p>
    <w:p w14:paraId="49410C4A" w14:textId="05E01077" w:rsidR="00D30024" w:rsidRPr="00D30024" w:rsidDel="003114D6" w:rsidRDefault="00D30024" w:rsidP="003114D6">
      <w:pPr>
        <w:ind w:firstLine="708"/>
        <w:rPr>
          <w:ins w:id="8739" w:author="Ivan Pugachev" w:date="2025-12-19T09:58:00Z"/>
          <w:del w:id="874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41" w:author="Ivan Pugachev" w:date="2025-12-19T09:59:00Z">
            <w:rPr>
              <w:ins w:id="8742" w:author="Ivan Pugachev" w:date="2025-12-19T09:58:00Z"/>
              <w:del w:id="874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44" w:author="Дмитрий Филимонов" w:date="2026-01-29T15:10:00Z">
          <w:pPr>
            <w:ind w:firstLine="708"/>
            <w:jc w:val="center"/>
          </w:pPr>
        </w:pPrChange>
      </w:pPr>
      <w:ins w:id="8745" w:author="Ivan Pugachev" w:date="2025-12-19T09:58:00Z">
        <w:del w:id="874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5F8153EA" w14:textId="0D87B6F5" w:rsidR="00D30024" w:rsidRPr="00D30024" w:rsidDel="003114D6" w:rsidRDefault="00D30024" w:rsidP="003114D6">
      <w:pPr>
        <w:ind w:firstLine="708"/>
        <w:rPr>
          <w:ins w:id="8748" w:author="Ivan Pugachev" w:date="2025-12-19T09:58:00Z"/>
          <w:del w:id="874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50" w:author="Ivan Pugachev" w:date="2025-12-19T09:59:00Z">
            <w:rPr>
              <w:ins w:id="8751" w:author="Ivan Pugachev" w:date="2025-12-19T09:58:00Z"/>
              <w:del w:id="875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53" w:author="Дмитрий Филимонов" w:date="2026-01-29T15:10:00Z">
          <w:pPr>
            <w:ind w:firstLine="708"/>
            <w:jc w:val="center"/>
          </w:pPr>
        </w:pPrChange>
      </w:pPr>
      <w:ins w:id="8754" w:author="Ivan Pugachev" w:date="2025-12-19T09:58:00Z">
        <w:del w:id="875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`coffee_shop`.`suppliers` (`sup_id`, `sup_name`, `sup_contact_person`, `sup_email`, `sup_phone_number`, `inventory_int_id`, `menu_pro_id`) VALUES (1, 'Pyaterochka', 'Dmitry', 'dmitry.larin123@gmail.com', '89313778899', NULL, NULL);</w:delText>
          </w:r>
        </w:del>
      </w:ins>
    </w:p>
    <w:p w14:paraId="7F7D1A76" w14:textId="0876B796" w:rsidR="00D30024" w:rsidRPr="00D30024" w:rsidDel="003114D6" w:rsidRDefault="00D30024" w:rsidP="003114D6">
      <w:pPr>
        <w:ind w:firstLine="708"/>
        <w:rPr>
          <w:ins w:id="8757" w:author="Ivan Pugachev" w:date="2025-12-19T09:58:00Z"/>
          <w:del w:id="87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59" w:author="Ivan Pugachev" w:date="2025-12-19T09:59:00Z">
            <w:rPr>
              <w:ins w:id="8760" w:author="Ivan Pugachev" w:date="2025-12-19T09:58:00Z"/>
              <w:del w:id="87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62" w:author="Дмитрий Филимонов" w:date="2026-01-29T15:10:00Z">
          <w:pPr>
            <w:ind w:firstLine="708"/>
            <w:jc w:val="center"/>
          </w:pPr>
        </w:pPrChange>
      </w:pPr>
      <w:ins w:id="8763" w:author="Ivan Pugachev" w:date="2025-12-19T09:58:00Z">
        <w:del w:id="87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`coffee_shop`.`suppliers` (`sup_id`, `sup_name`, `sup_contact_person`, `sup_email`, `sup_phone_number`, `inventory_int_id`, `menu_pro_id`) VALUES (2, 'Molochniy_zavod', 'Boris', 'boris45@gmail.com', '89314440099', NULL, NULL);</w:delText>
          </w:r>
        </w:del>
      </w:ins>
    </w:p>
    <w:p w14:paraId="7D6D14A1" w14:textId="2AC40C12" w:rsidR="00D30024" w:rsidRPr="00D30024" w:rsidDel="003114D6" w:rsidRDefault="00D30024" w:rsidP="003114D6">
      <w:pPr>
        <w:ind w:firstLine="708"/>
        <w:rPr>
          <w:ins w:id="8766" w:author="Ivan Pugachev" w:date="2025-12-19T09:58:00Z"/>
          <w:del w:id="87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68" w:author="Ivan Pugachev" w:date="2025-12-19T09:59:00Z">
            <w:rPr>
              <w:ins w:id="8769" w:author="Ivan Pugachev" w:date="2025-12-19T09:58:00Z"/>
              <w:del w:id="87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71" w:author="Дмитрий Филимонов" w:date="2026-01-29T15:10:00Z">
          <w:pPr>
            <w:ind w:firstLine="708"/>
            <w:jc w:val="center"/>
          </w:pPr>
        </w:pPrChange>
      </w:pPr>
      <w:ins w:id="8772" w:author="Ivan Pugachev" w:date="2025-12-19T09:58:00Z">
        <w:del w:id="87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`coffee_shop`.`suppliers` (`sup_id`, `sup_name`, `sup_contact_person`, `sup_email`, `sup_phone_number`, `inventory_int_id`, `menu_pro_id`) VALUES (3, 'Fabrika', 'Nikolay', 'kolyakolya@gmail.com', '89312340987', NULL, NULL);</w:delText>
          </w:r>
        </w:del>
      </w:ins>
    </w:p>
    <w:p w14:paraId="5CBD56C1" w14:textId="3E0FC53D" w:rsidR="00D30024" w:rsidRPr="00D30024" w:rsidDel="003114D6" w:rsidRDefault="00D30024" w:rsidP="003114D6">
      <w:pPr>
        <w:ind w:firstLine="708"/>
        <w:rPr>
          <w:ins w:id="8775" w:author="Ivan Pugachev" w:date="2025-12-19T09:58:00Z"/>
          <w:del w:id="87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77" w:author="Ivan Pugachev" w:date="2025-12-19T09:59:00Z">
            <w:rPr>
              <w:ins w:id="8778" w:author="Ivan Pugachev" w:date="2025-12-19T09:58:00Z"/>
              <w:del w:id="87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80" w:author="Дмитрий Филимонов" w:date="2026-01-29T15:10:00Z">
          <w:pPr>
            <w:ind w:firstLine="708"/>
            <w:jc w:val="center"/>
          </w:pPr>
        </w:pPrChange>
      </w:pPr>
    </w:p>
    <w:p w14:paraId="66B6041A" w14:textId="0D409F51" w:rsidR="00D30024" w:rsidRPr="00D30024" w:rsidDel="003114D6" w:rsidRDefault="00D30024" w:rsidP="003114D6">
      <w:pPr>
        <w:ind w:firstLine="708"/>
        <w:rPr>
          <w:ins w:id="8781" w:author="Ivan Pugachev" w:date="2025-12-19T09:58:00Z"/>
          <w:del w:id="878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83" w:author="Ivan Pugachev" w:date="2025-12-19T09:59:00Z">
            <w:rPr>
              <w:ins w:id="8784" w:author="Ivan Pugachev" w:date="2025-12-19T09:58:00Z"/>
              <w:del w:id="878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86" w:author="Дмитрий Филимонов" w:date="2026-01-29T15:10:00Z">
          <w:pPr>
            <w:ind w:firstLine="708"/>
            <w:jc w:val="center"/>
          </w:pPr>
        </w:pPrChange>
      </w:pPr>
      <w:ins w:id="8787" w:author="Ivan Pugachev" w:date="2025-12-19T09:58:00Z">
        <w:del w:id="878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COMMIT;</w:delText>
          </w:r>
        </w:del>
      </w:ins>
    </w:p>
    <w:p w14:paraId="6FC8390D" w14:textId="032C9E67" w:rsidR="00D30024" w:rsidRPr="00D30024" w:rsidDel="003114D6" w:rsidRDefault="00D30024" w:rsidP="003114D6">
      <w:pPr>
        <w:ind w:firstLine="708"/>
        <w:rPr>
          <w:ins w:id="8790" w:author="Ivan Pugachev" w:date="2025-12-19T09:58:00Z"/>
          <w:del w:id="87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92" w:author="Ivan Pugachev" w:date="2025-12-19T09:59:00Z">
            <w:rPr>
              <w:ins w:id="8793" w:author="Ivan Pugachev" w:date="2025-12-19T09:58:00Z"/>
              <w:del w:id="87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95" w:author="Дмитрий Филимонов" w:date="2026-01-29T15:10:00Z">
          <w:pPr>
            <w:ind w:firstLine="708"/>
            <w:jc w:val="center"/>
          </w:pPr>
        </w:pPrChange>
      </w:pPr>
    </w:p>
    <w:p w14:paraId="6F419F3B" w14:textId="61C57CD4" w:rsidR="00D30024" w:rsidRPr="00D30024" w:rsidDel="003114D6" w:rsidRDefault="00D30024" w:rsidP="003114D6">
      <w:pPr>
        <w:ind w:firstLine="708"/>
        <w:rPr>
          <w:ins w:id="8796" w:author="Ivan Pugachev" w:date="2025-12-19T09:58:00Z"/>
          <w:del w:id="879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98" w:author="Ivan Pugachev" w:date="2025-12-19T09:59:00Z">
            <w:rPr>
              <w:ins w:id="8799" w:author="Ivan Pugachev" w:date="2025-12-19T09:58:00Z"/>
              <w:del w:id="880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01" w:author="Дмитрий Филимонов" w:date="2026-01-29T15:10:00Z">
          <w:pPr>
            <w:ind w:firstLine="708"/>
            <w:jc w:val="center"/>
          </w:pPr>
        </w:pPrChange>
      </w:pPr>
    </w:p>
    <w:p w14:paraId="43868FD9" w14:textId="31909848" w:rsidR="00D30024" w:rsidRPr="00D30024" w:rsidDel="003114D6" w:rsidRDefault="00D30024" w:rsidP="003114D6">
      <w:pPr>
        <w:ind w:firstLine="708"/>
        <w:rPr>
          <w:ins w:id="8802" w:author="Ivan Pugachev" w:date="2025-12-19T09:58:00Z"/>
          <w:del w:id="880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04" w:author="Ivan Pugachev" w:date="2025-12-19T09:59:00Z">
            <w:rPr>
              <w:ins w:id="8805" w:author="Ivan Pugachev" w:date="2025-12-19T09:58:00Z"/>
              <w:del w:id="88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07" w:author="Дмитрий Филимонов" w:date="2026-01-29T15:10:00Z">
          <w:pPr>
            <w:ind w:firstLine="708"/>
            <w:jc w:val="center"/>
          </w:pPr>
        </w:pPrChange>
      </w:pPr>
      <w:ins w:id="8808" w:author="Ivan Pugachev" w:date="2025-12-19T09:58:00Z">
        <w:del w:id="880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1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1C494396" w14:textId="7CE46135" w:rsidR="00D30024" w:rsidRPr="00D30024" w:rsidDel="003114D6" w:rsidRDefault="00D30024" w:rsidP="003114D6">
      <w:pPr>
        <w:ind w:firstLine="708"/>
        <w:rPr>
          <w:ins w:id="8811" w:author="Ivan Pugachev" w:date="2025-12-19T09:58:00Z"/>
          <w:del w:id="881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13" w:author="Ivan Pugachev" w:date="2025-12-19T09:59:00Z">
            <w:rPr>
              <w:ins w:id="8814" w:author="Ivan Pugachev" w:date="2025-12-19T09:58:00Z"/>
              <w:del w:id="881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16" w:author="Дмитрий Филимонов" w:date="2026-01-29T15:10:00Z">
          <w:pPr>
            <w:ind w:firstLine="708"/>
            <w:jc w:val="center"/>
          </w:pPr>
        </w:pPrChange>
      </w:pPr>
      <w:ins w:id="8817" w:author="Ivan Pugachev" w:date="2025-12-19T09:58:00Z">
        <w:del w:id="881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1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Data for table `coffee_shop`.`users`</w:delText>
          </w:r>
        </w:del>
      </w:ins>
    </w:p>
    <w:p w14:paraId="41B29D78" w14:textId="184A6638" w:rsidR="00D30024" w:rsidRPr="00D30024" w:rsidDel="003114D6" w:rsidRDefault="00D30024" w:rsidP="003114D6">
      <w:pPr>
        <w:ind w:firstLine="708"/>
        <w:rPr>
          <w:ins w:id="8820" w:author="Ivan Pugachev" w:date="2025-12-19T09:58:00Z"/>
          <w:del w:id="882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22" w:author="Ivan Pugachev" w:date="2025-12-19T09:59:00Z">
            <w:rPr>
              <w:ins w:id="8823" w:author="Ivan Pugachev" w:date="2025-12-19T09:58:00Z"/>
              <w:del w:id="882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25" w:author="Дмитрий Филимонов" w:date="2026-01-29T15:10:00Z">
          <w:pPr>
            <w:ind w:firstLine="708"/>
            <w:jc w:val="center"/>
          </w:pPr>
        </w:pPrChange>
      </w:pPr>
      <w:ins w:id="8826" w:author="Ivan Pugachev" w:date="2025-12-19T09:58:00Z">
        <w:del w:id="882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2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C4FE579" w14:textId="3116AB80" w:rsidR="00D30024" w:rsidRPr="00D30024" w:rsidDel="003114D6" w:rsidRDefault="00D30024" w:rsidP="003114D6">
      <w:pPr>
        <w:ind w:firstLine="708"/>
        <w:rPr>
          <w:ins w:id="8829" w:author="Ivan Pugachev" w:date="2025-12-19T09:58:00Z"/>
          <w:del w:id="883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31" w:author="Ivan Pugachev" w:date="2025-12-19T09:59:00Z">
            <w:rPr>
              <w:ins w:id="8832" w:author="Ivan Pugachev" w:date="2025-12-19T09:58:00Z"/>
              <w:del w:id="883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34" w:author="Дмитрий Филимонов" w:date="2026-01-29T15:10:00Z">
          <w:pPr>
            <w:ind w:firstLine="708"/>
            <w:jc w:val="center"/>
          </w:pPr>
        </w:pPrChange>
      </w:pPr>
      <w:ins w:id="8835" w:author="Ivan Pugachev" w:date="2025-12-19T09:58:00Z">
        <w:del w:id="883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3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START TRANSACTION;</w:delText>
          </w:r>
        </w:del>
      </w:ins>
    </w:p>
    <w:p w14:paraId="20234DD7" w14:textId="1079E2FE" w:rsidR="00D30024" w:rsidRPr="00D30024" w:rsidDel="003114D6" w:rsidRDefault="00D30024" w:rsidP="003114D6">
      <w:pPr>
        <w:ind w:firstLine="708"/>
        <w:rPr>
          <w:ins w:id="8838" w:author="Ivan Pugachev" w:date="2025-12-19T09:58:00Z"/>
          <w:del w:id="88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40" w:author="Ivan Pugachev" w:date="2025-12-19T09:59:00Z">
            <w:rPr>
              <w:ins w:id="8841" w:author="Ivan Pugachev" w:date="2025-12-19T09:58:00Z"/>
              <w:del w:id="88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43" w:author="Дмитрий Филимонов" w:date="2026-01-29T15:10:00Z">
          <w:pPr>
            <w:ind w:firstLine="708"/>
            <w:jc w:val="center"/>
          </w:pPr>
        </w:pPrChange>
      </w:pPr>
      <w:ins w:id="8844" w:author="Ivan Pugachev" w:date="2025-12-19T09:58:00Z">
        <w:del w:id="88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056E06C1" w14:textId="194BA9D0" w:rsidR="00D30024" w:rsidRPr="00D30024" w:rsidDel="003114D6" w:rsidRDefault="00D30024" w:rsidP="003114D6">
      <w:pPr>
        <w:ind w:firstLine="708"/>
        <w:rPr>
          <w:ins w:id="8847" w:author="Ivan Pugachev" w:date="2025-12-19T09:58:00Z"/>
          <w:del w:id="88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49" w:author="Ivan Pugachev" w:date="2025-12-19T09:59:00Z">
            <w:rPr>
              <w:ins w:id="8850" w:author="Ivan Pugachev" w:date="2025-12-19T09:58:00Z"/>
              <w:del w:id="88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52" w:author="Дмитрий Филимонов" w:date="2026-01-29T15:10:00Z">
          <w:pPr>
            <w:ind w:firstLine="708"/>
            <w:jc w:val="center"/>
          </w:pPr>
        </w:pPrChange>
      </w:pPr>
      <w:ins w:id="8853" w:author="Ivan Pugachev" w:date="2025-12-19T09:58:00Z">
        <w:del w:id="885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`coffee_shop`.`users` (`id`, `name`, `email`, `phone_number`, `position`, `suppliers_sup_id`, `menu_pro_id`) VALUES (1, 'Petr', 'petr220899@gmail.com', '89313886677', 'boss', NULL, NULL);</w:delText>
          </w:r>
        </w:del>
      </w:ins>
    </w:p>
    <w:p w14:paraId="6905BED3" w14:textId="6B954B9C" w:rsidR="00D30024" w:rsidRPr="00D30024" w:rsidDel="003114D6" w:rsidRDefault="00D30024" w:rsidP="003114D6">
      <w:pPr>
        <w:ind w:firstLine="708"/>
        <w:rPr>
          <w:ins w:id="8856" w:author="Ivan Pugachev" w:date="2025-12-19T09:58:00Z"/>
          <w:del w:id="885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58" w:author="Ivan Pugachev" w:date="2025-12-19T09:59:00Z">
            <w:rPr>
              <w:ins w:id="8859" w:author="Ivan Pugachev" w:date="2025-12-19T09:58:00Z"/>
              <w:del w:id="886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61" w:author="Дмитрий Филимонов" w:date="2026-01-29T15:10:00Z">
          <w:pPr>
            <w:ind w:firstLine="708"/>
            <w:jc w:val="center"/>
          </w:pPr>
        </w:pPrChange>
      </w:pPr>
      <w:ins w:id="8862" w:author="Ivan Pugachev" w:date="2025-12-19T09:58:00Z">
        <w:del w:id="886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`coffee_shop`.`users` (`id`, `name`, `email`, `phone_number`, `position`, `suppliers_sup_id`, `menu_pro_id`) VALUES (2, 'Fedor', 'fedya.cool1234@gmail.com', '89314559901', 'barista', NULL, NULL);</w:delText>
          </w:r>
        </w:del>
      </w:ins>
    </w:p>
    <w:p w14:paraId="1C76A502" w14:textId="03B4E0B2" w:rsidR="00D30024" w:rsidRPr="00D30024" w:rsidDel="003114D6" w:rsidRDefault="00D30024" w:rsidP="003114D6">
      <w:pPr>
        <w:ind w:firstLine="708"/>
        <w:rPr>
          <w:ins w:id="8865" w:author="Ivan Pugachev" w:date="2025-12-19T09:58:00Z"/>
          <w:del w:id="88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67" w:author="Ivan Pugachev" w:date="2025-12-19T09:59:00Z">
            <w:rPr>
              <w:ins w:id="8868" w:author="Ivan Pugachev" w:date="2025-12-19T09:58:00Z"/>
              <w:del w:id="88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70" w:author="Дмитрий Филимонов" w:date="2026-01-29T15:10:00Z">
          <w:pPr>
            <w:ind w:firstLine="708"/>
            <w:jc w:val="center"/>
          </w:pPr>
        </w:pPrChange>
      </w:pPr>
      <w:ins w:id="8871" w:author="Ivan Pugachev" w:date="2025-12-19T09:58:00Z">
        <w:del w:id="887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`coffee_shop`.`users` (`id`, `name`, `email`, `phone_number`, `position`, `suppliers_sup_id`, `menu_pro_id`) VALUES (3, 'Egor', 'egorka4321@gmail.com', '89311234567', 'cleaner', NULL, NULL);</w:delText>
          </w:r>
        </w:del>
      </w:ins>
    </w:p>
    <w:p w14:paraId="0EA4F6FA" w14:textId="47FB9A46" w:rsidR="00D30024" w:rsidRPr="00D30024" w:rsidDel="003114D6" w:rsidRDefault="00D30024" w:rsidP="003114D6">
      <w:pPr>
        <w:ind w:firstLine="708"/>
        <w:rPr>
          <w:ins w:id="8874" w:author="Ivan Pugachev" w:date="2025-12-19T09:58:00Z"/>
          <w:del w:id="88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76" w:author="Ivan Pugachev" w:date="2025-12-19T09:59:00Z">
            <w:rPr>
              <w:ins w:id="8877" w:author="Ivan Pugachev" w:date="2025-12-19T09:58:00Z"/>
              <w:del w:id="88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79" w:author="Дмитрий Филимонов" w:date="2026-01-29T15:10:00Z">
          <w:pPr>
            <w:ind w:firstLine="708"/>
            <w:jc w:val="center"/>
          </w:pPr>
        </w:pPrChange>
      </w:pPr>
      <w:ins w:id="8880" w:author="Ivan Pugachev" w:date="2025-12-19T09:58:00Z">
        <w:del w:id="88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`coffee_shop`.`users` (`id`, `name`, `email`, `phone_number`, `position`, `suppliers_sup_id`, `menu_pro_id`) VALUES (4, 'Oleg', 'oleg.ivanov@gmail.com', '89313714478', 'baker', NULL, NULL);</w:delText>
          </w:r>
        </w:del>
      </w:ins>
    </w:p>
    <w:p w14:paraId="69A37F9A" w14:textId="1A5A48D2" w:rsidR="00D30024" w:rsidRPr="00D30024" w:rsidDel="003114D6" w:rsidRDefault="00D30024" w:rsidP="003114D6">
      <w:pPr>
        <w:ind w:firstLine="708"/>
        <w:rPr>
          <w:ins w:id="8883" w:author="Ivan Pugachev" w:date="2025-12-19T09:58:00Z"/>
          <w:del w:id="88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85" w:author="Ivan Pugachev" w:date="2025-12-19T09:59:00Z">
            <w:rPr>
              <w:ins w:id="8886" w:author="Ivan Pugachev" w:date="2025-12-19T09:58:00Z"/>
              <w:del w:id="88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88" w:author="Дмитрий Филимонов" w:date="2026-01-29T15:10:00Z">
          <w:pPr>
            <w:ind w:firstLine="708"/>
            <w:jc w:val="center"/>
          </w:pPr>
        </w:pPrChange>
      </w:pPr>
    </w:p>
    <w:p w14:paraId="40632C49" w14:textId="1CA489B5" w:rsidR="00D30024" w:rsidRPr="00D30024" w:rsidDel="003114D6" w:rsidRDefault="00D30024" w:rsidP="003114D6">
      <w:pPr>
        <w:ind w:firstLine="708"/>
        <w:rPr>
          <w:ins w:id="8889" w:author="Ivan Pugachev" w:date="2025-12-19T09:58:00Z"/>
          <w:del w:id="889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91" w:author="Ivan Pugachev" w:date="2025-12-19T09:59:00Z">
            <w:rPr>
              <w:ins w:id="8892" w:author="Ivan Pugachev" w:date="2025-12-19T09:58:00Z"/>
              <w:del w:id="889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94" w:author="Дмитрий Филимонов" w:date="2026-01-29T15:10:00Z">
          <w:pPr>
            <w:ind w:firstLine="708"/>
            <w:jc w:val="center"/>
          </w:pPr>
        </w:pPrChange>
      </w:pPr>
      <w:ins w:id="8895" w:author="Ivan Pugachev" w:date="2025-12-19T09:58:00Z">
        <w:del w:id="889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9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COMMIT;</w:delText>
          </w:r>
        </w:del>
      </w:ins>
    </w:p>
    <w:p w14:paraId="37A6B13B" w14:textId="6F43B0BB" w:rsidR="00D30024" w:rsidRPr="00D30024" w:rsidDel="003114D6" w:rsidRDefault="00D30024" w:rsidP="003114D6">
      <w:pPr>
        <w:ind w:firstLine="708"/>
        <w:rPr>
          <w:ins w:id="8898" w:author="Ivan Pugachev" w:date="2025-12-19T09:58:00Z"/>
          <w:del w:id="889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00" w:author="Ivan Pugachev" w:date="2025-12-19T09:59:00Z">
            <w:rPr>
              <w:ins w:id="8901" w:author="Ivan Pugachev" w:date="2025-12-19T09:58:00Z"/>
              <w:del w:id="890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03" w:author="Дмитрий Филимонов" w:date="2026-01-29T15:10:00Z">
          <w:pPr>
            <w:ind w:firstLine="708"/>
            <w:jc w:val="center"/>
          </w:pPr>
        </w:pPrChange>
      </w:pPr>
    </w:p>
    <w:p w14:paraId="10E9ED91" w14:textId="12DFD6D2" w:rsidR="00D30024" w:rsidRPr="00D30024" w:rsidDel="003114D6" w:rsidRDefault="00D30024" w:rsidP="003114D6">
      <w:pPr>
        <w:ind w:firstLine="708"/>
        <w:rPr>
          <w:ins w:id="8904" w:author="Ivan Pugachev" w:date="2025-12-19T09:58:00Z"/>
          <w:del w:id="890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06" w:author="Ivan Pugachev" w:date="2025-12-19T09:59:00Z">
            <w:rPr>
              <w:ins w:id="8907" w:author="Ivan Pugachev" w:date="2025-12-19T09:58:00Z"/>
              <w:del w:id="890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09" w:author="Дмитрий Филимонов" w:date="2026-01-29T15:10:00Z">
          <w:pPr>
            <w:ind w:firstLine="708"/>
            <w:jc w:val="center"/>
          </w:pPr>
        </w:pPrChange>
      </w:pPr>
    </w:p>
    <w:p w14:paraId="794B91F0" w14:textId="448B9EEE" w:rsidR="00D30024" w:rsidRPr="00D30024" w:rsidDel="003114D6" w:rsidRDefault="00D30024" w:rsidP="003114D6">
      <w:pPr>
        <w:ind w:firstLine="708"/>
        <w:rPr>
          <w:ins w:id="8910" w:author="Ivan Pugachev" w:date="2025-12-19T09:58:00Z"/>
          <w:del w:id="891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12" w:author="Ivan Pugachev" w:date="2025-12-19T09:59:00Z">
            <w:rPr>
              <w:ins w:id="8913" w:author="Ivan Pugachev" w:date="2025-12-19T09:58:00Z"/>
              <w:del w:id="891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15" w:author="Дмитрий Филимонов" w:date="2026-01-29T15:10:00Z">
          <w:pPr>
            <w:ind w:firstLine="708"/>
            <w:jc w:val="center"/>
          </w:pPr>
        </w:pPrChange>
      </w:pPr>
      <w:ins w:id="8916" w:author="Ivan Pugachev" w:date="2025-12-19T09:58:00Z">
        <w:del w:id="891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1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632AA237" w14:textId="4DE61FE2" w:rsidR="00D30024" w:rsidRPr="00D30024" w:rsidDel="003114D6" w:rsidRDefault="00D30024" w:rsidP="003114D6">
      <w:pPr>
        <w:ind w:firstLine="708"/>
        <w:rPr>
          <w:ins w:id="8919" w:author="Ivan Pugachev" w:date="2025-12-19T09:58:00Z"/>
          <w:del w:id="892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21" w:author="Ivan Pugachev" w:date="2025-12-19T09:59:00Z">
            <w:rPr>
              <w:ins w:id="8922" w:author="Ivan Pugachev" w:date="2025-12-19T09:58:00Z"/>
              <w:del w:id="892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24" w:author="Дмитрий Филимонов" w:date="2026-01-29T15:10:00Z">
          <w:pPr>
            <w:ind w:firstLine="708"/>
            <w:jc w:val="center"/>
          </w:pPr>
        </w:pPrChange>
      </w:pPr>
      <w:ins w:id="8925" w:author="Ivan Pugachev" w:date="2025-12-19T09:58:00Z">
        <w:del w:id="892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Data for table `coffee_shop`.`customers`</w:delText>
          </w:r>
        </w:del>
      </w:ins>
    </w:p>
    <w:p w14:paraId="759E05E6" w14:textId="1B437173" w:rsidR="00D30024" w:rsidRPr="00D30024" w:rsidDel="003114D6" w:rsidRDefault="00D30024" w:rsidP="003114D6">
      <w:pPr>
        <w:ind w:firstLine="708"/>
        <w:rPr>
          <w:ins w:id="8928" w:author="Ivan Pugachev" w:date="2025-12-19T09:58:00Z"/>
          <w:del w:id="892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30" w:author="Ivan Pugachev" w:date="2025-12-19T09:59:00Z">
            <w:rPr>
              <w:ins w:id="8931" w:author="Ivan Pugachev" w:date="2025-12-19T09:58:00Z"/>
              <w:del w:id="89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33" w:author="Дмитрий Филимонов" w:date="2026-01-29T15:10:00Z">
          <w:pPr>
            <w:ind w:firstLine="708"/>
            <w:jc w:val="center"/>
          </w:pPr>
        </w:pPrChange>
      </w:pPr>
      <w:ins w:id="8934" w:author="Ivan Pugachev" w:date="2025-12-19T09:58:00Z">
        <w:del w:id="893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3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4A55344D" w14:textId="6724A30B" w:rsidR="00D30024" w:rsidRPr="00D30024" w:rsidDel="003114D6" w:rsidRDefault="00D30024" w:rsidP="003114D6">
      <w:pPr>
        <w:ind w:firstLine="708"/>
        <w:rPr>
          <w:ins w:id="8937" w:author="Ivan Pugachev" w:date="2025-12-19T09:58:00Z"/>
          <w:del w:id="893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39" w:author="Ivan Pugachev" w:date="2025-12-19T09:59:00Z">
            <w:rPr>
              <w:ins w:id="8940" w:author="Ivan Pugachev" w:date="2025-12-19T09:58:00Z"/>
              <w:del w:id="894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42" w:author="Дмитрий Филимонов" w:date="2026-01-29T15:10:00Z">
          <w:pPr>
            <w:ind w:firstLine="708"/>
            <w:jc w:val="center"/>
          </w:pPr>
        </w:pPrChange>
      </w:pPr>
      <w:ins w:id="8943" w:author="Ivan Pugachev" w:date="2025-12-19T09:58:00Z">
        <w:del w:id="894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4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START TRANSACTION;</w:delText>
          </w:r>
        </w:del>
      </w:ins>
    </w:p>
    <w:p w14:paraId="41C44F9B" w14:textId="3DE424B4" w:rsidR="00D30024" w:rsidRPr="00D30024" w:rsidDel="003114D6" w:rsidRDefault="00D30024" w:rsidP="003114D6">
      <w:pPr>
        <w:ind w:firstLine="708"/>
        <w:rPr>
          <w:ins w:id="8946" w:author="Ivan Pugachev" w:date="2025-12-19T09:58:00Z"/>
          <w:del w:id="894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48" w:author="Ivan Pugachev" w:date="2025-12-19T09:59:00Z">
            <w:rPr>
              <w:ins w:id="8949" w:author="Ivan Pugachev" w:date="2025-12-19T09:58:00Z"/>
              <w:del w:id="895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51" w:author="Дмитрий Филимонов" w:date="2026-01-29T15:10:00Z">
          <w:pPr>
            <w:ind w:firstLine="708"/>
            <w:jc w:val="center"/>
          </w:pPr>
        </w:pPrChange>
      </w:pPr>
      <w:ins w:id="8952" w:author="Ivan Pugachev" w:date="2025-12-19T09:58:00Z">
        <w:del w:id="895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5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232EBAC9" w14:textId="70737179" w:rsidR="00D30024" w:rsidRPr="00D30024" w:rsidDel="003114D6" w:rsidRDefault="00D30024" w:rsidP="003114D6">
      <w:pPr>
        <w:ind w:firstLine="708"/>
        <w:rPr>
          <w:ins w:id="8955" w:author="Ivan Pugachev" w:date="2025-12-19T09:58:00Z"/>
          <w:del w:id="895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57" w:author="Ivan Pugachev" w:date="2025-12-19T09:59:00Z">
            <w:rPr>
              <w:ins w:id="8958" w:author="Ivan Pugachev" w:date="2025-12-19T09:58:00Z"/>
              <w:del w:id="895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60" w:author="Дмитрий Филимонов" w:date="2026-01-29T15:10:00Z">
          <w:pPr>
            <w:ind w:firstLine="708"/>
            <w:jc w:val="center"/>
          </w:pPr>
        </w:pPrChange>
      </w:pPr>
      <w:ins w:id="8961" w:author="Ivan Pugachev" w:date="2025-12-19T09:58:00Z">
        <w:del w:id="896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6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`coffee_shop`.`customers` (`cust_id`, `cust_name`, `cust_phone_number`, `cust_points`, `menu_pro_id`) VALUES (1, 'Maksim', '89313652206', 52, NULL);</w:delText>
          </w:r>
        </w:del>
      </w:ins>
    </w:p>
    <w:p w14:paraId="52C083D1" w14:textId="6723395D" w:rsidR="00D30024" w:rsidRPr="00D30024" w:rsidDel="003114D6" w:rsidRDefault="00D30024" w:rsidP="003114D6">
      <w:pPr>
        <w:ind w:firstLine="708"/>
        <w:rPr>
          <w:ins w:id="8964" w:author="Ivan Pugachev" w:date="2025-12-19T09:58:00Z"/>
          <w:del w:id="89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66" w:author="Ivan Pugachev" w:date="2025-12-19T09:59:00Z">
            <w:rPr>
              <w:ins w:id="8967" w:author="Ivan Pugachev" w:date="2025-12-19T09:58:00Z"/>
              <w:del w:id="89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69" w:author="Дмитрий Филимонов" w:date="2026-01-29T15:10:00Z">
          <w:pPr>
            <w:ind w:firstLine="708"/>
            <w:jc w:val="center"/>
          </w:pPr>
        </w:pPrChange>
      </w:pPr>
      <w:ins w:id="8970" w:author="Ivan Pugachev" w:date="2025-12-19T09:58:00Z">
        <w:del w:id="897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7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`coffee_shop`.`customers` (`cust_id`, `cust_name`, `cust_phone_number`, `cust_points`, `menu_pro_id`) VALUES (2, 'Maria', '89313018973', 34, NULL);</w:delText>
          </w:r>
        </w:del>
      </w:ins>
    </w:p>
    <w:p w14:paraId="3E8DB7C0" w14:textId="118C22EE" w:rsidR="00D30024" w:rsidRPr="00D30024" w:rsidDel="003114D6" w:rsidRDefault="00D30024" w:rsidP="003114D6">
      <w:pPr>
        <w:ind w:firstLine="708"/>
        <w:rPr>
          <w:ins w:id="8973" w:author="Ivan Pugachev" w:date="2025-12-19T09:58:00Z"/>
          <w:del w:id="897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75" w:author="Ivan Pugachev" w:date="2025-12-19T09:59:00Z">
            <w:rPr>
              <w:ins w:id="8976" w:author="Ivan Pugachev" w:date="2025-12-19T09:58:00Z"/>
              <w:del w:id="89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78" w:author="Дмитрий Филимонов" w:date="2026-01-29T15:10:00Z">
          <w:pPr>
            <w:ind w:firstLine="708"/>
            <w:jc w:val="center"/>
          </w:pPr>
        </w:pPrChange>
      </w:pPr>
      <w:ins w:id="8979" w:author="Ivan Pugachev" w:date="2025-12-19T09:58:00Z">
        <w:del w:id="898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8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`coffee_shop`.`customers` (`cust_id`, `cust_name`, `cust_phone_number`, `cust_points`, `menu_pro_id`) VALUES (3, 'Georgy', '89314445566', 102, NULL);</w:delText>
          </w:r>
        </w:del>
      </w:ins>
    </w:p>
    <w:p w14:paraId="5DCF1DE2" w14:textId="4824C905" w:rsidR="00D30024" w:rsidRPr="00D30024" w:rsidDel="003114D6" w:rsidRDefault="00D30024" w:rsidP="003114D6">
      <w:pPr>
        <w:ind w:firstLine="708"/>
        <w:rPr>
          <w:ins w:id="8982" w:author="Ivan Pugachev" w:date="2025-12-19T09:58:00Z"/>
          <w:del w:id="898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84" w:author="Ivan Pugachev" w:date="2025-12-19T09:59:00Z">
            <w:rPr>
              <w:ins w:id="8985" w:author="Ivan Pugachev" w:date="2025-12-19T09:58:00Z"/>
              <w:del w:id="89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87" w:author="Дмитрий Филимонов" w:date="2026-01-29T15:10:00Z">
          <w:pPr>
            <w:ind w:firstLine="708"/>
            <w:jc w:val="center"/>
          </w:pPr>
        </w:pPrChange>
      </w:pPr>
    </w:p>
    <w:p w14:paraId="6DBA5ED6" w14:textId="4640A65F" w:rsidR="00D30024" w:rsidRPr="00D30024" w:rsidRDefault="00D30024" w:rsidP="003114D6">
      <w:pPr>
        <w:ind w:firstLine="708"/>
        <w:rPr>
          <w:ins w:id="8988" w:author="Ivan Pugachev" w:date="2025-12-19T09:58:00Z"/>
          <w:rFonts w:ascii="Courier New" w:hAnsi="Courier New" w:cs="Courier New"/>
          <w:b/>
          <w:bCs/>
          <w:sz w:val="14"/>
          <w:szCs w:val="14"/>
          <w:lang w:val="en-GB"/>
          <w:rPrChange w:id="8989" w:author="Ivan Pugachev" w:date="2025-12-19T09:59:00Z">
            <w:rPr>
              <w:ins w:id="8990" w:author="Ivan Pugachev" w:date="2025-12-19T09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91" w:author="Дмитрий Филимонов" w:date="2026-01-29T15:10:00Z">
          <w:pPr>
            <w:ind w:firstLine="708"/>
            <w:jc w:val="center"/>
          </w:pPr>
        </w:pPrChange>
      </w:pPr>
      <w:ins w:id="8992" w:author="Ivan Pugachev" w:date="2025-12-19T09:58:00Z">
        <w:del w:id="89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COMMIT;</w:delText>
          </w:r>
        </w:del>
      </w:ins>
    </w:p>
    <w:p w14:paraId="7686A81A" w14:textId="21D51BA0" w:rsidR="00BD3177" w:rsidRPr="00BD3177" w:rsidDel="00D30024" w:rsidRDefault="00BD3177">
      <w:pPr>
        <w:ind w:firstLine="708"/>
        <w:rPr>
          <w:del w:id="8995" w:author="Ivan Pugachev" w:date="2025-12-19T09:58:00Z"/>
          <w:rFonts w:ascii="Times New Roman" w:hAnsi="Times New Roman" w:cs="Times New Roman"/>
          <w:b/>
          <w:bCs/>
          <w:sz w:val="28"/>
          <w:szCs w:val="28"/>
        </w:rPr>
        <w:pPrChange w:id="8996" w:author="Ivan Pugachev" w:date="2025-12-19T09:58:00Z">
          <w:pPr>
            <w:ind w:firstLine="708"/>
            <w:jc w:val="center"/>
          </w:pPr>
        </w:pPrChange>
      </w:pPr>
    </w:p>
    <w:p w14:paraId="26EBF179" w14:textId="13F67DA4" w:rsidR="00BD3177" w:rsidRPr="00BD3177" w:rsidDel="00D30024" w:rsidRDefault="00BD3177">
      <w:pPr>
        <w:spacing w:after="0"/>
        <w:rPr>
          <w:del w:id="899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899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@OLD_UNIQUE_CHECKS=@@UNIQUE_CHECKS, UNIQUE_CHECKS=0;</w:delText>
        </w:r>
      </w:del>
    </w:p>
    <w:p w14:paraId="449B7B75" w14:textId="6C9E1C1B" w:rsidR="00BD3177" w:rsidRPr="00BD3177" w:rsidDel="00D30024" w:rsidRDefault="00BD3177">
      <w:pPr>
        <w:spacing w:after="0"/>
        <w:rPr>
          <w:del w:id="899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0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@OLD_FOREIGN_KEY_CHECKS=@@FOREIGN_KEY_CHECKS, FOREIGN_KEY_CHECKS=0;</w:delText>
        </w:r>
      </w:del>
    </w:p>
    <w:p w14:paraId="1BDC22CE" w14:textId="5C24BBE0" w:rsidR="00BD3177" w:rsidRPr="00BD3177" w:rsidDel="00D30024" w:rsidRDefault="00BD3177">
      <w:pPr>
        <w:spacing w:after="0"/>
        <w:rPr>
          <w:del w:id="900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0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@OLD_SQL_MODE=@@SQL_MODE, SQL_MODE='ONLY_FULL_GROUP_BY,STRICT_TRANS_TABLES,NO_ZERO_IN_DATE,NO_ZERO_DATE,ERROR_FOR_DIVISION_BY_ZERO,NO_ENGINE_SUBSTITUTION';</w:delText>
        </w:r>
      </w:del>
    </w:p>
    <w:p w14:paraId="672FF081" w14:textId="08485858" w:rsidR="00BD3177" w:rsidRPr="00BD3177" w:rsidDel="00D30024" w:rsidRDefault="00BD3177">
      <w:pPr>
        <w:spacing w:after="0"/>
        <w:rPr>
          <w:del w:id="900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52A837E" w14:textId="5E66A5CA" w:rsidR="00BD3177" w:rsidRPr="00BD3177" w:rsidDel="00D30024" w:rsidRDefault="00BD3177">
      <w:pPr>
        <w:spacing w:after="0"/>
        <w:rPr>
          <w:del w:id="90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B035190" w14:textId="645D0E60" w:rsidR="00BD3177" w:rsidRPr="00BD3177" w:rsidDel="00D30024" w:rsidRDefault="00BD3177">
      <w:pPr>
        <w:spacing w:after="0"/>
        <w:rPr>
          <w:del w:id="90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Schema freelance</w:delText>
        </w:r>
      </w:del>
    </w:p>
    <w:p w14:paraId="095CE485" w14:textId="71BCC3C1" w:rsidR="00BD3177" w:rsidRPr="00BD3177" w:rsidDel="00D30024" w:rsidRDefault="00BD3177">
      <w:pPr>
        <w:spacing w:after="0"/>
        <w:rPr>
          <w:del w:id="90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BB788AC" w14:textId="71AEA9D6" w:rsidR="00BD3177" w:rsidRPr="00BD3177" w:rsidDel="00D30024" w:rsidRDefault="00BD3177">
      <w:pPr>
        <w:spacing w:after="0"/>
        <w:rPr>
          <w:del w:id="901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B031DD4" w14:textId="772BF197" w:rsidR="00BD3177" w:rsidRPr="00BD3177" w:rsidDel="00D30024" w:rsidRDefault="00BD3177">
      <w:pPr>
        <w:spacing w:after="0"/>
        <w:rPr>
          <w:del w:id="901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1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19C24B6" w14:textId="0F2C0B9D" w:rsidR="00BD3177" w:rsidRPr="00BD3177" w:rsidDel="00D30024" w:rsidRDefault="00BD3177">
      <w:pPr>
        <w:spacing w:after="0"/>
        <w:rPr>
          <w:del w:id="901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1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Schema freelance</w:delText>
        </w:r>
      </w:del>
    </w:p>
    <w:p w14:paraId="7E3913A9" w14:textId="7DB28490" w:rsidR="00BD3177" w:rsidRPr="00BD3177" w:rsidDel="00D30024" w:rsidRDefault="00BD3177">
      <w:pPr>
        <w:spacing w:after="0"/>
        <w:rPr>
          <w:del w:id="901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1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EB4276A" w14:textId="133A2B33" w:rsidR="00BD3177" w:rsidRPr="00BD3177" w:rsidDel="00D30024" w:rsidRDefault="00BD3177">
      <w:pPr>
        <w:spacing w:after="0"/>
        <w:rPr>
          <w:del w:id="901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1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SCHEMA IF NOT EXISTS `freelance` DEFAULT CHARACTER SET utf8mb3 ;</w:delText>
        </w:r>
      </w:del>
    </w:p>
    <w:p w14:paraId="1058F271" w14:textId="18ABF35A" w:rsidR="00BD3177" w:rsidRPr="00BD3177" w:rsidDel="00D30024" w:rsidRDefault="00BD3177">
      <w:pPr>
        <w:spacing w:after="0"/>
        <w:rPr>
          <w:del w:id="901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2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 ;</w:delText>
        </w:r>
      </w:del>
    </w:p>
    <w:p w14:paraId="3F597FF0" w14:textId="17A390E0" w:rsidR="00BD3177" w:rsidRPr="00BD3177" w:rsidDel="00D30024" w:rsidRDefault="00BD3177">
      <w:pPr>
        <w:spacing w:after="0"/>
        <w:rPr>
          <w:del w:id="902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78DFE71" w14:textId="1A547AEC" w:rsidR="00BD3177" w:rsidRPr="00BD3177" w:rsidDel="00D30024" w:rsidRDefault="00BD3177">
      <w:pPr>
        <w:spacing w:after="0"/>
        <w:rPr>
          <w:del w:id="90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D67103D" w14:textId="2EBBDD30" w:rsidR="00BD3177" w:rsidRPr="00BD3177" w:rsidDel="00D30024" w:rsidRDefault="00BD3177">
      <w:pPr>
        <w:spacing w:after="0"/>
        <w:rPr>
          <w:del w:id="90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`freelance`.`users`</w:delText>
        </w:r>
      </w:del>
    </w:p>
    <w:p w14:paraId="05E6D02D" w14:textId="2E46E086" w:rsidR="00BD3177" w:rsidRPr="00BD3177" w:rsidDel="00D30024" w:rsidRDefault="00BD3177">
      <w:pPr>
        <w:spacing w:after="0"/>
        <w:rPr>
          <w:del w:id="90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2CD03ED" w14:textId="1F29BBC1" w:rsidR="00BD3177" w:rsidRPr="00BD3177" w:rsidDel="00D30024" w:rsidRDefault="00BD3177">
      <w:pPr>
        <w:spacing w:after="0"/>
        <w:rPr>
          <w:del w:id="90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`freelance`.`users` ;</w:delText>
        </w:r>
      </w:del>
    </w:p>
    <w:p w14:paraId="0E1C49B5" w14:textId="1F149C61" w:rsidR="00BD3177" w:rsidRPr="00BD3177" w:rsidDel="00D30024" w:rsidRDefault="00BD3177">
      <w:pPr>
        <w:spacing w:after="0"/>
        <w:rPr>
          <w:del w:id="903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E44577B" w14:textId="02831852" w:rsidR="00BD3177" w:rsidRPr="00BD3177" w:rsidDel="00D30024" w:rsidRDefault="00BD3177">
      <w:pPr>
        <w:spacing w:after="0"/>
        <w:rPr>
          <w:del w:id="903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3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`freelance`.`users` (</w:delText>
        </w:r>
      </w:del>
    </w:p>
    <w:p w14:paraId="4EDCF967" w14:textId="4F7924BE" w:rsidR="00BD3177" w:rsidRPr="00BD3177" w:rsidDel="00D30024" w:rsidRDefault="00BD3177">
      <w:pPr>
        <w:spacing w:after="0"/>
        <w:rPr>
          <w:del w:id="903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3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0E58B7AB" w14:textId="4ECE69C8" w:rsidR="00BD3177" w:rsidRPr="00BD3177" w:rsidDel="00D30024" w:rsidRDefault="00BD3177">
      <w:pPr>
        <w:spacing w:after="0"/>
        <w:rPr>
          <w:del w:id="903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3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`name` VARCHAR(16) NOT NULL,</w:delText>
        </w:r>
      </w:del>
    </w:p>
    <w:p w14:paraId="7C8AC707" w14:textId="70C88549" w:rsidR="00BD3177" w:rsidRPr="00BD3177" w:rsidDel="00D30024" w:rsidRDefault="00BD3177">
      <w:pPr>
        <w:spacing w:after="0"/>
        <w:rPr>
          <w:del w:id="903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3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`email` VARCHAR(20) NOT NULL,</w:delText>
        </w:r>
      </w:del>
    </w:p>
    <w:p w14:paraId="73024250" w14:textId="53ABE17D" w:rsidR="00BD3177" w:rsidRPr="00BD3177" w:rsidDel="00D30024" w:rsidRDefault="00BD3177">
      <w:pPr>
        <w:spacing w:after="0"/>
        <w:rPr>
          <w:del w:id="903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4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`password_hash` VARCHAR(255) NOT NULL,</w:delText>
        </w:r>
      </w:del>
    </w:p>
    <w:p w14:paraId="38B6F11F" w14:textId="1A96203F" w:rsidR="00BD3177" w:rsidRPr="00BD3177" w:rsidDel="00D30024" w:rsidRDefault="00BD3177">
      <w:pPr>
        <w:spacing w:after="0"/>
        <w:rPr>
          <w:del w:id="904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4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`role` ENUM('client', 'freelancer') NOT NULL,</w:delText>
        </w:r>
      </w:del>
    </w:p>
    <w:p w14:paraId="5D4D080E" w14:textId="514A91F7" w:rsidR="00BD3177" w:rsidRPr="00BD3177" w:rsidDel="00D30024" w:rsidRDefault="00BD3177">
      <w:pPr>
        <w:spacing w:after="0"/>
        <w:rPr>
          <w:del w:id="904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4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`bio` TEXT NULL DEFAULT NULL,</w:delText>
        </w:r>
      </w:del>
    </w:p>
    <w:p w14:paraId="6F3ADA19" w14:textId="73282EE3" w:rsidR="00BD3177" w:rsidRPr="00BD3177" w:rsidDel="00D30024" w:rsidRDefault="00BD3177">
      <w:pPr>
        <w:spacing w:after="0"/>
        <w:rPr>
          <w:del w:id="904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4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`rating` DECIMAL(3,2) NULL DEFAULT '0.00',</w:delText>
        </w:r>
      </w:del>
    </w:p>
    <w:p w14:paraId="3FCDE931" w14:textId="5D3819B9" w:rsidR="00BD3177" w:rsidRPr="00BD3177" w:rsidDel="00D30024" w:rsidRDefault="00BD3177">
      <w:pPr>
        <w:spacing w:after="0"/>
        <w:rPr>
          <w:del w:id="904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4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5977DD3B" w14:textId="46180CBD" w:rsidR="00BD3177" w:rsidRPr="00BD3177" w:rsidDel="00D30024" w:rsidRDefault="00BD3177">
      <w:pPr>
        <w:spacing w:after="0"/>
        <w:rPr>
          <w:del w:id="904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5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666F17DE" w14:textId="55A7ADA9" w:rsidR="00BD3177" w:rsidRPr="00BD3177" w:rsidDel="00D30024" w:rsidRDefault="00BD3177">
      <w:pPr>
        <w:spacing w:after="0"/>
        <w:rPr>
          <w:del w:id="905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5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4EF38E04" w14:textId="40D11FAB" w:rsidR="00BD3177" w:rsidRPr="00BD3177" w:rsidDel="00D30024" w:rsidRDefault="00BD3177">
      <w:pPr>
        <w:spacing w:after="0"/>
        <w:rPr>
          <w:del w:id="905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5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`email_UNIQUE` (`email` ASC) VISIBLE)</w:delText>
        </w:r>
      </w:del>
    </w:p>
    <w:p w14:paraId="709C1EA5" w14:textId="1624E754" w:rsidR="00BD3177" w:rsidRPr="00BD3177" w:rsidDel="00D30024" w:rsidRDefault="00BD3177">
      <w:pPr>
        <w:spacing w:after="0"/>
        <w:rPr>
          <w:del w:id="905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5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30508F10" w14:textId="2FD95925" w:rsidR="00BD3177" w:rsidRPr="00BD3177" w:rsidDel="00D30024" w:rsidRDefault="00BD3177">
      <w:pPr>
        <w:spacing w:after="0"/>
        <w:rPr>
          <w:del w:id="905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5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6</w:delText>
        </w:r>
      </w:del>
    </w:p>
    <w:p w14:paraId="1D8D1AAD" w14:textId="1768B8A3" w:rsidR="00BD3177" w:rsidRPr="00BD3177" w:rsidDel="00D30024" w:rsidRDefault="00BD3177">
      <w:pPr>
        <w:spacing w:after="0"/>
        <w:rPr>
          <w:del w:id="905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6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49452BB9" w14:textId="27800D99" w:rsidR="00BD3177" w:rsidRPr="00BD3177" w:rsidDel="00D30024" w:rsidRDefault="00BD3177">
      <w:pPr>
        <w:spacing w:after="0"/>
        <w:rPr>
          <w:del w:id="906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DAB3FFB" w14:textId="76966BE3" w:rsidR="00BD3177" w:rsidRPr="00BD3177" w:rsidDel="00D30024" w:rsidRDefault="00BD3177">
      <w:pPr>
        <w:spacing w:after="0"/>
        <w:rPr>
          <w:del w:id="906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DC26FFA" w14:textId="7405C7A0" w:rsidR="00BD3177" w:rsidRPr="00BD3177" w:rsidDel="00D30024" w:rsidRDefault="00BD3177">
      <w:pPr>
        <w:spacing w:after="0"/>
        <w:rPr>
          <w:del w:id="906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6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74EA3F6" w14:textId="4A3817EA" w:rsidR="00BD3177" w:rsidRPr="00BD3177" w:rsidDel="00D30024" w:rsidRDefault="00BD3177">
      <w:pPr>
        <w:spacing w:after="0"/>
        <w:rPr>
          <w:del w:id="906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6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`freelance`.`categories`</w:delText>
        </w:r>
      </w:del>
    </w:p>
    <w:p w14:paraId="3EF4DB8D" w14:textId="71507C40" w:rsidR="00BD3177" w:rsidRPr="00BD3177" w:rsidDel="00D30024" w:rsidRDefault="00BD3177">
      <w:pPr>
        <w:spacing w:after="0"/>
        <w:rPr>
          <w:del w:id="906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6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2977921" w14:textId="326C627B" w:rsidR="00BD3177" w:rsidRPr="00BD3177" w:rsidDel="00D30024" w:rsidRDefault="00BD3177">
      <w:pPr>
        <w:spacing w:after="0"/>
        <w:rPr>
          <w:del w:id="906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7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`freelance`.`categories` ;</w:delText>
        </w:r>
      </w:del>
    </w:p>
    <w:p w14:paraId="180EB6B7" w14:textId="030AD4F7" w:rsidR="00BD3177" w:rsidRPr="00BD3177" w:rsidDel="00D30024" w:rsidRDefault="00BD3177">
      <w:pPr>
        <w:spacing w:after="0"/>
        <w:rPr>
          <w:del w:id="907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7844826" w14:textId="6ACE77E0" w:rsidR="00BD3177" w:rsidRPr="00BD3177" w:rsidDel="00D30024" w:rsidRDefault="00BD3177">
      <w:pPr>
        <w:spacing w:after="0"/>
        <w:rPr>
          <w:del w:id="90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`freelance`.`categories` (</w:delText>
        </w:r>
      </w:del>
    </w:p>
    <w:p w14:paraId="78D0A016" w14:textId="74D55AC1" w:rsidR="00BD3177" w:rsidRPr="00BD3177" w:rsidDel="00D30024" w:rsidRDefault="00BD3177">
      <w:pPr>
        <w:spacing w:after="0"/>
        <w:rPr>
          <w:del w:id="90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769A545D" w14:textId="12F32D8F" w:rsidR="00BD3177" w:rsidRPr="00BD3177" w:rsidDel="00D30024" w:rsidRDefault="00BD3177">
      <w:pPr>
        <w:spacing w:after="0"/>
        <w:rPr>
          <w:del w:id="90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`name` VARCHAR(50) NOT NULL,</w:delText>
        </w:r>
      </w:del>
    </w:p>
    <w:p w14:paraId="19A3750A" w14:textId="045C9017" w:rsidR="00BD3177" w:rsidRPr="00BD3177" w:rsidDel="00D30024" w:rsidRDefault="00BD3177">
      <w:pPr>
        <w:spacing w:after="0"/>
        <w:rPr>
          <w:del w:id="90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`description` TEXT NULL DEFAULT NULL,</w:delText>
        </w:r>
      </w:del>
    </w:p>
    <w:p w14:paraId="2ECDC0D9" w14:textId="0A990621" w:rsidR="00BD3177" w:rsidRPr="00BD3177" w:rsidDel="00D30024" w:rsidRDefault="00BD3177">
      <w:pPr>
        <w:spacing w:after="0"/>
        <w:rPr>
          <w:del w:id="90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266C11DC" w14:textId="5545C624" w:rsidR="00BD3177" w:rsidRPr="00BD3177" w:rsidDel="00D30024" w:rsidRDefault="00BD3177">
      <w:pPr>
        <w:spacing w:after="0"/>
        <w:rPr>
          <w:del w:id="90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1AF5F446" w14:textId="5A1A2117" w:rsidR="00BD3177" w:rsidRPr="00BD3177" w:rsidDel="00D30024" w:rsidRDefault="00BD3177">
      <w:pPr>
        <w:spacing w:after="0"/>
        <w:rPr>
          <w:del w:id="90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`name_UNIQUE` (`name` ASC) VISIBLE)</w:delText>
        </w:r>
      </w:del>
    </w:p>
    <w:p w14:paraId="68A8E29D" w14:textId="03E0CC90" w:rsidR="00BD3177" w:rsidRPr="00BD3177" w:rsidDel="00D30024" w:rsidRDefault="00BD3177">
      <w:pPr>
        <w:spacing w:after="0"/>
        <w:rPr>
          <w:del w:id="90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320AA24A" w14:textId="43EBC68E" w:rsidR="00BD3177" w:rsidRPr="00BD3177" w:rsidDel="00D30024" w:rsidRDefault="00BD3177">
      <w:pPr>
        <w:spacing w:after="0"/>
        <w:rPr>
          <w:del w:id="90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6</w:delText>
        </w:r>
      </w:del>
    </w:p>
    <w:p w14:paraId="5D00B105" w14:textId="25512A4F" w:rsidR="00BD3177" w:rsidRPr="00BD3177" w:rsidDel="00D30024" w:rsidRDefault="00BD3177">
      <w:pPr>
        <w:spacing w:after="0"/>
        <w:rPr>
          <w:del w:id="90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7E93F93C" w14:textId="35D0D804" w:rsidR="00BD3177" w:rsidRPr="00BD3177" w:rsidDel="00D30024" w:rsidRDefault="00BD3177">
      <w:pPr>
        <w:spacing w:after="0"/>
        <w:rPr>
          <w:del w:id="909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DCD6CA2" w14:textId="27FBD796" w:rsidR="00BD3177" w:rsidRPr="00BD3177" w:rsidDel="00D30024" w:rsidRDefault="00BD3177">
      <w:pPr>
        <w:spacing w:after="0"/>
        <w:rPr>
          <w:del w:id="909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CCD43D1" w14:textId="70F4E083" w:rsidR="00BD3177" w:rsidRPr="00BD3177" w:rsidDel="00D30024" w:rsidRDefault="00BD3177">
      <w:pPr>
        <w:spacing w:after="0"/>
        <w:rPr>
          <w:del w:id="90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9AF6EEA" w14:textId="684D51F5" w:rsidR="00BD3177" w:rsidRPr="00BD3177" w:rsidDel="00D30024" w:rsidRDefault="00BD3177">
      <w:pPr>
        <w:spacing w:after="0"/>
        <w:rPr>
          <w:del w:id="90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`freelance`.`projects`</w:delText>
        </w:r>
      </w:del>
    </w:p>
    <w:p w14:paraId="2A3EAD26" w14:textId="4088D3B6" w:rsidR="00BD3177" w:rsidRPr="00BD3177" w:rsidDel="00D30024" w:rsidRDefault="00BD3177">
      <w:pPr>
        <w:spacing w:after="0"/>
        <w:rPr>
          <w:del w:id="90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0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1854FBD" w14:textId="06911957" w:rsidR="00BD3177" w:rsidRPr="00BD3177" w:rsidDel="00D30024" w:rsidRDefault="00BD3177">
      <w:pPr>
        <w:spacing w:after="0"/>
        <w:rPr>
          <w:del w:id="91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`freelance`.`projects` ;</w:delText>
        </w:r>
      </w:del>
    </w:p>
    <w:p w14:paraId="3250E3B2" w14:textId="0785C98B" w:rsidR="00BD3177" w:rsidRPr="00BD3177" w:rsidDel="00D30024" w:rsidRDefault="00BD3177">
      <w:pPr>
        <w:spacing w:after="0"/>
        <w:rPr>
          <w:del w:id="910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43BFBED" w14:textId="154FD8D4" w:rsidR="00BD3177" w:rsidRPr="00BD3177" w:rsidDel="00D30024" w:rsidRDefault="00BD3177">
      <w:pPr>
        <w:spacing w:after="0"/>
        <w:rPr>
          <w:del w:id="910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0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`freelance`.`projects` (</w:delText>
        </w:r>
      </w:del>
    </w:p>
    <w:p w14:paraId="6C3CB240" w14:textId="6D9B5CC6" w:rsidR="00BD3177" w:rsidRPr="00BD3177" w:rsidDel="00D30024" w:rsidRDefault="00BD3177">
      <w:pPr>
        <w:spacing w:after="0"/>
        <w:rPr>
          <w:del w:id="910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0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6F8F2474" w14:textId="34410AB0" w:rsidR="00BD3177" w:rsidRPr="00BD3177" w:rsidDel="00D30024" w:rsidRDefault="00BD3177">
      <w:pPr>
        <w:spacing w:after="0"/>
        <w:rPr>
          <w:del w:id="910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0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`title` VARCHAR(100) NOT NULL,</w:delText>
        </w:r>
      </w:del>
    </w:p>
    <w:p w14:paraId="617662DC" w14:textId="4D67268D" w:rsidR="00BD3177" w:rsidRPr="00BD3177" w:rsidDel="00D30024" w:rsidRDefault="00BD3177">
      <w:pPr>
        <w:spacing w:after="0"/>
        <w:rPr>
          <w:del w:id="910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1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`description` TEXT NOT NULL,</w:delText>
        </w:r>
      </w:del>
    </w:p>
    <w:p w14:paraId="15BB8158" w14:textId="46D711F4" w:rsidR="00BD3177" w:rsidRPr="00BD3177" w:rsidDel="00D30024" w:rsidRDefault="00BD3177">
      <w:pPr>
        <w:spacing w:after="0"/>
        <w:rPr>
          <w:del w:id="911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1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`budget_min` DECIMAL(10,2) NULL DEFAULT NULL,</w:delText>
        </w:r>
      </w:del>
    </w:p>
    <w:p w14:paraId="555DC444" w14:textId="662FA740" w:rsidR="00BD3177" w:rsidRPr="00BD3177" w:rsidDel="00D30024" w:rsidRDefault="00BD3177">
      <w:pPr>
        <w:spacing w:after="0"/>
        <w:rPr>
          <w:del w:id="911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1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`budget_max` DECIMAL(10,2) NULL DEFAULT NULL,</w:delText>
        </w:r>
      </w:del>
    </w:p>
    <w:p w14:paraId="093F407E" w14:textId="4EB47659" w:rsidR="00BD3177" w:rsidRPr="00BD3177" w:rsidDel="00D30024" w:rsidRDefault="00BD3177">
      <w:pPr>
        <w:spacing w:after="0"/>
        <w:rPr>
          <w:del w:id="911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1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`deadline` DATE NULL DEFAULT NULL,</w:delText>
        </w:r>
      </w:del>
    </w:p>
    <w:p w14:paraId="5A99E8CE" w14:textId="67F87A7B" w:rsidR="00BD3177" w:rsidRPr="00BD3177" w:rsidDel="00D30024" w:rsidRDefault="00BD3177">
      <w:pPr>
        <w:spacing w:after="0"/>
        <w:rPr>
          <w:del w:id="911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1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`client_id` INT NOT NULL,</w:delText>
        </w:r>
      </w:del>
    </w:p>
    <w:p w14:paraId="5D85082B" w14:textId="38572A50" w:rsidR="00BD3177" w:rsidRPr="00BD3177" w:rsidDel="00D30024" w:rsidRDefault="00BD3177">
      <w:pPr>
        <w:spacing w:after="0"/>
        <w:rPr>
          <w:del w:id="911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2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`category_id` INT NOT NULL,</w:delText>
        </w:r>
      </w:del>
    </w:p>
    <w:p w14:paraId="53973196" w14:textId="0DF57868" w:rsidR="00BD3177" w:rsidRPr="00BD3177" w:rsidDel="00D30024" w:rsidRDefault="00BD3177">
      <w:pPr>
        <w:spacing w:after="0"/>
        <w:rPr>
          <w:del w:id="912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2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`status` ENUM('open', 'in_progress', 'completed', 'cancelled') NOT NULL DEFAULT 'open',</w:delText>
        </w:r>
      </w:del>
    </w:p>
    <w:p w14:paraId="6A562AC5" w14:textId="5E418CC1" w:rsidR="00BD3177" w:rsidRPr="00BD3177" w:rsidDel="00D30024" w:rsidRDefault="00BD3177">
      <w:pPr>
        <w:spacing w:after="0"/>
        <w:rPr>
          <w:del w:id="912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2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06B3BB42" w14:textId="0854A976" w:rsidR="00BD3177" w:rsidRPr="00BD3177" w:rsidDel="00D30024" w:rsidRDefault="00BD3177">
      <w:pPr>
        <w:spacing w:after="0"/>
        <w:rPr>
          <w:del w:id="912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2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382397D6" w14:textId="18F8F7A3" w:rsidR="00BD3177" w:rsidRPr="00BD3177" w:rsidDel="00D30024" w:rsidRDefault="00BD3177">
      <w:pPr>
        <w:spacing w:after="0"/>
        <w:rPr>
          <w:del w:id="912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2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4884C3CF" w14:textId="2DE83F16" w:rsidR="00BD3177" w:rsidRPr="00BD3177" w:rsidDel="00D30024" w:rsidRDefault="00BD3177">
      <w:pPr>
        <w:spacing w:after="0"/>
        <w:rPr>
          <w:del w:id="912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3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`fk_projects_client_idx` (`client_id` ASC) VISIBLE,</w:delText>
        </w:r>
      </w:del>
    </w:p>
    <w:p w14:paraId="2858B896" w14:textId="5525EA6D" w:rsidR="00BD3177" w:rsidRPr="00BD3177" w:rsidDel="00D30024" w:rsidRDefault="00BD3177">
      <w:pPr>
        <w:spacing w:after="0"/>
        <w:rPr>
          <w:del w:id="913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3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`fk_projects_category_idx` (`category_id` ASC) VISIBLE,</w:delText>
        </w:r>
      </w:del>
    </w:p>
    <w:p w14:paraId="6EAE2AE8" w14:textId="38694529" w:rsidR="00BD3177" w:rsidRPr="00BD3177" w:rsidDel="00D30024" w:rsidRDefault="00BD3177">
      <w:pPr>
        <w:spacing w:after="0"/>
        <w:rPr>
          <w:del w:id="913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3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`fk_projects_category`</w:delText>
        </w:r>
      </w:del>
    </w:p>
    <w:p w14:paraId="2AB0ED02" w14:textId="414A063C" w:rsidR="00BD3177" w:rsidRPr="00BD3177" w:rsidDel="00D30024" w:rsidRDefault="00BD3177">
      <w:pPr>
        <w:spacing w:after="0"/>
        <w:rPr>
          <w:del w:id="913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3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(`category_id`)</w:delText>
        </w:r>
      </w:del>
    </w:p>
    <w:p w14:paraId="608140C3" w14:textId="13F56B1B" w:rsidR="00BD3177" w:rsidRPr="00BD3177" w:rsidDel="00D30024" w:rsidRDefault="00BD3177">
      <w:pPr>
        <w:spacing w:after="0"/>
        <w:rPr>
          <w:del w:id="913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3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`freelance`.`categories` (`id`)</w:delText>
        </w:r>
      </w:del>
    </w:p>
    <w:p w14:paraId="599E6D47" w14:textId="1D4B474A" w:rsidR="00BD3177" w:rsidRPr="00BD3177" w:rsidDel="00D30024" w:rsidRDefault="00BD3177">
      <w:pPr>
        <w:spacing w:after="0"/>
        <w:rPr>
          <w:del w:id="913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4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RESTRICT</w:delText>
        </w:r>
      </w:del>
    </w:p>
    <w:p w14:paraId="2DD320F9" w14:textId="089C8C73" w:rsidR="00BD3177" w:rsidRPr="00BD3177" w:rsidDel="00D30024" w:rsidRDefault="00BD3177">
      <w:pPr>
        <w:spacing w:after="0"/>
        <w:rPr>
          <w:del w:id="914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4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17A4C4AE" w14:textId="30AACECE" w:rsidR="00BD3177" w:rsidRPr="00BD3177" w:rsidDel="00D30024" w:rsidRDefault="00BD3177">
      <w:pPr>
        <w:spacing w:after="0"/>
        <w:rPr>
          <w:del w:id="914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4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`fk_projects_client`</w:delText>
        </w:r>
      </w:del>
    </w:p>
    <w:p w14:paraId="271A00FC" w14:textId="76377ACC" w:rsidR="00BD3177" w:rsidRPr="00BD3177" w:rsidDel="00D30024" w:rsidRDefault="00BD3177">
      <w:pPr>
        <w:spacing w:after="0"/>
        <w:rPr>
          <w:del w:id="914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4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(`client_id`)</w:delText>
        </w:r>
      </w:del>
    </w:p>
    <w:p w14:paraId="2BA478BF" w14:textId="3CFD7109" w:rsidR="00BD3177" w:rsidRPr="00BD3177" w:rsidDel="00D30024" w:rsidRDefault="00BD3177">
      <w:pPr>
        <w:spacing w:after="0"/>
        <w:rPr>
          <w:del w:id="914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4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5FB90FE0" w14:textId="592224BF" w:rsidR="00BD3177" w:rsidRPr="00BD3177" w:rsidDel="00D30024" w:rsidRDefault="00BD3177">
      <w:pPr>
        <w:spacing w:after="0"/>
        <w:rPr>
          <w:del w:id="914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5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59A2F212" w14:textId="31C02ABB" w:rsidR="00BD3177" w:rsidRPr="00BD3177" w:rsidDel="00D30024" w:rsidRDefault="00BD3177">
      <w:pPr>
        <w:spacing w:after="0"/>
        <w:rPr>
          <w:del w:id="915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5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5B2D7361" w14:textId="4AD60A95" w:rsidR="00BD3177" w:rsidRPr="00BD3177" w:rsidDel="00D30024" w:rsidRDefault="00BD3177">
      <w:pPr>
        <w:spacing w:after="0"/>
        <w:rPr>
          <w:del w:id="915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5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79B03E14" w14:textId="6C2E593D" w:rsidR="00BD3177" w:rsidRPr="00BD3177" w:rsidDel="00D30024" w:rsidRDefault="00BD3177">
      <w:pPr>
        <w:spacing w:after="0"/>
        <w:rPr>
          <w:del w:id="915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5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5</w:delText>
        </w:r>
      </w:del>
    </w:p>
    <w:p w14:paraId="794A9067" w14:textId="48CDAB05" w:rsidR="00BD3177" w:rsidRPr="00BD3177" w:rsidDel="00D30024" w:rsidRDefault="00BD3177">
      <w:pPr>
        <w:spacing w:after="0"/>
        <w:rPr>
          <w:del w:id="915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5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3C92CB76" w14:textId="1526BB48" w:rsidR="00BD3177" w:rsidRPr="00BD3177" w:rsidDel="00D30024" w:rsidRDefault="00BD3177">
      <w:pPr>
        <w:spacing w:after="0"/>
        <w:rPr>
          <w:del w:id="915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6943413" w14:textId="09EB722E" w:rsidR="00BD3177" w:rsidRPr="00BD3177" w:rsidDel="00D30024" w:rsidRDefault="00BD3177">
      <w:pPr>
        <w:spacing w:after="0"/>
        <w:rPr>
          <w:del w:id="916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E9E9E4F" w14:textId="06190DFB" w:rsidR="00BD3177" w:rsidRPr="00BD3177" w:rsidDel="00D30024" w:rsidRDefault="00BD3177">
      <w:pPr>
        <w:spacing w:after="0"/>
        <w:rPr>
          <w:del w:id="916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6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62C1BA3" w14:textId="71FB6E42" w:rsidR="00BD3177" w:rsidRPr="00BD3177" w:rsidDel="00D30024" w:rsidRDefault="00BD3177">
      <w:pPr>
        <w:spacing w:after="0"/>
        <w:rPr>
          <w:del w:id="916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6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`freelance`.`bids`</w:delText>
        </w:r>
      </w:del>
    </w:p>
    <w:p w14:paraId="652CF502" w14:textId="083DCF80" w:rsidR="00BD3177" w:rsidRPr="00BD3177" w:rsidDel="00D30024" w:rsidRDefault="00BD3177">
      <w:pPr>
        <w:spacing w:after="0"/>
        <w:rPr>
          <w:del w:id="916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6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8C041CB" w14:textId="3BEF3359" w:rsidR="00BD3177" w:rsidRPr="00BD3177" w:rsidDel="00D30024" w:rsidRDefault="00BD3177">
      <w:pPr>
        <w:spacing w:after="0"/>
        <w:rPr>
          <w:del w:id="916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6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`freelance`.`bids` ;</w:delText>
        </w:r>
      </w:del>
    </w:p>
    <w:p w14:paraId="52A8CA15" w14:textId="6291AAF5" w:rsidR="00BD3177" w:rsidRPr="00BD3177" w:rsidDel="00D30024" w:rsidRDefault="00BD3177">
      <w:pPr>
        <w:spacing w:after="0"/>
        <w:rPr>
          <w:del w:id="916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05D7074" w14:textId="1D776E3F" w:rsidR="00BD3177" w:rsidRPr="00BD3177" w:rsidDel="00D30024" w:rsidRDefault="00BD3177">
      <w:pPr>
        <w:spacing w:after="0"/>
        <w:rPr>
          <w:del w:id="91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`freelance`.`bids` (</w:delText>
        </w:r>
      </w:del>
    </w:p>
    <w:p w14:paraId="0BAFF067" w14:textId="1D146C7A" w:rsidR="00BD3177" w:rsidRPr="00BD3177" w:rsidDel="00D30024" w:rsidRDefault="00BD3177">
      <w:pPr>
        <w:spacing w:after="0"/>
        <w:rPr>
          <w:del w:id="91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77A66639" w14:textId="0C87525F" w:rsidR="00BD3177" w:rsidRPr="00BD3177" w:rsidDel="00D30024" w:rsidRDefault="00BD3177">
      <w:pPr>
        <w:spacing w:after="0"/>
        <w:rPr>
          <w:del w:id="91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`project_id` INT NOT NULL,</w:delText>
        </w:r>
      </w:del>
    </w:p>
    <w:p w14:paraId="45AC8B7F" w14:textId="5D61C60C" w:rsidR="00BD3177" w:rsidRPr="00BD3177" w:rsidDel="00D30024" w:rsidRDefault="00BD3177">
      <w:pPr>
        <w:spacing w:after="0"/>
        <w:rPr>
          <w:del w:id="91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`freelancer_id` INT NOT NULL,</w:delText>
        </w:r>
      </w:del>
    </w:p>
    <w:p w14:paraId="07706B78" w14:textId="5BB483E2" w:rsidR="00BD3177" w:rsidRPr="00BD3177" w:rsidDel="00D30024" w:rsidRDefault="00BD3177">
      <w:pPr>
        <w:spacing w:after="0"/>
        <w:rPr>
          <w:del w:id="91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`proposal_text` TEXT NOT NULL,</w:delText>
        </w:r>
      </w:del>
    </w:p>
    <w:p w14:paraId="7ED79662" w14:textId="6C078DC1" w:rsidR="00BD3177" w:rsidRPr="00BD3177" w:rsidDel="00D30024" w:rsidRDefault="00BD3177">
      <w:pPr>
        <w:spacing w:after="0"/>
        <w:rPr>
          <w:del w:id="91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`proposed_amount` DECIMAL(10,2) NOT NULL,</w:delText>
        </w:r>
      </w:del>
    </w:p>
    <w:p w14:paraId="2FB12BDB" w14:textId="4AD56100" w:rsidR="00BD3177" w:rsidRPr="00BD3177" w:rsidDel="00D30024" w:rsidRDefault="00BD3177">
      <w:pPr>
        <w:spacing w:after="0"/>
        <w:rPr>
          <w:del w:id="91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`delivery_days` INT NOT NULL,</w:delText>
        </w:r>
      </w:del>
    </w:p>
    <w:p w14:paraId="3AEC4CF2" w14:textId="7F7C100D" w:rsidR="00BD3177" w:rsidRPr="00BD3177" w:rsidDel="00D30024" w:rsidRDefault="00BD3177">
      <w:pPr>
        <w:spacing w:after="0"/>
        <w:rPr>
          <w:del w:id="91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`status` ENUM('pending', 'accepted', 'rejected', 'withdrawn') NOT NULL DEFAULT 'pending',</w:delText>
        </w:r>
      </w:del>
    </w:p>
    <w:p w14:paraId="1650B855" w14:textId="46FF58A3" w:rsidR="00BD3177" w:rsidRPr="00BD3177" w:rsidDel="00D30024" w:rsidRDefault="00BD3177">
      <w:pPr>
        <w:spacing w:after="0"/>
        <w:rPr>
          <w:del w:id="91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31BC553E" w14:textId="6D524E54" w:rsidR="00BD3177" w:rsidRPr="00BD3177" w:rsidDel="00D30024" w:rsidRDefault="00BD3177">
      <w:pPr>
        <w:spacing w:after="0"/>
        <w:rPr>
          <w:del w:id="91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211F067D" w14:textId="0A438826" w:rsidR="00BD3177" w:rsidRPr="00BD3177" w:rsidDel="00D30024" w:rsidRDefault="00BD3177">
      <w:pPr>
        <w:spacing w:after="0"/>
        <w:rPr>
          <w:del w:id="91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3E48B084" w14:textId="10121F3C" w:rsidR="00BD3177" w:rsidRPr="00BD3177" w:rsidDel="00D30024" w:rsidRDefault="00BD3177">
      <w:pPr>
        <w:spacing w:after="0"/>
        <w:rPr>
          <w:del w:id="91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`unique_freelancer_project` (`project_id` ASC, `freelancer_id` ASC) VISIBLE,</w:delText>
        </w:r>
      </w:del>
    </w:p>
    <w:p w14:paraId="05A8A042" w14:textId="4AA3CFDE" w:rsidR="00BD3177" w:rsidRPr="00BD3177" w:rsidDel="00D30024" w:rsidRDefault="00BD3177">
      <w:pPr>
        <w:spacing w:after="0"/>
        <w:rPr>
          <w:del w:id="91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`fk_bids_freelancer_idx` (`freelancer_id` ASC) VISIBLE,</w:delText>
        </w:r>
      </w:del>
    </w:p>
    <w:p w14:paraId="3118B176" w14:textId="50828609" w:rsidR="00BD3177" w:rsidRPr="00BD3177" w:rsidDel="00D30024" w:rsidRDefault="00BD3177">
      <w:pPr>
        <w:spacing w:after="0"/>
        <w:rPr>
          <w:del w:id="91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`fk_bids_project_idx` (`project_id` ASC) VISIBLE,</w:delText>
        </w:r>
      </w:del>
    </w:p>
    <w:p w14:paraId="1B5CB929" w14:textId="1A260A79" w:rsidR="00BD3177" w:rsidRPr="00BD3177" w:rsidDel="00D30024" w:rsidRDefault="00BD3177">
      <w:pPr>
        <w:spacing w:after="0"/>
        <w:rPr>
          <w:del w:id="91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1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`fk_bids_freelancer`</w:delText>
        </w:r>
      </w:del>
    </w:p>
    <w:p w14:paraId="4F3823B3" w14:textId="1E81B43A" w:rsidR="00BD3177" w:rsidRPr="00BD3177" w:rsidDel="00D30024" w:rsidRDefault="00BD3177">
      <w:pPr>
        <w:spacing w:after="0"/>
        <w:rPr>
          <w:del w:id="92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(`freelancer_id`)</w:delText>
        </w:r>
      </w:del>
    </w:p>
    <w:p w14:paraId="37BE60A5" w14:textId="24CC22BE" w:rsidR="00BD3177" w:rsidRPr="00BD3177" w:rsidDel="00D30024" w:rsidRDefault="00BD3177">
      <w:pPr>
        <w:spacing w:after="0"/>
        <w:rPr>
          <w:del w:id="92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1D8E72E2" w14:textId="10A10446" w:rsidR="00BD3177" w:rsidRPr="00BD3177" w:rsidDel="00D30024" w:rsidRDefault="00BD3177">
      <w:pPr>
        <w:spacing w:after="0"/>
        <w:rPr>
          <w:del w:id="92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7CDA12E0" w14:textId="4F2A5DCC" w:rsidR="00BD3177" w:rsidRPr="00BD3177" w:rsidDel="00D30024" w:rsidRDefault="00BD3177">
      <w:pPr>
        <w:spacing w:after="0"/>
        <w:rPr>
          <w:del w:id="92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55132637" w14:textId="3D242731" w:rsidR="00BD3177" w:rsidRPr="00BD3177" w:rsidDel="00D30024" w:rsidRDefault="00BD3177">
      <w:pPr>
        <w:spacing w:after="0"/>
        <w:rPr>
          <w:del w:id="92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`fk_bids_project`</w:delText>
        </w:r>
      </w:del>
    </w:p>
    <w:p w14:paraId="5AADFC26" w14:textId="3BF490FE" w:rsidR="00BD3177" w:rsidRPr="00BD3177" w:rsidDel="00D30024" w:rsidRDefault="00BD3177">
      <w:pPr>
        <w:spacing w:after="0"/>
        <w:rPr>
          <w:del w:id="92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(`project_id`)</w:delText>
        </w:r>
      </w:del>
    </w:p>
    <w:p w14:paraId="5FAF146C" w14:textId="1B53CB36" w:rsidR="00BD3177" w:rsidRPr="00BD3177" w:rsidDel="00D30024" w:rsidRDefault="00BD3177">
      <w:pPr>
        <w:spacing w:after="0"/>
        <w:rPr>
          <w:del w:id="92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`freelance`.`projects` (`id`)</w:delText>
        </w:r>
      </w:del>
    </w:p>
    <w:p w14:paraId="5AAF4C2C" w14:textId="50FEAEA5" w:rsidR="00BD3177" w:rsidRPr="00BD3177" w:rsidDel="00D30024" w:rsidRDefault="00BD3177">
      <w:pPr>
        <w:spacing w:after="0"/>
        <w:rPr>
          <w:del w:id="92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120A2521" w14:textId="7DADBCB4" w:rsidR="00BD3177" w:rsidRPr="00BD3177" w:rsidDel="00D30024" w:rsidRDefault="00BD3177">
      <w:pPr>
        <w:spacing w:after="0"/>
        <w:rPr>
          <w:del w:id="92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2A3F211B" w14:textId="1A1089C8" w:rsidR="00BD3177" w:rsidRPr="00BD3177" w:rsidDel="00D30024" w:rsidRDefault="00BD3177">
      <w:pPr>
        <w:spacing w:after="0"/>
        <w:rPr>
          <w:del w:id="92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52E5D28A" w14:textId="35A7AF94" w:rsidR="00BD3177" w:rsidRPr="00BD3177" w:rsidDel="00D30024" w:rsidRDefault="00BD3177">
      <w:pPr>
        <w:spacing w:after="0"/>
        <w:rPr>
          <w:del w:id="92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6</w:delText>
        </w:r>
      </w:del>
    </w:p>
    <w:p w14:paraId="55CAC7C8" w14:textId="290D8F1C" w:rsidR="00BD3177" w:rsidRPr="00BD3177" w:rsidDel="00D30024" w:rsidRDefault="00BD3177">
      <w:pPr>
        <w:spacing w:after="0"/>
        <w:rPr>
          <w:del w:id="92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5F5F20B7" w14:textId="0837F114" w:rsidR="00BD3177" w:rsidRPr="00BD3177" w:rsidDel="00D30024" w:rsidRDefault="00BD3177">
      <w:pPr>
        <w:spacing w:after="0"/>
        <w:rPr>
          <w:del w:id="922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F76FD3F" w14:textId="65283FD0" w:rsidR="00BD3177" w:rsidRPr="00BD3177" w:rsidDel="00D30024" w:rsidRDefault="00BD3177">
      <w:pPr>
        <w:spacing w:after="0"/>
        <w:rPr>
          <w:del w:id="922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2DE41E2" w14:textId="2C8648F2" w:rsidR="00BD3177" w:rsidRPr="00BD3177" w:rsidDel="00D30024" w:rsidRDefault="00BD3177">
      <w:pPr>
        <w:spacing w:after="0"/>
        <w:rPr>
          <w:del w:id="92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3927FCC" w14:textId="1536A230" w:rsidR="00BD3177" w:rsidRPr="00BD3177" w:rsidDel="00D30024" w:rsidRDefault="00BD3177">
      <w:pPr>
        <w:spacing w:after="0"/>
        <w:rPr>
          <w:del w:id="92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`freelance`.`contracts`</w:delText>
        </w:r>
      </w:del>
    </w:p>
    <w:p w14:paraId="363DA953" w14:textId="415661F4" w:rsidR="00BD3177" w:rsidRPr="00BD3177" w:rsidDel="00D30024" w:rsidRDefault="00BD3177">
      <w:pPr>
        <w:spacing w:after="0"/>
        <w:rPr>
          <w:del w:id="92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695A46C" w14:textId="4593D075" w:rsidR="00BD3177" w:rsidRPr="00BD3177" w:rsidDel="00D30024" w:rsidRDefault="00BD3177">
      <w:pPr>
        <w:spacing w:after="0"/>
        <w:rPr>
          <w:del w:id="92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`freelance`.`contracts` ;</w:delText>
        </w:r>
      </w:del>
    </w:p>
    <w:p w14:paraId="65D1CA2E" w14:textId="52B0E4B5" w:rsidR="00BD3177" w:rsidRPr="00BD3177" w:rsidDel="00D30024" w:rsidRDefault="00BD3177">
      <w:pPr>
        <w:spacing w:after="0"/>
        <w:rPr>
          <w:del w:id="923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C4625CC" w14:textId="074683DF" w:rsidR="00BD3177" w:rsidRPr="00BD3177" w:rsidDel="00D30024" w:rsidRDefault="00BD3177">
      <w:pPr>
        <w:spacing w:after="0"/>
        <w:rPr>
          <w:del w:id="923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3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`freelance`.`contracts` (</w:delText>
        </w:r>
      </w:del>
    </w:p>
    <w:p w14:paraId="6A24C9D7" w14:textId="54F27362" w:rsidR="00BD3177" w:rsidRPr="00BD3177" w:rsidDel="00D30024" w:rsidRDefault="00BD3177">
      <w:pPr>
        <w:spacing w:after="0"/>
        <w:rPr>
          <w:del w:id="923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3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206028EE" w14:textId="0AF996BB" w:rsidR="00BD3177" w:rsidRPr="00BD3177" w:rsidDel="00D30024" w:rsidRDefault="00BD3177">
      <w:pPr>
        <w:spacing w:after="0"/>
        <w:rPr>
          <w:del w:id="923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4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`project_id` INT NOT NULL,</w:delText>
        </w:r>
      </w:del>
    </w:p>
    <w:p w14:paraId="240EF48D" w14:textId="525CEE6F" w:rsidR="00BD3177" w:rsidRPr="00BD3177" w:rsidDel="00D30024" w:rsidRDefault="00BD3177">
      <w:pPr>
        <w:spacing w:after="0"/>
        <w:rPr>
          <w:del w:id="924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4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`bid_id` INT NOT NULL,</w:delText>
        </w:r>
      </w:del>
    </w:p>
    <w:p w14:paraId="6CC880A3" w14:textId="2E4B4204" w:rsidR="00BD3177" w:rsidRPr="00BD3177" w:rsidDel="00D30024" w:rsidRDefault="00BD3177">
      <w:pPr>
        <w:spacing w:after="0"/>
        <w:rPr>
          <w:del w:id="924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4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`freelancer_id` INT NOT NULL,</w:delText>
        </w:r>
      </w:del>
    </w:p>
    <w:p w14:paraId="62FBEEFD" w14:textId="1453AE21" w:rsidR="00BD3177" w:rsidRPr="00BD3177" w:rsidDel="00D30024" w:rsidRDefault="00BD3177">
      <w:pPr>
        <w:spacing w:after="0"/>
        <w:rPr>
          <w:del w:id="924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4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`client_id` INT NOT NULL,</w:delText>
        </w:r>
      </w:del>
    </w:p>
    <w:p w14:paraId="760C50D3" w14:textId="1F03EC56" w:rsidR="00BD3177" w:rsidRPr="00BD3177" w:rsidDel="00D30024" w:rsidRDefault="00BD3177">
      <w:pPr>
        <w:spacing w:after="0"/>
        <w:rPr>
          <w:del w:id="924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4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`final_price` DECIMAL(10,2) NOT NULL,</w:delText>
        </w:r>
      </w:del>
    </w:p>
    <w:p w14:paraId="5185A497" w14:textId="1341ABEF" w:rsidR="00BD3177" w:rsidRPr="00BD3177" w:rsidDel="00D30024" w:rsidRDefault="00BD3177">
      <w:pPr>
        <w:spacing w:after="0"/>
        <w:rPr>
          <w:del w:id="924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5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`status` ENUM('active', 'completed', 'disputed', 'cancelled') NOT NULL DEFAULT 'active',</w:delText>
        </w:r>
      </w:del>
    </w:p>
    <w:p w14:paraId="0F080B1A" w14:textId="5D389CFD" w:rsidR="00BD3177" w:rsidRPr="00BD3177" w:rsidDel="00D30024" w:rsidRDefault="00BD3177">
      <w:pPr>
        <w:spacing w:after="0"/>
        <w:rPr>
          <w:del w:id="925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5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429E9A8B" w14:textId="698383E1" w:rsidR="00BD3177" w:rsidRPr="00BD3177" w:rsidDel="00D30024" w:rsidRDefault="00BD3177">
      <w:pPr>
        <w:spacing w:after="0"/>
        <w:rPr>
          <w:del w:id="925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5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`completed_at` DATETIME NULL DEFAULT NULL,</w:delText>
        </w:r>
      </w:del>
    </w:p>
    <w:p w14:paraId="599BA5E1" w14:textId="1729C6C7" w:rsidR="00BD3177" w:rsidRPr="00BD3177" w:rsidDel="00D30024" w:rsidRDefault="00BD3177">
      <w:pPr>
        <w:spacing w:after="0"/>
        <w:rPr>
          <w:del w:id="925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5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43378B58" w14:textId="0BF30B9E" w:rsidR="00BD3177" w:rsidRPr="00BD3177" w:rsidDel="00D30024" w:rsidRDefault="00BD3177">
      <w:pPr>
        <w:spacing w:after="0"/>
        <w:rPr>
          <w:del w:id="925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5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44E98A4E" w14:textId="669483A5" w:rsidR="00BD3177" w:rsidRPr="00BD3177" w:rsidDel="00D30024" w:rsidRDefault="00BD3177">
      <w:pPr>
        <w:spacing w:after="0"/>
        <w:rPr>
          <w:del w:id="925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6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`project_id_UNIQUE` (`project_id` ASC) VISIBLE,</w:delText>
        </w:r>
      </w:del>
    </w:p>
    <w:p w14:paraId="4E6BBC49" w14:textId="7A5670E8" w:rsidR="00BD3177" w:rsidRPr="00BD3177" w:rsidDel="00D30024" w:rsidRDefault="00BD3177">
      <w:pPr>
        <w:spacing w:after="0"/>
        <w:rPr>
          <w:del w:id="926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6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`fk_contracts_freelancer_idx` (`freelancer_id` ASC) VISIBLE,</w:delText>
        </w:r>
      </w:del>
    </w:p>
    <w:p w14:paraId="16231038" w14:textId="025BBC92" w:rsidR="00BD3177" w:rsidRPr="00BD3177" w:rsidDel="00D30024" w:rsidRDefault="00BD3177">
      <w:pPr>
        <w:spacing w:after="0"/>
        <w:rPr>
          <w:del w:id="926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6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`fk_contracts_client_idx` (`client_id` ASC) VISIBLE,</w:delText>
        </w:r>
      </w:del>
    </w:p>
    <w:p w14:paraId="5A31E3B2" w14:textId="72834237" w:rsidR="00BD3177" w:rsidRPr="00BD3177" w:rsidDel="00D30024" w:rsidRDefault="00BD3177">
      <w:pPr>
        <w:spacing w:after="0"/>
        <w:rPr>
          <w:del w:id="926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6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`fk_contracts_bid_idx` (`bid_id` ASC) VISIBLE,</w:delText>
        </w:r>
      </w:del>
    </w:p>
    <w:p w14:paraId="46F91C13" w14:textId="289CEB41" w:rsidR="00BD3177" w:rsidRPr="00BD3177" w:rsidDel="00D30024" w:rsidRDefault="00BD3177">
      <w:pPr>
        <w:spacing w:after="0"/>
        <w:rPr>
          <w:del w:id="926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6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`fk_contracts_bid`</w:delText>
        </w:r>
      </w:del>
    </w:p>
    <w:p w14:paraId="5DB6DAC5" w14:textId="59F5A56A" w:rsidR="00BD3177" w:rsidRPr="00BD3177" w:rsidDel="00D30024" w:rsidRDefault="00BD3177">
      <w:pPr>
        <w:spacing w:after="0"/>
        <w:rPr>
          <w:del w:id="926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7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(`bid_id`)</w:delText>
        </w:r>
      </w:del>
    </w:p>
    <w:p w14:paraId="4AF3978D" w14:textId="4F44AAF6" w:rsidR="00BD3177" w:rsidRPr="00BD3177" w:rsidDel="00D30024" w:rsidRDefault="00BD3177">
      <w:pPr>
        <w:spacing w:after="0"/>
        <w:rPr>
          <w:del w:id="927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7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`freelance`.`bids` (`id`)</w:delText>
        </w:r>
      </w:del>
    </w:p>
    <w:p w14:paraId="7E09C9D8" w14:textId="233806BA" w:rsidR="00BD3177" w:rsidRPr="00BD3177" w:rsidDel="00D30024" w:rsidRDefault="00BD3177">
      <w:pPr>
        <w:spacing w:after="0"/>
        <w:rPr>
          <w:del w:id="927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7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RESTRICT</w:delText>
        </w:r>
      </w:del>
    </w:p>
    <w:p w14:paraId="58916A90" w14:textId="0010AC9C" w:rsidR="00BD3177" w:rsidRPr="00BD3177" w:rsidDel="00D30024" w:rsidRDefault="00BD3177">
      <w:pPr>
        <w:spacing w:after="0"/>
        <w:rPr>
          <w:del w:id="927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7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5DB20355" w14:textId="7EE8D9A0" w:rsidR="00BD3177" w:rsidRPr="00BD3177" w:rsidDel="00D30024" w:rsidRDefault="00BD3177">
      <w:pPr>
        <w:spacing w:after="0"/>
        <w:rPr>
          <w:del w:id="927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7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`fk_contracts_client`</w:delText>
        </w:r>
      </w:del>
    </w:p>
    <w:p w14:paraId="1136B8BC" w14:textId="68DC78FD" w:rsidR="00BD3177" w:rsidRPr="00BD3177" w:rsidDel="00D30024" w:rsidRDefault="00BD3177">
      <w:pPr>
        <w:spacing w:after="0"/>
        <w:rPr>
          <w:del w:id="927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8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(`client_id`)</w:delText>
        </w:r>
      </w:del>
    </w:p>
    <w:p w14:paraId="7B59CA80" w14:textId="282D3BB1" w:rsidR="00BD3177" w:rsidRPr="00BD3177" w:rsidDel="00D30024" w:rsidRDefault="00BD3177">
      <w:pPr>
        <w:spacing w:after="0"/>
        <w:rPr>
          <w:del w:id="928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8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3EBA9845" w14:textId="405FE70D" w:rsidR="00BD3177" w:rsidRPr="00BD3177" w:rsidDel="00D30024" w:rsidRDefault="00BD3177">
      <w:pPr>
        <w:spacing w:after="0"/>
        <w:rPr>
          <w:del w:id="928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8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17706E01" w14:textId="5317E731" w:rsidR="00BD3177" w:rsidRPr="00BD3177" w:rsidDel="00D30024" w:rsidRDefault="00BD3177">
      <w:pPr>
        <w:spacing w:after="0"/>
        <w:rPr>
          <w:del w:id="928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8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4F38D529" w14:textId="2DE547AE" w:rsidR="00BD3177" w:rsidRPr="00BD3177" w:rsidDel="00D30024" w:rsidRDefault="00BD3177">
      <w:pPr>
        <w:spacing w:after="0"/>
        <w:rPr>
          <w:del w:id="928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8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`fk_contracts_freelancer`</w:delText>
        </w:r>
      </w:del>
    </w:p>
    <w:p w14:paraId="52565398" w14:textId="070A19D0" w:rsidR="00BD3177" w:rsidRPr="00BD3177" w:rsidDel="00D30024" w:rsidRDefault="00BD3177">
      <w:pPr>
        <w:spacing w:after="0"/>
        <w:rPr>
          <w:del w:id="928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9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(`freelancer_id`)</w:delText>
        </w:r>
      </w:del>
    </w:p>
    <w:p w14:paraId="54D1D5EB" w14:textId="1E8F3FE9" w:rsidR="00BD3177" w:rsidRPr="00BD3177" w:rsidDel="00D30024" w:rsidRDefault="00BD3177">
      <w:pPr>
        <w:spacing w:after="0"/>
        <w:rPr>
          <w:del w:id="929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9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11088133" w14:textId="52621F2B" w:rsidR="00BD3177" w:rsidRPr="00BD3177" w:rsidDel="00D30024" w:rsidRDefault="00BD3177">
      <w:pPr>
        <w:spacing w:after="0"/>
        <w:rPr>
          <w:del w:id="929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9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0E51396D" w14:textId="10218BAE" w:rsidR="00BD3177" w:rsidRPr="00BD3177" w:rsidDel="00D30024" w:rsidRDefault="00BD3177">
      <w:pPr>
        <w:spacing w:after="0"/>
        <w:rPr>
          <w:del w:id="929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9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5D14D167" w14:textId="5C6284F0" w:rsidR="00BD3177" w:rsidRPr="00BD3177" w:rsidDel="00D30024" w:rsidRDefault="00BD3177">
      <w:pPr>
        <w:spacing w:after="0"/>
        <w:rPr>
          <w:del w:id="929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29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`fk_contracts_project`</w:delText>
        </w:r>
      </w:del>
    </w:p>
    <w:p w14:paraId="02B24F36" w14:textId="7B2A7462" w:rsidR="00BD3177" w:rsidRPr="00BD3177" w:rsidDel="00D30024" w:rsidRDefault="00BD3177">
      <w:pPr>
        <w:spacing w:after="0"/>
        <w:rPr>
          <w:del w:id="929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0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(`project_id`)</w:delText>
        </w:r>
      </w:del>
    </w:p>
    <w:p w14:paraId="0D958896" w14:textId="29D104B4" w:rsidR="00BD3177" w:rsidRPr="00BD3177" w:rsidDel="00D30024" w:rsidRDefault="00BD3177">
      <w:pPr>
        <w:spacing w:after="0"/>
        <w:rPr>
          <w:del w:id="930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0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`freelance`.`projects` (`id`)</w:delText>
        </w:r>
      </w:del>
    </w:p>
    <w:p w14:paraId="3CA59E4A" w14:textId="7FFB761D" w:rsidR="00BD3177" w:rsidRPr="00BD3177" w:rsidDel="00D30024" w:rsidRDefault="00BD3177">
      <w:pPr>
        <w:spacing w:after="0"/>
        <w:rPr>
          <w:del w:id="930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0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38B6456A" w14:textId="31755293" w:rsidR="00BD3177" w:rsidRPr="00BD3177" w:rsidDel="00D30024" w:rsidRDefault="00BD3177">
      <w:pPr>
        <w:spacing w:after="0"/>
        <w:rPr>
          <w:del w:id="930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0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4391C6C1" w14:textId="459E31E2" w:rsidR="00BD3177" w:rsidRPr="00BD3177" w:rsidDel="00D30024" w:rsidRDefault="00BD3177">
      <w:pPr>
        <w:spacing w:after="0"/>
        <w:rPr>
          <w:del w:id="930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0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4A82AC62" w14:textId="6E305226" w:rsidR="00BD3177" w:rsidRPr="00BD3177" w:rsidDel="00D30024" w:rsidRDefault="00BD3177">
      <w:pPr>
        <w:spacing w:after="0"/>
        <w:rPr>
          <w:del w:id="930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1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3</w:delText>
        </w:r>
      </w:del>
    </w:p>
    <w:p w14:paraId="121C1661" w14:textId="14A47726" w:rsidR="00BD3177" w:rsidRPr="00BD3177" w:rsidDel="00D30024" w:rsidRDefault="00BD3177">
      <w:pPr>
        <w:spacing w:after="0"/>
        <w:rPr>
          <w:del w:id="931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1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5A93347E" w14:textId="047BBB09" w:rsidR="00BD3177" w:rsidRPr="00BD3177" w:rsidDel="00D30024" w:rsidRDefault="00BD3177">
      <w:pPr>
        <w:spacing w:after="0"/>
        <w:rPr>
          <w:del w:id="931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C51BAE3" w14:textId="19C2EDA9" w:rsidR="00BD3177" w:rsidRPr="00BD3177" w:rsidDel="00D30024" w:rsidRDefault="00BD3177">
      <w:pPr>
        <w:spacing w:after="0"/>
        <w:rPr>
          <w:del w:id="931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67B6CA2" w14:textId="16937566" w:rsidR="00BD3177" w:rsidRPr="00BD3177" w:rsidDel="00D30024" w:rsidRDefault="00BD3177">
      <w:pPr>
        <w:spacing w:after="0"/>
        <w:rPr>
          <w:del w:id="931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1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8035859" w14:textId="7D0F8542" w:rsidR="00BD3177" w:rsidRPr="00BD3177" w:rsidDel="00D30024" w:rsidRDefault="00BD3177">
      <w:pPr>
        <w:spacing w:after="0"/>
        <w:rPr>
          <w:del w:id="931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1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`freelance`.`reviews`</w:delText>
        </w:r>
      </w:del>
    </w:p>
    <w:p w14:paraId="03610B7A" w14:textId="3766B103" w:rsidR="00BD3177" w:rsidRPr="00BD3177" w:rsidDel="00D30024" w:rsidRDefault="00BD3177">
      <w:pPr>
        <w:spacing w:after="0"/>
        <w:rPr>
          <w:del w:id="931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2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D020330" w14:textId="44CF5156" w:rsidR="00BD3177" w:rsidRPr="00BD3177" w:rsidDel="00D30024" w:rsidRDefault="00BD3177">
      <w:pPr>
        <w:spacing w:after="0"/>
        <w:rPr>
          <w:del w:id="932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2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`freelance`.`reviews` ;</w:delText>
        </w:r>
      </w:del>
    </w:p>
    <w:p w14:paraId="1141274D" w14:textId="6070200A" w:rsidR="00BD3177" w:rsidRPr="00BD3177" w:rsidDel="00D30024" w:rsidRDefault="00BD3177">
      <w:pPr>
        <w:spacing w:after="0"/>
        <w:rPr>
          <w:del w:id="932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B8D66CE" w14:textId="72C6AB03" w:rsidR="00BD3177" w:rsidRPr="00BD3177" w:rsidDel="00D30024" w:rsidRDefault="00BD3177">
      <w:pPr>
        <w:spacing w:after="0"/>
        <w:rPr>
          <w:del w:id="93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`freelance`.`reviews` (</w:delText>
        </w:r>
      </w:del>
    </w:p>
    <w:p w14:paraId="4AAD984B" w14:textId="49C4618C" w:rsidR="00BD3177" w:rsidRPr="00BD3177" w:rsidDel="00D30024" w:rsidRDefault="00BD3177">
      <w:pPr>
        <w:spacing w:after="0"/>
        <w:rPr>
          <w:del w:id="93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00B85C94" w14:textId="41917361" w:rsidR="00BD3177" w:rsidRPr="00BD3177" w:rsidDel="00D30024" w:rsidRDefault="00BD3177">
      <w:pPr>
        <w:spacing w:after="0"/>
        <w:rPr>
          <w:del w:id="93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`contract_id` INT NOT NULL,</w:delText>
        </w:r>
      </w:del>
    </w:p>
    <w:p w14:paraId="3BC43963" w14:textId="31055976" w:rsidR="00BD3177" w:rsidRPr="00BD3177" w:rsidDel="00D30024" w:rsidRDefault="00BD3177">
      <w:pPr>
        <w:spacing w:after="0"/>
        <w:rPr>
          <w:del w:id="93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`reviewer_id` INT NOT NULL,</w:delText>
        </w:r>
      </w:del>
    </w:p>
    <w:p w14:paraId="71DA5777" w14:textId="535765EF" w:rsidR="00BD3177" w:rsidRPr="00BD3177" w:rsidDel="00D30024" w:rsidRDefault="00BD3177">
      <w:pPr>
        <w:spacing w:after="0"/>
        <w:rPr>
          <w:del w:id="93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`target_id` INT NOT NULL,</w:delText>
        </w:r>
      </w:del>
    </w:p>
    <w:p w14:paraId="605A66FD" w14:textId="08671618" w:rsidR="00BD3177" w:rsidRPr="00BD3177" w:rsidDel="00D30024" w:rsidRDefault="00BD3177">
      <w:pPr>
        <w:spacing w:after="0"/>
        <w:rPr>
          <w:del w:id="93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`rating` TINYINT NOT NULL,</w:delText>
        </w:r>
      </w:del>
    </w:p>
    <w:p w14:paraId="072DF45F" w14:textId="7853DEE5" w:rsidR="00BD3177" w:rsidRPr="00BD3177" w:rsidDel="00D30024" w:rsidRDefault="00BD3177">
      <w:pPr>
        <w:spacing w:after="0"/>
        <w:rPr>
          <w:del w:id="93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`comment` TEXT NULL DEFAULT NULL,</w:delText>
        </w:r>
      </w:del>
    </w:p>
    <w:p w14:paraId="090488AD" w14:textId="0725FA0C" w:rsidR="00BD3177" w:rsidRPr="00BD3177" w:rsidDel="00D30024" w:rsidRDefault="00BD3177">
      <w:pPr>
        <w:spacing w:after="0"/>
        <w:rPr>
          <w:del w:id="93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0DFC161D" w14:textId="428EB1D6" w:rsidR="00BD3177" w:rsidRPr="00BD3177" w:rsidDel="00D30024" w:rsidRDefault="00BD3177">
      <w:pPr>
        <w:spacing w:after="0"/>
        <w:rPr>
          <w:del w:id="93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1AE91208" w14:textId="5006928C" w:rsidR="00BD3177" w:rsidRPr="00BD3177" w:rsidDel="00D30024" w:rsidRDefault="00BD3177">
      <w:pPr>
        <w:spacing w:after="0"/>
        <w:rPr>
          <w:del w:id="93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7A6578EC" w14:textId="1C90E006" w:rsidR="00BD3177" w:rsidRPr="00BD3177" w:rsidDel="00D30024" w:rsidRDefault="00BD3177">
      <w:pPr>
        <w:spacing w:after="0"/>
        <w:rPr>
          <w:del w:id="93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`unique_review_per_contract` (`contract_id` ASC, `reviewer_id` ASC, `target_id` ASC) VISIBLE,</w:delText>
        </w:r>
      </w:del>
    </w:p>
    <w:p w14:paraId="21DCE288" w14:textId="7A05D002" w:rsidR="00BD3177" w:rsidRPr="00BD3177" w:rsidDel="00D30024" w:rsidRDefault="00BD3177">
      <w:pPr>
        <w:spacing w:after="0"/>
        <w:rPr>
          <w:del w:id="93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`fk_reviews_contract_idx` (`contract_id` ASC) VISIBLE,</w:delText>
        </w:r>
      </w:del>
    </w:p>
    <w:p w14:paraId="31EB4B5B" w14:textId="2DA793AA" w:rsidR="00BD3177" w:rsidRPr="00BD3177" w:rsidDel="00D30024" w:rsidRDefault="00BD3177">
      <w:pPr>
        <w:spacing w:after="0"/>
        <w:rPr>
          <w:del w:id="93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`fk_reviews_reviewer_idx` (`reviewer_id` ASC) VISIBLE,</w:delText>
        </w:r>
      </w:del>
    </w:p>
    <w:p w14:paraId="2AB6B4A2" w14:textId="613FA202" w:rsidR="00BD3177" w:rsidRPr="00BD3177" w:rsidDel="00D30024" w:rsidRDefault="00BD3177">
      <w:pPr>
        <w:spacing w:after="0"/>
        <w:rPr>
          <w:del w:id="93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`fk_reviews_target_idx` (`target_id` ASC) VISIBLE,</w:delText>
        </w:r>
      </w:del>
    </w:p>
    <w:p w14:paraId="3E3C64C6" w14:textId="18E94C26" w:rsidR="00BD3177" w:rsidRPr="00BD3177" w:rsidDel="00D30024" w:rsidRDefault="00BD3177">
      <w:pPr>
        <w:spacing w:after="0"/>
        <w:rPr>
          <w:del w:id="93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`fk_reviews_contract`</w:delText>
        </w:r>
      </w:del>
    </w:p>
    <w:p w14:paraId="2DF2C311" w14:textId="2D6E88EC" w:rsidR="00BD3177" w:rsidRPr="00BD3177" w:rsidDel="00D30024" w:rsidRDefault="00BD3177">
      <w:pPr>
        <w:spacing w:after="0"/>
        <w:rPr>
          <w:del w:id="93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(`contract_id`)</w:delText>
        </w:r>
      </w:del>
    </w:p>
    <w:p w14:paraId="5532336C" w14:textId="60B70AF2" w:rsidR="00BD3177" w:rsidRPr="00BD3177" w:rsidDel="00D30024" w:rsidRDefault="00BD3177">
      <w:pPr>
        <w:spacing w:after="0"/>
        <w:rPr>
          <w:del w:id="93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`freelance`.`contracts` (`id`)</w:delText>
        </w:r>
      </w:del>
    </w:p>
    <w:p w14:paraId="01EBA4AF" w14:textId="505F2A27" w:rsidR="00BD3177" w:rsidRPr="00BD3177" w:rsidDel="00D30024" w:rsidRDefault="00BD3177">
      <w:pPr>
        <w:spacing w:after="0"/>
        <w:rPr>
          <w:del w:id="93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48197702" w14:textId="6B1495DA" w:rsidR="00BD3177" w:rsidRPr="00BD3177" w:rsidDel="00D30024" w:rsidRDefault="00BD3177">
      <w:pPr>
        <w:spacing w:after="0"/>
        <w:rPr>
          <w:del w:id="93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13F772BB" w14:textId="2FC6D341" w:rsidR="00BD3177" w:rsidRPr="00BD3177" w:rsidDel="00D30024" w:rsidRDefault="00BD3177">
      <w:pPr>
        <w:spacing w:after="0"/>
        <w:rPr>
          <w:del w:id="93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`fk_reviews_reviewer`</w:delText>
        </w:r>
      </w:del>
    </w:p>
    <w:p w14:paraId="16F922BD" w14:textId="057D66E1" w:rsidR="00BD3177" w:rsidRPr="00BD3177" w:rsidDel="00D30024" w:rsidRDefault="00BD3177">
      <w:pPr>
        <w:spacing w:after="0"/>
        <w:rPr>
          <w:del w:id="93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(`reviewer_id`)</w:delText>
        </w:r>
      </w:del>
    </w:p>
    <w:p w14:paraId="6EB665FA" w14:textId="5BAB4F41" w:rsidR="00BD3177" w:rsidRPr="00BD3177" w:rsidDel="00D30024" w:rsidRDefault="00BD3177">
      <w:pPr>
        <w:spacing w:after="0"/>
        <w:rPr>
          <w:del w:id="93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6673264C" w14:textId="3525E10C" w:rsidR="00BD3177" w:rsidRPr="00BD3177" w:rsidDel="00D30024" w:rsidRDefault="00BD3177">
      <w:pPr>
        <w:spacing w:after="0"/>
        <w:rPr>
          <w:del w:id="93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6A9122D3" w14:textId="2DD12299" w:rsidR="00BD3177" w:rsidRPr="00BD3177" w:rsidDel="00D30024" w:rsidRDefault="00BD3177">
      <w:pPr>
        <w:spacing w:after="0"/>
        <w:rPr>
          <w:del w:id="93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5CF1E419" w14:textId="7F3CB438" w:rsidR="00BD3177" w:rsidRPr="00BD3177" w:rsidDel="00D30024" w:rsidRDefault="00BD3177">
      <w:pPr>
        <w:spacing w:after="0"/>
        <w:rPr>
          <w:del w:id="93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`fk_reviews_target`</w:delText>
        </w:r>
      </w:del>
    </w:p>
    <w:p w14:paraId="46C87F0E" w14:textId="22E7ADA0" w:rsidR="00BD3177" w:rsidRPr="00BD3177" w:rsidDel="00D30024" w:rsidRDefault="00BD3177">
      <w:pPr>
        <w:spacing w:after="0"/>
        <w:rPr>
          <w:del w:id="93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(`target_id`)</w:delText>
        </w:r>
      </w:del>
    </w:p>
    <w:p w14:paraId="14BF0C1D" w14:textId="70E3DB2C" w:rsidR="00BD3177" w:rsidRPr="00BD3177" w:rsidDel="00D30024" w:rsidRDefault="00BD3177">
      <w:pPr>
        <w:spacing w:after="0"/>
        <w:rPr>
          <w:del w:id="93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004067B7" w14:textId="18896315" w:rsidR="00BD3177" w:rsidRPr="00BD3177" w:rsidDel="00D30024" w:rsidRDefault="00BD3177">
      <w:pPr>
        <w:spacing w:after="0"/>
        <w:rPr>
          <w:del w:id="93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41D78D47" w14:textId="5CB8C28B" w:rsidR="00BD3177" w:rsidRPr="00BD3177" w:rsidDel="00D30024" w:rsidRDefault="00BD3177">
      <w:pPr>
        <w:spacing w:after="0"/>
        <w:rPr>
          <w:del w:id="93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0553C6AC" w14:textId="6A516772" w:rsidR="00BD3177" w:rsidRPr="00BD3177" w:rsidDel="00D30024" w:rsidRDefault="00BD3177">
      <w:pPr>
        <w:spacing w:after="0"/>
        <w:rPr>
          <w:del w:id="93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79F9693B" w14:textId="534B36F0" w:rsidR="00BD3177" w:rsidRPr="00BD3177" w:rsidDel="00D30024" w:rsidRDefault="00BD3177">
      <w:pPr>
        <w:spacing w:after="0"/>
        <w:rPr>
          <w:del w:id="93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4</w:delText>
        </w:r>
      </w:del>
    </w:p>
    <w:p w14:paraId="7046F7D6" w14:textId="73FFD717" w:rsidR="00BD3177" w:rsidRPr="00BD3177" w:rsidDel="00D30024" w:rsidRDefault="00BD3177">
      <w:pPr>
        <w:spacing w:after="0"/>
        <w:rPr>
          <w:del w:id="93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6D9ED33C" w14:textId="38EB7249" w:rsidR="00BD3177" w:rsidRPr="00BD3177" w:rsidDel="00D30024" w:rsidRDefault="00BD3177">
      <w:pPr>
        <w:spacing w:after="0"/>
        <w:rPr>
          <w:del w:id="9388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11AA6CD" w14:textId="0ADE94D3" w:rsidR="00BD3177" w:rsidRPr="00BD3177" w:rsidDel="00D30024" w:rsidRDefault="00BD3177">
      <w:pPr>
        <w:spacing w:after="0"/>
        <w:rPr>
          <w:del w:id="938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9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 ;</w:delText>
        </w:r>
      </w:del>
    </w:p>
    <w:p w14:paraId="767DBFA4" w14:textId="1800177B" w:rsidR="00BD3177" w:rsidRPr="00BD3177" w:rsidDel="00D30024" w:rsidRDefault="00BD3177">
      <w:pPr>
        <w:spacing w:after="0"/>
        <w:rPr>
          <w:del w:id="939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12DE71F" w14:textId="26CEBBD1" w:rsidR="00BD3177" w:rsidRPr="00BD3177" w:rsidDel="00D30024" w:rsidRDefault="00BD3177">
      <w:pPr>
        <w:spacing w:after="0"/>
        <w:rPr>
          <w:del w:id="93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9086EE5" w14:textId="253CCB48" w:rsidR="00BD3177" w:rsidRPr="00BD3177" w:rsidDel="00D30024" w:rsidRDefault="00BD3177">
      <w:pPr>
        <w:spacing w:after="0"/>
        <w:rPr>
          <w:del w:id="93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RegisterUser</w:delText>
        </w:r>
      </w:del>
    </w:p>
    <w:p w14:paraId="039330D8" w14:textId="086A8441" w:rsidR="00BD3177" w:rsidRPr="00BD3177" w:rsidDel="00D30024" w:rsidRDefault="00BD3177">
      <w:pPr>
        <w:spacing w:after="0"/>
        <w:rPr>
          <w:del w:id="93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3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0C5864A" w14:textId="796055BA" w:rsidR="00BD3177" w:rsidRPr="00BD3177" w:rsidDel="00D30024" w:rsidRDefault="00BD3177">
      <w:pPr>
        <w:spacing w:after="0"/>
        <w:rPr>
          <w:del w:id="9398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4BDAB15" w14:textId="5DEC1B6B" w:rsidR="00BD3177" w:rsidRPr="00BD3177" w:rsidDel="00D30024" w:rsidRDefault="00BD3177">
      <w:pPr>
        <w:spacing w:after="0"/>
        <w:rPr>
          <w:del w:id="939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0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2B593B8B" w14:textId="768FEA97" w:rsidR="00BD3177" w:rsidRPr="00BD3177" w:rsidDel="00D30024" w:rsidRDefault="00BD3177">
      <w:pPr>
        <w:spacing w:after="0"/>
        <w:rPr>
          <w:del w:id="940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0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`freelance`.`RegisterUser`;</w:delText>
        </w:r>
      </w:del>
    </w:p>
    <w:p w14:paraId="194E012A" w14:textId="0A279593" w:rsidR="00BD3177" w:rsidRPr="00BD3177" w:rsidDel="00D30024" w:rsidRDefault="00BD3177">
      <w:pPr>
        <w:spacing w:after="0"/>
        <w:rPr>
          <w:del w:id="940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08F6E8A" w14:textId="7C071233" w:rsidR="00BD3177" w:rsidRPr="00BD3177" w:rsidDel="00D30024" w:rsidRDefault="00BD3177">
      <w:pPr>
        <w:spacing w:after="0"/>
        <w:rPr>
          <w:del w:id="94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79908C81" w14:textId="08E058CE" w:rsidR="00BD3177" w:rsidRPr="00BD3177" w:rsidDel="00D30024" w:rsidRDefault="00BD3177">
      <w:pPr>
        <w:spacing w:after="0"/>
        <w:rPr>
          <w:del w:id="94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396B320A" w14:textId="350EB5B5" w:rsidR="00BD3177" w:rsidRPr="00BD3177" w:rsidDel="00D30024" w:rsidRDefault="00BD3177">
      <w:pPr>
        <w:spacing w:after="0"/>
        <w:rPr>
          <w:del w:id="94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RegisterUser(</w:delText>
        </w:r>
      </w:del>
    </w:p>
    <w:p w14:paraId="606B892A" w14:textId="7422E98A" w:rsidR="00BD3177" w:rsidRPr="00BD3177" w:rsidDel="00D30024" w:rsidRDefault="00BD3177">
      <w:pPr>
        <w:spacing w:after="0"/>
        <w:rPr>
          <w:del w:id="94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user_name VARCHAR(16),</w:delText>
        </w:r>
      </w:del>
    </w:p>
    <w:p w14:paraId="187A00CE" w14:textId="3F6A6083" w:rsidR="00BD3177" w:rsidRPr="00BD3177" w:rsidDel="00D30024" w:rsidRDefault="00BD3177">
      <w:pPr>
        <w:spacing w:after="0"/>
        <w:rPr>
          <w:del w:id="94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user_email VARCHAR(20),</w:delText>
        </w:r>
      </w:del>
    </w:p>
    <w:p w14:paraId="1B7D8B92" w14:textId="3DD042C5" w:rsidR="00BD3177" w:rsidRPr="00BD3177" w:rsidDel="00D30024" w:rsidRDefault="00BD3177">
      <w:pPr>
        <w:spacing w:after="0"/>
        <w:rPr>
          <w:del w:id="94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user_password VARCHAR(255),</w:delText>
        </w:r>
      </w:del>
    </w:p>
    <w:p w14:paraId="3A602460" w14:textId="48045D0B" w:rsidR="00BD3177" w:rsidRPr="00BD3177" w:rsidDel="00D30024" w:rsidRDefault="00BD3177">
      <w:pPr>
        <w:spacing w:after="0"/>
        <w:rPr>
          <w:del w:id="94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user_role ENUM('client', 'freelancer'),</w:delText>
        </w:r>
      </w:del>
    </w:p>
    <w:p w14:paraId="15604388" w14:textId="3DBD0747" w:rsidR="00BD3177" w:rsidRPr="00BD3177" w:rsidDel="00D30024" w:rsidRDefault="00BD3177">
      <w:pPr>
        <w:spacing w:after="0"/>
        <w:rPr>
          <w:del w:id="94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user_bio TEXT</w:delText>
        </w:r>
      </w:del>
    </w:p>
    <w:p w14:paraId="290B64EA" w14:textId="2D3BDE45" w:rsidR="00BD3177" w:rsidRPr="00BD3177" w:rsidDel="00D30024" w:rsidRDefault="00BD3177">
      <w:pPr>
        <w:spacing w:after="0"/>
        <w:rPr>
          <w:del w:id="94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)</w:delText>
        </w:r>
      </w:del>
    </w:p>
    <w:p w14:paraId="352B3ACD" w14:textId="3AE2E821" w:rsidR="00BD3177" w:rsidRPr="00BD3177" w:rsidDel="00D30024" w:rsidRDefault="00BD3177">
      <w:pPr>
        <w:spacing w:after="0"/>
        <w:rPr>
          <w:del w:id="94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567BA37D" w14:textId="6CC58E3D" w:rsidR="00BD3177" w:rsidRPr="00BD3177" w:rsidDel="00D30024" w:rsidRDefault="00BD3177">
      <w:pPr>
        <w:spacing w:after="0"/>
        <w:rPr>
          <w:del w:id="94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user_count INT;</w:delText>
        </w:r>
      </w:del>
    </w:p>
    <w:p w14:paraId="603BC428" w14:textId="6CEF24DC" w:rsidR="00BD3177" w:rsidRPr="00BD3177" w:rsidDel="00D30024" w:rsidRDefault="00BD3177">
      <w:pPr>
        <w:spacing w:after="0"/>
        <w:rPr>
          <w:del w:id="94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FE112E3" w14:textId="3C6DD615" w:rsidR="00BD3177" w:rsidRPr="00BD3177" w:rsidDel="00D30024" w:rsidRDefault="00BD3177">
      <w:pPr>
        <w:spacing w:after="0"/>
        <w:rPr>
          <w:del w:id="94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COUNT(*) INTO user_count FROM users WHERE email = user_email;</w:delText>
        </w:r>
      </w:del>
    </w:p>
    <w:p w14:paraId="289E7EEF" w14:textId="031D551B" w:rsidR="00BD3177" w:rsidRPr="00BD3177" w:rsidDel="00D30024" w:rsidRDefault="00BD3177">
      <w:pPr>
        <w:spacing w:after="0"/>
        <w:rPr>
          <w:del w:id="94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3786306" w14:textId="716F80C5" w:rsidR="00BD3177" w:rsidRPr="00BD3177" w:rsidDel="00D30024" w:rsidRDefault="00BD3177">
      <w:pPr>
        <w:spacing w:after="0"/>
        <w:rPr>
          <w:del w:id="94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user_count &gt; 0 THEN</w:delText>
        </w:r>
      </w:del>
    </w:p>
    <w:p w14:paraId="1C7BD2F8" w14:textId="27FC4FA1" w:rsidR="00BD3177" w:rsidRPr="00BD3177" w:rsidDel="00D30024" w:rsidRDefault="00BD3177">
      <w:pPr>
        <w:spacing w:after="0"/>
        <w:rPr>
          <w:del w:id="94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Пользователь с таким email уже существует' AS result;</w:delText>
        </w:r>
      </w:del>
    </w:p>
    <w:p w14:paraId="55593C40" w14:textId="10116CB3" w:rsidR="00BD3177" w:rsidRPr="00BD3177" w:rsidDel="00D30024" w:rsidRDefault="00BD3177">
      <w:pPr>
        <w:spacing w:after="0"/>
        <w:rPr>
          <w:del w:id="94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</w:delText>
        </w:r>
      </w:del>
    </w:p>
    <w:p w14:paraId="5B693A04" w14:textId="67F15C31" w:rsidR="00BD3177" w:rsidRPr="00BD3177" w:rsidDel="00D30024" w:rsidRDefault="00BD3177">
      <w:pPr>
        <w:spacing w:after="0"/>
        <w:rPr>
          <w:del w:id="94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INSERT INTO users (name, email, password_hash, role, bio)</w:delText>
        </w:r>
      </w:del>
    </w:p>
    <w:p w14:paraId="6EE39254" w14:textId="66CBD918" w:rsidR="00BD3177" w:rsidRPr="00BD3177" w:rsidDel="00D30024" w:rsidRDefault="00BD3177">
      <w:pPr>
        <w:spacing w:after="0"/>
        <w:rPr>
          <w:del w:id="94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VALUES (user_name, user_email, user_password, user_role, user_bio);</w:delText>
        </w:r>
      </w:del>
    </w:p>
    <w:p w14:paraId="2B71896B" w14:textId="021B3325" w:rsidR="00BD3177" w:rsidRPr="00BD3177" w:rsidDel="00D30024" w:rsidRDefault="00BD3177">
      <w:pPr>
        <w:spacing w:after="0"/>
        <w:rPr>
          <w:del w:id="94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3DB18CBD" w14:textId="0FFF1B30" w:rsidR="00BD3177" w:rsidRPr="00BD3177" w:rsidDel="00D30024" w:rsidRDefault="00BD3177">
      <w:pPr>
        <w:spacing w:after="0"/>
        <w:rPr>
          <w:del w:id="9444" w:author="Ivan Pugachev" w:date="2025-12-19T09:58:00Z"/>
          <w:rFonts w:ascii="Courier New" w:hAnsi="Courier New" w:cs="Courier New"/>
          <w:sz w:val="14"/>
          <w:szCs w:val="14"/>
        </w:rPr>
      </w:pPr>
      <w:del w:id="94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'Пользователь успешно зарегистрирован'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result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5F70F158" w14:textId="0E67CCE1" w:rsidR="00BD3177" w:rsidRPr="00BD3177" w:rsidDel="00D30024" w:rsidRDefault="00BD3177">
      <w:pPr>
        <w:spacing w:after="0"/>
        <w:rPr>
          <w:del w:id="94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 IF;</w:delText>
        </w:r>
      </w:del>
    </w:p>
    <w:p w14:paraId="0AE7B023" w14:textId="067E7D2B" w:rsidR="00BD3177" w:rsidRPr="00BD3177" w:rsidDel="00D30024" w:rsidRDefault="00BD3177">
      <w:pPr>
        <w:spacing w:after="0"/>
        <w:rPr>
          <w:del w:id="94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755CE928" w14:textId="3D94A121" w:rsidR="00BD3177" w:rsidRPr="00BD3177" w:rsidDel="00D30024" w:rsidRDefault="00BD3177">
      <w:pPr>
        <w:spacing w:after="0"/>
        <w:rPr>
          <w:del w:id="945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8699773" w14:textId="47E4A3BB" w:rsidR="00BD3177" w:rsidRPr="00BD3177" w:rsidDel="00D30024" w:rsidRDefault="00BD3177">
      <w:pPr>
        <w:spacing w:after="0"/>
        <w:rPr>
          <w:del w:id="945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5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55E3CA41" w14:textId="296A1D98" w:rsidR="00BD3177" w:rsidRPr="00BD3177" w:rsidDel="00D30024" w:rsidRDefault="00BD3177">
      <w:pPr>
        <w:spacing w:after="0"/>
        <w:rPr>
          <w:del w:id="945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ED2F14A" w14:textId="3BB24063" w:rsidR="00BD3177" w:rsidRPr="00BD3177" w:rsidDel="00D30024" w:rsidRDefault="00BD3177">
      <w:pPr>
        <w:spacing w:after="0"/>
        <w:rPr>
          <w:del w:id="94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D7F56E9" w14:textId="46071EED" w:rsidR="00BD3177" w:rsidRPr="00BD3177" w:rsidDel="00D30024" w:rsidRDefault="00BD3177">
      <w:pPr>
        <w:spacing w:after="0"/>
        <w:rPr>
          <w:del w:id="94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AddReviewAndUpdateRating</w:delText>
        </w:r>
      </w:del>
    </w:p>
    <w:p w14:paraId="3935F6DF" w14:textId="46EE6FA3" w:rsidR="00BD3177" w:rsidRPr="00BD3177" w:rsidDel="00D30024" w:rsidRDefault="00BD3177">
      <w:pPr>
        <w:spacing w:after="0"/>
        <w:rPr>
          <w:del w:id="94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64C94C3" w14:textId="443D9DA7" w:rsidR="00BD3177" w:rsidRPr="00BD3177" w:rsidDel="00D30024" w:rsidRDefault="00BD3177">
      <w:pPr>
        <w:spacing w:after="0"/>
        <w:rPr>
          <w:del w:id="946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2F3EF2F" w14:textId="4894B29E" w:rsidR="00BD3177" w:rsidRPr="00BD3177" w:rsidDel="00D30024" w:rsidRDefault="00BD3177">
      <w:pPr>
        <w:spacing w:after="0"/>
        <w:rPr>
          <w:del w:id="946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6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032B9899" w14:textId="768317D6" w:rsidR="00BD3177" w:rsidRPr="00BD3177" w:rsidDel="00D30024" w:rsidRDefault="00BD3177">
      <w:pPr>
        <w:spacing w:after="0"/>
        <w:rPr>
          <w:del w:id="946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6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`freelance`.`AddReviewAndUpdateRating`;</w:delText>
        </w:r>
      </w:del>
    </w:p>
    <w:p w14:paraId="3A89D3BD" w14:textId="1E36677A" w:rsidR="00BD3177" w:rsidRPr="00BD3177" w:rsidDel="00D30024" w:rsidRDefault="00BD3177">
      <w:pPr>
        <w:spacing w:after="0"/>
        <w:rPr>
          <w:del w:id="946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48CCF4E" w14:textId="4D7E4E9B" w:rsidR="00BD3177" w:rsidRPr="00BD3177" w:rsidDel="00D30024" w:rsidRDefault="00BD3177">
      <w:pPr>
        <w:spacing w:after="0"/>
        <w:rPr>
          <w:del w:id="94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38F9C56B" w14:textId="1A93D4BD" w:rsidR="00BD3177" w:rsidRPr="00BD3177" w:rsidDel="00D30024" w:rsidRDefault="00BD3177">
      <w:pPr>
        <w:spacing w:after="0"/>
        <w:rPr>
          <w:del w:id="94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61176ACB" w14:textId="414411EB" w:rsidR="00BD3177" w:rsidRPr="00BD3177" w:rsidDel="00D30024" w:rsidRDefault="00BD3177">
      <w:pPr>
        <w:spacing w:after="0"/>
        <w:rPr>
          <w:del w:id="94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AddReviewAndUpdateRating(</w:delText>
        </w:r>
      </w:del>
    </w:p>
    <w:p w14:paraId="5A68CE2D" w14:textId="4B2DC97A" w:rsidR="00BD3177" w:rsidRPr="00BD3177" w:rsidDel="00D30024" w:rsidRDefault="00BD3177">
      <w:pPr>
        <w:spacing w:after="0"/>
        <w:rPr>
          <w:del w:id="94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review_contract_id INT,</w:delText>
        </w:r>
      </w:del>
    </w:p>
    <w:p w14:paraId="01BA8BCA" w14:textId="62BCFF6C" w:rsidR="00BD3177" w:rsidRPr="00BD3177" w:rsidDel="00D30024" w:rsidRDefault="00BD3177">
      <w:pPr>
        <w:spacing w:after="0"/>
        <w:rPr>
          <w:del w:id="94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review_reviewer_id INT,</w:delText>
        </w:r>
      </w:del>
    </w:p>
    <w:p w14:paraId="6C916606" w14:textId="1736BCEF" w:rsidR="00BD3177" w:rsidRPr="00BD3177" w:rsidDel="00D30024" w:rsidRDefault="00BD3177">
      <w:pPr>
        <w:spacing w:after="0"/>
        <w:rPr>
          <w:del w:id="94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review_target_id INT,</w:delText>
        </w:r>
      </w:del>
    </w:p>
    <w:p w14:paraId="2103E361" w14:textId="18605144" w:rsidR="00BD3177" w:rsidRPr="00BD3177" w:rsidDel="00D30024" w:rsidRDefault="00BD3177">
      <w:pPr>
        <w:spacing w:after="0"/>
        <w:rPr>
          <w:del w:id="94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review_rating TINYINT,</w:delText>
        </w:r>
      </w:del>
    </w:p>
    <w:p w14:paraId="2D36B9B6" w14:textId="07165E79" w:rsidR="00BD3177" w:rsidRPr="00BD3177" w:rsidDel="00D30024" w:rsidRDefault="00BD3177">
      <w:pPr>
        <w:spacing w:after="0"/>
        <w:rPr>
          <w:del w:id="94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review_comment TEXT</w:delText>
        </w:r>
      </w:del>
    </w:p>
    <w:p w14:paraId="277F3ACF" w14:textId="3E5AA934" w:rsidR="00BD3177" w:rsidRPr="00BD3177" w:rsidDel="00D30024" w:rsidRDefault="00BD3177">
      <w:pPr>
        <w:spacing w:after="0"/>
        <w:rPr>
          <w:del w:id="94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)</w:delText>
        </w:r>
      </w:del>
    </w:p>
    <w:p w14:paraId="56FFD9CF" w14:textId="7DC8E16B" w:rsidR="00BD3177" w:rsidRPr="00BD3177" w:rsidDel="00D30024" w:rsidRDefault="00BD3177">
      <w:pPr>
        <w:spacing w:after="0"/>
        <w:rPr>
          <w:del w:id="94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3053C666" w14:textId="33491E57" w:rsidR="00BD3177" w:rsidRPr="00BD3177" w:rsidDel="00D30024" w:rsidRDefault="00BD3177">
      <w:pPr>
        <w:spacing w:after="0"/>
        <w:rPr>
          <w:del w:id="94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contract_exists INT;</w:delText>
        </w:r>
      </w:del>
    </w:p>
    <w:p w14:paraId="18EEF59F" w14:textId="6C2D92F0" w:rsidR="00BD3177" w:rsidRPr="00BD3177" w:rsidDel="00D30024" w:rsidRDefault="00BD3177">
      <w:pPr>
        <w:spacing w:after="0"/>
        <w:rPr>
          <w:del w:id="94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already_reviewed INT;</w:delText>
        </w:r>
      </w:del>
    </w:p>
    <w:p w14:paraId="2251A1F1" w14:textId="414CA015" w:rsidR="00BD3177" w:rsidRPr="00BD3177" w:rsidDel="00D30024" w:rsidRDefault="00BD3177">
      <w:pPr>
        <w:spacing w:after="0"/>
        <w:rPr>
          <w:del w:id="94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new_avg_rating DECIMAL(3,2);</w:delText>
        </w:r>
      </w:del>
    </w:p>
    <w:p w14:paraId="30BE5179" w14:textId="042F5182" w:rsidR="00BD3177" w:rsidRPr="00BD3177" w:rsidDel="00D30024" w:rsidRDefault="00BD3177">
      <w:pPr>
        <w:spacing w:after="0"/>
        <w:rPr>
          <w:del w:id="94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10486E45" w14:textId="614D14D5" w:rsidR="00BD3177" w:rsidRPr="00BD3177" w:rsidDel="00D30024" w:rsidRDefault="00BD3177">
      <w:pPr>
        <w:spacing w:after="0"/>
        <w:rPr>
          <w:del w:id="94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Проверяем существование контракта</w:delText>
        </w:r>
      </w:del>
    </w:p>
    <w:p w14:paraId="45BB0257" w14:textId="5A2A0C24" w:rsidR="00BD3177" w:rsidRPr="00BD3177" w:rsidDel="00D30024" w:rsidRDefault="00BD3177">
      <w:pPr>
        <w:spacing w:after="0"/>
        <w:rPr>
          <w:del w:id="94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COUNT(*) INTO contract_exists </w:delText>
        </w:r>
      </w:del>
    </w:p>
    <w:p w14:paraId="3255A311" w14:textId="738A3102" w:rsidR="00BD3177" w:rsidRPr="00BD3177" w:rsidDel="00D30024" w:rsidRDefault="00BD3177">
      <w:pPr>
        <w:spacing w:after="0"/>
        <w:rPr>
          <w:del w:id="94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4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contracts WHERE id = review_contract_id;</w:delText>
        </w:r>
      </w:del>
    </w:p>
    <w:p w14:paraId="1A5D8664" w14:textId="356AAC3D" w:rsidR="00BD3177" w:rsidRPr="00BD3177" w:rsidDel="00D30024" w:rsidRDefault="00BD3177">
      <w:pPr>
        <w:spacing w:after="0"/>
        <w:rPr>
          <w:del w:id="95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10F95B2F" w14:textId="2EB1BC53" w:rsidR="00BD3177" w:rsidRPr="00BD3177" w:rsidDel="00D30024" w:rsidRDefault="00BD3177">
      <w:pPr>
        <w:spacing w:after="0"/>
        <w:rPr>
          <w:del w:id="9502" w:author="Ivan Pugachev" w:date="2025-12-19T09:58:00Z"/>
          <w:rFonts w:ascii="Courier New" w:hAnsi="Courier New" w:cs="Courier New"/>
          <w:sz w:val="14"/>
          <w:szCs w:val="14"/>
        </w:rPr>
      </w:pPr>
      <w:del w:id="95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-- Проверяем, не оставлял ли уже пользователь отзыв этому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target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в рамках контракта</w:delText>
        </w:r>
      </w:del>
    </w:p>
    <w:p w14:paraId="492BDE09" w14:textId="73F813F4" w:rsidR="00BD3177" w:rsidRPr="00BD3177" w:rsidDel="00D30024" w:rsidRDefault="00BD3177">
      <w:pPr>
        <w:spacing w:after="0"/>
        <w:rPr>
          <w:del w:id="95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COUNT(*) INTO already_reviewed </w:delText>
        </w:r>
      </w:del>
    </w:p>
    <w:p w14:paraId="32F1CF72" w14:textId="34C1B4CE" w:rsidR="00BD3177" w:rsidRPr="00BD3177" w:rsidDel="00D30024" w:rsidRDefault="00BD3177">
      <w:pPr>
        <w:spacing w:after="0"/>
        <w:rPr>
          <w:del w:id="95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reviews </w:delText>
        </w:r>
      </w:del>
    </w:p>
    <w:p w14:paraId="01B00988" w14:textId="305E9583" w:rsidR="00BD3177" w:rsidRPr="00BD3177" w:rsidDel="00D30024" w:rsidRDefault="00BD3177">
      <w:pPr>
        <w:spacing w:after="0"/>
        <w:rPr>
          <w:del w:id="95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WHERE contract_id = review_contract_id </w:delText>
        </w:r>
      </w:del>
    </w:p>
    <w:p w14:paraId="596A53F6" w14:textId="421F51BE" w:rsidR="00BD3177" w:rsidRPr="00BD3177" w:rsidDel="00D30024" w:rsidRDefault="00BD3177">
      <w:pPr>
        <w:spacing w:after="0"/>
        <w:rPr>
          <w:del w:id="95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AND reviewer_id = review_reviewer_id </w:delText>
        </w:r>
      </w:del>
    </w:p>
    <w:p w14:paraId="5F23EEFE" w14:textId="1641561F" w:rsidR="00BD3177" w:rsidRPr="00BD3177" w:rsidDel="00D30024" w:rsidRDefault="00BD3177">
      <w:pPr>
        <w:spacing w:after="0"/>
        <w:rPr>
          <w:del w:id="95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AND target_id = review_target_id;</w:delText>
        </w:r>
      </w:del>
    </w:p>
    <w:p w14:paraId="009462F7" w14:textId="63818022" w:rsidR="00BD3177" w:rsidRPr="00BD3177" w:rsidDel="00D30024" w:rsidRDefault="00BD3177">
      <w:pPr>
        <w:spacing w:after="0"/>
        <w:rPr>
          <w:del w:id="95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57A5454B" w14:textId="57A128BD" w:rsidR="00BD3177" w:rsidRPr="00BD3177" w:rsidDel="00D30024" w:rsidRDefault="00BD3177">
      <w:pPr>
        <w:spacing w:after="0"/>
        <w:rPr>
          <w:del w:id="95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contract_exists = 0 THEN</w:delText>
        </w:r>
      </w:del>
    </w:p>
    <w:p w14:paraId="7A60247D" w14:textId="361A9F42" w:rsidR="00BD3177" w:rsidRPr="00BD3177" w:rsidDel="00D30024" w:rsidRDefault="00BD3177">
      <w:pPr>
        <w:spacing w:after="0"/>
        <w:rPr>
          <w:del w:id="95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Контракт не найден' AS result;</w:delText>
        </w:r>
      </w:del>
    </w:p>
    <w:p w14:paraId="5564B756" w14:textId="153CA9CF" w:rsidR="00BD3177" w:rsidRPr="00BD3177" w:rsidDel="00D30024" w:rsidRDefault="00BD3177">
      <w:pPr>
        <w:spacing w:after="0"/>
        <w:rPr>
          <w:del w:id="95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ELSEIF already_reviewed &gt; 0 THEN</w:delText>
        </w:r>
      </w:del>
    </w:p>
    <w:p w14:paraId="13DA35B0" w14:textId="0492FDF4" w:rsidR="00BD3177" w:rsidRPr="00BD3177" w:rsidDel="00D30024" w:rsidRDefault="00BD3177">
      <w:pPr>
        <w:spacing w:after="0"/>
        <w:rPr>
          <w:del w:id="95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Отзыв уже был оставлен на этот контракт' AS result;</w:delText>
        </w:r>
      </w:del>
    </w:p>
    <w:p w14:paraId="354A5371" w14:textId="2B7A26FC" w:rsidR="00BD3177" w:rsidRPr="00BD3177" w:rsidDel="00D30024" w:rsidRDefault="00BD3177">
      <w:pPr>
        <w:spacing w:after="0"/>
        <w:rPr>
          <w:del w:id="95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ELSEIF review_rating &lt; 1 OR review_rating &gt; 5 THEN</w:delText>
        </w:r>
      </w:del>
    </w:p>
    <w:p w14:paraId="7F6FD9DB" w14:textId="722D683F" w:rsidR="00BD3177" w:rsidRPr="00BD3177" w:rsidDel="00D30024" w:rsidRDefault="00BD3177">
      <w:pPr>
        <w:spacing w:after="0"/>
        <w:rPr>
          <w:del w:id="9526" w:author="Ivan Pugachev" w:date="2025-12-19T09:58:00Z"/>
          <w:rFonts w:ascii="Courier New" w:hAnsi="Courier New" w:cs="Courier New"/>
          <w:sz w:val="14"/>
          <w:szCs w:val="14"/>
        </w:rPr>
      </w:pPr>
      <w:del w:id="95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'Ошибка: Рейтинг должен быть от 1 до 5'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result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0105B587" w14:textId="6B6237C7" w:rsidR="00BD3177" w:rsidRPr="00BD3177" w:rsidDel="00D30024" w:rsidRDefault="00BD3177">
      <w:pPr>
        <w:spacing w:after="0"/>
        <w:rPr>
          <w:del w:id="95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ELSE</w:delText>
        </w:r>
      </w:del>
    </w:p>
    <w:p w14:paraId="53119F09" w14:textId="2FB21CF9" w:rsidR="00BD3177" w:rsidRPr="00BD3177" w:rsidDel="00D30024" w:rsidRDefault="00BD3177">
      <w:pPr>
        <w:spacing w:after="0"/>
        <w:rPr>
          <w:del w:id="95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Начинаем транзакцию</w:delText>
        </w:r>
      </w:del>
    </w:p>
    <w:p w14:paraId="660EEF70" w14:textId="41797128" w:rsidR="00BD3177" w:rsidRPr="00BD3177" w:rsidDel="00D30024" w:rsidRDefault="00BD3177">
      <w:pPr>
        <w:spacing w:after="0"/>
        <w:rPr>
          <w:del w:id="95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START TRANSACTION;</w:delText>
        </w:r>
      </w:del>
    </w:p>
    <w:p w14:paraId="660498D1" w14:textId="1BA7EC3F" w:rsidR="00BD3177" w:rsidRPr="00BD3177" w:rsidDel="00D30024" w:rsidRDefault="00BD3177">
      <w:pPr>
        <w:spacing w:after="0"/>
        <w:rPr>
          <w:del w:id="95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96770CD" w14:textId="046629DA" w:rsidR="00BD3177" w:rsidRPr="00BD3177" w:rsidDel="00D30024" w:rsidRDefault="00BD3177">
      <w:pPr>
        <w:spacing w:after="0"/>
        <w:rPr>
          <w:del w:id="95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Добавляем отзыв</w:delText>
        </w:r>
      </w:del>
    </w:p>
    <w:p w14:paraId="705F515F" w14:textId="2CE5FC9C" w:rsidR="00BD3177" w:rsidRPr="00BD3177" w:rsidDel="00D30024" w:rsidRDefault="00BD3177">
      <w:pPr>
        <w:spacing w:after="0"/>
        <w:rPr>
          <w:del w:id="95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INSERT INTO reviews (contract_id, reviewer_id, target_id, rating, comment)</w:delText>
        </w:r>
      </w:del>
    </w:p>
    <w:p w14:paraId="13C18EBE" w14:textId="62B058DF" w:rsidR="00BD3177" w:rsidRPr="00BD3177" w:rsidDel="00D30024" w:rsidRDefault="00BD3177">
      <w:pPr>
        <w:spacing w:after="0"/>
        <w:rPr>
          <w:del w:id="95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VALUES (review_contract_id, review_reviewer_id, review_target_id, review_rating, review_comment);</w:delText>
        </w:r>
      </w:del>
    </w:p>
    <w:p w14:paraId="038DD1CA" w14:textId="2F89BCF8" w:rsidR="00BD3177" w:rsidRPr="00BD3177" w:rsidDel="00D30024" w:rsidRDefault="00BD3177">
      <w:pPr>
        <w:spacing w:after="0"/>
        <w:rPr>
          <w:del w:id="95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2B5DFC9" w14:textId="279F27E5" w:rsidR="00BD3177" w:rsidRPr="00BD3177" w:rsidDel="00D30024" w:rsidRDefault="00BD3177">
      <w:pPr>
        <w:spacing w:after="0"/>
        <w:rPr>
          <w:del w:id="9544" w:author="Ivan Pugachev" w:date="2025-12-19T09:58:00Z"/>
          <w:rFonts w:ascii="Courier New" w:hAnsi="Courier New" w:cs="Courier New"/>
          <w:sz w:val="14"/>
          <w:szCs w:val="14"/>
        </w:rPr>
      </w:pPr>
      <w:del w:id="95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-- Вычисляем новый средний рейтинг для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target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пользователя</w:delText>
        </w:r>
      </w:del>
    </w:p>
    <w:p w14:paraId="46572512" w14:textId="16E79744" w:rsidR="00BD3177" w:rsidRPr="00BD3177" w:rsidDel="00D30024" w:rsidRDefault="00BD3177">
      <w:pPr>
        <w:spacing w:after="0"/>
        <w:rPr>
          <w:del w:id="95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AVG(rating) INTO new_avg_rating </w:delText>
        </w:r>
      </w:del>
    </w:p>
    <w:p w14:paraId="1835F18B" w14:textId="7B80EBDB" w:rsidR="00BD3177" w:rsidRPr="00BD3177" w:rsidDel="00D30024" w:rsidRDefault="00BD3177">
      <w:pPr>
        <w:spacing w:after="0"/>
        <w:rPr>
          <w:del w:id="95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reviews </w:delText>
        </w:r>
      </w:del>
    </w:p>
    <w:p w14:paraId="68801857" w14:textId="438F2EF3" w:rsidR="00BD3177" w:rsidRPr="00BD3177" w:rsidDel="00D30024" w:rsidRDefault="00BD3177">
      <w:pPr>
        <w:spacing w:after="0"/>
        <w:rPr>
          <w:del w:id="95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target_id = review_target_id;</w:delText>
        </w:r>
      </w:del>
    </w:p>
    <w:p w14:paraId="1532C050" w14:textId="5B93238C" w:rsidR="00BD3177" w:rsidRPr="00BD3177" w:rsidDel="00D30024" w:rsidRDefault="00BD3177">
      <w:pPr>
        <w:spacing w:after="0"/>
        <w:rPr>
          <w:del w:id="95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7087675" w14:textId="2277AA7C" w:rsidR="00BD3177" w:rsidRPr="00BD3177" w:rsidDel="00D30024" w:rsidRDefault="00BD3177">
      <w:pPr>
        <w:spacing w:after="0"/>
        <w:rPr>
          <w:del w:id="95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Обновляем рейтинг пользователя</w:delText>
        </w:r>
      </w:del>
    </w:p>
    <w:p w14:paraId="7AB54596" w14:textId="58E0E5A2" w:rsidR="00BD3177" w:rsidRPr="00BD3177" w:rsidDel="00D30024" w:rsidRDefault="00BD3177">
      <w:pPr>
        <w:spacing w:after="0"/>
        <w:rPr>
          <w:del w:id="95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UPDATE users </w:delText>
        </w:r>
      </w:del>
    </w:p>
    <w:p w14:paraId="173B7897" w14:textId="2B3EB47A" w:rsidR="00BD3177" w:rsidRPr="00BD3177" w:rsidDel="00D30024" w:rsidRDefault="00BD3177">
      <w:pPr>
        <w:spacing w:after="0"/>
        <w:rPr>
          <w:del w:id="95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SET rating = ROUND(new_avg_rating, 2),</w:delText>
        </w:r>
      </w:del>
    </w:p>
    <w:p w14:paraId="5F8DFE50" w14:textId="1DDB9819" w:rsidR="00BD3177" w:rsidRPr="00BD3177" w:rsidDel="00D30024" w:rsidRDefault="00BD3177">
      <w:pPr>
        <w:spacing w:after="0"/>
        <w:rPr>
          <w:del w:id="95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updated_at = CURRENT_TIMESTAMP</w:delText>
        </w:r>
      </w:del>
    </w:p>
    <w:p w14:paraId="65622B83" w14:textId="5ADD93C8" w:rsidR="00BD3177" w:rsidRPr="00BD3177" w:rsidDel="00D30024" w:rsidRDefault="00BD3177">
      <w:pPr>
        <w:spacing w:after="0"/>
        <w:rPr>
          <w:del w:id="95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id = review_target_id;</w:delText>
        </w:r>
      </w:del>
    </w:p>
    <w:p w14:paraId="022C2260" w14:textId="7230CE16" w:rsidR="00BD3177" w:rsidRPr="00BD3177" w:rsidDel="00D30024" w:rsidRDefault="00BD3177">
      <w:pPr>
        <w:spacing w:after="0"/>
        <w:rPr>
          <w:del w:id="95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22F71EC" w14:textId="3C98E1EC" w:rsidR="00BD3177" w:rsidRPr="00BD3177" w:rsidDel="00D30024" w:rsidRDefault="00BD3177">
      <w:pPr>
        <w:spacing w:after="0"/>
        <w:rPr>
          <w:del w:id="95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COMMIT;</w:delText>
        </w:r>
      </w:del>
    </w:p>
    <w:p w14:paraId="21325BA8" w14:textId="71674611" w:rsidR="00BD3177" w:rsidRPr="00BD3177" w:rsidDel="00D30024" w:rsidRDefault="00BD3177">
      <w:pPr>
        <w:spacing w:after="0"/>
        <w:rPr>
          <w:del w:id="95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23F2FC3F" w14:textId="41898A32" w:rsidR="00BD3177" w:rsidRPr="00BD3177" w:rsidDel="00D30024" w:rsidRDefault="00BD3177">
      <w:pPr>
        <w:spacing w:after="0"/>
        <w:rPr>
          <w:del w:id="95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</w:delText>
        </w:r>
      </w:del>
    </w:p>
    <w:p w14:paraId="3BC3C9EA" w14:textId="6AD67BC0" w:rsidR="00BD3177" w:rsidRPr="00BD3177" w:rsidDel="00D30024" w:rsidRDefault="00BD3177">
      <w:pPr>
        <w:spacing w:after="0"/>
        <w:rPr>
          <w:del w:id="95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'Отзыв успешно добавлен' AS result,</w:delText>
        </w:r>
      </w:del>
    </w:p>
    <w:p w14:paraId="6125E55B" w14:textId="2B1F79D8" w:rsidR="00BD3177" w:rsidRPr="00BD3177" w:rsidDel="00D30024" w:rsidRDefault="00BD3177">
      <w:pPr>
        <w:spacing w:after="0"/>
        <w:rPr>
          <w:del w:id="95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new_avg_rating AS new_rating,</w:delText>
        </w:r>
      </w:del>
    </w:p>
    <w:p w14:paraId="05DCBB9D" w14:textId="0B54D5C0" w:rsidR="00BD3177" w:rsidRPr="00BD3177" w:rsidDel="00D30024" w:rsidRDefault="00BD3177">
      <w:pPr>
        <w:spacing w:after="0"/>
        <w:rPr>
          <w:del w:id="95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(SELECT name FROM users WHERE id = review_target_id) AS target_user;</w:delText>
        </w:r>
      </w:del>
    </w:p>
    <w:p w14:paraId="00162A90" w14:textId="15D2D3E5" w:rsidR="00BD3177" w:rsidRPr="00BD3177" w:rsidDel="00D30024" w:rsidRDefault="00BD3177">
      <w:pPr>
        <w:spacing w:after="0"/>
        <w:rPr>
          <w:del w:id="95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6D6B9673" w14:textId="2F2C623D" w:rsidR="00BD3177" w:rsidRPr="00BD3177" w:rsidDel="00D30024" w:rsidRDefault="00BD3177">
      <w:pPr>
        <w:spacing w:after="0"/>
        <w:rPr>
          <w:del w:id="95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5377A633" w14:textId="54C17DC6" w:rsidR="00BD3177" w:rsidRPr="00BD3177" w:rsidDel="00D30024" w:rsidRDefault="00BD3177">
      <w:pPr>
        <w:spacing w:after="0"/>
        <w:rPr>
          <w:del w:id="958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02FD3B6" w14:textId="72C81F24" w:rsidR="00BD3177" w:rsidRPr="00BD3177" w:rsidDel="00D30024" w:rsidRDefault="00BD3177">
      <w:pPr>
        <w:spacing w:after="0"/>
        <w:rPr>
          <w:del w:id="958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8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35D9B726" w14:textId="025F8CA3" w:rsidR="00BD3177" w:rsidRPr="00BD3177" w:rsidDel="00D30024" w:rsidRDefault="00BD3177">
      <w:pPr>
        <w:spacing w:after="0"/>
        <w:rPr>
          <w:del w:id="958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C53F1F6" w14:textId="546BF37E" w:rsidR="00BD3177" w:rsidRPr="00BD3177" w:rsidDel="00D30024" w:rsidRDefault="00BD3177">
      <w:pPr>
        <w:spacing w:after="0"/>
        <w:rPr>
          <w:del w:id="95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B765D4F" w14:textId="76565305" w:rsidR="00BD3177" w:rsidRPr="00BD3177" w:rsidDel="00D30024" w:rsidRDefault="00BD3177">
      <w:pPr>
        <w:spacing w:after="0"/>
        <w:rPr>
          <w:del w:id="95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GetUserProjectsHistory</w:delText>
        </w:r>
      </w:del>
    </w:p>
    <w:p w14:paraId="46E66BC0" w14:textId="09B4B27F" w:rsidR="00BD3177" w:rsidRPr="00BD3177" w:rsidDel="00D30024" w:rsidRDefault="00BD3177">
      <w:pPr>
        <w:spacing w:after="0"/>
        <w:rPr>
          <w:del w:id="95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0C08C9B" w14:textId="74307904" w:rsidR="00BD3177" w:rsidRPr="00BD3177" w:rsidDel="00D30024" w:rsidRDefault="00BD3177">
      <w:pPr>
        <w:spacing w:after="0"/>
        <w:rPr>
          <w:del w:id="959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5DEC058" w14:textId="3D395FE7" w:rsidR="00BD3177" w:rsidRPr="00BD3177" w:rsidDel="00D30024" w:rsidRDefault="00BD3177">
      <w:pPr>
        <w:spacing w:after="0"/>
        <w:rPr>
          <w:del w:id="959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9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0D85C5FD" w14:textId="51D9D456" w:rsidR="00BD3177" w:rsidRPr="00BD3177" w:rsidDel="00D30024" w:rsidRDefault="00BD3177">
      <w:pPr>
        <w:spacing w:after="0"/>
        <w:rPr>
          <w:del w:id="959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9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`freelance`.`GetUserProjectsHistory`;</w:delText>
        </w:r>
      </w:del>
    </w:p>
    <w:p w14:paraId="60094277" w14:textId="2CB3CC9F" w:rsidR="00BD3177" w:rsidRPr="00BD3177" w:rsidDel="00D30024" w:rsidRDefault="00BD3177">
      <w:pPr>
        <w:spacing w:after="0"/>
        <w:rPr>
          <w:del w:id="959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E47BAFA" w14:textId="728A5A85" w:rsidR="00BD3177" w:rsidRPr="00BD3177" w:rsidDel="00D30024" w:rsidRDefault="00BD3177">
      <w:pPr>
        <w:spacing w:after="0"/>
        <w:rPr>
          <w:del w:id="95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5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00DCEA4E" w14:textId="13A5F2D2" w:rsidR="00BD3177" w:rsidRPr="00BD3177" w:rsidDel="00D30024" w:rsidRDefault="00BD3177">
      <w:pPr>
        <w:spacing w:after="0"/>
        <w:rPr>
          <w:del w:id="96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361571E0" w14:textId="09335EDE" w:rsidR="00BD3177" w:rsidRPr="00BD3177" w:rsidDel="00D30024" w:rsidRDefault="00BD3177">
      <w:pPr>
        <w:spacing w:after="0"/>
        <w:rPr>
          <w:del w:id="96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GetUserProjectsHistory(IN user_id INT)</w:delText>
        </w:r>
      </w:del>
    </w:p>
    <w:p w14:paraId="6FBE7969" w14:textId="1671D63D" w:rsidR="00BD3177" w:rsidRPr="00BD3177" w:rsidDel="00D30024" w:rsidRDefault="00BD3177">
      <w:pPr>
        <w:spacing w:after="0"/>
        <w:rPr>
          <w:del w:id="96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7944B10B" w14:textId="052976B5" w:rsidR="00BD3177" w:rsidRPr="00BD3177" w:rsidDel="00D30024" w:rsidRDefault="00BD3177">
      <w:pPr>
        <w:spacing w:after="0"/>
        <w:rPr>
          <w:del w:id="96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user_exists INT;</w:delText>
        </w:r>
      </w:del>
    </w:p>
    <w:p w14:paraId="5B48F598" w14:textId="179EBE2F" w:rsidR="00BD3177" w:rsidRPr="00BD3177" w:rsidDel="00D30024" w:rsidRDefault="00BD3177">
      <w:pPr>
        <w:spacing w:after="0"/>
        <w:rPr>
          <w:del w:id="96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1902B923" w14:textId="6014BF43" w:rsidR="00BD3177" w:rsidRPr="00BD3177" w:rsidDel="00D30024" w:rsidRDefault="00BD3177">
      <w:pPr>
        <w:spacing w:after="0"/>
        <w:rPr>
          <w:del w:id="96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Проверяем существование пользователя</w:delText>
        </w:r>
      </w:del>
    </w:p>
    <w:p w14:paraId="1885434B" w14:textId="1E46B652" w:rsidR="00BD3177" w:rsidRPr="00BD3177" w:rsidDel="00D30024" w:rsidRDefault="00BD3177">
      <w:pPr>
        <w:spacing w:after="0"/>
        <w:rPr>
          <w:del w:id="96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COUNT(*) INTO user_exists FROM users WHERE id = user_id;</w:delText>
        </w:r>
      </w:del>
    </w:p>
    <w:p w14:paraId="4B7343FA" w14:textId="6DDAE304" w:rsidR="00BD3177" w:rsidRPr="00BD3177" w:rsidDel="00D30024" w:rsidRDefault="00BD3177">
      <w:pPr>
        <w:spacing w:after="0"/>
        <w:rPr>
          <w:del w:id="96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20039C59" w14:textId="2B9EAA70" w:rsidR="00BD3177" w:rsidRPr="00BD3177" w:rsidDel="00D30024" w:rsidRDefault="00BD3177">
      <w:pPr>
        <w:spacing w:after="0"/>
        <w:rPr>
          <w:del w:id="96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user_exists = 0 THEN</w:delText>
        </w:r>
      </w:del>
    </w:p>
    <w:p w14:paraId="4591C398" w14:textId="10D33114" w:rsidR="00BD3177" w:rsidRPr="00BD3177" w:rsidDel="00D30024" w:rsidRDefault="00BD3177">
      <w:pPr>
        <w:spacing w:after="0"/>
        <w:rPr>
          <w:del w:id="96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Пользователь не найден' AS result;</w:delText>
        </w:r>
      </w:del>
    </w:p>
    <w:p w14:paraId="04098014" w14:textId="7431EA2A" w:rsidR="00BD3177" w:rsidRPr="00BD3177" w:rsidDel="00D30024" w:rsidRDefault="00BD3177">
      <w:pPr>
        <w:spacing w:after="0"/>
        <w:rPr>
          <w:del w:id="9620" w:author="Ivan Pugachev" w:date="2025-12-19T09:58:00Z"/>
          <w:rFonts w:ascii="Courier New" w:hAnsi="Courier New" w:cs="Courier New"/>
          <w:sz w:val="14"/>
          <w:szCs w:val="14"/>
        </w:rPr>
      </w:pPr>
      <w:del w:id="96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</w:delText>
        </w:r>
      </w:del>
    </w:p>
    <w:p w14:paraId="7B833B48" w14:textId="77584F14" w:rsidR="00BD3177" w:rsidRPr="00BD3177" w:rsidDel="00D30024" w:rsidRDefault="00BD3177">
      <w:pPr>
        <w:spacing w:after="0"/>
        <w:rPr>
          <w:del w:id="9622" w:author="Ivan Pugachev" w:date="2025-12-19T09:58:00Z"/>
          <w:rFonts w:ascii="Courier New" w:hAnsi="Courier New" w:cs="Courier New"/>
          <w:sz w:val="14"/>
          <w:szCs w:val="14"/>
        </w:rPr>
      </w:pPr>
      <w:del w:id="96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-- 1. Основная информация о пользователе</w:delText>
        </w:r>
      </w:del>
    </w:p>
    <w:p w14:paraId="748625F3" w14:textId="6728C825" w:rsidR="00BD3177" w:rsidRPr="00BD3177" w:rsidDel="00D30024" w:rsidRDefault="00BD3177">
      <w:pPr>
        <w:spacing w:after="0"/>
        <w:rPr>
          <w:del w:id="9624" w:author="Ivan Pugachev" w:date="2025-12-19T09:58:00Z"/>
          <w:rFonts w:ascii="Courier New" w:hAnsi="Courier New" w:cs="Courier New"/>
          <w:sz w:val="14"/>
          <w:szCs w:val="14"/>
        </w:rPr>
      </w:pPr>
      <w:del w:id="96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</w:del>
    </w:p>
    <w:p w14:paraId="596AD197" w14:textId="2F00B61F" w:rsidR="00BD3177" w:rsidRPr="00BD3177" w:rsidDel="00D30024" w:rsidRDefault="00BD3177">
      <w:pPr>
        <w:spacing w:after="0"/>
        <w:rPr>
          <w:del w:id="96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u.id,</w:delText>
        </w:r>
      </w:del>
    </w:p>
    <w:p w14:paraId="71F76080" w14:textId="3DC33331" w:rsidR="00BD3177" w:rsidRPr="00BD3177" w:rsidDel="00D30024" w:rsidRDefault="00BD3177">
      <w:pPr>
        <w:spacing w:after="0"/>
        <w:rPr>
          <w:del w:id="96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u.name,</w:delText>
        </w:r>
      </w:del>
    </w:p>
    <w:p w14:paraId="3A3DF5C0" w14:textId="1A0CCD58" w:rsidR="00BD3177" w:rsidRPr="00BD3177" w:rsidDel="00D30024" w:rsidRDefault="00BD3177">
      <w:pPr>
        <w:spacing w:after="0"/>
        <w:rPr>
          <w:del w:id="96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u.email, </w:delText>
        </w:r>
      </w:del>
    </w:p>
    <w:p w14:paraId="7609AC46" w14:textId="2A127FBF" w:rsidR="00BD3177" w:rsidRPr="00BD3177" w:rsidDel="00D30024" w:rsidRDefault="00BD3177">
      <w:pPr>
        <w:spacing w:after="0"/>
        <w:rPr>
          <w:del w:id="96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u.role,</w:delText>
        </w:r>
      </w:del>
    </w:p>
    <w:p w14:paraId="6C22FE5A" w14:textId="0E9F5A33" w:rsidR="00BD3177" w:rsidRPr="00BD3177" w:rsidDel="00D30024" w:rsidRDefault="00BD3177">
      <w:pPr>
        <w:spacing w:after="0"/>
        <w:rPr>
          <w:del w:id="96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u.bio,</w:delText>
        </w:r>
      </w:del>
    </w:p>
    <w:p w14:paraId="1584A587" w14:textId="3D89549B" w:rsidR="00BD3177" w:rsidRPr="00BD3177" w:rsidDel="00D30024" w:rsidRDefault="00BD3177">
      <w:pPr>
        <w:spacing w:after="0"/>
        <w:rPr>
          <w:del w:id="96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u.rating,</w:delText>
        </w:r>
      </w:del>
    </w:p>
    <w:p w14:paraId="1CCEF600" w14:textId="2EFA5E23" w:rsidR="00BD3177" w:rsidRPr="00BD3177" w:rsidDel="00D30024" w:rsidRDefault="00BD3177">
      <w:pPr>
        <w:spacing w:after="0"/>
        <w:rPr>
          <w:del w:id="96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u.created_at as registration_date</w:delText>
        </w:r>
      </w:del>
    </w:p>
    <w:p w14:paraId="4AC01C31" w14:textId="7AF6EDFF" w:rsidR="00BD3177" w:rsidRPr="00BD3177" w:rsidDel="00D30024" w:rsidRDefault="00BD3177">
      <w:pPr>
        <w:spacing w:after="0"/>
        <w:rPr>
          <w:del w:id="96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users u</w:delText>
        </w:r>
      </w:del>
    </w:p>
    <w:p w14:paraId="47065480" w14:textId="43FDAD55" w:rsidR="00BD3177" w:rsidRPr="00BD3177" w:rsidDel="00D30024" w:rsidRDefault="00BD3177">
      <w:pPr>
        <w:spacing w:after="0"/>
        <w:rPr>
          <w:del w:id="96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u.id = user_id;</w:delText>
        </w:r>
      </w:del>
    </w:p>
    <w:p w14:paraId="58E47E07" w14:textId="7F3BA4E4" w:rsidR="00BD3177" w:rsidRPr="00BD3177" w:rsidDel="00D30024" w:rsidRDefault="00BD3177">
      <w:pPr>
        <w:spacing w:after="0"/>
        <w:rPr>
          <w:del w:id="96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0C3AFFA" w14:textId="68CA64B4" w:rsidR="00BD3177" w:rsidRPr="00BD3177" w:rsidDel="00D30024" w:rsidRDefault="00BD3177">
      <w:pPr>
        <w:spacing w:after="0"/>
        <w:rPr>
          <w:del w:id="9646" w:author="Ivan Pugachev" w:date="2025-12-19T09:58:00Z"/>
          <w:rFonts w:ascii="Courier New" w:hAnsi="Courier New" w:cs="Courier New"/>
          <w:sz w:val="14"/>
          <w:szCs w:val="14"/>
        </w:rPr>
      </w:pPr>
      <w:del w:id="96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-- 2. Проекты, где пользователь является КЛИЕНТОМ (создал проект)</w:delText>
        </w:r>
      </w:del>
    </w:p>
    <w:p w14:paraId="7E42F710" w14:textId="0E4CC19D" w:rsidR="00BD3177" w:rsidRPr="00BD3177" w:rsidDel="00D30024" w:rsidRDefault="00BD3177">
      <w:pPr>
        <w:spacing w:after="0"/>
        <w:rPr>
          <w:del w:id="96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</w:delText>
        </w:r>
      </w:del>
    </w:p>
    <w:p w14:paraId="6A0D1A92" w14:textId="3A1C3FFB" w:rsidR="00BD3177" w:rsidRPr="00BD3177" w:rsidDel="00D30024" w:rsidRDefault="00BD3177">
      <w:pPr>
        <w:spacing w:after="0"/>
        <w:rPr>
          <w:del w:id="96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p.id as project_id,</w:delText>
        </w:r>
      </w:del>
    </w:p>
    <w:p w14:paraId="13C13353" w14:textId="740B5D60" w:rsidR="00BD3177" w:rsidRPr="00BD3177" w:rsidDel="00D30024" w:rsidRDefault="00BD3177">
      <w:pPr>
        <w:spacing w:after="0"/>
        <w:rPr>
          <w:del w:id="96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p.title,</w:delText>
        </w:r>
      </w:del>
    </w:p>
    <w:p w14:paraId="75DABA49" w14:textId="697D5F3F" w:rsidR="00BD3177" w:rsidRPr="00BD3177" w:rsidDel="00D30024" w:rsidRDefault="00BD3177">
      <w:pPr>
        <w:spacing w:after="0"/>
        <w:rPr>
          <w:del w:id="96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p.description,</w:delText>
        </w:r>
      </w:del>
    </w:p>
    <w:p w14:paraId="63297921" w14:textId="09C0F158" w:rsidR="00BD3177" w:rsidRPr="00BD3177" w:rsidDel="00D30024" w:rsidRDefault="00BD3177">
      <w:pPr>
        <w:spacing w:after="0"/>
        <w:rPr>
          <w:del w:id="96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p.deadline,</w:delText>
        </w:r>
      </w:del>
    </w:p>
    <w:p w14:paraId="4918D582" w14:textId="33096974" w:rsidR="00BD3177" w:rsidRPr="00BD3177" w:rsidDel="00D30024" w:rsidRDefault="00BD3177">
      <w:pPr>
        <w:spacing w:after="0"/>
        <w:rPr>
          <w:del w:id="96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p.status as project_status,</w:delText>
        </w:r>
      </w:del>
    </w:p>
    <w:p w14:paraId="58C3B2FE" w14:textId="497D0109" w:rsidR="00BD3177" w:rsidRPr="00BD3177" w:rsidDel="00D30024" w:rsidRDefault="00BD3177">
      <w:pPr>
        <w:spacing w:after="0"/>
        <w:rPr>
          <w:del w:id="96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p.created_at as project_created,</w:delText>
        </w:r>
      </w:del>
    </w:p>
    <w:p w14:paraId="66B6A126" w14:textId="44C5A9D4" w:rsidR="00BD3177" w:rsidRPr="00BD3177" w:rsidDel="00D30024" w:rsidRDefault="00BD3177">
      <w:pPr>
        <w:spacing w:after="0"/>
        <w:rPr>
          <w:del w:id="96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c.name as category_name,</w:delText>
        </w:r>
      </w:del>
    </w:p>
    <w:p w14:paraId="075117B5" w14:textId="1F3DA9AE" w:rsidR="00BD3177" w:rsidRPr="00BD3177" w:rsidDel="00D30024" w:rsidRDefault="00BD3177">
      <w:pPr>
        <w:spacing w:after="0"/>
        <w:rPr>
          <w:del w:id="96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'creator' as user_role_in_project</w:delText>
        </w:r>
      </w:del>
    </w:p>
    <w:p w14:paraId="4D07399E" w14:textId="5F344092" w:rsidR="00BD3177" w:rsidRPr="00BD3177" w:rsidDel="00D30024" w:rsidRDefault="00BD3177">
      <w:pPr>
        <w:spacing w:after="0"/>
        <w:rPr>
          <w:del w:id="96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projects p</w:delText>
        </w:r>
      </w:del>
    </w:p>
    <w:p w14:paraId="293A4B73" w14:textId="35856F2E" w:rsidR="00BD3177" w:rsidRPr="00BD3177" w:rsidDel="00D30024" w:rsidRDefault="00BD3177">
      <w:pPr>
        <w:spacing w:after="0"/>
        <w:rPr>
          <w:del w:id="96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categories c ON p.category_id = c.id</w:delText>
        </w:r>
      </w:del>
    </w:p>
    <w:p w14:paraId="3C6D4794" w14:textId="3AA90F57" w:rsidR="00BD3177" w:rsidRPr="00BD3177" w:rsidDel="00D30024" w:rsidRDefault="00BD3177">
      <w:pPr>
        <w:spacing w:after="0"/>
        <w:rPr>
          <w:del w:id="96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p.client_id = user_id</w:delText>
        </w:r>
      </w:del>
    </w:p>
    <w:p w14:paraId="475FD993" w14:textId="5C65D54F" w:rsidR="00BD3177" w:rsidRPr="00BD3177" w:rsidDel="00D30024" w:rsidRDefault="00BD3177">
      <w:pPr>
        <w:spacing w:after="0"/>
        <w:rPr>
          <w:del w:id="96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ORDER BY p.created_at DESC;</w:delText>
        </w:r>
      </w:del>
    </w:p>
    <w:p w14:paraId="432AA9F4" w14:textId="41C24B91" w:rsidR="00BD3177" w:rsidRPr="00BD3177" w:rsidDel="00D30024" w:rsidRDefault="00BD3177">
      <w:pPr>
        <w:spacing w:after="0"/>
        <w:rPr>
          <w:del w:id="96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6C6CF67" w14:textId="7447DA78" w:rsidR="00BD3177" w:rsidRPr="00BD3177" w:rsidDel="00D30024" w:rsidRDefault="00BD3177">
      <w:pPr>
        <w:spacing w:after="0"/>
        <w:rPr>
          <w:del w:id="9676" w:author="Ivan Pugachev" w:date="2025-12-19T09:58:00Z"/>
          <w:rFonts w:ascii="Courier New" w:hAnsi="Courier New" w:cs="Courier New"/>
          <w:sz w:val="14"/>
          <w:szCs w:val="14"/>
        </w:rPr>
      </w:pPr>
      <w:del w:id="96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-- 3. Проекты, где пользователь является ФРИЛАНСЕРОМ (участвует через ставки/контракты)</w:delText>
        </w:r>
      </w:del>
    </w:p>
    <w:p w14:paraId="240F937D" w14:textId="276CFBA1" w:rsidR="00BD3177" w:rsidRPr="00BD3177" w:rsidDel="00D30024" w:rsidRDefault="00BD3177">
      <w:pPr>
        <w:spacing w:after="0"/>
        <w:rPr>
          <w:del w:id="96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 DISTINCT</w:delText>
        </w:r>
      </w:del>
    </w:p>
    <w:p w14:paraId="0499D990" w14:textId="238FCCAC" w:rsidR="00BD3177" w:rsidRPr="00BD3177" w:rsidDel="00D30024" w:rsidRDefault="00BD3177">
      <w:pPr>
        <w:spacing w:after="0"/>
        <w:rPr>
          <w:del w:id="96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p.id as project_id,</w:delText>
        </w:r>
      </w:del>
    </w:p>
    <w:p w14:paraId="1D3C10CD" w14:textId="7ADAEB0C" w:rsidR="00BD3177" w:rsidRPr="00BD3177" w:rsidDel="00D30024" w:rsidRDefault="00BD3177">
      <w:pPr>
        <w:spacing w:after="0"/>
        <w:rPr>
          <w:del w:id="96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p.title, </w:delText>
        </w:r>
      </w:del>
    </w:p>
    <w:p w14:paraId="245D57C0" w14:textId="0DB2F379" w:rsidR="00BD3177" w:rsidRPr="00BD3177" w:rsidDel="00D30024" w:rsidRDefault="00BD3177">
      <w:pPr>
        <w:spacing w:after="0"/>
        <w:rPr>
          <w:del w:id="96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p.description,</w:delText>
        </w:r>
      </w:del>
    </w:p>
    <w:p w14:paraId="2BFC1AF9" w14:textId="380F9AE1" w:rsidR="00BD3177" w:rsidRPr="00BD3177" w:rsidDel="00D30024" w:rsidRDefault="00BD3177">
      <w:pPr>
        <w:spacing w:after="0"/>
        <w:rPr>
          <w:del w:id="96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p.deadline,</w:delText>
        </w:r>
      </w:del>
    </w:p>
    <w:p w14:paraId="01A37B1B" w14:textId="546E6BF6" w:rsidR="00BD3177" w:rsidRPr="00BD3177" w:rsidDel="00D30024" w:rsidRDefault="00BD3177">
      <w:pPr>
        <w:spacing w:after="0"/>
        <w:rPr>
          <w:del w:id="96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p.status as project_status,</w:delText>
        </w:r>
      </w:del>
    </w:p>
    <w:p w14:paraId="77B67A92" w14:textId="03A5CDEB" w:rsidR="00BD3177" w:rsidRPr="00BD3177" w:rsidDel="00D30024" w:rsidRDefault="00BD3177">
      <w:pPr>
        <w:spacing w:after="0"/>
        <w:rPr>
          <w:del w:id="96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p.created_at as project_created,</w:delText>
        </w:r>
      </w:del>
    </w:p>
    <w:p w14:paraId="2E8922FC" w14:textId="51FAA071" w:rsidR="00BD3177" w:rsidRPr="00BD3177" w:rsidDel="00D30024" w:rsidRDefault="00BD3177">
      <w:pPr>
        <w:spacing w:after="0"/>
        <w:rPr>
          <w:del w:id="96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c.name as category_name,</w:delText>
        </w:r>
      </w:del>
    </w:p>
    <w:p w14:paraId="5E0FEACC" w14:textId="27645B52" w:rsidR="00BD3177" w:rsidRPr="00BD3177" w:rsidDel="00D30024" w:rsidRDefault="00BD3177">
      <w:pPr>
        <w:spacing w:after="0"/>
        <w:rPr>
          <w:del w:id="96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b.status as bid_status,</w:delText>
        </w:r>
      </w:del>
    </w:p>
    <w:p w14:paraId="23AF785E" w14:textId="14C72674" w:rsidR="00BD3177" w:rsidRPr="00BD3177" w:rsidDel="00D30024" w:rsidRDefault="00BD3177">
      <w:pPr>
        <w:spacing w:after="0"/>
        <w:rPr>
          <w:del w:id="96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contr.status as contract_status,</w:delText>
        </w:r>
      </w:del>
    </w:p>
    <w:p w14:paraId="1DA962FA" w14:textId="1E448E71" w:rsidR="00BD3177" w:rsidRPr="00BD3177" w:rsidDel="00D30024" w:rsidRDefault="00BD3177">
      <w:pPr>
        <w:spacing w:after="0"/>
        <w:rPr>
          <w:del w:id="96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CASE </w:delText>
        </w:r>
      </w:del>
    </w:p>
    <w:p w14:paraId="0646C679" w14:textId="315799A7" w:rsidR="00BD3177" w:rsidRPr="00BD3177" w:rsidDel="00D30024" w:rsidRDefault="00BD3177">
      <w:pPr>
        <w:spacing w:after="0"/>
        <w:rPr>
          <w:del w:id="97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contr.id IS NOT NULL THEN 'contract_freelancer'</w:delText>
        </w:r>
      </w:del>
    </w:p>
    <w:p w14:paraId="6438C587" w14:textId="235E21C3" w:rsidR="00BD3177" w:rsidRPr="00BD3177" w:rsidDel="00D30024" w:rsidRDefault="00BD3177">
      <w:pPr>
        <w:spacing w:after="0"/>
        <w:rPr>
          <w:del w:id="97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b.status = 'accepted' THEN 'accepted_freelancer' </w:delText>
        </w:r>
      </w:del>
    </w:p>
    <w:p w14:paraId="70FEC75F" w14:textId="14FF75D5" w:rsidR="00BD3177" w:rsidRPr="00BD3177" w:rsidDel="00D30024" w:rsidRDefault="00BD3177">
      <w:pPr>
        <w:spacing w:after="0"/>
        <w:rPr>
          <w:del w:id="97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ELSE 'bidder'</w:delText>
        </w:r>
      </w:del>
    </w:p>
    <w:p w14:paraId="793386F6" w14:textId="7D5A48BE" w:rsidR="00BD3177" w:rsidRPr="00BD3177" w:rsidDel="00D30024" w:rsidRDefault="00BD3177">
      <w:pPr>
        <w:spacing w:after="0"/>
        <w:rPr>
          <w:del w:id="97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 as user_role_in_project</w:delText>
        </w:r>
      </w:del>
    </w:p>
    <w:p w14:paraId="48CD8A85" w14:textId="6941612E" w:rsidR="00BD3177" w:rsidRPr="00BD3177" w:rsidDel="00D30024" w:rsidRDefault="00BD3177">
      <w:pPr>
        <w:spacing w:after="0"/>
        <w:rPr>
          <w:del w:id="97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projects p</w:delText>
        </w:r>
      </w:del>
    </w:p>
    <w:p w14:paraId="1047F39A" w14:textId="2C8A4750" w:rsidR="00BD3177" w:rsidRPr="00BD3177" w:rsidDel="00D30024" w:rsidRDefault="00BD3177">
      <w:pPr>
        <w:spacing w:after="0"/>
        <w:rPr>
          <w:del w:id="97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categories c ON p.category_id = c.id</w:delText>
        </w:r>
      </w:del>
    </w:p>
    <w:p w14:paraId="335901E9" w14:textId="27163936" w:rsidR="00BD3177" w:rsidRPr="00BD3177" w:rsidDel="00D30024" w:rsidRDefault="00BD3177">
      <w:pPr>
        <w:spacing w:after="0"/>
        <w:rPr>
          <w:del w:id="97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bids b ON p.id = b.project_id AND b.freelancer_id = user_id</w:delText>
        </w:r>
      </w:del>
    </w:p>
    <w:p w14:paraId="78AB0C80" w14:textId="278FC729" w:rsidR="00BD3177" w:rsidRPr="00BD3177" w:rsidDel="00D30024" w:rsidRDefault="00BD3177">
      <w:pPr>
        <w:spacing w:after="0"/>
        <w:rPr>
          <w:del w:id="97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contracts contr ON p.id = contr.project_id AND contr.freelancer_id = user_id</w:delText>
        </w:r>
      </w:del>
    </w:p>
    <w:p w14:paraId="550B87EE" w14:textId="6D8F5123" w:rsidR="00BD3177" w:rsidRPr="00BD3177" w:rsidDel="00D30024" w:rsidRDefault="00BD3177">
      <w:pPr>
        <w:spacing w:after="0"/>
        <w:rPr>
          <w:del w:id="97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b.freelancer_id = user_id OR contr.freelancer_id = user_id</w:delText>
        </w:r>
      </w:del>
    </w:p>
    <w:p w14:paraId="366A9200" w14:textId="6589B3E2" w:rsidR="00BD3177" w:rsidRPr="00BD3177" w:rsidDel="00D30024" w:rsidRDefault="00BD3177">
      <w:pPr>
        <w:spacing w:after="0"/>
        <w:rPr>
          <w:del w:id="97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ORDER BY p.created_at DESC;</w:delText>
        </w:r>
      </w:del>
    </w:p>
    <w:p w14:paraId="316FC9FD" w14:textId="5BEAFA73" w:rsidR="00BD3177" w:rsidRPr="00BD3177" w:rsidDel="00D30024" w:rsidRDefault="00BD3177">
      <w:pPr>
        <w:spacing w:after="0"/>
        <w:rPr>
          <w:del w:id="97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28A4CD65" w14:textId="1C95F827" w:rsidR="00BD3177" w:rsidRPr="00BD3177" w:rsidDel="00D30024" w:rsidRDefault="00BD3177">
      <w:pPr>
        <w:spacing w:after="0"/>
        <w:rPr>
          <w:del w:id="97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55687767" w14:textId="665E1FF4" w:rsidR="00BD3177" w:rsidRPr="00BD3177" w:rsidDel="00D30024" w:rsidRDefault="00BD3177">
      <w:pPr>
        <w:spacing w:after="0"/>
        <w:rPr>
          <w:del w:id="97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23B990D9" w14:textId="43FCB51F" w:rsidR="00BD3177" w:rsidRPr="00BD3177" w:rsidDel="00D30024" w:rsidRDefault="00BD3177">
      <w:pPr>
        <w:spacing w:after="0"/>
        <w:rPr>
          <w:del w:id="972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0F693ED" w14:textId="091FC24D" w:rsidR="00BD3177" w:rsidRPr="00BD3177" w:rsidDel="00D30024" w:rsidRDefault="00BD3177">
      <w:pPr>
        <w:spacing w:after="0"/>
        <w:rPr>
          <w:del w:id="972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2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2E959C54" w14:textId="226DABB0" w:rsidR="00BD3177" w:rsidRPr="00BD3177" w:rsidDel="00D30024" w:rsidRDefault="00BD3177">
      <w:pPr>
        <w:spacing w:after="0"/>
        <w:rPr>
          <w:del w:id="972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C9B02F4" w14:textId="5B078C55" w:rsidR="00BD3177" w:rsidRPr="00BD3177" w:rsidDel="00D30024" w:rsidRDefault="00BD3177">
      <w:pPr>
        <w:spacing w:after="0"/>
        <w:rPr>
          <w:del w:id="97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1CD2C93" w14:textId="3FF243A7" w:rsidR="00BD3177" w:rsidRPr="00BD3177" w:rsidDel="00D30024" w:rsidRDefault="00BD3177">
      <w:pPr>
        <w:spacing w:after="0"/>
        <w:rPr>
          <w:del w:id="97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GetDaysUntilDeadline</w:delText>
        </w:r>
      </w:del>
    </w:p>
    <w:p w14:paraId="5733C663" w14:textId="249C8A3A" w:rsidR="00BD3177" w:rsidRPr="00BD3177" w:rsidDel="00D30024" w:rsidRDefault="00BD3177">
      <w:pPr>
        <w:spacing w:after="0"/>
        <w:rPr>
          <w:del w:id="97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84EACA3" w14:textId="246FA9EA" w:rsidR="00BD3177" w:rsidRPr="00BD3177" w:rsidDel="00D30024" w:rsidRDefault="00BD3177">
      <w:pPr>
        <w:spacing w:after="0"/>
        <w:rPr>
          <w:del w:id="973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D41DFE6" w14:textId="3801C931" w:rsidR="00BD3177" w:rsidRPr="00BD3177" w:rsidDel="00D30024" w:rsidRDefault="00BD3177">
      <w:pPr>
        <w:spacing w:after="0"/>
        <w:rPr>
          <w:del w:id="973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3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63376FF7" w14:textId="2E937108" w:rsidR="00BD3177" w:rsidRPr="00BD3177" w:rsidDel="00D30024" w:rsidRDefault="00BD3177">
      <w:pPr>
        <w:spacing w:after="0"/>
        <w:rPr>
          <w:del w:id="973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4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`freelance`.`GetDaysUntilDeadline`;</w:delText>
        </w:r>
      </w:del>
    </w:p>
    <w:p w14:paraId="60CF48D8" w14:textId="69641A58" w:rsidR="00BD3177" w:rsidRPr="00BD3177" w:rsidDel="00D30024" w:rsidRDefault="00BD3177">
      <w:pPr>
        <w:spacing w:after="0"/>
        <w:rPr>
          <w:del w:id="974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B2A78D0" w14:textId="5F2315F6" w:rsidR="00BD3177" w:rsidRPr="00BD3177" w:rsidDel="00D30024" w:rsidRDefault="00BD3177">
      <w:pPr>
        <w:spacing w:after="0"/>
        <w:rPr>
          <w:del w:id="97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77697E14" w14:textId="25CFE796" w:rsidR="00BD3177" w:rsidRPr="00BD3177" w:rsidDel="00D30024" w:rsidRDefault="00BD3177">
      <w:pPr>
        <w:spacing w:after="0"/>
        <w:rPr>
          <w:del w:id="97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2516C026" w14:textId="3865BD22" w:rsidR="00BD3177" w:rsidRPr="00BD3177" w:rsidDel="00D30024" w:rsidRDefault="00BD3177">
      <w:pPr>
        <w:spacing w:after="0"/>
        <w:rPr>
          <w:del w:id="97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GetDaysUntilDeadline(IN project_id INT)</w:delText>
        </w:r>
      </w:del>
    </w:p>
    <w:p w14:paraId="74D64772" w14:textId="03064BEF" w:rsidR="00BD3177" w:rsidRPr="00BD3177" w:rsidDel="00D30024" w:rsidRDefault="00BD3177">
      <w:pPr>
        <w:spacing w:after="0"/>
        <w:rPr>
          <w:del w:id="97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5B7FD1DB" w14:textId="2724EF3B" w:rsidR="00BD3177" w:rsidRPr="00BD3177" w:rsidDel="00D30024" w:rsidRDefault="00BD3177">
      <w:pPr>
        <w:spacing w:after="0"/>
        <w:rPr>
          <w:del w:id="97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project_deadline DATE;</w:delText>
        </w:r>
      </w:del>
    </w:p>
    <w:p w14:paraId="51A298B2" w14:textId="77D46F96" w:rsidR="00BD3177" w:rsidRPr="00BD3177" w:rsidDel="00D30024" w:rsidRDefault="00BD3177">
      <w:pPr>
        <w:spacing w:after="0"/>
        <w:rPr>
          <w:del w:id="97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days_remaining INT;</w:delText>
        </w:r>
      </w:del>
    </w:p>
    <w:p w14:paraId="65C8D235" w14:textId="778EBB4A" w:rsidR="00BD3177" w:rsidRPr="00BD3177" w:rsidDel="00D30024" w:rsidRDefault="00BD3177">
      <w:pPr>
        <w:spacing w:after="0"/>
        <w:rPr>
          <w:del w:id="97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4352A85" w14:textId="46DC53E2" w:rsidR="00BD3177" w:rsidRPr="00BD3177" w:rsidDel="00D30024" w:rsidRDefault="00BD3177">
      <w:pPr>
        <w:spacing w:after="0"/>
        <w:rPr>
          <w:del w:id="97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Получаем дедлайн проекта</w:delText>
        </w:r>
      </w:del>
    </w:p>
    <w:p w14:paraId="66AD2667" w14:textId="25DF1AF9" w:rsidR="00BD3177" w:rsidRPr="00BD3177" w:rsidDel="00D30024" w:rsidRDefault="00BD3177">
      <w:pPr>
        <w:spacing w:after="0"/>
        <w:rPr>
          <w:del w:id="97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deadline INTO project_deadline </w:delText>
        </w:r>
      </w:del>
    </w:p>
    <w:p w14:paraId="1BA72173" w14:textId="42367778" w:rsidR="00BD3177" w:rsidRPr="00BD3177" w:rsidDel="00D30024" w:rsidRDefault="00BD3177">
      <w:pPr>
        <w:spacing w:after="0"/>
        <w:rPr>
          <w:del w:id="97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projects </w:delText>
        </w:r>
      </w:del>
    </w:p>
    <w:p w14:paraId="75BAFF0F" w14:textId="048D4400" w:rsidR="00BD3177" w:rsidRPr="00BD3177" w:rsidDel="00D30024" w:rsidRDefault="00BD3177">
      <w:pPr>
        <w:spacing w:after="0"/>
        <w:rPr>
          <w:del w:id="97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WHERE id = project_id;</w:delText>
        </w:r>
      </w:del>
    </w:p>
    <w:p w14:paraId="21D7CAD4" w14:textId="6B5B45C4" w:rsidR="00BD3177" w:rsidRPr="00BD3177" w:rsidDel="00D30024" w:rsidRDefault="00BD3177">
      <w:pPr>
        <w:spacing w:after="0"/>
        <w:rPr>
          <w:del w:id="97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E8CDB8A" w14:textId="6918AFD7" w:rsidR="00BD3177" w:rsidRPr="00BD3177" w:rsidDel="00D30024" w:rsidRDefault="00BD3177">
      <w:pPr>
        <w:spacing w:after="0"/>
        <w:rPr>
          <w:del w:id="97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project_deadline IS NULL THEN</w:delText>
        </w:r>
      </w:del>
    </w:p>
    <w:p w14:paraId="2CCF23A3" w14:textId="4BA54868" w:rsidR="00BD3177" w:rsidRPr="00BD3177" w:rsidDel="00D30024" w:rsidRDefault="00BD3177">
      <w:pPr>
        <w:spacing w:after="0"/>
        <w:rPr>
          <w:del w:id="9768" w:author="Ivan Pugachev" w:date="2025-12-19T09:58:00Z"/>
          <w:rFonts w:ascii="Courier New" w:hAnsi="Courier New" w:cs="Courier New"/>
          <w:sz w:val="14"/>
          <w:szCs w:val="14"/>
        </w:rPr>
      </w:pPr>
      <w:del w:id="97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'Для этого проекта нет дедлайна'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result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2196EA46" w14:textId="3EE9A906" w:rsidR="00BD3177" w:rsidRPr="00BD3177" w:rsidDel="00D30024" w:rsidRDefault="00BD3177">
      <w:pPr>
        <w:spacing w:after="0"/>
        <w:rPr>
          <w:del w:id="9770" w:author="Ivan Pugachev" w:date="2025-12-19T09:58:00Z"/>
          <w:rFonts w:ascii="Courier New" w:hAnsi="Courier New" w:cs="Courier New"/>
          <w:sz w:val="14"/>
          <w:szCs w:val="14"/>
        </w:rPr>
      </w:pPr>
      <w:del w:id="97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ELSE</w:delText>
        </w:r>
      </w:del>
    </w:p>
    <w:p w14:paraId="35A652E7" w14:textId="75939BD5" w:rsidR="00BD3177" w:rsidRPr="00BD3177" w:rsidDel="00D30024" w:rsidRDefault="00BD3177">
      <w:pPr>
        <w:spacing w:after="0"/>
        <w:rPr>
          <w:del w:id="9772" w:author="Ivan Pugachev" w:date="2025-12-19T09:58:00Z"/>
          <w:rFonts w:ascii="Courier New" w:hAnsi="Courier New" w:cs="Courier New"/>
          <w:sz w:val="14"/>
          <w:szCs w:val="14"/>
        </w:rPr>
      </w:pPr>
      <w:del w:id="97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Вычисляем разницу в днях между сегодня и дедлайном</w:delText>
        </w:r>
      </w:del>
    </w:p>
    <w:p w14:paraId="48C728BB" w14:textId="5B3B8653" w:rsidR="00BD3177" w:rsidRPr="00BD3177" w:rsidDel="00D30024" w:rsidRDefault="00BD3177">
      <w:pPr>
        <w:spacing w:after="0"/>
        <w:rPr>
          <w:del w:id="97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days_remaining = DATEDIFF(project_deadline, CURDATE());</w:delText>
        </w:r>
      </w:del>
    </w:p>
    <w:p w14:paraId="1B726C59" w14:textId="4682E7AA" w:rsidR="00BD3177" w:rsidRPr="00BD3177" w:rsidDel="00D30024" w:rsidRDefault="00BD3177">
      <w:pPr>
        <w:spacing w:after="0"/>
        <w:rPr>
          <w:del w:id="97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0FB340B7" w14:textId="0127971B" w:rsidR="00BD3177" w:rsidRPr="00BD3177" w:rsidDel="00D30024" w:rsidRDefault="00BD3177">
      <w:pPr>
        <w:spacing w:after="0"/>
        <w:rPr>
          <w:del w:id="97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Возвращаем результат с анализом</w:delText>
        </w:r>
      </w:del>
    </w:p>
    <w:p w14:paraId="6AC670AA" w14:textId="3703C09C" w:rsidR="00BD3177" w:rsidRPr="00BD3177" w:rsidDel="00D30024" w:rsidRDefault="00BD3177">
      <w:pPr>
        <w:spacing w:after="0"/>
        <w:rPr>
          <w:del w:id="97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</w:delText>
        </w:r>
      </w:del>
    </w:p>
    <w:p w14:paraId="59DD0ED6" w14:textId="0C49FFC7" w:rsidR="00BD3177" w:rsidRPr="00BD3177" w:rsidDel="00D30024" w:rsidRDefault="00BD3177">
      <w:pPr>
        <w:spacing w:after="0"/>
        <w:rPr>
          <w:del w:id="97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project_deadline as deadline_date,</w:delText>
        </w:r>
      </w:del>
    </w:p>
    <w:p w14:paraId="108F02EF" w14:textId="51C53E97" w:rsidR="00BD3177" w:rsidRPr="00BD3177" w:rsidDel="00D30024" w:rsidRDefault="00BD3177">
      <w:pPr>
        <w:spacing w:after="0"/>
        <w:rPr>
          <w:del w:id="97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days_remaining as days_until_deadline,</w:delText>
        </w:r>
      </w:del>
    </w:p>
    <w:p w14:paraId="59704079" w14:textId="52628076" w:rsidR="00BD3177" w:rsidRPr="00BD3177" w:rsidDel="00D30024" w:rsidRDefault="00BD3177">
      <w:pPr>
        <w:spacing w:after="0"/>
        <w:rPr>
          <w:del w:id="97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CASE </w:delText>
        </w:r>
      </w:del>
    </w:p>
    <w:p w14:paraId="42663DE5" w14:textId="6645ADEA" w:rsidR="00BD3177" w:rsidRPr="00BD3177" w:rsidDel="00D30024" w:rsidRDefault="00BD3177">
      <w:pPr>
        <w:spacing w:after="0"/>
        <w:rPr>
          <w:del w:id="97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days_remaining &gt; 0 THEN CONCAT('До дедлайна ', days_remaining, ' дней')</w:delText>
        </w:r>
      </w:del>
    </w:p>
    <w:p w14:paraId="67614F28" w14:textId="6B34B12E" w:rsidR="00BD3177" w:rsidRPr="00BD3177" w:rsidDel="00D30024" w:rsidRDefault="00BD3177">
      <w:pPr>
        <w:spacing w:after="0"/>
        <w:rPr>
          <w:del w:id="97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days_remaining = 0 THEN 'Дедлайн сегодня'</w:delText>
        </w:r>
      </w:del>
    </w:p>
    <w:p w14:paraId="1B26B0FD" w14:textId="04373340" w:rsidR="00BD3177" w:rsidRPr="00BD3177" w:rsidDel="00D30024" w:rsidRDefault="00BD3177">
      <w:pPr>
        <w:spacing w:after="0"/>
        <w:rPr>
          <w:del w:id="97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ELSE CONCAT('Дедлайн просрочен ', ABS(days_remaining), ' дней назад')</w:delText>
        </w:r>
      </w:del>
    </w:p>
    <w:p w14:paraId="36608C43" w14:textId="5B86DD69" w:rsidR="00BD3177" w:rsidRPr="00BD3177" w:rsidDel="00D30024" w:rsidRDefault="00BD3177">
      <w:pPr>
        <w:spacing w:after="0"/>
        <w:rPr>
          <w:del w:id="97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 as deadline_status;</w:delText>
        </w:r>
      </w:del>
    </w:p>
    <w:p w14:paraId="30F1C294" w14:textId="030A235F" w:rsidR="00BD3177" w:rsidRPr="00BD3177" w:rsidDel="00D30024" w:rsidRDefault="00BD3177">
      <w:pPr>
        <w:spacing w:after="0"/>
        <w:rPr>
          <w:del w:id="97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45C2723F" w14:textId="6DDAB9BF" w:rsidR="00BD3177" w:rsidRPr="00BD3177" w:rsidDel="00D30024" w:rsidRDefault="00BD3177">
      <w:pPr>
        <w:spacing w:after="0"/>
        <w:rPr>
          <w:del w:id="97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4FA5A37E" w14:textId="7B14D52F" w:rsidR="00BD3177" w:rsidRPr="00BD3177" w:rsidDel="00D30024" w:rsidRDefault="00BD3177">
      <w:pPr>
        <w:spacing w:after="0"/>
        <w:rPr>
          <w:del w:id="980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07DF2FD" w14:textId="5C022180" w:rsidR="00BD3177" w:rsidRPr="00BD3177" w:rsidDel="00D30024" w:rsidRDefault="00BD3177">
      <w:pPr>
        <w:spacing w:after="0"/>
        <w:rPr>
          <w:del w:id="980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0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1ADFA210" w14:textId="58CC25EE" w:rsidR="00BD3177" w:rsidRPr="00BD3177" w:rsidDel="00D30024" w:rsidRDefault="00BD3177">
      <w:pPr>
        <w:spacing w:after="0"/>
        <w:rPr>
          <w:del w:id="980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059049A" w14:textId="3E84E79F" w:rsidR="00BD3177" w:rsidRPr="00BD3177" w:rsidDel="00D30024" w:rsidRDefault="00BD3177">
      <w:pPr>
        <w:spacing w:after="0"/>
        <w:rPr>
          <w:del w:id="98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21231AE" w14:textId="76B8A13C" w:rsidR="00BD3177" w:rsidRPr="00BD3177" w:rsidDel="00D30024" w:rsidRDefault="00BD3177">
      <w:pPr>
        <w:spacing w:after="0"/>
        <w:rPr>
          <w:del w:id="98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CloseContract</w:delText>
        </w:r>
      </w:del>
    </w:p>
    <w:p w14:paraId="4F08C0B8" w14:textId="5A8BC101" w:rsidR="00BD3177" w:rsidRPr="00BD3177" w:rsidDel="00D30024" w:rsidRDefault="00BD3177">
      <w:pPr>
        <w:spacing w:after="0"/>
        <w:rPr>
          <w:del w:id="98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DD62AE3" w14:textId="3E782BF7" w:rsidR="00BD3177" w:rsidRPr="00BD3177" w:rsidDel="00D30024" w:rsidRDefault="00BD3177">
      <w:pPr>
        <w:spacing w:after="0"/>
        <w:rPr>
          <w:del w:id="981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C380A5A" w14:textId="39AE5B2A" w:rsidR="00BD3177" w:rsidRPr="00BD3177" w:rsidDel="00D30024" w:rsidRDefault="00BD3177">
      <w:pPr>
        <w:spacing w:after="0"/>
        <w:rPr>
          <w:del w:id="981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1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4CF1E7E6" w14:textId="2E69CDD8" w:rsidR="00BD3177" w:rsidRPr="00BD3177" w:rsidDel="00D30024" w:rsidRDefault="00BD3177">
      <w:pPr>
        <w:spacing w:after="0"/>
        <w:rPr>
          <w:del w:id="981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1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`freelance`.`CloseContract`;</w:delText>
        </w:r>
      </w:del>
    </w:p>
    <w:p w14:paraId="775A4E26" w14:textId="2C0AAAB7" w:rsidR="00BD3177" w:rsidRPr="00BD3177" w:rsidDel="00D30024" w:rsidRDefault="00BD3177">
      <w:pPr>
        <w:spacing w:after="0"/>
        <w:rPr>
          <w:del w:id="981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E7501B6" w14:textId="3BDDB086" w:rsidR="00BD3177" w:rsidRPr="00BD3177" w:rsidDel="00D30024" w:rsidRDefault="00BD3177">
      <w:pPr>
        <w:spacing w:after="0"/>
        <w:rPr>
          <w:del w:id="98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49CF9156" w14:textId="547BD0B9" w:rsidR="00BD3177" w:rsidRPr="00BD3177" w:rsidDel="00D30024" w:rsidRDefault="00BD3177">
      <w:pPr>
        <w:spacing w:after="0"/>
        <w:rPr>
          <w:del w:id="98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3B077180" w14:textId="6BD77B5E" w:rsidR="00BD3177" w:rsidRPr="00BD3177" w:rsidDel="00D30024" w:rsidRDefault="00BD3177">
      <w:pPr>
        <w:spacing w:after="0"/>
        <w:rPr>
          <w:del w:id="98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CloseContract(IN contract_id INT)</w:delText>
        </w:r>
      </w:del>
    </w:p>
    <w:p w14:paraId="279A0C80" w14:textId="7BE6F0E5" w:rsidR="00BD3177" w:rsidRPr="00BD3177" w:rsidDel="00D30024" w:rsidRDefault="00BD3177">
      <w:pPr>
        <w:spacing w:after="0"/>
        <w:rPr>
          <w:del w:id="98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5BDE4B89" w14:textId="599568D9" w:rsidR="00BD3177" w:rsidRPr="00BD3177" w:rsidDel="00D30024" w:rsidRDefault="00BD3177">
      <w:pPr>
        <w:spacing w:after="0"/>
        <w:rPr>
          <w:del w:id="98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contract_exists INT;</w:delText>
        </w:r>
      </w:del>
    </w:p>
    <w:p w14:paraId="7A04BA15" w14:textId="738F7BF0" w:rsidR="00BD3177" w:rsidRPr="00BD3177" w:rsidDel="00D30024" w:rsidRDefault="00BD3177">
      <w:pPr>
        <w:spacing w:after="0"/>
        <w:rPr>
          <w:del w:id="98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current_status VARCHAR(20);</w:delText>
        </w:r>
      </w:del>
    </w:p>
    <w:p w14:paraId="2263A660" w14:textId="2C291CFB" w:rsidR="00BD3177" w:rsidRPr="00BD3177" w:rsidDel="00D30024" w:rsidRDefault="00BD3177">
      <w:pPr>
        <w:spacing w:after="0"/>
        <w:rPr>
          <w:del w:id="98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project_id_val INT;</w:delText>
        </w:r>
      </w:del>
    </w:p>
    <w:p w14:paraId="63F27655" w14:textId="6070B7D9" w:rsidR="00BD3177" w:rsidRPr="00BD3177" w:rsidDel="00D30024" w:rsidRDefault="00BD3177">
      <w:pPr>
        <w:spacing w:after="0"/>
        <w:rPr>
          <w:del w:id="98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7B28354" w14:textId="7B9F209F" w:rsidR="00BD3177" w:rsidRPr="00BD3177" w:rsidDel="00D30024" w:rsidRDefault="00BD3177">
      <w:pPr>
        <w:spacing w:after="0"/>
        <w:rPr>
          <w:del w:id="9832" w:author="Ivan Pugachev" w:date="2025-12-19T09:58:00Z"/>
          <w:rFonts w:ascii="Courier New" w:hAnsi="Courier New" w:cs="Courier New"/>
          <w:sz w:val="14"/>
          <w:szCs w:val="14"/>
        </w:rPr>
      </w:pPr>
      <w:del w:id="98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Проверяем существование контракта и получаем данные отдельными запросами</w:delText>
        </w:r>
      </w:del>
    </w:p>
    <w:p w14:paraId="46650F4C" w14:textId="5FE32625" w:rsidR="00BD3177" w:rsidRPr="00BD3177" w:rsidDel="00D30024" w:rsidRDefault="00BD3177">
      <w:pPr>
        <w:spacing w:after="0"/>
        <w:rPr>
          <w:del w:id="98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 COUNT(*) INTO contract_exists FROM contracts WHERE id = contract_id;</w:delText>
        </w:r>
      </w:del>
    </w:p>
    <w:p w14:paraId="2E08B206" w14:textId="02C09C1B" w:rsidR="00BD3177" w:rsidRPr="00BD3177" w:rsidDel="00D30024" w:rsidRDefault="00BD3177">
      <w:pPr>
        <w:spacing w:after="0"/>
        <w:rPr>
          <w:del w:id="98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1EA25ABC" w14:textId="2F3DC68E" w:rsidR="00BD3177" w:rsidRPr="00BD3177" w:rsidDel="00D30024" w:rsidRDefault="00BD3177">
      <w:pPr>
        <w:spacing w:after="0"/>
        <w:rPr>
          <w:del w:id="98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contract_exists = 0 THEN</w:delText>
        </w:r>
      </w:del>
    </w:p>
    <w:p w14:paraId="557FADDF" w14:textId="70FB5E17" w:rsidR="00BD3177" w:rsidRPr="00BD3177" w:rsidDel="00D30024" w:rsidRDefault="00BD3177">
      <w:pPr>
        <w:spacing w:after="0"/>
        <w:rPr>
          <w:del w:id="98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Контракт не найден' AS result;</w:delText>
        </w:r>
      </w:del>
    </w:p>
    <w:p w14:paraId="1E3E1A1B" w14:textId="4B54C882" w:rsidR="00BD3177" w:rsidRPr="00BD3177" w:rsidDel="00D30024" w:rsidRDefault="00BD3177">
      <w:pPr>
        <w:spacing w:after="0"/>
        <w:rPr>
          <w:del w:id="9842" w:author="Ivan Pugachev" w:date="2025-12-19T09:58:00Z"/>
          <w:rFonts w:ascii="Courier New" w:hAnsi="Courier New" w:cs="Courier New"/>
          <w:sz w:val="14"/>
          <w:szCs w:val="14"/>
        </w:rPr>
      </w:pPr>
      <w:del w:id="98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</w:delText>
        </w:r>
      </w:del>
    </w:p>
    <w:p w14:paraId="4F7C4C55" w14:textId="4D0F1C30" w:rsidR="00BD3177" w:rsidRPr="00BD3177" w:rsidDel="00D30024" w:rsidRDefault="00BD3177">
      <w:pPr>
        <w:spacing w:after="0"/>
        <w:rPr>
          <w:del w:id="9844" w:author="Ivan Pugachev" w:date="2025-12-19T09:58:00Z"/>
          <w:rFonts w:ascii="Courier New" w:hAnsi="Courier New" w:cs="Courier New"/>
          <w:sz w:val="14"/>
          <w:szCs w:val="14"/>
        </w:rPr>
      </w:pPr>
      <w:del w:id="98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Получаем текущий статус и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project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_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id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отдельным запросом</w:delText>
        </w:r>
      </w:del>
    </w:p>
    <w:p w14:paraId="6E894081" w14:textId="425C567B" w:rsidR="00BD3177" w:rsidRPr="00BD3177" w:rsidDel="00D30024" w:rsidRDefault="00BD3177">
      <w:pPr>
        <w:spacing w:after="0"/>
        <w:rPr>
          <w:del w:id="98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status, project_id INTO current_status, project_id_val </w:delText>
        </w:r>
      </w:del>
    </w:p>
    <w:p w14:paraId="227C76B9" w14:textId="0779B365" w:rsidR="00BD3177" w:rsidRPr="00BD3177" w:rsidDel="00D30024" w:rsidRDefault="00BD3177">
      <w:pPr>
        <w:spacing w:after="0"/>
        <w:rPr>
          <w:del w:id="98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contracts WHERE id = contract_id;</w:delText>
        </w:r>
      </w:del>
    </w:p>
    <w:p w14:paraId="1BE35361" w14:textId="595B1B4B" w:rsidR="00BD3177" w:rsidRPr="00BD3177" w:rsidDel="00D30024" w:rsidRDefault="00BD3177">
      <w:pPr>
        <w:spacing w:after="0"/>
        <w:rPr>
          <w:del w:id="98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B025E3E" w14:textId="1946CDEC" w:rsidR="00BD3177" w:rsidRPr="00BD3177" w:rsidDel="00D30024" w:rsidRDefault="00BD3177">
      <w:pPr>
        <w:spacing w:after="0"/>
        <w:rPr>
          <w:del w:id="98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IF current_status != 'active' THEN</w:delText>
        </w:r>
      </w:del>
    </w:p>
    <w:p w14:paraId="24E65E98" w14:textId="309EF8AB" w:rsidR="00BD3177" w:rsidRPr="00BD3177" w:rsidDel="00D30024" w:rsidRDefault="00BD3177">
      <w:pPr>
        <w:spacing w:after="0"/>
        <w:rPr>
          <w:del w:id="98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CONCAT('Ошибка: Контракт уже завершен ', current_status) AS result;</w:delText>
        </w:r>
      </w:del>
    </w:p>
    <w:p w14:paraId="34C7C09D" w14:textId="3D473BDB" w:rsidR="00BD3177" w:rsidRPr="00BD3177" w:rsidDel="00D30024" w:rsidRDefault="00BD3177">
      <w:pPr>
        <w:spacing w:after="0"/>
        <w:rPr>
          <w:del w:id="98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ELSE</w:delText>
        </w:r>
      </w:del>
    </w:p>
    <w:p w14:paraId="6E35273E" w14:textId="77333385" w:rsidR="00BD3177" w:rsidRPr="00BD3177" w:rsidDel="00D30024" w:rsidRDefault="00BD3177">
      <w:pPr>
        <w:spacing w:after="0"/>
        <w:rPr>
          <w:del w:id="98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-- Начинаем транзакцию</w:delText>
        </w:r>
      </w:del>
    </w:p>
    <w:p w14:paraId="082F580F" w14:textId="4B873294" w:rsidR="00BD3177" w:rsidRPr="00BD3177" w:rsidDel="00D30024" w:rsidRDefault="00BD3177">
      <w:pPr>
        <w:spacing w:after="0"/>
        <w:rPr>
          <w:del w:id="98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START TRANSACTION;</w:delText>
        </w:r>
      </w:del>
    </w:p>
    <w:p w14:paraId="1B51E588" w14:textId="15C406CE" w:rsidR="00BD3177" w:rsidRPr="00BD3177" w:rsidDel="00D30024" w:rsidRDefault="00BD3177">
      <w:pPr>
        <w:spacing w:after="0"/>
        <w:rPr>
          <w:del w:id="98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2FDF6115" w14:textId="3BA78675" w:rsidR="00BD3177" w:rsidRPr="00BD3177" w:rsidDel="00D30024" w:rsidRDefault="00BD3177">
      <w:pPr>
        <w:spacing w:after="0"/>
        <w:rPr>
          <w:del w:id="98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-- Закрываем контракт</w:delText>
        </w:r>
      </w:del>
    </w:p>
    <w:p w14:paraId="279C31D4" w14:textId="76CC8A23" w:rsidR="00BD3177" w:rsidRPr="00BD3177" w:rsidDel="00D30024" w:rsidRDefault="00BD3177">
      <w:pPr>
        <w:spacing w:after="0"/>
        <w:rPr>
          <w:del w:id="98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UPDATE contracts </w:delText>
        </w:r>
      </w:del>
    </w:p>
    <w:p w14:paraId="2E306BA2" w14:textId="631A7927" w:rsidR="00BD3177" w:rsidRPr="00BD3177" w:rsidDel="00D30024" w:rsidRDefault="00BD3177">
      <w:pPr>
        <w:spacing w:after="0"/>
        <w:rPr>
          <w:del w:id="98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SET status = 'completed', </w:delText>
        </w:r>
      </w:del>
    </w:p>
    <w:p w14:paraId="129DE29F" w14:textId="5C3348F0" w:rsidR="00BD3177" w:rsidRPr="00BD3177" w:rsidDel="00D30024" w:rsidRDefault="00BD3177">
      <w:pPr>
        <w:spacing w:after="0"/>
        <w:rPr>
          <w:del w:id="98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completed_at = CURRENT_TIMESTAMP,</w:delText>
        </w:r>
      </w:del>
    </w:p>
    <w:p w14:paraId="4E0BAD27" w14:textId="3360B189" w:rsidR="00BD3177" w:rsidRPr="00BD3177" w:rsidDel="00D30024" w:rsidRDefault="00BD3177">
      <w:pPr>
        <w:spacing w:after="0"/>
        <w:rPr>
          <w:del w:id="98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updated_at = CURRENT_TIMESTAMP</w:delText>
        </w:r>
      </w:del>
    </w:p>
    <w:p w14:paraId="30FE7E45" w14:textId="30E9A360" w:rsidR="00BD3177" w:rsidRPr="00BD3177" w:rsidDel="00D30024" w:rsidRDefault="00BD3177">
      <w:pPr>
        <w:spacing w:after="0"/>
        <w:rPr>
          <w:del w:id="98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id = contract_id;</w:delText>
        </w:r>
      </w:del>
    </w:p>
    <w:p w14:paraId="2E3EF363" w14:textId="7D840A44" w:rsidR="00BD3177" w:rsidRPr="00BD3177" w:rsidDel="00D30024" w:rsidRDefault="00BD3177">
      <w:pPr>
        <w:spacing w:after="0"/>
        <w:rPr>
          <w:del w:id="98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400BDA08" w14:textId="60BE8C21" w:rsidR="00BD3177" w:rsidRPr="00BD3177" w:rsidDel="00D30024" w:rsidRDefault="00BD3177">
      <w:pPr>
        <w:spacing w:after="0"/>
        <w:rPr>
          <w:del w:id="98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-- Обновляем статус проекта</w:delText>
        </w:r>
      </w:del>
    </w:p>
    <w:p w14:paraId="21B8402C" w14:textId="2DB44B0F" w:rsidR="00BD3177" w:rsidRPr="00BD3177" w:rsidDel="00D30024" w:rsidRDefault="00BD3177">
      <w:pPr>
        <w:spacing w:after="0"/>
        <w:rPr>
          <w:del w:id="98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UPDATE projects </w:delText>
        </w:r>
      </w:del>
    </w:p>
    <w:p w14:paraId="3482949A" w14:textId="1B8EF63A" w:rsidR="00BD3177" w:rsidRPr="00BD3177" w:rsidDel="00D30024" w:rsidRDefault="00BD3177">
      <w:pPr>
        <w:spacing w:after="0"/>
        <w:rPr>
          <w:del w:id="98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SET status = 'completed',</w:delText>
        </w:r>
      </w:del>
    </w:p>
    <w:p w14:paraId="108BAFC4" w14:textId="5AE3A0C4" w:rsidR="00BD3177" w:rsidRPr="00BD3177" w:rsidDel="00D30024" w:rsidRDefault="00BD3177">
      <w:pPr>
        <w:spacing w:after="0"/>
        <w:rPr>
          <w:del w:id="98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updated_at = CURRENT_TIMESTAMP</w:delText>
        </w:r>
      </w:del>
    </w:p>
    <w:p w14:paraId="59E2A12F" w14:textId="0B45E38C" w:rsidR="00BD3177" w:rsidRPr="00BD3177" w:rsidDel="00D30024" w:rsidRDefault="00BD3177">
      <w:pPr>
        <w:spacing w:after="0"/>
        <w:rPr>
          <w:del w:id="98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id = project_id_val;</w:delText>
        </w:r>
      </w:del>
    </w:p>
    <w:p w14:paraId="664E5DA4" w14:textId="44A3314B" w:rsidR="00BD3177" w:rsidRPr="00BD3177" w:rsidDel="00D30024" w:rsidRDefault="00BD3177">
      <w:pPr>
        <w:spacing w:after="0"/>
        <w:rPr>
          <w:del w:id="98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676B470D" w14:textId="7712946F" w:rsidR="00BD3177" w:rsidRPr="00BD3177" w:rsidDel="00D30024" w:rsidRDefault="00BD3177">
      <w:pPr>
        <w:spacing w:after="0"/>
        <w:rPr>
          <w:del w:id="98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COMMIT;</w:delText>
        </w:r>
      </w:del>
    </w:p>
    <w:p w14:paraId="19919BD6" w14:textId="7A21ADED" w:rsidR="00BD3177" w:rsidRPr="00BD3177" w:rsidDel="00D30024" w:rsidRDefault="00BD3177">
      <w:pPr>
        <w:spacing w:after="0"/>
        <w:rPr>
          <w:del w:id="98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0214199E" w14:textId="03DEC046" w:rsidR="00BD3177" w:rsidRPr="00BD3177" w:rsidDel="00D30024" w:rsidRDefault="00BD3177">
      <w:pPr>
        <w:spacing w:after="0"/>
        <w:rPr>
          <w:del w:id="98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'Контракт успешно завершен' AS result;</w:delText>
        </w:r>
      </w:del>
    </w:p>
    <w:p w14:paraId="582770B4" w14:textId="1F0AE0DB" w:rsidR="00BD3177" w:rsidRPr="00BD3177" w:rsidDel="00D30024" w:rsidRDefault="00BD3177">
      <w:pPr>
        <w:spacing w:after="0"/>
        <w:rPr>
          <w:del w:id="98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 IF;</w:delText>
        </w:r>
      </w:del>
    </w:p>
    <w:p w14:paraId="7C1B8CF8" w14:textId="452805F5" w:rsidR="00BD3177" w:rsidRPr="00BD3177" w:rsidDel="00D30024" w:rsidRDefault="00BD3177">
      <w:pPr>
        <w:spacing w:after="0"/>
        <w:rPr>
          <w:del w:id="98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47FC064C" w14:textId="6918FF3E" w:rsidR="00BD3177" w:rsidRPr="00BD3177" w:rsidDel="00D30024" w:rsidRDefault="00BD3177">
      <w:pPr>
        <w:spacing w:after="0"/>
        <w:rPr>
          <w:del w:id="99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2A8A635C" w14:textId="7F04EEC5" w:rsidR="00BD3177" w:rsidRPr="00BD3177" w:rsidDel="00D30024" w:rsidRDefault="00BD3177">
      <w:pPr>
        <w:spacing w:after="0"/>
        <w:rPr>
          <w:del w:id="990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A127A6B" w14:textId="3BD55062" w:rsidR="00BD3177" w:rsidRPr="00BD3177" w:rsidDel="00D30024" w:rsidRDefault="00BD3177">
      <w:pPr>
        <w:spacing w:after="0"/>
        <w:rPr>
          <w:del w:id="990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0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51EF24F9" w14:textId="01799327" w:rsidR="00BD3177" w:rsidRPr="00BD3177" w:rsidDel="00D30024" w:rsidRDefault="00BD3177">
      <w:pPr>
        <w:spacing w:after="0"/>
        <w:rPr>
          <w:del w:id="990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E6A56F2" w14:textId="45CAB4C8" w:rsidR="00BD3177" w:rsidRPr="00BD3177" w:rsidDel="00D30024" w:rsidRDefault="00BD3177">
      <w:pPr>
        <w:spacing w:after="0"/>
        <w:rPr>
          <w:del w:id="99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09670BC" w14:textId="14E99C12" w:rsidR="00BD3177" w:rsidRPr="00BD3177" w:rsidDel="00D30024" w:rsidRDefault="00BD3177">
      <w:pPr>
        <w:spacing w:after="0"/>
        <w:rPr>
          <w:del w:id="99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GetFreelancerClientRelationshipsSimple</w:delText>
        </w:r>
      </w:del>
    </w:p>
    <w:p w14:paraId="166FA894" w14:textId="0163A97D" w:rsidR="00BD3177" w:rsidRPr="00BD3177" w:rsidDel="00D30024" w:rsidRDefault="00BD3177">
      <w:pPr>
        <w:spacing w:after="0"/>
        <w:rPr>
          <w:del w:id="99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4A2E5CB" w14:textId="6769E02C" w:rsidR="00BD3177" w:rsidRPr="00BD3177" w:rsidDel="00D30024" w:rsidRDefault="00BD3177">
      <w:pPr>
        <w:spacing w:after="0"/>
        <w:rPr>
          <w:del w:id="991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8568726" w14:textId="53D362A3" w:rsidR="00BD3177" w:rsidRPr="00BD3177" w:rsidDel="00D30024" w:rsidRDefault="00BD3177">
      <w:pPr>
        <w:spacing w:after="0"/>
        <w:rPr>
          <w:del w:id="991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1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7A8B6D94" w14:textId="7EF9E1CE" w:rsidR="00BD3177" w:rsidRPr="00BD3177" w:rsidDel="00D30024" w:rsidRDefault="00BD3177">
      <w:pPr>
        <w:spacing w:after="0"/>
        <w:rPr>
          <w:del w:id="991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1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`freelance`.`GetFreelancerClientRelationshipsSimple`;</w:delText>
        </w:r>
      </w:del>
    </w:p>
    <w:p w14:paraId="51F7D07C" w14:textId="53589DD6" w:rsidR="00BD3177" w:rsidRPr="00BD3177" w:rsidDel="00D30024" w:rsidRDefault="00BD3177">
      <w:pPr>
        <w:spacing w:after="0"/>
        <w:rPr>
          <w:del w:id="991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B05F97E" w14:textId="25AD3FF9" w:rsidR="00BD3177" w:rsidRPr="00BD3177" w:rsidDel="00D30024" w:rsidRDefault="00BD3177">
      <w:pPr>
        <w:spacing w:after="0"/>
        <w:rPr>
          <w:del w:id="99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1F412573" w14:textId="6B1439EB" w:rsidR="00BD3177" w:rsidRPr="00BD3177" w:rsidDel="00D30024" w:rsidRDefault="00BD3177">
      <w:pPr>
        <w:spacing w:after="0"/>
        <w:rPr>
          <w:del w:id="99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21467BFB" w14:textId="29CCC2D7" w:rsidR="00BD3177" w:rsidRPr="00BD3177" w:rsidDel="00D30024" w:rsidRDefault="00BD3177">
      <w:pPr>
        <w:spacing w:after="0"/>
        <w:rPr>
          <w:del w:id="99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GetFreelancerClientRelationshipsSimple()</w:delText>
        </w:r>
      </w:del>
    </w:p>
    <w:p w14:paraId="280EFF70" w14:textId="641DA238" w:rsidR="00BD3177" w:rsidRPr="00BD3177" w:rsidDel="00D30024" w:rsidRDefault="00BD3177">
      <w:pPr>
        <w:spacing w:after="0"/>
        <w:rPr>
          <w:del w:id="99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626A2874" w14:textId="76083046" w:rsidR="00BD3177" w:rsidRPr="00BD3177" w:rsidDel="00D30024" w:rsidRDefault="00BD3177">
      <w:pPr>
        <w:spacing w:after="0"/>
        <w:rPr>
          <w:del w:id="99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done INT DEFAULT FALSE;</w:delText>
        </w:r>
      </w:del>
    </w:p>
    <w:p w14:paraId="1D9ECFE5" w14:textId="7558C5C5" w:rsidR="00BD3177" w:rsidRPr="00BD3177" w:rsidDel="00D30024" w:rsidRDefault="00BD3177">
      <w:pPr>
        <w:spacing w:after="0"/>
        <w:rPr>
          <w:del w:id="99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freelancer_id_val INT;</w:delText>
        </w:r>
      </w:del>
    </w:p>
    <w:p w14:paraId="709A514A" w14:textId="7013FA2C" w:rsidR="00BD3177" w:rsidRPr="00BD3177" w:rsidDel="00D30024" w:rsidRDefault="00BD3177">
      <w:pPr>
        <w:spacing w:after="0"/>
        <w:rPr>
          <w:del w:id="99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freelancer_name_val VARCHAR(16);</w:delText>
        </w:r>
      </w:del>
    </w:p>
    <w:p w14:paraId="6B2D8090" w14:textId="1B23D1E1" w:rsidR="00BD3177" w:rsidRPr="00BD3177" w:rsidDel="00D30024" w:rsidRDefault="00BD3177">
      <w:pPr>
        <w:spacing w:after="0"/>
        <w:rPr>
          <w:del w:id="99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client_list TEXT;</w:delText>
        </w:r>
      </w:del>
    </w:p>
    <w:p w14:paraId="4BA9F7BE" w14:textId="109E8C5E" w:rsidR="00BD3177" w:rsidRPr="00BD3177" w:rsidDel="00D30024" w:rsidRDefault="00BD3177">
      <w:pPr>
        <w:spacing w:after="0"/>
        <w:rPr>
          <w:del w:id="99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project_count_val INT;</w:delText>
        </w:r>
      </w:del>
    </w:p>
    <w:p w14:paraId="52920F5C" w14:textId="7D680774" w:rsidR="00BD3177" w:rsidRPr="00BD3177" w:rsidDel="00D30024" w:rsidRDefault="00BD3177">
      <w:pPr>
        <w:spacing w:after="0"/>
        <w:rPr>
          <w:del w:id="99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4864265F" w14:textId="760C2954" w:rsidR="00BD3177" w:rsidRPr="00BD3177" w:rsidDel="00D30024" w:rsidRDefault="00BD3177">
      <w:pPr>
        <w:spacing w:after="0"/>
        <w:rPr>
          <w:del w:id="99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Объявляем курсор ПЕРЕД обработчиком</w:delText>
        </w:r>
      </w:del>
    </w:p>
    <w:p w14:paraId="4520DE35" w14:textId="7FABBD9F" w:rsidR="00BD3177" w:rsidRPr="00BD3177" w:rsidDel="00D30024" w:rsidRDefault="00BD3177">
      <w:pPr>
        <w:spacing w:after="0"/>
        <w:rPr>
          <w:del w:id="99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freelancer_cursor CURSOR FOR </w:delText>
        </w:r>
      </w:del>
    </w:p>
    <w:p w14:paraId="18F96CF9" w14:textId="781A1A82" w:rsidR="00BD3177" w:rsidRPr="00BD3177" w:rsidDel="00D30024" w:rsidRDefault="00BD3177">
      <w:pPr>
        <w:spacing w:after="0"/>
        <w:rPr>
          <w:del w:id="99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DISTINCT u.id, u.name</w:delText>
        </w:r>
      </w:del>
    </w:p>
    <w:p w14:paraId="33D65E81" w14:textId="405AE105" w:rsidR="00BD3177" w:rsidRPr="00BD3177" w:rsidDel="00D30024" w:rsidRDefault="00BD3177">
      <w:pPr>
        <w:spacing w:after="0"/>
        <w:rPr>
          <w:del w:id="99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users u</w:delText>
        </w:r>
      </w:del>
    </w:p>
    <w:p w14:paraId="41F450BB" w14:textId="6F11018F" w:rsidR="00BD3177" w:rsidRPr="00BD3177" w:rsidDel="00D30024" w:rsidRDefault="00BD3177">
      <w:pPr>
        <w:spacing w:after="0"/>
        <w:rPr>
          <w:del w:id="99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u.role = 'freelancer';</w:delText>
        </w:r>
      </w:del>
    </w:p>
    <w:p w14:paraId="54C9F5EA" w14:textId="11BAC30B" w:rsidR="00BD3177" w:rsidRPr="00BD3177" w:rsidDel="00D30024" w:rsidRDefault="00BD3177">
      <w:pPr>
        <w:spacing w:after="0"/>
        <w:rPr>
          <w:del w:id="99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2EC05FF" w14:textId="5A67AC2A" w:rsidR="00BD3177" w:rsidRPr="00BD3177" w:rsidDel="00D30024" w:rsidRDefault="00BD3177">
      <w:pPr>
        <w:spacing w:after="0"/>
        <w:rPr>
          <w:del w:id="99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CONTINUE HANDLER FOR NOT FOUND SET done = TRUE;</w:delText>
        </w:r>
      </w:del>
    </w:p>
    <w:p w14:paraId="13AEE85F" w14:textId="22580895" w:rsidR="00BD3177" w:rsidRPr="00BD3177" w:rsidDel="00D30024" w:rsidRDefault="00BD3177">
      <w:pPr>
        <w:spacing w:after="0"/>
        <w:rPr>
          <w:del w:id="99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38154B18" w14:textId="3BEE89DE" w:rsidR="00BD3177" w:rsidRPr="00BD3177" w:rsidDel="00D30024" w:rsidRDefault="00BD3177">
      <w:pPr>
        <w:spacing w:after="0"/>
        <w:rPr>
          <w:del w:id="9954" w:author="Ivan Pugachev" w:date="2025-12-19T09:58:00Z"/>
          <w:rFonts w:ascii="Courier New" w:hAnsi="Courier New" w:cs="Courier New"/>
          <w:sz w:val="14"/>
          <w:szCs w:val="14"/>
        </w:rPr>
      </w:pPr>
      <w:del w:id="99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Таблица 1: Фрилансеры -&gt; Клиенты</w:delText>
        </w:r>
      </w:del>
    </w:p>
    <w:p w14:paraId="23EEB59B" w14:textId="0992017D" w:rsidR="00BD3177" w:rsidRPr="00BD3177" w:rsidDel="00D30024" w:rsidRDefault="00BD3177">
      <w:pPr>
        <w:spacing w:after="0"/>
        <w:rPr>
          <w:del w:id="9956" w:author="Ivan Pugachev" w:date="2025-12-19T09:58:00Z"/>
          <w:rFonts w:ascii="Courier New" w:hAnsi="Courier New" w:cs="Courier New"/>
          <w:sz w:val="14"/>
          <w:szCs w:val="14"/>
        </w:rPr>
      </w:pPr>
      <w:del w:id="99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'=== ФРИЛАНСЕРЫ И ИХ КЛИЕНТЫ ==='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 ';</w:delText>
        </w:r>
      </w:del>
    </w:p>
    <w:p w14:paraId="17B9C5A4" w14:textId="2FA37A3D" w:rsidR="00BD3177" w:rsidRPr="00BD3177" w:rsidDel="00D30024" w:rsidRDefault="00BD3177">
      <w:pPr>
        <w:spacing w:after="0"/>
        <w:rPr>
          <w:del w:id="9958" w:author="Ivan Pugachev" w:date="2025-12-19T09:58:00Z"/>
          <w:rFonts w:ascii="Courier New" w:hAnsi="Courier New" w:cs="Courier New"/>
          <w:sz w:val="14"/>
          <w:szCs w:val="14"/>
        </w:rPr>
      </w:pPr>
      <w:del w:id="99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4CDFDF3F" w14:textId="261114C6" w:rsidR="00BD3177" w:rsidRPr="00BD3177" w:rsidDel="00D30024" w:rsidRDefault="00BD3177">
      <w:pPr>
        <w:spacing w:after="0"/>
        <w:rPr>
          <w:del w:id="99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OPEN freelancer_cursor;</w:delText>
        </w:r>
      </w:del>
    </w:p>
    <w:p w14:paraId="43845658" w14:textId="3411818B" w:rsidR="00BD3177" w:rsidRPr="00BD3177" w:rsidDel="00D30024" w:rsidRDefault="00BD3177">
      <w:pPr>
        <w:spacing w:after="0"/>
        <w:rPr>
          <w:del w:id="99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46F13B5F" w14:textId="7FAA1C00" w:rsidR="00BD3177" w:rsidRPr="00BD3177" w:rsidDel="00D30024" w:rsidRDefault="00BD3177">
      <w:pPr>
        <w:spacing w:after="0"/>
        <w:rPr>
          <w:del w:id="99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freelancer_loop: LOOP</w:delText>
        </w:r>
      </w:del>
    </w:p>
    <w:p w14:paraId="2F7F7757" w14:textId="15B30580" w:rsidR="00BD3177" w:rsidRPr="00BD3177" w:rsidDel="00D30024" w:rsidRDefault="00BD3177">
      <w:pPr>
        <w:spacing w:after="0"/>
        <w:rPr>
          <w:del w:id="99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FETCH freelancer_cursor INTO freelancer_id_val, freelancer_name_val;</w:delText>
        </w:r>
      </w:del>
    </w:p>
    <w:p w14:paraId="4812178D" w14:textId="21FC8085" w:rsidR="00BD3177" w:rsidRPr="00BD3177" w:rsidDel="00D30024" w:rsidRDefault="00BD3177">
      <w:pPr>
        <w:spacing w:after="0"/>
        <w:rPr>
          <w:del w:id="99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IF done THEN</w:delText>
        </w:r>
      </w:del>
    </w:p>
    <w:p w14:paraId="791E58FB" w14:textId="67FF96AA" w:rsidR="00BD3177" w:rsidRPr="00BD3177" w:rsidDel="00D30024" w:rsidRDefault="00BD3177">
      <w:pPr>
        <w:spacing w:after="0"/>
        <w:rPr>
          <w:del w:id="99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LEAVE freelancer_loop;</w:delText>
        </w:r>
      </w:del>
    </w:p>
    <w:p w14:paraId="1C489071" w14:textId="5522C0CA" w:rsidR="00BD3177" w:rsidRPr="00BD3177" w:rsidDel="00D30024" w:rsidRDefault="00BD3177">
      <w:pPr>
        <w:spacing w:after="0"/>
        <w:rPr>
          <w:del w:id="9972" w:author="Ivan Pugachev" w:date="2025-12-19T09:58:00Z"/>
          <w:rFonts w:ascii="Courier New" w:hAnsi="Courier New" w:cs="Courier New"/>
          <w:sz w:val="14"/>
          <w:szCs w:val="14"/>
        </w:rPr>
      </w:pPr>
      <w:del w:id="99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IF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26DA1140" w14:textId="1FD86597" w:rsidR="00BD3177" w:rsidRPr="00BD3177" w:rsidDel="00D30024" w:rsidRDefault="00BD3177">
      <w:pPr>
        <w:spacing w:after="0"/>
        <w:rPr>
          <w:del w:id="9974" w:author="Ivan Pugachev" w:date="2025-12-19T09:58:00Z"/>
          <w:rFonts w:ascii="Courier New" w:hAnsi="Courier New" w:cs="Courier New"/>
          <w:sz w:val="14"/>
          <w:szCs w:val="14"/>
        </w:rPr>
      </w:pPr>
      <w:del w:id="99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</w:del>
    </w:p>
    <w:p w14:paraId="16D481B2" w14:textId="54B415FB" w:rsidR="00BD3177" w:rsidRPr="00BD3177" w:rsidDel="00D30024" w:rsidRDefault="00BD3177">
      <w:pPr>
        <w:spacing w:after="0"/>
        <w:rPr>
          <w:del w:id="9976" w:author="Ivan Pugachev" w:date="2025-12-19T09:58:00Z"/>
          <w:rFonts w:ascii="Courier New" w:hAnsi="Courier New" w:cs="Courier New"/>
          <w:sz w:val="14"/>
          <w:szCs w:val="14"/>
        </w:rPr>
      </w:pPr>
      <w:del w:id="99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Для каждого фрилансера получаем список клиентов</w:delText>
        </w:r>
      </w:del>
    </w:p>
    <w:p w14:paraId="71803B0A" w14:textId="223A1D66" w:rsidR="00BD3177" w:rsidRPr="00BD3177" w:rsidDel="00D30024" w:rsidRDefault="00BD3177">
      <w:pPr>
        <w:spacing w:after="0"/>
        <w:rPr>
          <w:del w:id="99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</w:delText>
        </w:r>
      </w:del>
    </w:p>
    <w:p w14:paraId="5F65E35F" w14:textId="0ADF28FB" w:rsidR="00BD3177" w:rsidRPr="00BD3177" w:rsidDel="00D30024" w:rsidRDefault="00BD3177">
      <w:pPr>
        <w:spacing w:after="0"/>
        <w:rPr>
          <w:del w:id="99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GROUP_CONCAT(DISTINCT cl.name ORDER BY cl.name SEPARATOR ', ') AS clients,</w:delText>
        </w:r>
      </w:del>
    </w:p>
    <w:p w14:paraId="62D08D59" w14:textId="157343EC" w:rsidR="00BD3177" w:rsidRPr="00BD3177" w:rsidDel="00D30024" w:rsidRDefault="00BD3177">
      <w:pPr>
        <w:spacing w:after="0"/>
        <w:rPr>
          <w:del w:id="99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COUNT(DISTINCT c.id) AS total_contracts</w:delText>
        </w:r>
      </w:del>
    </w:p>
    <w:p w14:paraId="75CB875D" w14:textId="0EF2E428" w:rsidR="00BD3177" w:rsidRPr="00BD3177" w:rsidDel="00D30024" w:rsidRDefault="00BD3177">
      <w:pPr>
        <w:spacing w:after="0"/>
        <w:rPr>
          <w:del w:id="99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INTO client_list, project_count_val</w:delText>
        </w:r>
      </w:del>
    </w:p>
    <w:p w14:paraId="1C14FA8A" w14:textId="6529E26C" w:rsidR="00BD3177" w:rsidRPr="00BD3177" w:rsidDel="00D30024" w:rsidRDefault="00BD3177">
      <w:pPr>
        <w:spacing w:after="0"/>
        <w:rPr>
          <w:del w:id="99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contracts c</w:delText>
        </w:r>
      </w:del>
    </w:p>
    <w:p w14:paraId="6BDC4E6E" w14:textId="3DBF49C7" w:rsidR="00BD3177" w:rsidRPr="00BD3177" w:rsidDel="00D30024" w:rsidRDefault="00BD3177">
      <w:pPr>
        <w:spacing w:after="0"/>
        <w:rPr>
          <w:del w:id="99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JOIN users cl ON c.client_id = cl.id</w:delText>
        </w:r>
      </w:del>
    </w:p>
    <w:p w14:paraId="7DB9CB0B" w14:textId="7B776847" w:rsidR="00BD3177" w:rsidRPr="00BD3177" w:rsidDel="00D30024" w:rsidRDefault="00BD3177">
      <w:pPr>
        <w:spacing w:after="0"/>
        <w:rPr>
          <w:del w:id="99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c.freelancer_id = freelancer_id_val;</w:delText>
        </w:r>
      </w:del>
    </w:p>
    <w:p w14:paraId="5BAF5337" w14:textId="24087875" w:rsidR="00BD3177" w:rsidRPr="00BD3177" w:rsidDel="00D30024" w:rsidRDefault="00BD3177">
      <w:pPr>
        <w:spacing w:after="0"/>
        <w:rPr>
          <w:del w:id="99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018464F" w14:textId="07309EB6" w:rsidR="00BD3177" w:rsidRPr="00BD3177" w:rsidDel="00D30024" w:rsidRDefault="00BD3177">
      <w:pPr>
        <w:spacing w:after="0"/>
        <w:rPr>
          <w:del w:id="99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IF client_list IS NOT NULL THEN</w:delText>
        </w:r>
      </w:del>
    </w:p>
    <w:p w14:paraId="6E4E4307" w14:textId="52126BAB" w:rsidR="00BD3177" w:rsidRPr="00BD3177" w:rsidDel="00D30024" w:rsidRDefault="00BD3177">
      <w:pPr>
        <w:spacing w:after="0"/>
        <w:rPr>
          <w:del w:id="99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</w:delText>
        </w:r>
      </w:del>
    </w:p>
    <w:p w14:paraId="4B6E46F9" w14:textId="0D20A0D6" w:rsidR="00BD3177" w:rsidRPr="00BD3177" w:rsidDel="00D30024" w:rsidRDefault="00BD3177">
      <w:pPr>
        <w:spacing w:after="0"/>
        <w:rPr>
          <w:del w:id="99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freelancer_name_val AS 'Фрилансер',</w:delText>
        </w:r>
      </w:del>
    </w:p>
    <w:p w14:paraId="60A599CB" w14:textId="635D3223" w:rsidR="00BD3177" w:rsidRPr="00BD3177" w:rsidDel="00D30024" w:rsidRDefault="00BD3177">
      <w:pPr>
        <w:spacing w:after="0"/>
        <w:rPr>
          <w:del w:id="100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client_list AS 'Клиенты',</w:delText>
        </w:r>
      </w:del>
    </w:p>
    <w:p w14:paraId="4C09EAB2" w14:textId="41A88442" w:rsidR="00BD3177" w:rsidRPr="00BD3177" w:rsidDel="00D30024" w:rsidRDefault="00BD3177">
      <w:pPr>
        <w:spacing w:after="0"/>
        <w:rPr>
          <w:del w:id="100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project_count_val AS 'Контрактов';</w:delText>
        </w:r>
      </w:del>
    </w:p>
    <w:p w14:paraId="337D825C" w14:textId="4288CFE5" w:rsidR="00BD3177" w:rsidRPr="00BD3177" w:rsidDel="00D30024" w:rsidRDefault="00BD3177">
      <w:pPr>
        <w:spacing w:after="0"/>
        <w:rPr>
          <w:del w:id="100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 IF;</w:delText>
        </w:r>
      </w:del>
    </w:p>
    <w:p w14:paraId="70FED923" w14:textId="2AB92B9D" w:rsidR="00BD3177" w:rsidRPr="00BD3177" w:rsidDel="00D30024" w:rsidRDefault="00BD3177">
      <w:pPr>
        <w:spacing w:after="0"/>
        <w:rPr>
          <w:del w:id="100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BDD0C1F" w14:textId="31E6D023" w:rsidR="00BD3177" w:rsidRPr="00BD3177" w:rsidDel="00D30024" w:rsidRDefault="00BD3177">
      <w:pPr>
        <w:spacing w:after="0"/>
        <w:rPr>
          <w:del w:id="100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LOOP freelancer_loop;</w:delText>
        </w:r>
      </w:del>
    </w:p>
    <w:p w14:paraId="6A26FD91" w14:textId="626ACB28" w:rsidR="00BD3177" w:rsidRPr="00BD3177" w:rsidDel="00D30024" w:rsidRDefault="00BD3177">
      <w:pPr>
        <w:spacing w:after="0"/>
        <w:rPr>
          <w:del w:id="100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74DA8AB3" w14:textId="6E4C3F8A" w:rsidR="00BD3177" w:rsidRPr="00BD3177" w:rsidDel="00D30024" w:rsidRDefault="00BD3177">
      <w:pPr>
        <w:spacing w:after="0"/>
        <w:rPr>
          <w:del w:id="10012" w:author="Ivan Pugachev" w:date="2025-12-19T09:58:00Z"/>
          <w:rFonts w:ascii="Courier New" w:hAnsi="Courier New" w:cs="Courier New"/>
          <w:sz w:val="14"/>
          <w:szCs w:val="14"/>
        </w:rPr>
      </w:pPr>
      <w:del w:id="100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CLOSE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freelancer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_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cursor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7F07EBDC" w14:textId="59375CAF" w:rsidR="00BD3177" w:rsidRPr="00BD3177" w:rsidDel="00D30024" w:rsidRDefault="00BD3177">
      <w:pPr>
        <w:spacing w:after="0"/>
        <w:rPr>
          <w:del w:id="10014" w:author="Ivan Pugachev" w:date="2025-12-19T09:58:00Z"/>
          <w:rFonts w:ascii="Courier New" w:hAnsi="Courier New" w:cs="Courier New"/>
          <w:sz w:val="14"/>
          <w:szCs w:val="14"/>
        </w:rPr>
      </w:pPr>
      <w:del w:id="100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6DF05A6B" w14:textId="55D1482D" w:rsidR="00BD3177" w:rsidRPr="00BD3177" w:rsidDel="00D30024" w:rsidRDefault="00BD3177">
      <w:pPr>
        <w:spacing w:after="0"/>
        <w:rPr>
          <w:del w:id="10016" w:author="Ivan Pugachev" w:date="2025-12-19T09:58:00Z"/>
          <w:rFonts w:ascii="Courier New" w:hAnsi="Courier New" w:cs="Courier New"/>
          <w:sz w:val="14"/>
          <w:szCs w:val="14"/>
        </w:rPr>
      </w:pPr>
      <w:del w:id="100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-- Сбрасываем флаг для второго курсора</w:delText>
        </w:r>
      </w:del>
    </w:p>
    <w:p w14:paraId="38C9B2AF" w14:textId="2D09F9F4" w:rsidR="00BD3177" w:rsidRPr="00BD3177" w:rsidDel="00D30024" w:rsidRDefault="00BD3177">
      <w:pPr>
        <w:spacing w:after="0"/>
        <w:rPr>
          <w:del w:id="10018" w:author="Ivan Pugachev" w:date="2025-12-19T09:58:00Z"/>
          <w:rFonts w:ascii="Courier New" w:hAnsi="Courier New" w:cs="Courier New"/>
          <w:sz w:val="14"/>
          <w:szCs w:val="14"/>
        </w:rPr>
      </w:pPr>
      <w:del w:id="100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done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=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FALSE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2CD8A823" w14:textId="4E33F480" w:rsidR="00BD3177" w:rsidRPr="00BD3177" w:rsidDel="00D30024" w:rsidRDefault="00BD3177">
      <w:pPr>
        <w:spacing w:after="0"/>
        <w:rPr>
          <w:del w:id="10020" w:author="Ivan Pugachev" w:date="2025-12-19T09:58:00Z"/>
          <w:rFonts w:ascii="Courier New" w:hAnsi="Courier New" w:cs="Courier New"/>
          <w:sz w:val="14"/>
          <w:szCs w:val="14"/>
        </w:rPr>
      </w:pPr>
      <w:del w:id="100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0EB701E9" w14:textId="03C763B2" w:rsidR="00BD3177" w:rsidRPr="00BD3177" w:rsidDel="00D30024" w:rsidRDefault="00BD3177">
      <w:pPr>
        <w:spacing w:after="0"/>
        <w:rPr>
          <w:del w:id="10022" w:author="Ivan Pugachev" w:date="2025-12-19T09:58:00Z"/>
          <w:rFonts w:ascii="Courier New" w:hAnsi="Courier New" w:cs="Courier New"/>
          <w:sz w:val="14"/>
          <w:szCs w:val="14"/>
        </w:rPr>
      </w:pPr>
      <w:del w:id="100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-- Таблица 2: Клиенты -&gt; Фрилансеры</w:delText>
        </w:r>
      </w:del>
    </w:p>
    <w:p w14:paraId="1DD10E28" w14:textId="435510AB" w:rsidR="00BD3177" w:rsidRPr="00BD3177" w:rsidDel="00D30024" w:rsidRDefault="00BD3177">
      <w:pPr>
        <w:spacing w:after="0"/>
        <w:rPr>
          <w:del w:id="10024" w:author="Ivan Pugachev" w:date="2025-12-19T09:58:00Z"/>
          <w:rFonts w:ascii="Courier New" w:hAnsi="Courier New" w:cs="Courier New"/>
          <w:sz w:val="14"/>
          <w:szCs w:val="14"/>
        </w:rPr>
      </w:pPr>
      <w:del w:id="100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'=== КЛИЕНТЫ И ИХ ФРИЛАНСЕРЫ ==='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 ';</w:delText>
        </w:r>
      </w:del>
    </w:p>
    <w:p w14:paraId="7818C515" w14:textId="45CA15EC" w:rsidR="00BD3177" w:rsidRPr="00BD3177" w:rsidDel="00D30024" w:rsidRDefault="00BD3177">
      <w:pPr>
        <w:spacing w:after="0"/>
        <w:rPr>
          <w:del w:id="10026" w:author="Ivan Pugachev" w:date="2025-12-19T09:58:00Z"/>
          <w:rFonts w:ascii="Courier New" w:hAnsi="Courier New" w:cs="Courier New"/>
          <w:sz w:val="14"/>
          <w:szCs w:val="14"/>
        </w:rPr>
      </w:pPr>
      <w:del w:id="100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694DAB71" w14:textId="74734001" w:rsidR="00BD3177" w:rsidRPr="00BD3177" w:rsidDel="00D30024" w:rsidRDefault="00BD3177">
      <w:pPr>
        <w:spacing w:after="0"/>
        <w:rPr>
          <w:del w:id="100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63B6EEC8" w14:textId="25B54CBC" w:rsidR="00BD3177" w:rsidRPr="00BD3177" w:rsidDel="00D30024" w:rsidRDefault="00BD3177">
      <w:pPr>
        <w:spacing w:after="0"/>
        <w:rPr>
          <w:del w:id="100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client_id_val INT;</w:delText>
        </w:r>
      </w:del>
    </w:p>
    <w:p w14:paraId="7BF35B99" w14:textId="356F2BA0" w:rsidR="00BD3177" w:rsidRPr="00BD3177" w:rsidDel="00D30024" w:rsidRDefault="00BD3177">
      <w:pPr>
        <w:spacing w:after="0"/>
        <w:rPr>
          <w:del w:id="100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client_name_val VARCHAR(16);</w:delText>
        </w:r>
      </w:del>
    </w:p>
    <w:p w14:paraId="420E00D5" w14:textId="08993A2D" w:rsidR="00BD3177" w:rsidRPr="00BD3177" w:rsidDel="00D30024" w:rsidRDefault="00BD3177">
      <w:pPr>
        <w:spacing w:after="0"/>
        <w:rPr>
          <w:del w:id="100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freelancer_list TEXT;</w:delText>
        </w:r>
      </w:del>
    </w:p>
    <w:p w14:paraId="2E42B5C9" w14:textId="7B6D9873" w:rsidR="00BD3177" w:rsidRPr="00BD3177" w:rsidDel="00D30024" w:rsidRDefault="00BD3177">
      <w:pPr>
        <w:spacing w:after="0"/>
        <w:rPr>
          <w:del w:id="100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client_project_count_val INT;</w:delText>
        </w:r>
      </w:del>
    </w:p>
    <w:p w14:paraId="5044A1A8" w14:textId="2A1D8DFD" w:rsidR="00BD3177" w:rsidRPr="00BD3177" w:rsidDel="00D30024" w:rsidRDefault="00BD3177">
      <w:pPr>
        <w:spacing w:after="0"/>
        <w:rPr>
          <w:del w:id="100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3FA885D" w14:textId="15F6BBAE" w:rsidR="00BD3177" w:rsidRPr="00BD3177" w:rsidDel="00D30024" w:rsidRDefault="00BD3177">
      <w:pPr>
        <w:spacing w:after="0"/>
        <w:rPr>
          <w:del w:id="100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Курсор для клиентов</w:delText>
        </w:r>
      </w:del>
    </w:p>
    <w:p w14:paraId="6D4E4BEC" w14:textId="2987E326" w:rsidR="00BD3177" w:rsidRPr="00BD3177" w:rsidDel="00D30024" w:rsidRDefault="00BD3177">
      <w:pPr>
        <w:spacing w:after="0"/>
        <w:rPr>
          <w:del w:id="100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client_cursor CURSOR FOR </w:delText>
        </w:r>
      </w:del>
    </w:p>
    <w:p w14:paraId="6FC38B8D" w14:textId="7A4B4273" w:rsidR="00BD3177" w:rsidRPr="00BD3177" w:rsidDel="00D30024" w:rsidRDefault="00BD3177">
      <w:pPr>
        <w:spacing w:after="0"/>
        <w:rPr>
          <w:del w:id="100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DISTINCT u.id, u.name</w:delText>
        </w:r>
      </w:del>
    </w:p>
    <w:p w14:paraId="3BCD92F0" w14:textId="446D53C1" w:rsidR="00BD3177" w:rsidRPr="00BD3177" w:rsidDel="00D30024" w:rsidRDefault="00BD3177">
      <w:pPr>
        <w:spacing w:after="0"/>
        <w:rPr>
          <w:del w:id="100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FROM users u</w:delText>
        </w:r>
      </w:del>
    </w:p>
    <w:p w14:paraId="588ADE9F" w14:textId="0C681F68" w:rsidR="00BD3177" w:rsidRPr="00BD3177" w:rsidDel="00D30024" w:rsidRDefault="00BD3177">
      <w:pPr>
        <w:spacing w:after="0"/>
        <w:rPr>
          <w:del w:id="100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u.role = 'client';</w:delText>
        </w:r>
      </w:del>
    </w:p>
    <w:p w14:paraId="628B6701" w14:textId="66A55CD3" w:rsidR="00BD3177" w:rsidRPr="00BD3177" w:rsidDel="00D30024" w:rsidRDefault="00BD3177">
      <w:pPr>
        <w:spacing w:after="0"/>
        <w:rPr>
          <w:del w:id="100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18FB8B20" w14:textId="68D4F988" w:rsidR="00BD3177" w:rsidRPr="00BD3177" w:rsidDel="00D30024" w:rsidRDefault="00BD3177">
      <w:pPr>
        <w:spacing w:after="0"/>
        <w:rPr>
          <w:del w:id="100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CONTINUE HANDLER FOR NOT FOUND SET done = TRUE;</w:delText>
        </w:r>
      </w:del>
    </w:p>
    <w:p w14:paraId="05150479" w14:textId="3BE239EA" w:rsidR="00BD3177" w:rsidRPr="00BD3177" w:rsidDel="00D30024" w:rsidRDefault="00BD3177">
      <w:pPr>
        <w:spacing w:after="0"/>
        <w:rPr>
          <w:del w:id="100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12595221" w14:textId="27A91DA5" w:rsidR="00BD3177" w:rsidRPr="00BD3177" w:rsidDel="00D30024" w:rsidRDefault="00BD3177">
      <w:pPr>
        <w:spacing w:after="0"/>
        <w:rPr>
          <w:del w:id="100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OPEN client_cursor;</w:delText>
        </w:r>
      </w:del>
    </w:p>
    <w:p w14:paraId="07B069FF" w14:textId="298C9C18" w:rsidR="00BD3177" w:rsidRPr="00BD3177" w:rsidDel="00D30024" w:rsidRDefault="00BD3177">
      <w:pPr>
        <w:spacing w:after="0"/>
        <w:rPr>
          <w:del w:id="100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15DF2359" w14:textId="2FE5904D" w:rsidR="00BD3177" w:rsidRPr="00BD3177" w:rsidDel="00D30024" w:rsidRDefault="00BD3177">
      <w:pPr>
        <w:spacing w:after="0"/>
        <w:rPr>
          <w:del w:id="100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client_loop: LOOP</w:delText>
        </w:r>
      </w:del>
    </w:p>
    <w:p w14:paraId="2C5BBA4A" w14:textId="150C297C" w:rsidR="00BD3177" w:rsidRPr="00BD3177" w:rsidDel="00D30024" w:rsidRDefault="00BD3177">
      <w:pPr>
        <w:spacing w:after="0"/>
        <w:rPr>
          <w:del w:id="100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FETCH client_cursor INTO client_id_val, client_name_val;</w:delText>
        </w:r>
      </w:del>
    </w:p>
    <w:p w14:paraId="5606821F" w14:textId="31920444" w:rsidR="00BD3177" w:rsidRPr="00BD3177" w:rsidDel="00D30024" w:rsidRDefault="00BD3177">
      <w:pPr>
        <w:spacing w:after="0"/>
        <w:rPr>
          <w:del w:id="100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IF done THEN</w:delText>
        </w:r>
      </w:del>
    </w:p>
    <w:p w14:paraId="52BAC5EA" w14:textId="12FCE784" w:rsidR="00BD3177" w:rsidRPr="00BD3177" w:rsidDel="00D30024" w:rsidRDefault="00BD3177">
      <w:pPr>
        <w:spacing w:after="0"/>
        <w:rPr>
          <w:del w:id="100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LEAVE client_loop;</w:delText>
        </w:r>
      </w:del>
    </w:p>
    <w:p w14:paraId="62477600" w14:textId="36FC5962" w:rsidR="00BD3177" w:rsidRPr="00BD3177" w:rsidDel="00D30024" w:rsidRDefault="00BD3177">
      <w:pPr>
        <w:spacing w:after="0"/>
        <w:rPr>
          <w:del w:id="10068" w:author="Ivan Pugachev" w:date="2025-12-19T09:58:00Z"/>
          <w:rFonts w:ascii="Courier New" w:hAnsi="Courier New" w:cs="Courier New"/>
          <w:sz w:val="14"/>
          <w:szCs w:val="14"/>
        </w:rPr>
      </w:pPr>
      <w:del w:id="100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IF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6A86CF97" w14:textId="677CF290" w:rsidR="00BD3177" w:rsidRPr="00BD3177" w:rsidDel="00D30024" w:rsidRDefault="00BD3177">
      <w:pPr>
        <w:spacing w:after="0"/>
        <w:rPr>
          <w:del w:id="10070" w:author="Ivan Pugachev" w:date="2025-12-19T09:58:00Z"/>
          <w:rFonts w:ascii="Courier New" w:hAnsi="Courier New" w:cs="Courier New"/>
          <w:sz w:val="14"/>
          <w:szCs w:val="14"/>
        </w:rPr>
      </w:pPr>
      <w:del w:id="100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</w:delText>
        </w:r>
      </w:del>
    </w:p>
    <w:p w14:paraId="50D6BBC8" w14:textId="22FFA712" w:rsidR="00BD3177" w:rsidRPr="00BD3177" w:rsidDel="00D30024" w:rsidRDefault="00BD3177">
      <w:pPr>
        <w:spacing w:after="0"/>
        <w:rPr>
          <w:del w:id="10072" w:author="Ivan Pugachev" w:date="2025-12-19T09:58:00Z"/>
          <w:rFonts w:ascii="Courier New" w:hAnsi="Courier New" w:cs="Courier New"/>
          <w:sz w:val="14"/>
          <w:szCs w:val="14"/>
        </w:rPr>
      </w:pPr>
      <w:del w:id="100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-- Для каждого клиента получаем список фрилансеров</w:delText>
        </w:r>
      </w:del>
    </w:p>
    <w:p w14:paraId="58EEBF05" w14:textId="0A941CEC" w:rsidR="00BD3177" w:rsidRPr="00BD3177" w:rsidDel="00D30024" w:rsidRDefault="00BD3177">
      <w:pPr>
        <w:spacing w:after="0"/>
        <w:rPr>
          <w:del w:id="100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</w:delText>
        </w:r>
      </w:del>
    </w:p>
    <w:p w14:paraId="5A231B13" w14:textId="2BA7B407" w:rsidR="00BD3177" w:rsidRPr="00BD3177" w:rsidDel="00D30024" w:rsidRDefault="00BD3177">
      <w:pPr>
        <w:spacing w:after="0"/>
        <w:rPr>
          <w:del w:id="100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GROUP_CONCAT(DISTINCT fl.name ORDER BY fl.name SEPARATOR ', ') AS freelancers,</w:delText>
        </w:r>
      </w:del>
    </w:p>
    <w:p w14:paraId="0FD29633" w14:textId="6101ED1A" w:rsidR="00BD3177" w:rsidRPr="00BD3177" w:rsidDel="00D30024" w:rsidRDefault="00BD3177">
      <w:pPr>
        <w:spacing w:after="0"/>
        <w:rPr>
          <w:del w:id="100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COUNT(DISTINCT c.id) AS total_contracts</w:delText>
        </w:r>
      </w:del>
    </w:p>
    <w:p w14:paraId="1CD8E464" w14:textId="56E3701A" w:rsidR="00BD3177" w:rsidRPr="00BD3177" w:rsidDel="00D30024" w:rsidRDefault="00BD3177">
      <w:pPr>
        <w:spacing w:after="0"/>
        <w:rPr>
          <w:del w:id="100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INTO freelancer_list, client_project_count_val</w:delText>
        </w:r>
      </w:del>
    </w:p>
    <w:p w14:paraId="47BE9D34" w14:textId="224AECD8" w:rsidR="00BD3177" w:rsidRPr="00BD3177" w:rsidDel="00D30024" w:rsidRDefault="00BD3177">
      <w:pPr>
        <w:spacing w:after="0"/>
        <w:rPr>
          <w:del w:id="100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FROM contracts c</w:delText>
        </w:r>
      </w:del>
    </w:p>
    <w:p w14:paraId="76A1BBAA" w14:textId="7EE2EF07" w:rsidR="00BD3177" w:rsidRPr="00BD3177" w:rsidDel="00D30024" w:rsidRDefault="00BD3177">
      <w:pPr>
        <w:spacing w:after="0"/>
        <w:rPr>
          <w:del w:id="100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JOIN users fl ON c.freelancer_id = fl.id</w:delText>
        </w:r>
      </w:del>
    </w:p>
    <w:p w14:paraId="35A9588D" w14:textId="7F64C2E0" w:rsidR="00BD3177" w:rsidRPr="00BD3177" w:rsidDel="00D30024" w:rsidRDefault="00BD3177">
      <w:pPr>
        <w:spacing w:after="0"/>
        <w:rPr>
          <w:del w:id="100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c.client_id = client_id_val;</w:delText>
        </w:r>
      </w:del>
    </w:p>
    <w:p w14:paraId="3CB6F35D" w14:textId="088E851C" w:rsidR="00BD3177" w:rsidRPr="00BD3177" w:rsidDel="00D30024" w:rsidRDefault="00BD3177">
      <w:pPr>
        <w:spacing w:after="0"/>
        <w:rPr>
          <w:del w:id="100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51A2FDF7" w14:textId="1DFC68DE" w:rsidR="00BD3177" w:rsidRPr="00BD3177" w:rsidDel="00D30024" w:rsidRDefault="00BD3177">
      <w:pPr>
        <w:spacing w:after="0"/>
        <w:rPr>
          <w:del w:id="100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IF freelancer_list IS NOT NULL THEN</w:delText>
        </w:r>
      </w:del>
    </w:p>
    <w:p w14:paraId="74F5DBFF" w14:textId="4A0037FF" w:rsidR="00BD3177" w:rsidRPr="00BD3177" w:rsidDel="00D30024" w:rsidRDefault="00BD3177">
      <w:pPr>
        <w:spacing w:after="0"/>
        <w:rPr>
          <w:del w:id="100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SELECT </w:delText>
        </w:r>
      </w:del>
    </w:p>
    <w:p w14:paraId="1705BBBA" w14:textId="5A70B468" w:rsidR="00BD3177" w:rsidRPr="00BD3177" w:rsidDel="00D30024" w:rsidRDefault="00BD3177">
      <w:pPr>
        <w:spacing w:after="0"/>
        <w:rPr>
          <w:del w:id="100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    client_name_val AS 'Клиент',</w:delText>
        </w:r>
      </w:del>
    </w:p>
    <w:p w14:paraId="51FF8C3C" w14:textId="34B559FF" w:rsidR="00BD3177" w:rsidRPr="00BD3177" w:rsidDel="00D30024" w:rsidRDefault="00BD3177">
      <w:pPr>
        <w:spacing w:after="0"/>
        <w:rPr>
          <w:del w:id="100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    freelancer_list AS 'Фрилансеры',</w:delText>
        </w:r>
      </w:del>
    </w:p>
    <w:p w14:paraId="53B3C671" w14:textId="3DADC4C9" w:rsidR="00BD3177" w:rsidRPr="00BD3177" w:rsidDel="00D30024" w:rsidRDefault="00BD3177">
      <w:pPr>
        <w:spacing w:after="0"/>
        <w:rPr>
          <w:del w:id="100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    client_project_count_val AS 'Контрактов';</w:delText>
        </w:r>
      </w:del>
    </w:p>
    <w:p w14:paraId="32D0C56D" w14:textId="4CC590B7" w:rsidR="00BD3177" w:rsidRPr="00BD3177" w:rsidDel="00D30024" w:rsidRDefault="00BD3177">
      <w:pPr>
        <w:spacing w:after="0"/>
        <w:rPr>
          <w:del w:id="101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 IF;</w:delText>
        </w:r>
      </w:del>
    </w:p>
    <w:p w14:paraId="0E32C16A" w14:textId="06DA0A77" w:rsidR="00BD3177" w:rsidRPr="00BD3177" w:rsidDel="00D30024" w:rsidRDefault="00BD3177">
      <w:pPr>
        <w:spacing w:after="0"/>
        <w:rPr>
          <w:del w:id="101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4C32B8AD" w14:textId="4B4B92B9" w:rsidR="00BD3177" w:rsidRPr="00BD3177" w:rsidDel="00D30024" w:rsidRDefault="00BD3177">
      <w:pPr>
        <w:spacing w:after="0"/>
        <w:rPr>
          <w:del w:id="101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 LOOP client_loop;</w:delText>
        </w:r>
      </w:del>
    </w:p>
    <w:p w14:paraId="50E3B564" w14:textId="55A6A811" w:rsidR="00BD3177" w:rsidRPr="00BD3177" w:rsidDel="00D30024" w:rsidRDefault="00BD3177">
      <w:pPr>
        <w:spacing w:after="0"/>
        <w:rPr>
          <w:del w:id="101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4AB2906C" w14:textId="59CB2B36" w:rsidR="00BD3177" w:rsidRPr="00BD3177" w:rsidDel="00D30024" w:rsidRDefault="00BD3177">
      <w:pPr>
        <w:spacing w:after="0"/>
        <w:rPr>
          <w:del w:id="101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CLOSE client_cursor;</w:delText>
        </w:r>
      </w:del>
    </w:p>
    <w:p w14:paraId="3F5B69EF" w14:textId="23E011DD" w:rsidR="00BD3177" w:rsidRPr="00BD3177" w:rsidDel="00D30024" w:rsidRDefault="00BD3177">
      <w:pPr>
        <w:spacing w:after="0"/>
        <w:rPr>
          <w:del w:id="101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END;</w:delText>
        </w:r>
      </w:del>
    </w:p>
    <w:p w14:paraId="30FBC27A" w14:textId="12DE5C02" w:rsidR="00BD3177" w:rsidRPr="00BD3177" w:rsidDel="00D30024" w:rsidRDefault="00BD3177">
      <w:pPr>
        <w:spacing w:after="0"/>
        <w:rPr>
          <w:del w:id="101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45609531" w14:textId="7D77BFBA" w:rsidR="00BD3177" w:rsidRPr="00BD3177" w:rsidDel="00D30024" w:rsidRDefault="00BD3177">
      <w:pPr>
        <w:spacing w:after="0"/>
        <w:rPr>
          <w:del w:id="101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25484E98" w14:textId="760350DB" w:rsidR="00BD3177" w:rsidRPr="00BD3177" w:rsidDel="00D30024" w:rsidRDefault="00BD3177">
      <w:pPr>
        <w:spacing w:after="0"/>
        <w:rPr>
          <w:del w:id="1011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1FBF63B" w14:textId="1222CBBA" w:rsidR="00BD3177" w:rsidRPr="00BD3177" w:rsidDel="00D30024" w:rsidRDefault="00BD3177">
      <w:pPr>
        <w:spacing w:after="0"/>
        <w:rPr>
          <w:del w:id="1011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1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1A222D8C" w14:textId="5BEE696C" w:rsidR="00BD3177" w:rsidRPr="00BD3177" w:rsidDel="00D30024" w:rsidRDefault="00BD3177">
      <w:pPr>
        <w:spacing w:after="0"/>
        <w:rPr>
          <w:del w:id="1011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C3A0DDB" w14:textId="4F4AE22F" w:rsidR="00BD3177" w:rsidRPr="00BD3177" w:rsidDel="00D30024" w:rsidRDefault="00BD3177">
      <w:pPr>
        <w:spacing w:after="0"/>
        <w:rPr>
          <w:del w:id="101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A3254AA" w14:textId="0C6E99A0" w:rsidR="00BD3177" w:rsidRPr="00BD3177" w:rsidDel="00D30024" w:rsidRDefault="00BD3177">
      <w:pPr>
        <w:spacing w:after="0"/>
        <w:rPr>
          <w:del w:id="101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GetCategoryStatsSimple</w:delText>
        </w:r>
      </w:del>
    </w:p>
    <w:p w14:paraId="07E6C9E4" w14:textId="7A48FB9B" w:rsidR="00BD3177" w:rsidRPr="00BD3177" w:rsidDel="00D30024" w:rsidRDefault="00BD3177">
      <w:pPr>
        <w:spacing w:after="0"/>
        <w:rPr>
          <w:del w:id="101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BDBD1EC" w14:textId="5CE95C66" w:rsidR="00BD3177" w:rsidRPr="00BD3177" w:rsidDel="00D30024" w:rsidRDefault="00BD3177">
      <w:pPr>
        <w:spacing w:after="0"/>
        <w:rPr>
          <w:del w:id="1012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B111702" w14:textId="0198B8DE" w:rsidR="00BD3177" w:rsidRPr="00BD3177" w:rsidDel="00D30024" w:rsidRDefault="00BD3177">
      <w:pPr>
        <w:spacing w:after="0"/>
        <w:rPr>
          <w:del w:id="1012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2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59ACA47B" w14:textId="1649ADD1" w:rsidR="00BD3177" w:rsidRPr="00BD3177" w:rsidDel="00D30024" w:rsidRDefault="00BD3177">
      <w:pPr>
        <w:spacing w:after="0"/>
        <w:rPr>
          <w:del w:id="1012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3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`freelance`.`GetCategoryStatsSimple`;</w:delText>
        </w:r>
      </w:del>
    </w:p>
    <w:p w14:paraId="4F2EED28" w14:textId="239DF9E7" w:rsidR="00BD3177" w:rsidRPr="00BD3177" w:rsidDel="00D30024" w:rsidRDefault="00BD3177">
      <w:pPr>
        <w:spacing w:after="0"/>
        <w:rPr>
          <w:del w:id="1013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64CF5A4" w14:textId="62C5049E" w:rsidR="00BD3177" w:rsidRPr="00BD3177" w:rsidDel="00D30024" w:rsidRDefault="00BD3177">
      <w:pPr>
        <w:spacing w:after="0"/>
        <w:rPr>
          <w:del w:id="101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617873CF" w14:textId="61A71235" w:rsidR="00BD3177" w:rsidRPr="00BD3177" w:rsidDel="00D30024" w:rsidRDefault="00BD3177">
      <w:pPr>
        <w:spacing w:after="0"/>
        <w:rPr>
          <w:del w:id="101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64FFC73B" w14:textId="7D33E8FD" w:rsidR="00BD3177" w:rsidRPr="00BD3177" w:rsidDel="00D30024" w:rsidRDefault="00BD3177">
      <w:pPr>
        <w:spacing w:after="0"/>
        <w:rPr>
          <w:del w:id="101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GetCategoryStatsSimple()</w:delText>
        </w:r>
      </w:del>
    </w:p>
    <w:p w14:paraId="438B0603" w14:textId="3FF6FB14" w:rsidR="00BD3177" w:rsidRPr="008C7ECA" w:rsidDel="00D30024" w:rsidRDefault="00BD3177">
      <w:pPr>
        <w:spacing w:after="0"/>
        <w:rPr>
          <w:del w:id="10138" w:author="Ivan Pugachev" w:date="2025-12-19T09:58:00Z"/>
          <w:rFonts w:ascii="Courier New" w:hAnsi="Courier New" w:cs="Courier New"/>
          <w:sz w:val="14"/>
          <w:szCs w:val="14"/>
        </w:rPr>
      </w:pPr>
      <w:del w:id="101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47728A4A" w14:textId="5174D0E1" w:rsidR="00BD3177" w:rsidRPr="00BD3177" w:rsidDel="00D30024" w:rsidRDefault="00BD3177">
      <w:pPr>
        <w:spacing w:after="0"/>
        <w:rPr>
          <w:del w:id="10140" w:author="Ivan Pugachev" w:date="2025-12-19T09:58:00Z"/>
          <w:rFonts w:ascii="Courier New" w:hAnsi="Courier New" w:cs="Courier New"/>
          <w:sz w:val="14"/>
          <w:szCs w:val="14"/>
        </w:rPr>
      </w:pPr>
      <w:del w:id="10141" w:author="Ivan Pugachev" w:date="2025-12-19T09:58:00Z">
        <w:r w:rsidRPr="008C7ECA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Простая статистика по категориям</w:delText>
        </w:r>
      </w:del>
    </w:p>
    <w:p w14:paraId="103013A0" w14:textId="015D6E50" w:rsidR="00BD3177" w:rsidRPr="00BD3177" w:rsidDel="00D30024" w:rsidRDefault="00BD3177">
      <w:pPr>
        <w:spacing w:after="0"/>
        <w:rPr>
          <w:del w:id="10142" w:author="Ivan Pugachev" w:date="2025-12-19T09:58:00Z"/>
          <w:rFonts w:ascii="Courier New" w:hAnsi="Courier New" w:cs="Courier New"/>
          <w:sz w:val="14"/>
          <w:szCs w:val="14"/>
        </w:rPr>
      </w:pPr>
      <w:del w:id="101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</w:del>
    </w:p>
    <w:p w14:paraId="1F6D9354" w14:textId="73108299" w:rsidR="00BD3177" w:rsidRPr="008C7ECA" w:rsidDel="00D30024" w:rsidRDefault="00BD3177">
      <w:pPr>
        <w:spacing w:after="0"/>
        <w:rPr>
          <w:del w:id="10144" w:author="Ivan Pugachev" w:date="2025-12-19T09:58:00Z"/>
          <w:rFonts w:ascii="Courier New" w:hAnsi="Courier New" w:cs="Courier New"/>
          <w:sz w:val="14"/>
          <w:szCs w:val="14"/>
          <w:lang w:val="en-US"/>
        </w:rPr>
      </w:pPr>
      <w:del w:id="101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>.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name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 xml:space="preserve"> '</w:delText>
        </w:r>
        <w:r w:rsidRPr="0061780F" w:rsidDel="00D30024">
          <w:rPr>
            <w:rFonts w:ascii="Courier New" w:hAnsi="Courier New" w:cs="Courier New"/>
            <w:sz w:val="14"/>
            <w:szCs w:val="14"/>
          </w:rPr>
          <w:delText>Категория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>',</w:delText>
        </w:r>
      </w:del>
    </w:p>
    <w:p w14:paraId="49B9CBD1" w14:textId="4A6B2D85" w:rsidR="00BD3177" w:rsidRPr="00BD3177" w:rsidDel="00D30024" w:rsidRDefault="00BD3177">
      <w:pPr>
        <w:spacing w:after="0"/>
        <w:rPr>
          <w:del w:id="101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47" w:author="Ivan Pugachev" w:date="2025-12-19T09:58:00Z"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c.description AS 'Описание',</w:delText>
        </w:r>
      </w:del>
    </w:p>
    <w:p w14:paraId="77CCE3A5" w14:textId="74EE0E7E" w:rsidR="00BD3177" w:rsidRPr="00BD3177" w:rsidDel="00D30024" w:rsidRDefault="00BD3177">
      <w:pPr>
        <w:spacing w:after="0"/>
        <w:rPr>
          <w:del w:id="101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COUNT(p.id) AS 'Всего проектов',</w:delText>
        </w:r>
      </w:del>
    </w:p>
    <w:p w14:paraId="0A461F2A" w14:textId="32C7FF6E" w:rsidR="00BD3177" w:rsidRPr="00BD3177" w:rsidDel="00D30024" w:rsidRDefault="00BD3177">
      <w:pPr>
        <w:spacing w:after="0"/>
        <w:rPr>
          <w:del w:id="101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'open' THEN 1 END) AS 'Открытые',</w:delText>
        </w:r>
      </w:del>
    </w:p>
    <w:p w14:paraId="3F26493A" w14:textId="1534B3BC" w:rsidR="00BD3177" w:rsidRPr="00BD3177" w:rsidDel="00D30024" w:rsidRDefault="00BD3177">
      <w:pPr>
        <w:spacing w:after="0"/>
        <w:rPr>
          <w:del w:id="101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'in_progress' THEN 1 END) AS 'В работе',</w:delText>
        </w:r>
      </w:del>
    </w:p>
    <w:p w14:paraId="3AD40E09" w14:textId="2914A408" w:rsidR="00BD3177" w:rsidRPr="00BD3177" w:rsidDel="00D30024" w:rsidRDefault="00BD3177">
      <w:pPr>
        <w:spacing w:after="0"/>
        <w:rPr>
          <w:del w:id="101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'completed' THEN 1 END) AS 'Завершенные',</w:delText>
        </w:r>
      </w:del>
    </w:p>
    <w:p w14:paraId="742B528C" w14:textId="5A414B83" w:rsidR="00BD3177" w:rsidRPr="00BD3177" w:rsidDel="00D30024" w:rsidRDefault="00BD3177">
      <w:pPr>
        <w:spacing w:after="0"/>
        <w:rPr>
          <w:del w:id="101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'cancelled' THEN 1 END) AS 'Отмененные'</w:delText>
        </w:r>
      </w:del>
    </w:p>
    <w:p w14:paraId="3D0AB88D" w14:textId="51EDFBAE" w:rsidR="00BD3177" w:rsidRPr="00BD3177" w:rsidDel="00D30024" w:rsidRDefault="00BD3177">
      <w:pPr>
        <w:spacing w:after="0"/>
        <w:rPr>
          <w:del w:id="101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categories c</w:delText>
        </w:r>
      </w:del>
    </w:p>
    <w:p w14:paraId="5F56BE15" w14:textId="0B41E81F" w:rsidR="00BD3177" w:rsidRPr="00BD3177" w:rsidDel="00D30024" w:rsidRDefault="00BD3177">
      <w:pPr>
        <w:spacing w:after="0"/>
        <w:rPr>
          <w:del w:id="101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LEFT JOIN projects p ON c.id = p.category_id</w:delText>
        </w:r>
      </w:del>
    </w:p>
    <w:p w14:paraId="1DC702B3" w14:textId="1B33FCD5" w:rsidR="00BD3177" w:rsidRPr="00BD3177" w:rsidDel="00D30024" w:rsidRDefault="00BD3177">
      <w:pPr>
        <w:spacing w:after="0"/>
        <w:rPr>
          <w:del w:id="101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GROUP BY c.id, c.name, c.description</w:delText>
        </w:r>
      </w:del>
    </w:p>
    <w:p w14:paraId="76BF430C" w14:textId="5F0F330D" w:rsidR="00BD3177" w:rsidRPr="00BD3177" w:rsidDel="00D30024" w:rsidRDefault="00BD3177">
      <w:pPr>
        <w:spacing w:after="0"/>
        <w:rPr>
          <w:del w:id="101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ORDER BY COUNT(p.id) DESC;</w:delText>
        </w:r>
      </w:del>
    </w:p>
    <w:p w14:paraId="227C2224" w14:textId="0C26B88E" w:rsidR="00BD3177" w:rsidRPr="00BD3177" w:rsidDel="00D30024" w:rsidRDefault="00BD3177">
      <w:pPr>
        <w:spacing w:after="0"/>
        <w:rPr>
          <w:del w:id="101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0F367F72" w14:textId="69FEDD73" w:rsidR="00BD3177" w:rsidRPr="00BD3177" w:rsidDel="00D30024" w:rsidRDefault="00BD3177">
      <w:pPr>
        <w:spacing w:after="0"/>
        <w:rPr>
          <w:del w:id="101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38C3ED04" w14:textId="7182638F" w:rsidR="00BD3177" w:rsidRPr="00BD3177" w:rsidDel="00D30024" w:rsidRDefault="00BD3177">
      <w:pPr>
        <w:spacing w:after="0"/>
        <w:rPr>
          <w:del w:id="1017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F68798F" w14:textId="5114C9B6" w:rsidR="00BD3177" w:rsidRPr="00BD3177" w:rsidDel="00D30024" w:rsidRDefault="00BD3177">
      <w:pPr>
        <w:spacing w:after="0"/>
        <w:rPr>
          <w:del w:id="1017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7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760C4B3F" w14:textId="258B3212" w:rsidR="00BD3177" w:rsidRPr="00BD3177" w:rsidDel="00D30024" w:rsidRDefault="00BD3177">
      <w:pPr>
        <w:spacing w:after="0"/>
        <w:rPr>
          <w:del w:id="1017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0AFAA18" w14:textId="484AD51A" w:rsidR="00BD3177" w:rsidRPr="00BD3177" w:rsidDel="00D30024" w:rsidRDefault="00BD3177">
      <w:pPr>
        <w:spacing w:after="0"/>
        <w:rPr>
          <w:del w:id="101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SQL_MODE=@OLD_SQL_MODE;</w:delText>
        </w:r>
      </w:del>
    </w:p>
    <w:p w14:paraId="7E1D3E72" w14:textId="5BDF474A" w:rsidR="00BD3177" w:rsidRPr="00BD3177" w:rsidDel="00D30024" w:rsidRDefault="00BD3177">
      <w:pPr>
        <w:spacing w:after="0"/>
        <w:rPr>
          <w:del w:id="101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FOREIGN_KEY_CHECKS=@OLD_FOREIGN_KEY_CHECKS;</w:delText>
        </w:r>
      </w:del>
    </w:p>
    <w:p w14:paraId="42F1928D" w14:textId="76EECEF1" w:rsidR="00BD3177" w:rsidRPr="00BD3177" w:rsidDel="00D30024" w:rsidRDefault="00BD3177">
      <w:pPr>
        <w:spacing w:after="0"/>
        <w:rPr>
          <w:del w:id="101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UNIQUE_CHECKS=@OLD_UNIQUE_CHECKS;</w:delText>
        </w:r>
      </w:del>
    </w:p>
    <w:p w14:paraId="488FFDDE" w14:textId="4285D9D4" w:rsidR="00BD3177" w:rsidRPr="00BD3177" w:rsidDel="00D30024" w:rsidRDefault="00BD3177">
      <w:pPr>
        <w:spacing w:after="0"/>
        <w:rPr>
          <w:del w:id="1018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70B14E6" w14:textId="0CCD2E1D" w:rsidR="00BD3177" w:rsidRPr="00BD3177" w:rsidDel="00D30024" w:rsidRDefault="00BD3177">
      <w:pPr>
        <w:spacing w:after="0"/>
        <w:rPr>
          <w:del w:id="1018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8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F2DA0EE" w14:textId="534C30CB" w:rsidR="00BD3177" w:rsidRPr="00BD3177" w:rsidDel="00D30024" w:rsidRDefault="00BD3177">
      <w:pPr>
        <w:spacing w:after="0"/>
        <w:rPr>
          <w:del w:id="1018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8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`freelance`.`users`</w:delText>
        </w:r>
      </w:del>
    </w:p>
    <w:p w14:paraId="7483C172" w14:textId="5E94338E" w:rsidR="00BD3177" w:rsidRPr="00BD3177" w:rsidDel="00D30024" w:rsidRDefault="00BD3177">
      <w:pPr>
        <w:spacing w:after="0"/>
        <w:rPr>
          <w:del w:id="1018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8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DA11D55" w14:textId="448DFFAD" w:rsidR="00BD3177" w:rsidRPr="00BD3177" w:rsidDel="00D30024" w:rsidRDefault="00BD3177">
      <w:pPr>
        <w:spacing w:after="0"/>
        <w:rPr>
          <w:del w:id="1018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8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28EF4DE0" w14:textId="2607B817" w:rsidR="00BD3177" w:rsidRPr="00BD3177" w:rsidDel="00D30024" w:rsidRDefault="00BD3177">
      <w:pPr>
        <w:spacing w:after="0"/>
        <w:rPr>
          <w:del w:id="1018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9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7F8B57EC" w14:textId="3018BBE4" w:rsidR="00BD3177" w:rsidRPr="00BD3177" w:rsidDel="00D30024" w:rsidRDefault="00BD3177">
      <w:pPr>
        <w:spacing w:after="0"/>
        <w:rPr>
          <w:del w:id="1019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9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`freelance`.`users` (`id`, `name`, `email`, `password_hash`, `role`, `bio`, `rating`, `created_at`, `updated_at`) VALUES (1, 'Oleg', 'oleg525iva@gmail.com', '3djfy2nsjfi4fsSJkc', 'client', 'no', 0, DEFAULT, DEFAULT);</w:delText>
        </w:r>
      </w:del>
    </w:p>
    <w:p w14:paraId="1FB8F8DD" w14:textId="001EBADE" w:rsidR="00BD3177" w:rsidRPr="00BD3177" w:rsidDel="00D30024" w:rsidRDefault="00BD3177">
      <w:pPr>
        <w:spacing w:after="0"/>
        <w:rPr>
          <w:del w:id="1019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9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`freelance`.`users` (`id`, `name`, `email`, `password_hash`, `role`, `bio`, `rating`, `created_at`, `updated_at`) VALUES (2, 'Dmitry', 'dima@ya.ru', 'jfu6dhBSfgnssdcvf', 'freelancer', 'no', 5, DEFAULT, DEFAULT);</w:delText>
        </w:r>
      </w:del>
    </w:p>
    <w:p w14:paraId="16300124" w14:textId="595792B2" w:rsidR="00BD3177" w:rsidRPr="00BD3177" w:rsidDel="00D30024" w:rsidRDefault="00BD3177">
      <w:pPr>
        <w:spacing w:after="0"/>
        <w:rPr>
          <w:del w:id="1019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9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`freelance`.`users` (`id`, `name`, `email`, `password_hash`, `role`, `bio`, `rating`, `created_at`, `updated_at`) VALUES (3, 'Ivan', 'vanya@fg.ru', 'vjbJnvhsgBsHncfjnJ', 'client', 'no', 0, DEFAULT, DEFAULT);</w:delText>
        </w:r>
      </w:del>
    </w:p>
    <w:p w14:paraId="4AA88729" w14:textId="0FA3A2CA" w:rsidR="00BD3177" w:rsidRPr="00BD3177" w:rsidDel="00D30024" w:rsidRDefault="00BD3177">
      <w:pPr>
        <w:spacing w:after="0"/>
        <w:rPr>
          <w:del w:id="1019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E561BDE" w14:textId="4F4C2C7B" w:rsidR="00BD3177" w:rsidRPr="00BD3177" w:rsidDel="00D30024" w:rsidRDefault="00BD3177">
      <w:pPr>
        <w:spacing w:after="0"/>
        <w:rPr>
          <w:del w:id="101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0877E3AD" w14:textId="38534798" w:rsidR="00BD3177" w:rsidRPr="00BD3177" w:rsidDel="00D30024" w:rsidRDefault="00BD3177">
      <w:pPr>
        <w:spacing w:after="0"/>
        <w:rPr>
          <w:del w:id="1020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A661705" w14:textId="6DEE750C" w:rsidR="00BD3177" w:rsidRPr="00BD3177" w:rsidDel="00D30024" w:rsidRDefault="00BD3177">
      <w:pPr>
        <w:spacing w:after="0"/>
        <w:rPr>
          <w:del w:id="1020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98E1D58" w14:textId="47011AAE" w:rsidR="00BD3177" w:rsidRPr="00BD3177" w:rsidDel="00D30024" w:rsidRDefault="00BD3177">
      <w:pPr>
        <w:spacing w:after="0"/>
        <w:rPr>
          <w:del w:id="102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C087CA2" w14:textId="36C937E0" w:rsidR="00BD3177" w:rsidRPr="00BD3177" w:rsidDel="00D30024" w:rsidRDefault="00BD3177">
      <w:pPr>
        <w:spacing w:after="0"/>
        <w:rPr>
          <w:del w:id="102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`freelance`.`categories`</w:delText>
        </w:r>
      </w:del>
    </w:p>
    <w:p w14:paraId="0CA20728" w14:textId="79FAD72F" w:rsidR="00BD3177" w:rsidRPr="00BD3177" w:rsidDel="00D30024" w:rsidRDefault="00BD3177">
      <w:pPr>
        <w:spacing w:after="0"/>
        <w:rPr>
          <w:del w:id="102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EF934C4" w14:textId="487BDCE3" w:rsidR="00BD3177" w:rsidRPr="00BD3177" w:rsidDel="00D30024" w:rsidRDefault="00BD3177">
      <w:pPr>
        <w:spacing w:after="0"/>
        <w:rPr>
          <w:del w:id="102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796A159F" w14:textId="70097522" w:rsidR="00BD3177" w:rsidRPr="00BD3177" w:rsidDel="00D30024" w:rsidRDefault="00BD3177">
      <w:pPr>
        <w:spacing w:after="0"/>
        <w:rPr>
          <w:del w:id="102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75CC6D78" w14:textId="5BF92671" w:rsidR="00BD3177" w:rsidRPr="00BD3177" w:rsidDel="00D30024" w:rsidRDefault="00BD3177">
      <w:pPr>
        <w:spacing w:after="0"/>
        <w:rPr>
          <w:del w:id="102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`freelance`.`categories` (`id`, `name`, `description`, `created_at`) VALUES (1, 'MathP', 'Python', DEFAULT);</w:delText>
        </w:r>
      </w:del>
    </w:p>
    <w:p w14:paraId="3E908669" w14:textId="62CD9574" w:rsidR="00BD3177" w:rsidRPr="00BD3177" w:rsidDel="00D30024" w:rsidRDefault="00BD3177">
      <w:pPr>
        <w:spacing w:after="0"/>
        <w:rPr>
          <w:del w:id="102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`freelance`.`categories` (`id`, `name`, `description`, `created_at`) VALUES (2, 'MathJ', 'Java', DEFAULT);</w:delText>
        </w:r>
      </w:del>
    </w:p>
    <w:p w14:paraId="498140B0" w14:textId="7BF29458" w:rsidR="00BD3177" w:rsidRPr="00BD3177" w:rsidDel="00D30024" w:rsidRDefault="00BD3177">
      <w:pPr>
        <w:spacing w:after="0"/>
        <w:rPr>
          <w:del w:id="102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`freelance`.`categories` (`id`, `name`, `description`, `created_at`) VALUES (3, 'PO', 'Физическое взаимодействие', DEFAULT);</w:delText>
        </w:r>
      </w:del>
    </w:p>
    <w:p w14:paraId="7E9B71E8" w14:textId="2431F167" w:rsidR="00BD3177" w:rsidRPr="00BD3177" w:rsidDel="00D30024" w:rsidRDefault="00BD3177">
      <w:pPr>
        <w:spacing w:after="0"/>
        <w:rPr>
          <w:del w:id="10218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C6DC68C" w14:textId="3AFE3135" w:rsidR="00BD3177" w:rsidRPr="00BD3177" w:rsidDel="00D30024" w:rsidRDefault="00BD3177">
      <w:pPr>
        <w:spacing w:after="0"/>
        <w:rPr>
          <w:del w:id="1021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2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0A66A6AE" w14:textId="44B29CBD" w:rsidR="00BD3177" w:rsidRPr="00BD3177" w:rsidDel="00D30024" w:rsidRDefault="00BD3177">
      <w:pPr>
        <w:spacing w:after="0"/>
        <w:rPr>
          <w:del w:id="1022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F150F12" w14:textId="1333DA60" w:rsidR="00BD3177" w:rsidRPr="00BD3177" w:rsidDel="00D30024" w:rsidRDefault="00BD3177">
      <w:pPr>
        <w:spacing w:after="0"/>
        <w:rPr>
          <w:del w:id="1022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5EFDF50" w14:textId="7CC060A3" w:rsidR="00BD3177" w:rsidRPr="00BD3177" w:rsidDel="00D30024" w:rsidRDefault="00BD3177">
      <w:pPr>
        <w:spacing w:after="0"/>
        <w:rPr>
          <w:del w:id="1022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2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E56B543" w14:textId="1F789780" w:rsidR="00BD3177" w:rsidRPr="00BD3177" w:rsidDel="00D30024" w:rsidRDefault="00BD3177">
      <w:pPr>
        <w:spacing w:after="0"/>
        <w:rPr>
          <w:del w:id="1022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2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`freelance`.`projects`</w:delText>
        </w:r>
      </w:del>
    </w:p>
    <w:p w14:paraId="3F74A3D5" w14:textId="199B3A5F" w:rsidR="00BD3177" w:rsidRPr="00BD3177" w:rsidDel="00D30024" w:rsidRDefault="00BD3177">
      <w:pPr>
        <w:spacing w:after="0"/>
        <w:rPr>
          <w:del w:id="1022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2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8BDE9B5" w14:textId="6FD18570" w:rsidR="00BD3177" w:rsidRPr="00BD3177" w:rsidDel="00D30024" w:rsidRDefault="00BD3177">
      <w:pPr>
        <w:spacing w:after="0"/>
        <w:rPr>
          <w:del w:id="1022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3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28BBC1F6" w14:textId="16ED0B5F" w:rsidR="00BD3177" w:rsidRPr="00BD3177" w:rsidDel="00D30024" w:rsidRDefault="00BD3177">
      <w:pPr>
        <w:spacing w:after="0"/>
        <w:rPr>
          <w:del w:id="1023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3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460CC1EC" w14:textId="29C650AE" w:rsidR="00BD3177" w:rsidRPr="00BD3177" w:rsidDel="00D30024" w:rsidRDefault="00BD3177">
      <w:pPr>
        <w:spacing w:after="0"/>
        <w:rPr>
          <w:del w:id="1023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3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(1, 'Math', 'Вычислить определитель на Python', 3000, 10000, '2025-11-19', 1, 1, 'open', DEFAULT, DEFAULT);</w:delText>
        </w:r>
      </w:del>
    </w:p>
    <w:p w14:paraId="7278667A" w14:textId="20C1BFF7" w:rsidR="00BD3177" w:rsidRPr="00BD3177" w:rsidDel="00D30024" w:rsidRDefault="00BD3177">
      <w:pPr>
        <w:spacing w:after="0"/>
        <w:rPr>
          <w:del w:id="1023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3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(2, 'Math', 'Вычислить ранг матрицы на Python', 2000, 6000, '2025-11-21', 3, 1, 'in_progress', '2025.11.6', DEFAULT);</w:delText>
        </w:r>
      </w:del>
    </w:p>
    <w:p w14:paraId="10005E2B" w14:textId="2061D593" w:rsidR="00BD3177" w:rsidRPr="00BD3177" w:rsidDel="00D30024" w:rsidRDefault="00BD3177">
      <w:pPr>
        <w:spacing w:after="0"/>
        <w:rPr>
          <w:del w:id="1023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3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(3, 'PO', 'Починить комп', 4000, 5500, '2025-11-24', 3, 3, 'completed', '2025.11.5', '2025.11.7');</w:delText>
        </w:r>
      </w:del>
    </w:p>
    <w:p w14:paraId="7929573B" w14:textId="337E959F" w:rsidR="00BD3177" w:rsidRPr="00BD3177" w:rsidDel="00D30024" w:rsidRDefault="00BD3177">
      <w:pPr>
        <w:spacing w:after="0"/>
        <w:rPr>
          <w:del w:id="1023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4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(4, 'Math', 'Вычислить ранг матрицы на Java', 4000, 7000, '2025-11-18', 1, 2, 'in_progress', '2025.11.6', DEFAULT);</w:delText>
        </w:r>
      </w:del>
    </w:p>
    <w:p w14:paraId="42047ACE" w14:textId="1A3ED220" w:rsidR="00BD3177" w:rsidRPr="00BD3177" w:rsidDel="00D30024" w:rsidRDefault="00BD3177">
      <w:pPr>
        <w:spacing w:after="0"/>
        <w:rPr>
          <w:del w:id="1024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0E7FACA" w14:textId="357FE6A6" w:rsidR="00BD3177" w:rsidRPr="00BD3177" w:rsidDel="00D30024" w:rsidRDefault="00BD3177">
      <w:pPr>
        <w:spacing w:after="0"/>
        <w:rPr>
          <w:del w:id="102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1E8CFBF0" w14:textId="06C04E24" w:rsidR="00BD3177" w:rsidRPr="00BD3177" w:rsidDel="00D30024" w:rsidRDefault="00BD3177">
      <w:pPr>
        <w:spacing w:after="0"/>
        <w:rPr>
          <w:del w:id="1024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1A9F6E3" w14:textId="1A827AC5" w:rsidR="00BD3177" w:rsidRPr="00BD3177" w:rsidDel="00D30024" w:rsidRDefault="00BD3177">
      <w:pPr>
        <w:spacing w:after="0"/>
        <w:rPr>
          <w:del w:id="1024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0712DFF" w14:textId="6AA39C8B" w:rsidR="00BD3177" w:rsidRPr="00BD3177" w:rsidDel="00D30024" w:rsidRDefault="00BD3177">
      <w:pPr>
        <w:spacing w:after="0"/>
        <w:rPr>
          <w:del w:id="102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0FE46B5" w14:textId="6074D3C6" w:rsidR="00BD3177" w:rsidRPr="00BD3177" w:rsidDel="00D30024" w:rsidRDefault="00BD3177">
      <w:pPr>
        <w:spacing w:after="0"/>
        <w:rPr>
          <w:del w:id="102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`freelance`.`bids`</w:delText>
        </w:r>
      </w:del>
    </w:p>
    <w:p w14:paraId="15EB7B01" w14:textId="325F8D4A" w:rsidR="00BD3177" w:rsidRPr="00BD3177" w:rsidDel="00D30024" w:rsidRDefault="00BD3177">
      <w:pPr>
        <w:spacing w:after="0"/>
        <w:rPr>
          <w:del w:id="102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5DA8266" w14:textId="4BDE6CC6" w:rsidR="00BD3177" w:rsidRPr="00BD3177" w:rsidDel="00D30024" w:rsidRDefault="00BD3177">
      <w:pPr>
        <w:spacing w:after="0"/>
        <w:rPr>
          <w:del w:id="102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2AC93CE7" w14:textId="27151915" w:rsidR="00BD3177" w:rsidRPr="00BD3177" w:rsidDel="00D30024" w:rsidRDefault="00BD3177">
      <w:pPr>
        <w:spacing w:after="0"/>
        <w:rPr>
          <w:del w:id="102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05322617" w14:textId="3686B708" w:rsidR="00BD3177" w:rsidRPr="00BD3177" w:rsidDel="00D30024" w:rsidRDefault="00BD3177">
      <w:pPr>
        <w:spacing w:after="0"/>
        <w:rPr>
          <w:del w:id="102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(1, 2, 2, 'Готов выполнить ', 6000, 5, 'accepted', '2025-11-6', DEFAULT);</w:delText>
        </w:r>
      </w:del>
    </w:p>
    <w:p w14:paraId="6FEBEE5C" w14:textId="4F3DA67A" w:rsidR="00BD3177" w:rsidRPr="00BD3177" w:rsidDel="00D30024" w:rsidRDefault="00BD3177">
      <w:pPr>
        <w:spacing w:after="0"/>
        <w:rPr>
          <w:del w:id="102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(2, 3, 2, 'Готов выполнить ', 5000, 5, 'accepted', '2025-11-6', DEFAULT);</w:delText>
        </w:r>
      </w:del>
    </w:p>
    <w:p w14:paraId="49242D7E" w14:textId="2AAB57D3" w:rsidR="00BD3177" w:rsidRPr="00BD3177" w:rsidDel="00D30024" w:rsidRDefault="00BD3177">
      <w:pPr>
        <w:spacing w:after="0"/>
        <w:rPr>
          <w:del w:id="102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(3, 4, 2, 'Готов выполнить ', 5000, 5, 'accepted', '2025-11-6', DEFAULT);</w:delText>
        </w:r>
      </w:del>
    </w:p>
    <w:p w14:paraId="0BF20E2C" w14:textId="7B5E2B83" w:rsidR="00BD3177" w:rsidRPr="00BD3177" w:rsidDel="00D30024" w:rsidRDefault="00BD3177">
      <w:pPr>
        <w:spacing w:after="0"/>
        <w:rPr>
          <w:del w:id="102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(4, 1, 2, 'Готов выполнить ', 6000, 6, 'pending', '2025-11-7', DEFAULT);</w:delText>
        </w:r>
      </w:del>
    </w:p>
    <w:p w14:paraId="601667D4" w14:textId="66B8473C" w:rsidR="00BD3177" w:rsidRPr="00BD3177" w:rsidDel="00D30024" w:rsidRDefault="00BD3177">
      <w:pPr>
        <w:spacing w:after="0"/>
        <w:rPr>
          <w:del w:id="1026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69A128C" w14:textId="5E74BDBA" w:rsidR="00BD3177" w:rsidRPr="00BD3177" w:rsidDel="00D30024" w:rsidRDefault="00BD3177">
      <w:pPr>
        <w:spacing w:after="0"/>
        <w:rPr>
          <w:del w:id="1026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6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6FC6593A" w14:textId="3F9F72E5" w:rsidR="00BD3177" w:rsidRPr="00BD3177" w:rsidDel="00D30024" w:rsidRDefault="00BD3177">
      <w:pPr>
        <w:spacing w:after="0"/>
        <w:rPr>
          <w:del w:id="1026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759F424" w14:textId="63078B5D" w:rsidR="00BD3177" w:rsidRPr="00BD3177" w:rsidDel="00D30024" w:rsidRDefault="00BD3177">
      <w:pPr>
        <w:spacing w:after="0"/>
        <w:rPr>
          <w:del w:id="10268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0F7DC79" w14:textId="774C1C42" w:rsidR="00BD3177" w:rsidRPr="00BD3177" w:rsidDel="00D30024" w:rsidRDefault="00BD3177">
      <w:pPr>
        <w:spacing w:after="0"/>
        <w:rPr>
          <w:del w:id="1026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7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FD1EE29" w14:textId="146EABB5" w:rsidR="00BD3177" w:rsidRPr="00BD3177" w:rsidDel="00D30024" w:rsidRDefault="00BD3177">
      <w:pPr>
        <w:spacing w:after="0"/>
        <w:rPr>
          <w:del w:id="1027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7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`freelance`.`contracts`</w:delText>
        </w:r>
      </w:del>
    </w:p>
    <w:p w14:paraId="33AAA3CA" w14:textId="36A0ABFE" w:rsidR="00BD3177" w:rsidRPr="00BD3177" w:rsidDel="00D30024" w:rsidRDefault="00BD3177">
      <w:pPr>
        <w:spacing w:after="0"/>
        <w:rPr>
          <w:del w:id="1027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7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45A50D4" w14:textId="232A29C7" w:rsidR="00BD3177" w:rsidRPr="00BD3177" w:rsidDel="00D30024" w:rsidRDefault="00BD3177">
      <w:pPr>
        <w:spacing w:after="0"/>
        <w:rPr>
          <w:del w:id="1027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7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07DBA3B2" w14:textId="1F7739AF" w:rsidR="00BD3177" w:rsidRPr="00BD3177" w:rsidDel="00D30024" w:rsidRDefault="00BD3177">
      <w:pPr>
        <w:spacing w:after="0"/>
        <w:rPr>
          <w:del w:id="1027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7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10238C81" w14:textId="0489AAED" w:rsidR="00BD3177" w:rsidRPr="00BD3177" w:rsidDel="00D30024" w:rsidRDefault="00BD3177">
      <w:pPr>
        <w:spacing w:after="0"/>
        <w:rPr>
          <w:del w:id="1027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8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`freelance`.`contracts` (`id`, `project_id`, `bid_id`, `freelancer_id`, `client_id`, `final_price`, `status`, `created_at`, `completed_at`, `updated_at`) VALUES (1, 2, 1, 2, 3, 6000, 'active', '2025-11-6', NULL, DEFAULT);</w:delText>
        </w:r>
      </w:del>
    </w:p>
    <w:p w14:paraId="3ED1E41D" w14:textId="2DC23E8E" w:rsidR="00BD3177" w:rsidRPr="00BD3177" w:rsidDel="00D30024" w:rsidRDefault="00BD3177">
      <w:pPr>
        <w:spacing w:after="0"/>
        <w:rPr>
          <w:del w:id="1028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8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`freelance`.`contracts` (`id`, `project_id`, `bid_id`, `freelancer_id`, `client_id`, `final_price`, `status`, `created_at`, `completed_at`, `updated_at`) VALUES (2, 4, 3, 2, 1, 5000, 'active', '2025-11-6', NULL, DEFAULT);</w:delText>
        </w:r>
      </w:del>
    </w:p>
    <w:p w14:paraId="15290FAB" w14:textId="1F418BCE" w:rsidR="00BD3177" w:rsidRPr="00BD3177" w:rsidDel="00D30024" w:rsidRDefault="00BD3177">
      <w:pPr>
        <w:spacing w:after="0"/>
        <w:rPr>
          <w:del w:id="1028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8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`freelance`.`contracts` (`id`, `project_id`, `bid_id`, `freelancer_id`, `client_id`, `final_price`, `status`, `created_at`, `completed_at`, `updated_at`) VALUES (3, 3, 2, 2, 3, 5000, 'completed', '2025-11-6', '2025-11-7', DEFAULT);</w:delText>
        </w:r>
      </w:del>
    </w:p>
    <w:p w14:paraId="634AD282" w14:textId="309D28FE" w:rsidR="00BD3177" w:rsidRPr="00BD3177" w:rsidDel="00D30024" w:rsidRDefault="00BD3177">
      <w:pPr>
        <w:spacing w:after="0"/>
        <w:rPr>
          <w:del w:id="1028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87AB8B1" w14:textId="1089EA24" w:rsidR="00BD3177" w:rsidRPr="00BD3177" w:rsidDel="00D30024" w:rsidRDefault="00BD3177">
      <w:pPr>
        <w:spacing w:after="0"/>
        <w:rPr>
          <w:del w:id="102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270C349F" w14:textId="15E8123D" w:rsidR="00BD3177" w:rsidRPr="00BD3177" w:rsidDel="00D30024" w:rsidRDefault="00BD3177">
      <w:pPr>
        <w:spacing w:after="0"/>
        <w:rPr>
          <w:del w:id="10288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A4B74D5" w14:textId="0310799E" w:rsidR="00BD3177" w:rsidRPr="00BD3177" w:rsidDel="00D30024" w:rsidRDefault="00BD3177">
      <w:pPr>
        <w:spacing w:after="0"/>
        <w:rPr>
          <w:del w:id="1028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BCDC447" w14:textId="3567E9DF" w:rsidR="00BD3177" w:rsidRPr="00BD3177" w:rsidDel="00D30024" w:rsidRDefault="00BD3177">
      <w:pPr>
        <w:spacing w:after="0"/>
        <w:rPr>
          <w:del w:id="102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FEFBAC5" w14:textId="525C4826" w:rsidR="00BD3177" w:rsidRPr="00BD3177" w:rsidDel="00D30024" w:rsidRDefault="00BD3177">
      <w:pPr>
        <w:spacing w:after="0"/>
        <w:rPr>
          <w:del w:id="102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`freelance`.`reviews`</w:delText>
        </w:r>
      </w:del>
    </w:p>
    <w:p w14:paraId="2ADD15BF" w14:textId="33EA2095" w:rsidR="00BD3177" w:rsidRPr="00BD3177" w:rsidDel="00D30024" w:rsidRDefault="00BD3177">
      <w:pPr>
        <w:spacing w:after="0"/>
        <w:rPr>
          <w:del w:id="102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E9815BA" w14:textId="29BECFED" w:rsidR="00BD3177" w:rsidRPr="00BD3177" w:rsidDel="00D30024" w:rsidRDefault="00BD3177">
      <w:pPr>
        <w:spacing w:after="0"/>
        <w:rPr>
          <w:del w:id="102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2B867C81" w14:textId="3D9936DD" w:rsidR="00BD3177" w:rsidRPr="00BD3177" w:rsidDel="00D30024" w:rsidRDefault="00BD3177">
      <w:pPr>
        <w:spacing w:after="0"/>
        <w:rPr>
          <w:del w:id="102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6163251F" w14:textId="1139E140" w:rsidR="00BD3177" w:rsidRPr="00BD3177" w:rsidDel="00D30024" w:rsidRDefault="00BD3177">
      <w:pPr>
        <w:spacing w:after="0"/>
        <w:rPr>
          <w:del w:id="103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`freelance`.`reviews` (`id`, `contract_id`, `reviewer_id`, `target_id`, `rating`, `comment`, `created_at`, `updated_at`) VALUES (1, 3, 3, 2, 5, 'Все супер', '2025-11-7', DEFAULT);</w:delText>
        </w:r>
      </w:del>
    </w:p>
    <w:p w14:paraId="3394024F" w14:textId="74830507" w:rsidR="00BD3177" w:rsidRPr="00BD3177" w:rsidDel="00D30024" w:rsidRDefault="00BD3177">
      <w:pPr>
        <w:spacing w:after="0"/>
        <w:rPr>
          <w:del w:id="1030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02967B1" w14:textId="6164C0E5" w:rsidR="00BD3177" w:rsidRPr="00BD3177" w:rsidRDefault="00BD3177">
      <w:pPr>
        <w:ind w:firstLine="708"/>
        <w:rPr>
          <w:rFonts w:ascii="Courier New" w:hAnsi="Courier New" w:cs="Courier New"/>
          <w:sz w:val="14"/>
          <w:szCs w:val="14"/>
          <w:lang w:val="en-GB"/>
        </w:rPr>
        <w:pPrChange w:id="10303" w:author="Ivan Pugachev" w:date="2025-12-19T09:58:00Z">
          <w:pPr>
            <w:spacing w:after="0"/>
          </w:pPr>
        </w:pPrChange>
      </w:pPr>
      <w:del w:id="1030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6A16C769" w14:textId="77777777" w:rsidR="00E64F39" w:rsidRPr="00E64F39" w:rsidRDefault="00E64F39" w:rsidP="00E64F3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12C24D2" w14:textId="37D450EE" w:rsidR="00E64F39" w:rsidRPr="00E64F39" w:rsidRDefault="00E64F39" w:rsidP="00E64F39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E64F39" w:rsidRPr="00E64F39" w:rsidSect="00E96159">
      <w:pgSz w:w="11906" w:h="16838"/>
      <w:pgMar w:top="1134" w:right="850" w:bottom="993" w:left="1701" w:header="708" w:footer="708" w:gutter="0"/>
      <w:cols w:space="708"/>
      <w:docGrid w:linePitch="360"/>
      <w:sectPrChange w:id="10305" w:author="Дмитрий Филимонов" w:date="2026-01-29T15:19:00Z">
        <w:sectPr w:rsidR="00E64F39" w:rsidRPr="00E64F39" w:rsidSect="00E96159">
          <w:pgMar w:top="1134" w:right="850" w:bottom="1134" w:left="170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9C9B6" w14:textId="77777777" w:rsidR="007D7820" w:rsidRDefault="007D7820" w:rsidP="007D624E">
      <w:pPr>
        <w:spacing w:after="0" w:line="240" w:lineRule="auto"/>
      </w:pPr>
      <w:r>
        <w:separator/>
      </w:r>
    </w:p>
  </w:endnote>
  <w:endnote w:type="continuationSeparator" w:id="0">
    <w:p w14:paraId="02E6E122" w14:textId="77777777" w:rsidR="007D7820" w:rsidRDefault="007D7820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CF1CE" w14:textId="77777777" w:rsidR="007D7820" w:rsidRDefault="007D7820" w:rsidP="007D624E">
      <w:pPr>
        <w:spacing w:after="0" w:line="240" w:lineRule="auto"/>
      </w:pPr>
      <w:r>
        <w:separator/>
      </w:r>
    </w:p>
  </w:footnote>
  <w:footnote w:type="continuationSeparator" w:id="0">
    <w:p w14:paraId="78FC722D" w14:textId="77777777" w:rsidR="007D7820" w:rsidRDefault="007D7820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50F"/>
    <w:multiLevelType w:val="multilevel"/>
    <w:tmpl w:val="9266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3AB9"/>
    <w:multiLevelType w:val="multilevel"/>
    <w:tmpl w:val="FC4E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0E03"/>
    <w:multiLevelType w:val="multilevel"/>
    <w:tmpl w:val="8B8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22AA8"/>
    <w:multiLevelType w:val="multilevel"/>
    <w:tmpl w:val="623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B32E9"/>
    <w:multiLevelType w:val="hybridMultilevel"/>
    <w:tmpl w:val="A2E0D6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F35CB9"/>
    <w:multiLevelType w:val="multilevel"/>
    <w:tmpl w:val="D5F810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A5348"/>
    <w:multiLevelType w:val="multilevel"/>
    <w:tmpl w:val="4D3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10B23"/>
    <w:multiLevelType w:val="multilevel"/>
    <w:tmpl w:val="BF5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063DE"/>
    <w:multiLevelType w:val="hybridMultilevel"/>
    <w:tmpl w:val="2AEAC9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BC95007"/>
    <w:multiLevelType w:val="multilevel"/>
    <w:tmpl w:val="C602B8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54CF2"/>
    <w:multiLevelType w:val="multilevel"/>
    <w:tmpl w:val="343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46ECD"/>
    <w:multiLevelType w:val="multilevel"/>
    <w:tmpl w:val="12A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817D7"/>
    <w:multiLevelType w:val="multilevel"/>
    <w:tmpl w:val="968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25C5A"/>
    <w:multiLevelType w:val="multilevel"/>
    <w:tmpl w:val="7C80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C667E"/>
    <w:multiLevelType w:val="multilevel"/>
    <w:tmpl w:val="63FE5F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201059"/>
    <w:multiLevelType w:val="multilevel"/>
    <w:tmpl w:val="8F5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F6366"/>
    <w:multiLevelType w:val="multilevel"/>
    <w:tmpl w:val="1B4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E7598"/>
    <w:multiLevelType w:val="multilevel"/>
    <w:tmpl w:val="34B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50320"/>
    <w:multiLevelType w:val="multilevel"/>
    <w:tmpl w:val="05E2F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3A1E31"/>
    <w:multiLevelType w:val="multilevel"/>
    <w:tmpl w:val="1046BB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A55F0"/>
    <w:multiLevelType w:val="multilevel"/>
    <w:tmpl w:val="60B6A6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43A84"/>
    <w:multiLevelType w:val="multilevel"/>
    <w:tmpl w:val="135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F2C39"/>
    <w:multiLevelType w:val="multilevel"/>
    <w:tmpl w:val="6932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8093E"/>
    <w:multiLevelType w:val="multilevel"/>
    <w:tmpl w:val="5F0CAD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9"/>
  </w:num>
  <w:num w:numId="7">
    <w:abstractNumId w:val="3"/>
  </w:num>
  <w:num w:numId="8">
    <w:abstractNumId w:val="14"/>
  </w:num>
  <w:num w:numId="9">
    <w:abstractNumId w:val="18"/>
  </w:num>
  <w:num w:numId="10">
    <w:abstractNumId w:val="2"/>
  </w:num>
  <w:num w:numId="11">
    <w:abstractNumId w:val="20"/>
  </w:num>
  <w:num w:numId="12">
    <w:abstractNumId w:val="6"/>
  </w:num>
  <w:num w:numId="13">
    <w:abstractNumId w:val="24"/>
  </w:num>
  <w:num w:numId="14">
    <w:abstractNumId w:val="19"/>
  </w:num>
  <w:num w:numId="15">
    <w:abstractNumId w:val="21"/>
  </w:num>
  <w:num w:numId="16">
    <w:abstractNumId w:val="15"/>
  </w:num>
  <w:num w:numId="17">
    <w:abstractNumId w:val="10"/>
  </w:num>
  <w:num w:numId="18">
    <w:abstractNumId w:val="5"/>
  </w:num>
  <w:num w:numId="19">
    <w:abstractNumId w:val="16"/>
  </w:num>
  <w:num w:numId="20">
    <w:abstractNumId w:val="12"/>
  </w:num>
  <w:num w:numId="21">
    <w:abstractNumId w:val="11"/>
  </w:num>
  <w:num w:numId="22">
    <w:abstractNumId w:val="23"/>
  </w:num>
  <w:num w:numId="23">
    <w:abstractNumId w:val="22"/>
  </w:num>
  <w:num w:numId="24">
    <w:abstractNumId w:val="13"/>
  </w:num>
  <w:num w:numId="25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van Pugachev">
    <w15:presenceInfo w15:providerId="Windows Live" w15:userId="187ee5f61df6a611"/>
  </w15:person>
  <w15:person w15:author="Дмитрий Филимонов">
    <w15:presenceInfo w15:providerId="Windows Live" w15:userId="8b716b2765169e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1333B"/>
    <w:rsid w:val="00050D42"/>
    <w:rsid w:val="000557D9"/>
    <w:rsid w:val="0006629B"/>
    <w:rsid w:val="00081A3A"/>
    <w:rsid w:val="00087982"/>
    <w:rsid w:val="000A0635"/>
    <w:rsid w:val="000B2788"/>
    <w:rsid w:val="000B4755"/>
    <w:rsid w:val="000C5B83"/>
    <w:rsid w:val="000D06A0"/>
    <w:rsid w:val="000F1507"/>
    <w:rsid w:val="000F258F"/>
    <w:rsid w:val="00104161"/>
    <w:rsid w:val="001113FE"/>
    <w:rsid w:val="00121A12"/>
    <w:rsid w:val="001553F4"/>
    <w:rsid w:val="001575BA"/>
    <w:rsid w:val="001B4DCA"/>
    <w:rsid w:val="001E09D7"/>
    <w:rsid w:val="001F2672"/>
    <w:rsid w:val="001F2D66"/>
    <w:rsid w:val="00232006"/>
    <w:rsid w:val="0023662B"/>
    <w:rsid w:val="00236684"/>
    <w:rsid w:val="00236AF5"/>
    <w:rsid w:val="002459CE"/>
    <w:rsid w:val="0025250D"/>
    <w:rsid w:val="00267049"/>
    <w:rsid w:val="002A3A09"/>
    <w:rsid w:val="002C38F0"/>
    <w:rsid w:val="002E50F3"/>
    <w:rsid w:val="003020B5"/>
    <w:rsid w:val="00302780"/>
    <w:rsid w:val="003114D6"/>
    <w:rsid w:val="00315050"/>
    <w:rsid w:val="00321061"/>
    <w:rsid w:val="00324FC0"/>
    <w:rsid w:val="00346C1D"/>
    <w:rsid w:val="00357CA6"/>
    <w:rsid w:val="00375B7C"/>
    <w:rsid w:val="00385A3B"/>
    <w:rsid w:val="00387BEB"/>
    <w:rsid w:val="00395B22"/>
    <w:rsid w:val="003B0287"/>
    <w:rsid w:val="003C4A58"/>
    <w:rsid w:val="003D4517"/>
    <w:rsid w:val="003D63E3"/>
    <w:rsid w:val="00424D0C"/>
    <w:rsid w:val="004401B6"/>
    <w:rsid w:val="0044512D"/>
    <w:rsid w:val="00453175"/>
    <w:rsid w:val="00472C0A"/>
    <w:rsid w:val="0048759A"/>
    <w:rsid w:val="004A4230"/>
    <w:rsid w:val="004B5B84"/>
    <w:rsid w:val="004C439F"/>
    <w:rsid w:val="004C7E57"/>
    <w:rsid w:val="004E06B8"/>
    <w:rsid w:val="004F0CBF"/>
    <w:rsid w:val="005B0DDE"/>
    <w:rsid w:val="00611124"/>
    <w:rsid w:val="0061780F"/>
    <w:rsid w:val="0062079A"/>
    <w:rsid w:val="0062507F"/>
    <w:rsid w:val="006366C3"/>
    <w:rsid w:val="0064786C"/>
    <w:rsid w:val="0065223F"/>
    <w:rsid w:val="0065602D"/>
    <w:rsid w:val="00677232"/>
    <w:rsid w:val="006818C5"/>
    <w:rsid w:val="00685351"/>
    <w:rsid w:val="00692C4D"/>
    <w:rsid w:val="006C109B"/>
    <w:rsid w:val="006E4CF6"/>
    <w:rsid w:val="006F5CA9"/>
    <w:rsid w:val="006F73FD"/>
    <w:rsid w:val="007169AD"/>
    <w:rsid w:val="00721BEF"/>
    <w:rsid w:val="00740214"/>
    <w:rsid w:val="00740A05"/>
    <w:rsid w:val="00753A76"/>
    <w:rsid w:val="00766B58"/>
    <w:rsid w:val="007829CC"/>
    <w:rsid w:val="0078784C"/>
    <w:rsid w:val="007C10A7"/>
    <w:rsid w:val="007C38B9"/>
    <w:rsid w:val="007D624E"/>
    <w:rsid w:val="007D7820"/>
    <w:rsid w:val="007F0023"/>
    <w:rsid w:val="007F027D"/>
    <w:rsid w:val="00813C41"/>
    <w:rsid w:val="0082490D"/>
    <w:rsid w:val="008354AD"/>
    <w:rsid w:val="00851561"/>
    <w:rsid w:val="00854E56"/>
    <w:rsid w:val="008565E6"/>
    <w:rsid w:val="0087611C"/>
    <w:rsid w:val="00881D58"/>
    <w:rsid w:val="00884797"/>
    <w:rsid w:val="008A6F5E"/>
    <w:rsid w:val="008C7ECA"/>
    <w:rsid w:val="008D1A6E"/>
    <w:rsid w:val="00907637"/>
    <w:rsid w:val="00917952"/>
    <w:rsid w:val="0092162E"/>
    <w:rsid w:val="00954293"/>
    <w:rsid w:val="00957880"/>
    <w:rsid w:val="00982218"/>
    <w:rsid w:val="009823F4"/>
    <w:rsid w:val="009A74FF"/>
    <w:rsid w:val="009B1A27"/>
    <w:rsid w:val="009B4911"/>
    <w:rsid w:val="009C3292"/>
    <w:rsid w:val="009C7C36"/>
    <w:rsid w:val="009F32FC"/>
    <w:rsid w:val="00A313EC"/>
    <w:rsid w:val="00A3308C"/>
    <w:rsid w:val="00A473FA"/>
    <w:rsid w:val="00A5322A"/>
    <w:rsid w:val="00A62449"/>
    <w:rsid w:val="00A66369"/>
    <w:rsid w:val="00AB0C02"/>
    <w:rsid w:val="00AB6CE9"/>
    <w:rsid w:val="00AC0204"/>
    <w:rsid w:val="00AC0A16"/>
    <w:rsid w:val="00AE2934"/>
    <w:rsid w:val="00AF231A"/>
    <w:rsid w:val="00B228EF"/>
    <w:rsid w:val="00B7653D"/>
    <w:rsid w:val="00B878EB"/>
    <w:rsid w:val="00B91A6E"/>
    <w:rsid w:val="00B958D1"/>
    <w:rsid w:val="00BA1CBC"/>
    <w:rsid w:val="00BB11C4"/>
    <w:rsid w:val="00BC0DAF"/>
    <w:rsid w:val="00BD3177"/>
    <w:rsid w:val="00BF7D31"/>
    <w:rsid w:val="00C00948"/>
    <w:rsid w:val="00C163D0"/>
    <w:rsid w:val="00C228B9"/>
    <w:rsid w:val="00C31E04"/>
    <w:rsid w:val="00C371AC"/>
    <w:rsid w:val="00C5334C"/>
    <w:rsid w:val="00CA1414"/>
    <w:rsid w:val="00CC4DBF"/>
    <w:rsid w:val="00CF158F"/>
    <w:rsid w:val="00CF2287"/>
    <w:rsid w:val="00D03299"/>
    <w:rsid w:val="00D30024"/>
    <w:rsid w:val="00D34E81"/>
    <w:rsid w:val="00D3519C"/>
    <w:rsid w:val="00D54109"/>
    <w:rsid w:val="00D63011"/>
    <w:rsid w:val="00D75A1F"/>
    <w:rsid w:val="00D8180E"/>
    <w:rsid w:val="00DB7638"/>
    <w:rsid w:val="00DC671A"/>
    <w:rsid w:val="00DD05DB"/>
    <w:rsid w:val="00DE047B"/>
    <w:rsid w:val="00DE15B7"/>
    <w:rsid w:val="00DF612B"/>
    <w:rsid w:val="00E0644C"/>
    <w:rsid w:val="00E2573F"/>
    <w:rsid w:val="00E25B59"/>
    <w:rsid w:val="00E6226A"/>
    <w:rsid w:val="00E64F39"/>
    <w:rsid w:val="00E96159"/>
    <w:rsid w:val="00EA1DA7"/>
    <w:rsid w:val="00EB6B1B"/>
    <w:rsid w:val="00EE1804"/>
    <w:rsid w:val="00EE266E"/>
    <w:rsid w:val="00EF5AC6"/>
    <w:rsid w:val="00F1381F"/>
    <w:rsid w:val="00F13CFF"/>
    <w:rsid w:val="00F365DB"/>
    <w:rsid w:val="00F44503"/>
    <w:rsid w:val="00F51E7F"/>
    <w:rsid w:val="00F6100F"/>
    <w:rsid w:val="00F67AE1"/>
    <w:rsid w:val="00F80515"/>
    <w:rsid w:val="00F87CA7"/>
    <w:rsid w:val="00FA269E"/>
    <w:rsid w:val="00FA4E4D"/>
    <w:rsid w:val="00FB05C3"/>
    <w:rsid w:val="00FC3700"/>
    <w:rsid w:val="00FD1379"/>
    <w:rsid w:val="00FF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449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HTML">
    <w:name w:val="HTML Preformatted"/>
    <w:basedOn w:val="a"/>
    <w:link w:val="HTML0"/>
    <w:uiPriority w:val="99"/>
    <w:semiHidden/>
    <w:unhideWhenUsed/>
    <w:rsid w:val="004C7E57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7E57"/>
    <w:rPr>
      <w:rFonts w:ascii="Consolas" w:hAnsi="Consolas"/>
      <w:sz w:val="20"/>
      <w:szCs w:val="18"/>
    </w:rPr>
  </w:style>
  <w:style w:type="paragraph" w:styleId="af0">
    <w:name w:val="Revision"/>
    <w:hidden/>
    <w:uiPriority w:val="99"/>
    <w:semiHidden/>
    <w:rsid w:val="003020B5"/>
    <w:pPr>
      <w:spacing w:after="0" w:line="240" w:lineRule="auto"/>
    </w:pPr>
    <w:rPr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16</Pages>
  <Words>12443</Words>
  <Characters>70926</Characters>
  <Application>Microsoft Office Word</Application>
  <DocSecurity>0</DocSecurity>
  <Lines>591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25</cp:revision>
  <dcterms:created xsi:type="dcterms:W3CDTF">2025-11-07T09:22:00Z</dcterms:created>
  <dcterms:modified xsi:type="dcterms:W3CDTF">2026-01-29T12:34:00Z</dcterms:modified>
</cp:coreProperties>
</file>