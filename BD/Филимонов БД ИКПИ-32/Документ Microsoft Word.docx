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0CEF4" w14:textId="77777777" w:rsidR="00151958" w:rsidRPr="000F758D" w:rsidRDefault="00151958" w:rsidP="00151958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0F758D">
        <w:rPr>
          <w:rFonts w:ascii="Times New Roman" w:hAnsi="Times New Roman" w:cs="Times New Roman"/>
          <w:b/>
          <w:bCs/>
          <w:color w:val="000000"/>
          <w:sz w:val="26"/>
          <w:szCs w:val="26"/>
        </w:rPr>
        <w:t>Федеральное государственное бюджетное образовательное учреждение высшего образования "Санкт-Петербургский государственный университет телекоммуникаций им. проф. М.А. Бонч-Бруевича"</w:t>
      </w:r>
    </w:p>
    <w:p w14:paraId="17304C9F" w14:textId="77777777" w:rsidR="00151958" w:rsidRDefault="00151958" w:rsidP="00151958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2F82B68" w14:textId="77777777" w:rsidR="00151958" w:rsidRDefault="00151958" w:rsidP="00151958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5A5FEBC" w14:textId="77777777" w:rsidR="00151958" w:rsidRDefault="00151958" w:rsidP="00151958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C2A56D9" w14:textId="77777777" w:rsidR="00151958" w:rsidRDefault="00151958" w:rsidP="00151958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F52BA0A" w14:textId="77777777" w:rsidR="00151958" w:rsidRPr="006E2FF6" w:rsidRDefault="00151958" w:rsidP="00151958">
      <w:pPr>
        <w:jc w:val="center"/>
        <w:rPr>
          <w:rFonts w:ascii="Times New Roman" w:hAnsi="Times New Roman" w:cs="Times New Roman"/>
          <w:color w:val="000000"/>
          <w:sz w:val="52"/>
          <w:szCs w:val="52"/>
        </w:rPr>
      </w:pPr>
      <w:r w:rsidRPr="006E2FF6">
        <w:rPr>
          <w:rFonts w:ascii="Times New Roman" w:hAnsi="Times New Roman" w:cs="Times New Roman"/>
          <w:color w:val="000000"/>
          <w:sz w:val="52"/>
          <w:szCs w:val="52"/>
        </w:rPr>
        <w:t xml:space="preserve">Отчёт </w:t>
      </w:r>
    </w:p>
    <w:p w14:paraId="23B8118A" w14:textId="77777777" w:rsidR="00151958" w:rsidRPr="00F6100F" w:rsidRDefault="00151958" w:rsidP="00151958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по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индивидуальному заданию</w:t>
      </w:r>
    </w:p>
    <w:p w14:paraId="67859101" w14:textId="77777777" w:rsidR="00151958" w:rsidRPr="00EF5AC6" w:rsidRDefault="00151958" w:rsidP="00151958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на тему </w:t>
      </w:r>
      <w:r w:rsidRPr="00EF5AC6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del w:id="0" w:author="Ivan Pugachev" w:date="2025-12-19T10:05:00Z">
        <w:r w:rsidDel="00AB0C02">
          <w:rPr>
            <w:rFonts w:ascii="Times New Roman" w:hAnsi="Times New Roman" w:cs="Times New Roman"/>
            <w:b/>
            <w:bCs/>
            <w:color w:val="000000"/>
            <w:sz w:val="26"/>
            <w:szCs w:val="26"/>
          </w:rPr>
          <w:delText>Платформа для фриланс услуг</w:delText>
        </w:r>
      </w:del>
      <w:ins w:id="1" w:author="Ivan Pugachev" w:date="2025-12-19T10:05:00Z">
        <w:r>
          <w:rPr>
            <w:rFonts w:ascii="Times New Roman" w:hAnsi="Times New Roman" w:cs="Times New Roman"/>
            <w:b/>
            <w:bCs/>
            <w:color w:val="000000"/>
            <w:sz w:val="26"/>
            <w:szCs w:val="26"/>
          </w:rPr>
          <w:t xml:space="preserve">База данных </w:t>
        </w:r>
      </w:ins>
      <w:ins w:id="2" w:author="Дмитрий Филимонов" w:date="2026-01-29T14:42:00Z">
        <w:r>
          <w:rPr>
            <w:rFonts w:ascii="Times New Roman" w:hAnsi="Times New Roman" w:cs="Times New Roman"/>
            <w:b/>
            <w:bCs/>
            <w:color w:val="000000"/>
            <w:sz w:val="26"/>
            <w:szCs w:val="26"/>
          </w:rPr>
          <w:t>ивент-</w:t>
        </w:r>
        <w:proofErr w:type="spellStart"/>
        <w:r>
          <w:rPr>
            <w:rFonts w:ascii="Times New Roman" w:hAnsi="Times New Roman" w:cs="Times New Roman"/>
            <w:b/>
            <w:bCs/>
            <w:color w:val="000000"/>
            <w:sz w:val="26"/>
            <w:szCs w:val="26"/>
          </w:rPr>
          <w:t>агенства</w:t>
        </w:r>
      </w:ins>
      <w:proofErr w:type="spellEnd"/>
      <w:ins w:id="3" w:author="Ivan Pugachev" w:date="2025-12-19T10:05:00Z">
        <w:del w:id="4" w:author="Дмитрий Филимонов" w:date="2026-01-29T14:42:00Z">
          <w:r w:rsidDel="00357CA6">
            <w:rPr>
              <w:rFonts w:ascii="Times New Roman" w:hAnsi="Times New Roman" w:cs="Times New Roman"/>
              <w:b/>
              <w:bCs/>
              <w:color w:val="000000"/>
              <w:sz w:val="26"/>
              <w:szCs w:val="26"/>
            </w:rPr>
            <w:delText>для кофейни</w:delText>
          </w:r>
        </w:del>
      </w:ins>
      <w:r w:rsidRPr="00EF5AC6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0A18C435" w14:textId="77777777" w:rsidR="00151958" w:rsidRPr="00CC7814" w:rsidRDefault="00151958" w:rsidP="00151958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>
        <w:rPr>
          <w:rFonts w:ascii="Times New Roman" w:hAnsi="Times New Roman" w:cs="Times New Roman"/>
          <w:color w:val="000000"/>
          <w:sz w:val="26"/>
          <w:szCs w:val="26"/>
        </w:rPr>
        <w:t>Базы данных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732BEDDB" w14:textId="77777777" w:rsidR="00151958" w:rsidRPr="00163FDD" w:rsidRDefault="00151958" w:rsidP="00151958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750EB22" w14:textId="77777777" w:rsidR="00151958" w:rsidRPr="00163FDD" w:rsidRDefault="00151958" w:rsidP="00151958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6596BDD" w14:textId="77777777" w:rsidR="00151958" w:rsidRPr="00163FDD" w:rsidRDefault="00151958" w:rsidP="00151958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F8BE882" w14:textId="77777777" w:rsidR="00151958" w:rsidRPr="0066661C" w:rsidRDefault="00151958" w:rsidP="00151958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15639A5F" w14:textId="77777777" w:rsidR="00151958" w:rsidRDefault="00151958" w:rsidP="00151958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2925EB81" w14:textId="77777777" w:rsidR="00151958" w:rsidRPr="00357CA6" w:rsidRDefault="00151958" w:rsidP="00151958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del w:id="5" w:author="Дмитрий Филимонов" w:date="2026-01-29T14:42:00Z">
        <w:r w:rsidDel="00357CA6">
          <w:rPr>
            <w:rFonts w:ascii="Times New Roman" w:hAnsi="Times New Roman" w:cs="Times New Roman"/>
            <w:color w:val="000000"/>
            <w:sz w:val="28"/>
            <w:szCs w:val="28"/>
          </w:rPr>
          <w:delText>Пугачев И. Д.</w:delText>
        </w:r>
      </w:del>
      <w:ins w:id="6" w:author="Дмитрий Филимонов" w:date="2026-01-29T14:42:00Z">
        <w:r>
          <w:rPr>
            <w:rFonts w:ascii="Times New Roman" w:hAnsi="Times New Roman" w:cs="Times New Roman"/>
            <w:color w:val="000000"/>
            <w:sz w:val="28"/>
            <w:szCs w:val="28"/>
          </w:rPr>
          <w:t>Филимонов Д.Е.</w:t>
        </w:r>
      </w:ins>
    </w:p>
    <w:p w14:paraId="2EC88829" w14:textId="77777777" w:rsidR="00151958" w:rsidRDefault="00151958" w:rsidP="00151958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5E1C4DA2" w14:textId="77777777" w:rsidR="00151958" w:rsidRPr="00E87A80" w:rsidRDefault="00151958" w:rsidP="00151958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7EDB174A" w14:textId="77777777" w:rsidR="00151958" w:rsidRPr="0066661C" w:rsidRDefault="00151958" w:rsidP="00151958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619711D" w14:textId="77777777" w:rsidR="00151958" w:rsidRDefault="00151958" w:rsidP="00151958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Дятлов Д. А.</w:t>
      </w:r>
    </w:p>
    <w:p w14:paraId="09152980" w14:textId="77777777" w:rsidR="00151958" w:rsidRDefault="00151958" w:rsidP="00151958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0BE5BD50" w14:textId="77777777" w:rsidR="00151958" w:rsidRPr="00E87A80" w:rsidRDefault="00151958" w:rsidP="00151958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079C672E" w14:textId="77777777" w:rsidR="00151958" w:rsidRDefault="00151958" w:rsidP="00151958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162EFD45" w14:textId="77777777" w:rsidR="00151958" w:rsidRDefault="00151958" w:rsidP="00151958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23B70454" w14:textId="77777777" w:rsidR="00151958" w:rsidRDefault="00151958" w:rsidP="00151958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3F2DD033" w14:textId="77777777" w:rsidR="00151958" w:rsidRDefault="00151958" w:rsidP="00151958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B990B85" w14:textId="77777777" w:rsidR="00151958" w:rsidRPr="00EF5AC6" w:rsidRDefault="00151958" w:rsidP="00151958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95BC2BD" w14:textId="77777777" w:rsidR="00151958" w:rsidRDefault="00151958" w:rsidP="00151958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>, 2</w:t>
      </w:r>
      <w:r>
        <w:rPr>
          <w:rFonts w:ascii="Times New Roman" w:hAnsi="Times New Roman" w:cs="Times New Roman"/>
          <w:color w:val="000000"/>
          <w:sz w:val="28"/>
          <w:szCs w:val="28"/>
        </w:rPr>
        <w:t>025 г.</w:t>
      </w:r>
    </w:p>
    <w:p w14:paraId="704A82D5" w14:textId="77777777" w:rsidR="00151958" w:rsidRPr="00813C41" w:rsidRDefault="00151958" w:rsidP="00151958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</w:p>
    <w:p w14:paraId="758A0BBA" w14:textId="77777777" w:rsidR="00151958" w:rsidRPr="0061780F" w:rsidRDefault="00151958" w:rsidP="00151958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7880">
        <w:rPr>
          <w:rFonts w:ascii="Times New Roman" w:hAnsi="Times New Roman" w:cs="Times New Roman"/>
          <w:color w:val="000000"/>
          <w:sz w:val="28"/>
          <w:szCs w:val="28"/>
        </w:rPr>
        <w:t xml:space="preserve">Закрепить навыки проектирования и реализации реляционных баз данных в MySQL </w:t>
      </w:r>
      <w:proofErr w:type="spellStart"/>
      <w:r w:rsidRPr="00957880">
        <w:rPr>
          <w:rFonts w:ascii="Times New Roman" w:hAnsi="Times New Roman" w:cs="Times New Roman"/>
          <w:color w:val="000000"/>
          <w:sz w:val="28"/>
          <w:szCs w:val="28"/>
        </w:rPr>
        <w:t>Workbench</w:t>
      </w:r>
      <w:proofErr w:type="spellEnd"/>
      <w:r w:rsidRPr="00957880">
        <w:rPr>
          <w:rFonts w:ascii="Times New Roman" w:hAnsi="Times New Roman" w:cs="Times New Roman"/>
          <w:color w:val="000000"/>
          <w:sz w:val="28"/>
          <w:szCs w:val="28"/>
        </w:rPr>
        <w:t xml:space="preserve"> на примере </w:t>
      </w:r>
      <w:del w:id="7" w:author="Дмитрий Филимонов" w:date="2026-01-29T14:42:00Z">
        <w:r w:rsidDel="00357CA6">
          <w:rPr>
            <w:rFonts w:ascii="Times New Roman" w:hAnsi="Times New Roman" w:cs="Times New Roman"/>
            <w:b/>
            <w:bCs/>
            <w:color w:val="000000"/>
            <w:sz w:val="28"/>
            <w:szCs w:val="28"/>
          </w:rPr>
          <w:delText>кофейни</w:delText>
        </w:r>
      </w:del>
      <w:ins w:id="8" w:author="Дмитрий Филимонов" w:date="2026-01-29T14:42:00Z"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</w:rPr>
          <w:t>ив</w:t>
        </w:r>
      </w:ins>
      <w:ins w:id="9" w:author="Дмитрий Филимонов" w:date="2026-01-29T14:43:00Z"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</w:rPr>
          <w:t>ент-</w:t>
        </w:r>
        <w:proofErr w:type="spellStart"/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</w:rPr>
          <w:t>агенства</w:t>
        </w:r>
      </w:ins>
      <w:proofErr w:type="spellEnd"/>
      <w:r w:rsidRPr="0095788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 w:rsidRPr="00957880">
        <w:rPr>
          <w:rFonts w:ascii="Times New Roman" w:hAnsi="Times New Roman" w:cs="Times New Roman"/>
          <w:color w:val="000000"/>
          <w:sz w:val="28"/>
          <w:szCs w:val="28"/>
        </w:rPr>
        <w:t>создание схемы, таблиц, связей, индексов; генерация SQL (</w:t>
      </w:r>
      <w:proofErr w:type="spellStart"/>
      <w:r w:rsidRPr="00957880">
        <w:rPr>
          <w:rFonts w:ascii="Times New Roman" w:hAnsi="Times New Roman" w:cs="Times New Roman"/>
          <w:color w:val="000000"/>
          <w:sz w:val="28"/>
          <w:szCs w:val="28"/>
        </w:rPr>
        <w:t>Forward</w:t>
      </w:r>
      <w:proofErr w:type="spellEnd"/>
      <w:r w:rsidRPr="0095788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57880">
        <w:rPr>
          <w:rFonts w:ascii="Times New Roman" w:hAnsi="Times New Roman" w:cs="Times New Roman"/>
          <w:color w:val="000000"/>
          <w:sz w:val="28"/>
          <w:szCs w:val="28"/>
        </w:rPr>
        <w:t>Engineer</w:t>
      </w:r>
      <w:proofErr w:type="spellEnd"/>
      <w:r w:rsidRPr="00957880">
        <w:rPr>
          <w:rFonts w:ascii="Times New Roman" w:hAnsi="Times New Roman" w:cs="Times New Roman"/>
          <w:color w:val="000000"/>
          <w:sz w:val="28"/>
          <w:szCs w:val="28"/>
        </w:rPr>
        <w:t>); наполнение тестовыми данными; создание хранимых процедур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BF0E391" w14:textId="77777777" w:rsidR="00151958" w:rsidRDefault="00151958" w:rsidP="00151958">
      <w:pPr>
        <w:ind w:firstLine="70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5788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 индивидуального задания</w:t>
      </w:r>
    </w:p>
    <w:p w14:paraId="73571B66" w14:textId="77777777" w:rsidR="00151958" w:rsidRPr="007C38B9" w:rsidRDefault="00151958" w:rsidP="00151958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8B9">
        <w:rPr>
          <w:rFonts w:ascii="Times New Roman" w:hAnsi="Times New Roman" w:cs="Times New Roman"/>
          <w:sz w:val="28"/>
          <w:szCs w:val="28"/>
        </w:rPr>
        <w:t>Спроектировать схему БД «</w:t>
      </w:r>
      <w:del w:id="10" w:author="Дмитрий Филимонов" w:date="2026-01-29T14:48:00Z">
        <w:r w:rsidDel="00357CA6">
          <w:rPr>
            <w:rFonts w:ascii="Times New Roman" w:hAnsi="Times New Roman" w:cs="Times New Roman"/>
            <w:sz w:val="28"/>
            <w:szCs w:val="28"/>
            <w:lang w:val="en-US"/>
          </w:rPr>
          <w:delText>coffee</w:delText>
        </w:r>
        <w:r w:rsidRPr="008C7ECA" w:rsidDel="00357CA6">
          <w:rPr>
            <w:rFonts w:ascii="Times New Roman" w:hAnsi="Times New Roman" w:cs="Times New Roman"/>
            <w:sz w:val="28"/>
            <w:szCs w:val="28"/>
          </w:rPr>
          <w:delText>_</w:delText>
        </w:r>
        <w:r w:rsidDel="00357CA6">
          <w:rPr>
            <w:rFonts w:ascii="Times New Roman" w:hAnsi="Times New Roman" w:cs="Times New Roman"/>
            <w:sz w:val="28"/>
            <w:szCs w:val="28"/>
            <w:lang w:val="en-US"/>
          </w:rPr>
          <w:delText>shop</w:delText>
        </w:r>
      </w:del>
      <w:ins w:id="11" w:author="Дмитрий Филимонов" w:date="2026-01-29T14:48:00Z">
        <w:r>
          <w:rPr>
            <w:rFonts w:ascii="Times New Roman" w:hAnsi="Times New Roman" w:cs="Times New Roman"/>
            <w:sz w:val="28"/>
            <w:szCs w:val="28"/>
            <w:lang w:val="en-US"/>
          </w:rPr>
          <w:t>event</w:t>
        </w:r>
        <w:r w:rsidRPr="00357CA6">
          <w:rPr>
            <w:rFonts w:ascii="Times New Roman" w:hAnsi="Times New Roman" w:cs="Times New Roman"/>
            <w:sz w:val="28"/>
            <w:szCs w:val="28"/>
            <w:rPrChange w:id="12" w:author="Дмитрий Филимонов" w:date="2026-01-29T14:48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_</w:t>
        </w:r>
        <w:r>
          <w:rPr>
            <w:rFonts w:ascii="Times New Roman" w:hAnsi="Times New Roman" w:cs="Times New Roman"/>
            <w:sz w:val="28"/>
            <w:szCs w:val="28"/>
            <w:lang w:val="en-US"/>
          </w:rPr>
          <w:t>agency</w:t>
        </w:r>
      </w:ins>
      <w:r w:rsidRPr="007C38B9">
        <w:rPr>
          <w:rFonts w:ascii="Times New Roman" w:hAnsi="Times New Roman" w:cs="Times New Roman"/>
          <w:sz w:val="28"/>
          <w:szCs w:val="28"/>
        </w:rPr>
        <w:t xml:space="preserve">» с </w:t>
      </w:r>
      <w:r w:rsidRPr="008C7ECA">
        <w:rPr>
          <w:rFonts w:ascii="Times New Roman" w:hAnsi="Times New Roman" w:cs="Times New Roman"/>
          <w:sz w:val="28"/>
          <w:szCs w:val="28"/>
        </w:rPr>
        <w:t>5</w:t>
      </w:r>
      <w:r w:rsidRPr="007C38B9">
        <w:rPr>
          <w:rFonts w:ascii="Times New Roman" w:hAnsi="Times New Roman" w:cs="Times New Roman"/>
          <w:sz w:val="28"/>
          <w:szCs w:val="28"/>
        </w:rPr>
        <w:t xml:space="preserve"> таблицами;</w:t>
      </w:r>
    </w:p>
    <w:p w14:paraId="6FC2FD35" w14:textId="77777777" w:rsidR="00151958" w:rsidRPr="007C38B9" w:rsidRDefault="00151958" w:rsidP="00151958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8B9">
        <w:rPr>
          <w:rFonts w:ascii="Times New Roman" w:hAnsi="Times New Roman" w:cs="Times New Roman"/>
          <w:sz w:val="28"/>
          <w:szCs w:val="28"/>
        </w:rPr>
        <w:t>Сгенерировать SQL‑скрипт (</w:t>
      </w:r>
      <w:proofErr w:type="spellStart"/>
      <w:r w:rsidRPr="007C38B9"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 w:rsidRPr="007C3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8B9">
        <w:rPr>
          <w:rFonts w:ascii="Times New Roman" w:hAnsi="Times New Roman" w:cs="Times New Roman"/>
          <w:sz w:val="28"/>
          <w:szCs w:val="28"/>
        </w:rPr>
        <w:t>Engineer</w:t>
      </w:r>
      <w:proofErr w:type="spellEnd"/>
      <w:r w:rsidRPr="007C38B9">
        <w:rPr>
          <w:rFonts w:ascii="Times New Roman" w:hAnsi="Times New Roman" w:cs="Times New Roman"/>
          <w:sz w:val="28"/>
          <w:szCs w:val="28"/>
        </w:rPr>
        <w:t>) и развернуть БД на сервере MySQL;</w:t>
      </w:r>
    </w:p>
    <w:p w14:paraId="2678BC7D" w14:textId="77777777" w:rsidR="00151958" w:rsidRPr="007C38B9" w:rsidRDefault="00151958" w:rsidP="00151958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8B9">
        <w:rPr>
          <w:rFonts w:ascii="Times New Roman" w:hAnsi="Times New Roman" w:cs="Times New Roman"/>
          <w:sz w:val="28"/>
          <w:szCs w:val="28"/>
        </w:rPr>
        <w:t xml:space="preserve">Заполнить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7C38B9">
        <w:rPr>
          <w:rFonts w:ascii="Times New Roman" w:hAnsi="Times New Roman" w:cs="Times New Roman"/>
          <w:sz w:val="28"/>
          <w:szCs w:val="28"/>
        </w:rPr>
        <w:t xml:space="preserve"> тестовыми данными</w:t>
      </w:r>
      <w:r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14:paraId="00E3BFFC" w14:textId="77777777" w:rsidR="00151958" w:rsidRPr="007C38B9" w:rsidRDefault="00151958" w:rsidP="00151958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8B9">
        <w:rPr>
          <w:rFonts w:ascii="Times New Roman" w:hAnsi="Times New Roman" w:cs="Times New Roman"/>
          <w:sz w:val="28"/>
          <w:szCs w:val="28"/>
        </w:rPr>
        <w:t xml:space="preserve">Реализовать хранимые процедуры: </w:t>
      </w:r>
    </w:p>
    <w:p w14:paraId="3C48DF58" w14:textId="77777777" w:rsidR="00151958" w:rsidRPr="007C38B9" w:rsidRDefault="00151958" w:rsidP="00151958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Демонстрация примеров запросов</w:t>
      </w:r>
      <w:r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14:paraId="52AD00AB" w14:textId="77777777" w:rsidR="00151958" w:rsidRPr="007C38B9" w:rsidRDefault="00151958" w:rsidP="00151958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графическое представление БД</w:t>
      </w:r>
      <w:r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14:paraId="51FF9349" w14:textId="77777777" w:rsidR="00151958" w:rsidRDefault="00151958" w:rsidP="00151958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Подготовить отчет.</w:t>
      </w:r>
    </w:p>
    <w:p w14:paraId="54C23853" w14:textId="77777777" w:rsidR="00151958" w:rsidRDefault="00151958" w:rsidP="00151958">
      <w:pPr>
        <w:pStyle w:val="a7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9F7BC11" w14:textId="77777777" w:rsidR="00151958" w:rsidRDefault="00151958" w:rsidP="00151958">
      <w:pPr>
        <w:ind w:firstLine="70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Модель базы данных</w:t>
      </w:r>
    </w:p>
    <w:p w14:paraId="6FF6B1F0" w14:textId="77777777" w:rsidR="00151958" w:rsidRDefault="00151958" w:rsidP="00151958">
      <w:pPr>
        <w:ind w:firstLine="708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Таблицы</w:t>
      </w:r>
    </w:p>
    <w:p w14:paraId="66153541" w14:textId="77777777" w:rsidR="00151958" w:rsidRPr="00677232" w:rsidRDefault="00151958" w:rsidP="00151958">
      <w:pPr>
        <w:pStyle w:val="a7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7232">
        <w:rPr>
          <w:rFonts w:ascii="Times New Roman" w:hAnsi="Times New Roman" w:cs="Times New Roman"/>
          <w:b/>
          <w:bCs/>
          <w:sz w:val="28"/>
          <w:szCs w:val="28"/>
        </w:rPr>
        <w:t>1. </w:t>
      </w:r>
      <w:del w:id="13" w:author="Дмитрий Филимонов" w:date="2026-01-29T14:48:00Z">
        <w:r w:rsidRPr="00677232" w:rsidDel="00357CA6">
          <w:rPr>
            <w:rFonts w:ascii="Times New Roman" w:hAnsi="Times New Roman" w:cs="Times New Roman"/>
            <w:b/>
            <w:bCs/>
            <w:sz w:val="28"/>
            <w:szCs w:val="28"/>
          </w:rPr>
          <w:delText>users </w:delText>
        </w:r>
      </w:del>
      <w:ins w:id="14" w:author="Дмитрий Филимонов" w:date="2026-01-29T14:48:00Z">
        <w:r>
          <w:rPr>
            <w:rFonts w:ascii="Times New Roman" w:hAnsi="Times New Roman" w:cs="Times New Roman"/>
            <w:b/>
            <w:bCs/>
            <w:sz w:val="28"/>
            <w:szCs w:val="28"/>
            <w:lang w:val="en-US"/>
          </w:rPr>
          <w:t>clients</w:t>
        </w:r>
        <w:r w:rsidRPr="00677232">
          <w:rPr>
            <w:rFonts w:ascii="Times New Roman" w:hAnsi="Times New Roman" w:cs="Times New Roman"/>
            <w:b/>
            <w:bCs/>
            <w:sz w:val="28"/>
            <w:szCs w:val="28"/>
          </w:rPr>
          <w:t> </w:t>
        </w:r>
      </w:ins>
      <w:r w:rsidRPr="00677232">
        <w:rPr>
          <w:rFonts w:ascii="Times New Roman" w:hAnsi="Times New Roman" w:cs="Times New Roman"/>
          <w:b/>
          <w:bCs/>
          <w:sz w:val="28"/>
          <w:szCs w:val="28"/>
        </w:rPr>
        <w:t>(</w:t>
      </w:r>
      <w:del w:id="15" w:author="Дмитрий Филимонов" w:date="2026-01-29T14:48:00Z">
        <w:r w:rsidRPr="00677232" w:rsidDel="00357CA6">
          <w:rPr>
            <w:rFonts w:ascii="Times New Roman" w:hAnsi="Times New Roman" w:cs="Times New Roman"/>
            <w:b/>
            <w:bCs/>
            <w:sz w:val="28"/>
            <w:szCs w:val="28"/>
          </w:rPr>
          <w:delText>Пользователи</w:delText>
        </w:r>
      </w:del>
      <w:ins w:id="16" w:author="Дмитрий Филимонов" w:date="2026-01-29T14:48:00Z">
        <w:r>
          <w:rPr>
            <w:rFonts w:ascii="Times New Roman" w:hAnsi="Times New Roman" w:cs="Times New Roman"/>
            <w:b/>
            <w:bCs/>
            <w:sz w:val="28"/>
            <w:szCs w:val="28"/>
          </w:rPr>
          <w:t>Кл</w:t>
        </w:r>
      </w:ins>
      <w:ins w:id="17" w:author="Дмитрий Филимонов" w:date="2026-01-29T14:49:00Z">
        <w:r>
          <w:rPr>
            <w:rFonts w:ascii="Times New Roman" w:hAnsi="Times New Roman" w:cs="Times New Roman"/>
            <w:b/>
            <w:bCs/>
            <w:sz w:val="28"/>
            <w:szCs w:val="28"/>
          </w:rPr>
          <w:t>иенты</w:t>
        </w:r>
      </w:ins>
      <w:r w:rsidRPr="0067723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6A8DC33" w14:textId="77777777" w:rsidR="00151958" w:rsidRPr="00677232" w:rsidRDefault="00151958" w:rsidP="001519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Назначение: Хранение информации о всех </w:t>
      </w:r>
      <w:del w:id="18" w:author="Дмитрий Филимонов" w:date="2026-01-29T14:49:00Z">
        <w:r w:rsidRPr="00677232" w:rsidDel="00357CA6">
          <w:rPr>
            <w:rFonts w:ascii="Times New Roman" w:hAnsi="Times New Roman" w:cs="Times New Roman"/>
            <w:sz w:val="28"/>
            <w:szCs w:val="28"/>
          </w:rPr>
          <w:delText xml:space="preserve">пользователях </w:delText>
        </w:r>
      </w:del>
      <w:ins w:id="19" w:author="Дмитрий Филимонов" w:date="2026-01-29T14:49:00Z">
        <w:r>
          <w:rPr>
            <w:rFonts w:ascii="Times New Roman" w:hAnsi="Times New Roman" w:cs="Times New Roman"/>
            <w:sz w:val="28"/>
            <w:szCs w:val="28"/>
          </w:rPr>
          <w:t>клиентах</w:t>
        </w:r>
        <w:r w:rsidRPr="00677232"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r w:rsidRPr="00677232">
        <w:rPr>
          <w:rFonts w:ascii="Times New Roman" w:hAnsi="Times New Roman" w:cs="Times New Roman"/>
          <w:sz w:val="28"/>
          <w:szCs w:val="28"/>
        </w:rPr>
        <w:t>платформы</w:t>
      </w:r>
    </w:p>
    <w:p w14:paraId="27146559" w14:textId="77777777" w:rsidR="00151958" w:rsidRPr="00677232" w:rsidRDefault="00151958" w:rsidP="001519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Содержит: данные </w:t>
      </w:r>
      <w:r>
        <w:rPr>
          <w:rFonts w:ascii="Times New Roman" w:hAnsi="Times New Roman" w:cs="Times New Roman"/>
          <w:sz w:val="28"/>
          <w:szCs w:val="28"/>
        </w:rPr>
        <w:t>работников</w:t>
      </w:r>
      <w:r w:rsidRPr="00677232">
        <w:rPr>
          <w:rFonts w:ascii="Times New Roman" w:hAnsi="Times New Roman" w:cs="Times New Roman"/>
          <w:sz w:val="28"/>
          <w:szCs w:val="28"/>
        </w:rPr>
        <w:t xml:space="preserve"> (имя, </w:t>
      </w:r>
      <w:ins w:id="20" w:author="Дмитрий Филимонов" w:date="2026-01-29T14:49:00Z">
        <w:r>
          <w:rPr>
            <w:rFonts w:ascii="Times New Roman" w:hAnsi="Times New Roman" w:cs="Times New Roman"/>
            <w:sz w:val="28"/>
            <w:szCs w:val="28"/>
          </w:rPr>
          <w:t>номер телефона</w:t>
        </w:r>
      </w:ins>
      <w:ins w:id="21" w:author="Дмитрий Филимонов" w:date="2026-01-29T14:50:00Z">
        <w:r>
          <w:rPr>
            <w:rFonts w:ascii="Times New Roman" w:hAnsi="Times New Roman" w:cs="Times New Roman"/>
            <w:sz w:val="28"/>
            <w:szCs w:val="28"/>
          </w:rPr>
          <w:t xml:space="preserve">, </w:t>
        </w:r>
      </w:ins>
      <w:proofErr w:type="spellStart"/>
      <w:r w:rsidRPr="0067723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77232">
        <w:rPr>
          <w:rFonts w:ascii="Times New Roman" w:hAnsi="Times New Roman" w:cs="Times New Roman"/>
          <w:sz w:val="28"/>
          <w:szCs w:val="28"/>
        </w:rPr>
        <w:t>,</w:t>
      </w:r>
      <w:del w:id="22" w:author="Дмитрий Филимонов" w:date="2026-01-29T14:49:00Z">
        <w:r w:rsidRPr="00677232" w:rsidDel="00357CA6">
          <w:rPr>
            <w:rFonts w:ascii="Times New Roman" w:hAnsi="Times New Roman" w:cs="Times New Roman"/>
            <w:sz w:val="28"/>
            <w:szCs w:val="28"/>
          </w:rPr>
          <w:delText xml:space="preserve"> роль</w:delText>
        </w:r>
      </w:del>
      <w:r w:rsidRPr="00677232">
        <w:rPr>
          <w:rFonts w:ascii="Times New Roman" w:hAnsi="Times New Roman" w:cs="Times New Roman"/>
          <w:sz w:val="28"/>
          <w:szCs w:val="28"/>
        </w:rPr>
        <w:t>)</w:t>
      </w:r>
    </w:p>
    <w:p w14:paraId="5480D27C" w14:textId="77777777" w:rsidR="00151958" w:rsidRPr="00677232" w:rsidRDefault="00151958" w:rsidP="00151958">
      <w:pPr>
        <w:pStyle w:val="a7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7232">
        <w:rPr>
          <w:rFonts w:ascii="Times New Roman" w:hAnsi="Times New Roman" w:cs="Times New Roman"/>
          <w:b/>
          <w:bCs/>
          <w:sz w:val="28"/>
          <w:szCs w:val="28"/>
        </w:rPr>
        <w:t>2. </w:t>
      </w:r>
      <w:del w:id="23" w:author="Дмитрий Филимонов" w:date="2026-01-29T14:50:00Z">
        <w:r w:rsidRPr="00677232" w:rsidDel="00357CA6">
          <w:rPr>
            <w:rFonts w:ascii="Times New Roman" w:hAnsi="Times New Roman" w:cs="Times New Roman"/>
            <w:b/>
            <w:bCs/>
            <w:sz w:val="28"/>
            <w:szCs w:val="28"/>
          </w:rPr>
          <w:delText>c</w:delText>
        </w:r>
        <w:r w:rsidDel="00357CA6">
          <w:rPr>
            <w:rFonts w:ascii="Times New Roman" w:hAnsi="Times New Roman" w:cs="Times New Roman"/>
            <w:b/>
            <w:bCs/>
            <w:sz w:val="28"/>
            <w:szCs w:val="28"/>
            <w:lang w:val="en-US"/>
          </w:rPr>
          <w:delText>ustomers</w:delText>
        </w:r>
        <w:r w:rsidRPr="00677232" w:rsidDel="00357CA6">
          <w:rPr>
            <w:rFonts w:ascii="Times New Roman" w:hAnsi="Times New Roman" w:cs="Times New Roman"/>
            <w:b/>
            <w:bCs/>
            <w:sz w:val="28"/>
            <w:szCs w:val="28"/>
          </w:rPr>
          <w:delText> </w:delText>
        </w:r>
      </w:del>
      <w:ins w:id="24" w:author="Дмитрий Филимонов" w:date="2026-01-29T14:50:00Z">
        <w:r w:rsidRPr="00677232">
          <w:rPr>
            <w:rFonts w:ascii="Times New Roman" w:hAnsi="Times New Roman" w:cs="Times New Roman"/>
            <w:b/>
            <w:bCs/>
            <w:sz w:val="28"/>
            <w:szCs w:val="28"/>
          </w:rPr>
          <w:t>c</w:t>
        </w:r>
        <w:proofErr w:type="spellStart"/>
        <w:r>
          <w:rPr>
            <w:rFonts w:ascii="Times New Roman" w:hAnsi="Times New Roman" w:cs="Times New Roman"/>
            <w:b/>
            <w:bCs/>
            <w:sz w:val="28"/>
            <w:szCs w:val="28"/>
            <w:lang w:val="en-US"/>
          </w:rPr>
          <w:t>ontractors</w:t>
        </w:r>
        <w:proofErr w:type="spellEnd"/>
        <w:r w:rsidRPr="00677232">
          <w:rPr>
            <w:rFonts w:ascii="Times New Roman" w:hAnsi="Times New Roman" w:cs="Times New Roman"/>
            <w:b/>
            <w:bCs/>
            <w:sz w:val="28"/>
            <w:szCs w:val="28"/>
          </w:rPr>
          <w:t> </w:t>
        </w:r>
      </w:ins>
      <w:r w:rsidRPr="00677232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ins w:id="25" w:author="Дмитрий Филимонов" w:date="2026-01-29T14:50:00Z">
        <w:r>
          <w:rPr>
            <w:rFonts w:ascii="Times New Roman" w:hAnsi="Times New Roman" w:cs="Times New Roman"/>
            <w:b/>
            <w:bCs/>
            <w:sz w:val="28"/>
            <w:szCs w:val="28"/>
          </w:rPr>
          <w:t>одрядчики</w:t>
        </w:r>
      </w:ins>
      <w:del w:id="26" w:author="Дмитрий Филимонов" w:date="2026-01-29T14:50:00Z">
        <w:r w:rsidDel="00357CA6">
          <w:rPr>
            <w:rFonts w:ascii="Times New Roman" w:hAnsi="Times New Roman" w:cs="Times New Roman"/>
            <w:b/>
            <w:bCs/>
            <w:sz w:val="28"/>
            <w:szCs w:val="28"/>
          </w:rPr>
          <w:delText>окупатели</w:delText>
        </w:r>
      </w:del>
      <w:r w:rsidRPr="0067723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D17C000" w14:textId="77777777" w:rsidR="00151958" w:rsidRPr="00677232" w:rsidRDefault="00151958" w:rsidP="001519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Назначение: </w:t>
      </w:r>
      <w:r>
        <w:rPr>
          <w:rFonts w:ascii="Times New Roman" w:hAnsi="Times New Roman" w:cs="Times New Roman"/>
          <w:sz w:val="28"/>
          <w:szCs w:val="28"/>
        </w:rPr>
        <w:t xml:space="preserve">Хранение информации о всех </w:t>
      </w:r>
      <w:del w:id="27" w:author="Дмитрий Филимонов" w:date="2026-01-29T14:50:00Z">
        <w:r w:rsidDel="00357CA6">
          <w:rPr>
            <w:rFonts w:ascii="Times New Roman" w:hAnsi="Times New Roman" w:cs="Times New Roman"/>
            <w:sz w:val="28"/>
            <w:szCs w:val="28"/>
          </w:rPr>
          <w:delText>покупателях</w:delText>
        </w:r>
      </w:del>
      <w:ins w:id="28" w:author="Дмитрий Филимонов" w:date="2026-01-29T14:50:00Z">
        <w:r>
          <w:rPr>
            <w:rFonts w:ascii="Times New Roman" w:hAnsi="Times New Roman" w:cs="Times New Roman"/>
            <w:sz w:val="28"/>
            <w:szCs w:val="28"/>
          </w:rPr>
          <w:t>подрядчиках</w:t>
        </w:r>
      </w:ins>
    </w:p>
    <w:p w14:paraId="432DC1DA" w14:textId="77777777" w:rsidR="00151958" w:rsidRPr="00677232" w:rsidRDefault="00151958" w:rsidP="001519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Содержит: </w:t>
      </w:r>
      <w:r>
        <w:rPr>
          <w:rFonts w:ascii="Times New Roman" w:hAnsi="Times New Roman" w:cs="Times New Roman"/>
          <w:sz w:val="28"/>
          <w:szCs w:val="28"/>
        </w:rPr>
        <w:t xml:space="preserve">данные </w:t>
      </w:r>
      <w:ins w:id="29" w:author="Дмитрий Филимонов" w:date="2026-01-29T14:51:00Z">
        <w:r>
          <w:rPr>
            <w:rFonts w:ascii="Times New Roman" w:hAnsi="Times New Roman" w:cs="Times New Roman"/>
            <w:sz w:val="28"/>
            <w:szCs w:val="28"/>
          </w:rPr>
          <w:t xml:space="preserve">подрядчиков </w:t>
        </w:r>
      </w:ins>
      <w:del w:id="30" w:author="Дмитрий Филимонов" w:date="2026-01-29T14:51:00Z">
        <w:r w:rsidDel="00357CA6">
          <w:rPr>
            <w:rFonts w:ascii="Times New Roman" w:hAnsi="Times New Roman" w:cs="Times New Roman"/>
            <w:sz w:val="28"/>
            <w:szCs w:val="28"/>
          </w:rPr>
          <w:delText>клиентов кофейни</w:delText>
        </w:r>
        <w:r w:rsidRPr="00677232" w:rsidDel="00357CA6">
          <w:rPr>
            <w:rFonts w:ascii="Times New Roman" w:hAnsi="Times New Roman" w:cs="Times New Roman"/>
            <w:sz w:val="28"/>
            <w:szCs w:val="28"/>
          </w:rPr>
          <w:delText xml:space="preserve"> </w:delText>
        </w:r>
      </w:del>
      <w:r w:rsidRPr="00677232">
        <w:rPr>
          <w:rFonts w:ascii="Times New Roman" w:hAnsi="Times New Roman" w:cs="Times New Roman"/>
          <w:sz w:val="28"/>
          <w:szCs w:val="28"/>
        </w:rPr>
        <w:t>(</w:t>
      </w:r>
      <w:del w:id="31" w:author="Дмитрий Филимонов" w:date="2026-01-29T14:51:00Z">
        <w:r w:rsidDel="00357CA6">
          <w:rPr>
            <w:rFonts w:ascii="Times New Roman" w:hAnsi="Times New Roman" w:cs="Times New Roman"/>
            <w:sz w:val="28"/>
            <w:szCs w:val="28"/>
          </w:rPr>
          <w:delText>имя</w:delText>
        </w:r>
      </w:del>
      <w:ins w:id="32" w:author="Дмитрий Филимонов" w:date="2026-01-29T14:51:00Z">
        <w:r>
          <w:rPr>
            <w:rFonts w:ascii="Times New Roman" w:hAnsi="Times New Roman" w:cs="Times New Roman"/>
            <w:sz w:val="28"/>
            <w:szCs w:val="28"/>
          </w:rPr>
          <w:t>название компании</w:t>
        </w:r>
      </w:ins>
      <w:r>
        <w:rPr>
          <w:rFonts w:ascii="Times New Roman" w:hAnsi="Times New Roman" w:cs="Times New Roman"/>
          <w:sz w:val="28"/>
          <w:szCs w:val="28"/>
        </w:rPr>
        <w:t xml:space="preserve">, </w:t>
      </w:r>
      <w:del w:id="33" w:author="Дмитрий Филимонов" w:date="2026-01-29T14:51:00Z">
        <w:r w:rsidDel="00357CA6">
          <w:rPr>
            <w:rFonts w:ascii="Times New Roman" w:hAnsi="Times New Roman" w:cs="Times New Roman"/>
            <w:sz w:val="28"/>
            <w:szCs w:val="28"/>
          </w:rPr>
          <w:delText>номер телефона</w:delText>
        </w:r>
      </w:del>
      <w:ins w:id="34" w:author="Дмитрий Филимонов" w:date="2026-01-29T14:51:00Z">
        <w:r>
          <w:rPr>
            <w:rFonts w:ascii="Times New Roman" w:hAnsi="Times New Roman" w:cs="Times New Roman"/>
            <w:sz w:val="28"/>
            <w:szCs w:val="28"/>
          </w:rPr>
          <w:t>тип сервиса</w:t>
        </w:r>
      </w:ins>
      <w:r>
        <w:rPr>
          <w:rFonts w:ascii="Times New Roman" w:hAnsi="Times New Roman" w:cs="Times New Roman"/>
          <w:sz w:val="28"/>
          <w:szCs w:val="28"/>
        </w:rPr>
        <w:t xml:space="preserve">, </w:t>
      </w:r>
      <w:del w:id="35" w:author="Дмитрий Филимонов" w:date="2026-01-29T14:51:00Z">
        <w:r w:rsidDel="00357CA6">
          <w:rPr>
            <w:rFonts w:ascii="Times New Roman" w:hAnsi="Times New Roman" w:cs="Times New Roman"/>
            <w:sz w:val="28"/>
            <w:szCs w:val="28"/>
          </w:rPr>
          <w:delText>количество бонусных баллов</w:delText>
        </w:r>
      </w:del>
      <w:ins w:id="36" w:author="Дмитрий Филимонов" w:date="2026-01-29T14:51:00Z">
        <w:r>
          <w:rPr>
            <w:rFonts w:ascii="Times New Roman" w:hAnsi="Times New Roman" w:cs="Times New Roman"/>
            <w:sz w:val="28"/>
            <w:szCs w:val="28"/>
          </w:rPr>
          <w:t>номер телефона</w:t>
        </w:r>
      </w:ins>
      <w:r w:rsidRPr="00677232">
        <w:rPr>
          <w:rFonts w:ascii="Times New Roman" w:hAnsi="Times New Roman" w:cs="Times New Roman"/>
          <w:sz w:val="28"/>
          <w:szCs w:val="28"/>
        </w:rPr>
        <w:t>)</w:t>
      </w:r>
    </w:p>
    <w:p w14:paraId="4D7299CB" w14:textId="77777777" w:rsidR="00151958" w:rsidRPr="008C7ECA" w:rsidRDefault="00151958" w:rsidP="00151958">
      <w:pPr>
        <w:pStyle w:val="a7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7232">
        <w:rPr>
          <w:rFonts w:ascii="Times New Roman" w:hAnsi="Times New Roman" w:cs="Times New Roman"/>
          <w:b/>
          <w:bCs/>
          <w:sz w:val="28"/>
          <w:szCs w:val="28"/>
        </w:rPr>
        <w:t>3. </w:t>
      </w:r>
      <w:ins w:id="37" w:author="Дмитрий Филимонов" w:date="2026-01-29T14:52:00Z">
        <w:r>
          <w:rPr>
            <w:rFonts w:ascii="Times New Roman" w:hAnsi="Times New Roman" w:cs="Times New Roman"/>
            <w:b/>
            <w:bCs/>
            <w:sz w:val="28"/>
            <w:szCs w:val="28"/>
            <w:lang w:val="en-US"/>
          </w:rPr>
          <w:t>employees</w:t>
        </w:r>
      </w:ins>
      <w:del w:id="38" w:author="Дмитрий Филимонов" w:date="2026-01-29T14:52:00Z">
        <w:r w:rsidDel="00357CA6">
          <w:rPr>
            <w:rFonts w:ascii="Times New Roman" w:hAnsi="Times New Roman" w:cs="Times New Roman"/>
            <w:b/>
            <w:bCs/>
            <w:sz w:val="28"/>
            <w:szCs w:val="28"/>
            <w:lang w:val="en-US"/>
          </w:rPr>
          <w:delText>menu</w:delText>
        </w:r>
      </w:del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C7ECA">
        <w:rPr>
          <w:rFonts w:ascii="Times New Roman" w:hAnsi="Times New Roman" w:cs="Times New Roman"/>
          <w:b/>
          <w:bCs/>
          <w:sz w:val="28"/>
          <w:szCs w:val="28"/>
        </w:rPr>
        <w:t>(</w:t>
      </w:r>
      <w:del w:id="39" w:author="Дмитрий Филимонов" w:date="2026-01-29T14:52:00Z">
        <w:r w:rsidDel="0065602D">
          <w:rPr>
            <w:rFonts w:ascii="Times New Roman" w:hAnsi="Times New Roman" w:cs="Times New Roman"/>
            <w:b/>
            <w:bCs/>
            <w:sz w:val="28"/>
            <w:szCs w:val="28"/>
          </w:rPr>
          <w:delText>Меню</w:delText>
        </w:r>
      </w:del>
      <w:ins w:id="40" w:author="Дмитрий Филимонов" w:date="2026-01-29T14:52:00Z">
        <w:r>
          <w:rPr>
            <w:rFonts w:ascii="Times New Roman" w:hAnsi="Times New Roman" w:cs="Times New Roman"/>
            <w:b/>
            <w:bCs/>
            <w:sz w:val="28"/>
            <w:szCs w:val="28"/>
          </w:rPr>
          <w:t>работники</w:t>
        </w:r>
      </w:ins>
      <w:r w:rsidRPr="008C7EC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082D32B" w14:textId="77777777" w:rsidR="00151958" w:rsidRPr="00677232" w:rsidRDefault="00151958" w:rsidP="001519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Назначение: Хранение информации о </w:t>
      </w:r>
      <w:del w:id="41" w:author="Дмитрий Филимонов" w:date="2026-01-29T14:52:00Z">
        <w:r w:rsidDel="0065602D">
          <w:rPr>
            <w:rFonts w:ascii="Times New Roman" w:hAnsi="Times New Roman" w:cs="Times New Roman"/>
            <w:sz w:val="28"/>
            <w:szCs w:val="28"/>
          </w:rPr>
          <w:delText>продукции</w:delText>
        </w:r>
      </w:del>
      <w:ins w:id="42" w:author="Дмитрий Филимонов" w:date="2026-01-29T14:52:00Z">
        <w:r>
          <w:rPr>
            <w:rFonts w:ascii="Times New Roman" w:hAnsi="Times New Roman" w:cs="Times New Roman"/>
            <w:sz w:val="28"/>
            <w:szCs w:val="28"/>
          </w:rPr>
          <w:t>работниках</w:t>
        </w:r>
      </w:ins>
      <w:del w:id="43" w:author="Дмитрий Филимонов" w:date="2026-01-29T14:52:00Z">
        <w:r w:rsidDel="0065602D">
          <w:rPr>
            <w:rFonts w:ascii="Times New Roman" w:hAnsi="Times New Roman" w:cs="Times New Roman"/>
            <w:sz w:val="28"/>
            <w:szCs w:val="28"/>
          </w:rPr>
          <w:delText>, которая продаётся в кофейне</w:delText>
        </w:r>
      </w:del>
    </w:p>
    <w:p w14:paraId="75EBEAF7" w14:textId="77777777" w:rsidR="00151958" w:rsidRPr="00677232" w:rsidRDefault="00151958" w:rsidP="001519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Содержит: </w:t>
      </w:r>
      <w:ins w:id="44" w:author="Дмитрий Филимонов" w:date="2026-01-29T14:52:00Z">
        <w:r>
          <w:rPr>
            <w:rFonts w:ascii="Times New Roman" w:hAnsi="Times New Roman" w:cs="Times New Roman"/>
            <w:sz w:val="28"/>
            <w:szCs w:val="28"/>
          </w:rPr>
          <w:t>данные о работниках (</w:t>
        </w:r>
      </w:ins>
      <w:proofErr w:type="spellStart"/>
      <w:ins w:id="45" w:author="Дмитрий Филимонов" w:date="2026-01-29T14:53:00Z">
        <w:r>
          <w:rPr>
            <w:rFonts w:ascii="Times New Roman" w:hAnsi="Times New Roman" w:cs="Times New Roman"/>
            <w:sz w:val="28"/>
            <w:szCs w:val="28"/>
          </w:rPr>
          <w:t>фио</w:t>
        </w:r>
        <w:proofErr w:type="spellEnd"/>
        <w:r>
          <w:rPr>
            <w:rFonts w:ascii="Times New Roman" w:hAnsi="Times New Roman" w:cs="Times New Roman"/>
            <w:sz w:val="28"/>
            <w:szCs w:val="28"/>
          </w:rPr>
          <w:t>, должность, зарплата</w:t>
        </w:r>
      </w:ins>
      <w:ins w:id="46" w:author="Дмитрий Филимонов" w:date="2026-01-29T14:52:00Z">
        <w:r>
          <w:rPr>
            <w:rFonts w:ascii="Times New Roman" w:hAnsi="Times New Roman" w:cs="Times New Roman"/>
            <w:sz w:val="28"/>
            <w:szCs w:val="28"/>
          </w:rPr>
          <w:t>)</w:t>
        </w:r>
      </w:ins>
      <w:del w:id="47" w:author="Дмитрий Филимонов" w:date="2026-01-29T14:52:00Z">
        <w:r w:rsidDel="0065602D">
          <w:rPr>
            <w:rFonts w:ascii="Times New Roman" w:hAnsi="Times New Roman" w:cs="Times New Roman"/>
            <w:sz w:val="28"/>
            <w:szCs w:val="28"/>
          </w:rPr>
          <w:delText>наименование, категорию товара, цена продажи, цена производства, количество</w:delText>
        </w:r>
      </w:del>
    </w:p>
    <w:p w14:paraId="76A1F778" w14:textId="77777777" w:rsidR="00151958" w:rsidRPr="008C7ECA" w:rsidRDefault="00151958" w:rsidP="00151958">
      <w:pPr>
        <w:pStyle w:val="a7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7232">
        <w:rPr>
          <w:rFonts w:ascii="Times New Roman" w:hAnsi="Times New Roman" w:cs="Times New Roman"/>
          <w:b/>
          <w:bCs/>
          <w:sz w:val="28"/>
          <w:szCs w:val="28"/>
        </w:rPr>
        <w:t>4. </w:t>
      </w:r>
      <w:ins w:id="48" w:author="Дмитрий Филимонов" w:date="2026-01-29T14:53:00Z">
        <w:r>
          <w:rPr>
            <w:rFonts w:ascii="Times New Roman" w:hAnsi="Times New Roman" w:cs="Times New Roman"/>
            <w:b/>
            <w:bCs/>
            <w:sz w:val="28"/>
            <w:szCs w:val="28"/>
            <w:lang w:val="en-US"/>
          </w:rPr>
          <w:t>events</w:t>
        </w:r>
      </w:ins>
      <w:del w:id="49" w:author="Дмитрий Филимонов" w:date="2026-01-29T14:53:00Z">
        <w:r w:rsidDel="0065602D">
          <w:rPr>
            <w:rFonts w:ascii="Times New Roman" w:hAnsi="Times New Roman" w:cs="Times New Roman"/>
            <w:b/>
            <w:bCs/>
            <w:sz w:val="28"/>
            <w:szCs w:val="28"/>
            <w:lang w:val="en-US"/>
          </w:rPr>
          <w:delText>suppliers</w:delText>
        </w:r>
      </w:del>
      <w:r w:rsidRPr="00677232">
        <w:rPr>
          <w:rFonts w:ascii="Times New Roman" w:hAnsi="Times New Roman" w:cs="Times New Roman"/>
          <w:b/>
          <w:bCs/>
          <w:sz w:val="28"/>
          <w:szCs w:val="28"/>
        </w:rPr>
        <w:t> (</w:t>
      </w:r>
      <w:del w:id="50" w:author="Дмитрий Филимонов" w:date="2026-01-29T14:54:00Z">
        <w:r w:rsidDel="0065602D">
          <w:rPr>
            <w:rFonts w:ascii="Times New Roman" w:hAnsi="Times New Roman" w:cs="Times New Roman"/>
            <w:b/>
            <w:bCs/>
            <w:sz w:val="28"/>
            <w:szCs w:val="28"/>
          </w:rPr>
          <w:delText>Поставщики</w:delText>
        </w:r>
      </w:del>
      <w:ins w:id="51" w:author="Дмитрий Филимонов" w:date="2026-01-29T14:54:00Z">
        <w:r>
          <w:rPr>
            <w:rFonts w:ascii="Times New Roman" w:hAnsi="Times New Roman" w:cs="Times New Roman"/>
            <w:b/>
            <w:bCs/>
            <w:sz w:val="28"/>
            <w:szCs w:val="28"/>
          </w:rPr>
          <w:t>ивенты</w:t>
        </w:r>
      </w:ins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E9FAC9B" w14:textId="77777777" w:rsidR="00151958" w:rsidRPr="00677232" w:rsidRDefault="00151958" w:rsidP="001519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Назначение: </w:t>
      </w:r>
      <w:r>
        <w:rPr>
          <w:rFonts w:ascii="Times New Roman" w:hAnsi="Times New Roman" w:cs="Times New Roman"/>
          <w:sz w:val="28"/>
          <w:szCs w:val="28"/>
        </w:rPr>
        <w:t xml:space="preserve">Хранение информации о </w:t>
      </w:r>
      <w:del w:id="52" w:author="Дмитрий Филимонов" w:date="2026-01-29T14:54:00Z">
        <w:r w:rsidDel="0065602D">
          <w:rPr>
            <w:rFonts w:ascii="Times New Roman" w:hAnsi="Times New Roman" w:cs="Times New Roman"/>
            <w:sz w:val="28"/>
            <w:szCs w:val="28"/>
          </w:rPr>
          <w:delText>поставщиках</w:delText>
        </w:r>
      </w:del>
      <w:ins w:id="53" w:author="Дмитрий Филимонов" w:date="2026-01-29T14:54:00Z">
        <w:r>
          <w:rPr>
            <w:rFonts w:ascii="Times New Roman" w:hAnsi="Times New Roman" w:cs="Times New Roman"/>
            <w:sz w:val="28"/>
            <w:szCs w:val="28"/>
          </w:rPr>
          <w:t>предстоящих ивентах</w:t>
        </w:r>
      </w:ins>
    </w:p>
    <w:p w14:paraId="0EAD9373" w14:textId="77777777" w:rsidR="00151958" w:rsidRPr="008C7ECA" w:rsidRDefault="00151958" w:rsidP="001519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Содержит: </w:t>
      </w:r>
      <w:ins w:id="54" w:author="Дмитрий Филимонов" w:date="2026-01-29T14:54:00Z">
        <w:r>
          <w:rPr>
            <w:rFonts w:ascii="Times New Roman" w:hAnsi="Times New Roman" w:cs="Times New Roman"/>
            <w:sz w:val="28"/>
            <w:szCs w:val="28"/>
            <w:lang w:val="en-US"/>
          </w:rPr>
          <w:t>id</w:t>
        </w:r>
        <w:r w:rsidRPr="0065602D">
          <w:rPr>
            <w:rFonts w:ascii="Times New Roman" w:hAnsi="Times New Roman" w:cs="Times New Roman"/>
            <w:sz w:val="28"/>
            <w:szCs w:val="28"/>
            <w:rPrChange w:id="55" w:author="Дмитрий Филимонов" w:date="2026-01-29T14:54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 </w:t>
        </w:r>
        <w:r>
          <w:rPr>
            <w:rFonts w:ascii="Times New Roman" w:hAnsi="Times New Roman" w:cs="Times New Roman"/>
            <w:sz w:val="28"/>
            <w:szCs w:val="28"/>
          </w:rPr>
          <w:t>клиента, название ивента, дата ивента, бюджет</w:t>
        </w:r>
      </w:ins>
      <w:del w:id="56" w:author="Дмитрий Филимонов" w:date="2026-01-29T14:54:00Z">
        <w:r w:rsidDel="0065602D">
          <w:rPr>
            <w:rFonts w:ascii="Times New Roman" w:hAnsi="Times New Roman" w:cs="Times New Roman"/>
            <w:sz w:val="28"/>
            <w:szCs w:val="28"/>
          </w:rPr>
          <w:delText xml:space="preserve">название, контактное лицо, </w:delText>
        </w:r>
        <w:r w:rsidDel="0065602D">
          <w:rPr>
            <w:rFonts w:ascii="Times New Roman" w:hAnsi="Times New Roman" w:cs="Times New Roman"/>
            <w:sz w:val="28"/>
            <w:szCs w:val="28"/>
            <w:lang w:val="en-US"/>
          </w:rPr>
          <w:delText>email</w:delText>
        </w:r>
        <w:r w:rsidRPr="008C7ECA" w:rsidDel="0065602D">
          <w:rPr>
            <w:rFonts w:ascii="Times New Roman" w:hAnsi="Times New Roman" w:cs="Times New Roman"/>
            <w:sz w:val="28"/>
            <w:szCs w:val="28"/>
          </w:rPr>
          <w:delText xml:space="preserve">, </w:delText>
        </w:r>
        <w:r w:rsidDel="0065602D">
          <w:rPr>
            <w:rFonts w:ascii="Times New Roman" w:hAnsi="Times New Roman" w:cs="Times New Roman"/>
            <w:sz w:val="28"/>
            <w:szCs w:val="28"/>
          </w:rPr>
          <w:delText xml:space="preserve">номер телефона </w:delText>
        </w:r>
      </w:del>
    </w:p>
    <w:p w14:paraId="33FE4DCA" w14:textId="77777777" w:rsidR="00151958" w:rsidRPr="00677232" w:rsidRDefault="00151958" w:rsidP="00151958">
      <w:pPr>
        <w:pStyle w:val="a7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7232">
        <w:rPr>
          <w:rFonts w:ascii="Times New Roman" w:hAnsi="Times New Roman" w:cs="Times New Roman"/>
          <w:b/>
          <w:bCs/>
          <w:sz w:val="28"/>
          <w:szCs w:val="28"/>
        </w:rPr>
        <w:t>5. </w:t>
      </w:r>
      <w:del w:id="57" w:author="Дмитрий Филимонов" w:date="2026-01-29T14:55:00Z">
        <w:r w:rsidDel="0065602D">
          <w:rPr>
            <w:rFonts w:ascii="Times New Roman" w:hAnsi="Times New Roman" w:cs="Times New Roman"/>
            <w:b/>
            <w:bCs/>
            <w:sz w:val="28"/>
            <w:szCs w:val="28"/>
            <w:lang w:val="en-US"/>
          </w:rPr>
          <w:delText>inventory</w:delText>
        </w:r>
        <w:r w:rsidRPr="00677232" w:rsidDel="0065602D">
          <w:rPr>
            <w:rFonts w:ascii="Times New Roman" w:hAnsi="Times New Roman" w:cs="Times New Roman"/>
            <w:b/>
            <w:bCs/>
            <w:sz w:val="28"/>
            <w:szCs w:val="28"/>
          </w:rPr>
          <w:delText> </w:delText>
        </w:r>
      </w:del>
      <w:ins w:id="58" w:author="Дмитрий Филимонов" w:date="2026-01-29T14:55:00Z">
        <w:r>
          <w:rPr>
            <w:rFonts w:ascii="Times New Roman" w:hAnsi="Times New Roman" w:cs="Times New Roman"/>
            <w:b/>
            <w:bCs/>
            <w:sz w:val="28"/>
            <w:szCs w:val="28"/>
            <w:lang w:val="en-US"/>
          </w:rPr>
          <w:t>event</w:t>
        </w:r>
        <w:r w:rsidRPr="0065602D">
          <w:rPr>
            <w:rFonts w:ascii="Times New Roman" w:hAnsi="Times New Roman" w:cs="Times New Roman"/>
            <w:b/>
            <w:bCs/>
            <w:sz w:val="28"/>
            <w:szCs w:val="28"/>
            <w:rPrChange w:id="59" w:author="Дмитрий Филимонов" w:date="2026-01-29T14:56:00Z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PrChange>
          </w:rPr>
          <w:t>_</w:t>
        </w:r>
        <w:r>
          <w:rPr>
            <w:rFonts w:ascii="Times New Roman" w:hAnsi="Times New Roman" w:cs="Times New Roman"/>
            <w:b/>
            <w:bCs/>
            <w:sz w:val="28"/>
            <w:szCs w:val="28"/>
            <w:lang w:val="en-US"/>
          </w:rPr>
          <w:t>staff</w:t>
        </w:r>
        <w:r w:rsidRPr="00677232">
          <w:rPr>
            <w:rFonts w:ascii="Times New Roman" w:hAnsi="Times New Roman" w:cs="Times New Roman"/>
            <w:b/>
            <w:bCs/>
            <w:sz w:val="28"/>
            <w:szCs w:val="28"/>
          </w:rPr>
          <w:t> </w:t>
        </w:r>
      </w:ins>
      <w:r w:rsidRPr="00677232">
        <w:rPr>
          <w:rFonts w:ascii="Times New Roman" w:hAnsi="Times New Roman" w:cs="Times New Roman"/>
          <w:b/>
          <w:bCs/>
          <w:sz w:val="28"/>
          <w:szCs w:val="28"/>
        </w:rPr>
        <w:t>(</w:t>
      </w:r>
      <w:del w:id="60" w:author="Дмитрий Филимонов" w:date="2026-01-29T14:56:00Z">
        <w:r w:rsidDel="0065602D">
          <w:rPr>
            <w:rFonts w:ascii="Times New Roman" w:hAnsi="Times New Roman" w:cs="Times New Roman"/>
            <w:b/>
            <w:bCs/>
            <w:sz w:val="28"/>
            <w:szCs w:val="28"/>
          </w:rPr>
          <w:delText>Склад</w:delText>
        </w:r>
      </w:del>
      <w:ins w:id="61" w:author="Дмитрий Филимонов" w:date="2026-01-29T14:56:00Z">
        <w:r>
          <w:rPr>
            <w:rFonts w:ascii="Times New Roman" w:hAnsi="Times New Roman" w:cs="Times New Roman"/>
            <w:b/>
            <w:bCs/>
            <w:sz w:val="28"/>
            <w:szCs w:val="28"/>
          </w:rPr>
          <w:t>персонал мероприятия</w:t>
        </w:r>
      </w:ins>
      <w:r w:rsidRPr="0067723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DFAFBE6" w14:textId="77777777" w:rsidR="00151958" w:rsidRPr="00677232" w:rsidRDefault="00151958" w:rsidP="001519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 xml:space="preserve">Назначение: </w:t>
      </w:r>
      <w:r>
        <w:rPr>
          <w:rFonts w:ascii="Times New Roman" w:hAnsi="Times New Roman" w:cs="Times New Roman"/>
          <w:sz w:val="28"/>
          <w:szCs w:val="28"/>
        </w:rPr>
        <w:t>Хранение информации о</w:t>
      </w:r>
      <w:ins w:id="62" w:author="Дмитрий Филимонов" w:date="2026-01-29T14:56:00Z">
        <w:r>
          <w:rPr>
            <w:rFonts w:ascii="Times New Roman" w:hAnsi="Times New Roman" w:cs="Times New Roman"/>
            <w:sz w:val="28"/>
            <w:szCs w:val="28"/>
          </w:rPr>
          <w:t>б организ</w:t>
        </w:r>
      </w:ins>
      <w:ins w:id="63" w:author="Дмитрий Филимонов" w:date="2026-01-29T14:57:00Z">
        <w:r>
          <w:rPr>
            <w:rFonts w:ascii="Times New Roman" w:hAnsi="Times New Roman" w:cs="Times New Roman"/>
            <w:sz w:val="28"/>
            <w:szCs w:val="28"/>
          </w:rPr>
          <w:t>а</w:t>
        </w:r>
      </w:ins>
      <w:ins w:id="64" w:author="Дмитрий Филимонов" w:date="2026-01-29T14:56:00Z">
        <w:r>
          <w:rPr>
            <w:rFonts w:ascii="Times New Roman" w:hAnsi="Times New Roman" w:cs="Times New Roman"/>
            <w:sz w:val="28"/>
            <w:szCs w:val="28"/>
          </w:rPr>
          <w:t xml:space="preserve">торах </w:t>
        </w:r>
      </w:ins>
      <w:ins w:id="65" w:author="Дмитрий Филимонов" w:date="2026-01-29T14:57:00Z">
        <w:r>
          <w:rPr>
            <w:rFonts w:ascii="Times New Roman" w:hAnsi="Times New Roman" w:cs="Times New Roman"/>
            <w:sz w:val="28"/>
            <w:szCs w:val="28"/>
          </w:rPr>
          <w:t>ивента, которые будут задействованы на данном ивенте</w:t>
        </w:r>
      </w:ins>
      <w:del w:id="66" w:author="Дмитрий Филимонов" w:date="2026-01-29T14:56:00Z">
        <w:r w:rsidDel="0065602D">
          <w:rPr>
            <w:rFonts w:ascii="Times New Roman" w:hAnsi="Times New Roman" w:cs="Times New Roman"/>
            <w:sz w:val="28"/>
            <w:szCs w:val="28"/>
          </w:rPr>
          <w:delText xml:space="preserve"> продуктах на складе </w:delText>
        </w:r>
      </w:del>
    </w:p>
    <w:p w14:paraId="609E8543" w14:textId="77777777" w:rsidR="00151958" w:rsidDel="0065602D" w:rsidRDefault="00151958" w:rsidP="00151958">
      <w:pPr>
        <w:spacing w:after="0" w:line="240" w:lineRule="auto"/>
        <w:jc w:val="both"/>
        <w:rPr>
          <w:ins w:id="67" w:author="Ivan Pugachev" w:date="2025-12-22T12:33:00Z"/>
          <w:del w:id="68" w:author="Дмитрий Филимонов" w:date="2026-01-29T14:59:00Z"/>
          <w:rFonts w:ascii="Times New Roman" w:hAnsi="Times New Roman" w:cs="Times New Roman"/>
          <w:sz w:val="28"/>
          <w:szCs w:val="28"/>
        </w:rPr>
      </w:pPr>
      <w:r w:rsidRPr="00677232">
        <w:rPr>
          <w:rFonts w:ascii="Times New Roman" w:hAnsi="Times New Roman" w:cs="Times New Roman"/>
          <w:sz w:val="28"/>
          <w:szCs w:val="28"/>
        </w:rPr>
        <w:t>Содержит</w:t>
      </w:r>
      <w:r w:rsidRPr="008C7ECA">
        <w:rPr>
          <w:rFonts w:ascii="Times New Roman" w:hAnsi="Times New Roman" w:cs="Times New Roman"/>
          <w:sz w:val="28"/>
          <w:szCs w:val="28"/>
        </w:rPr>
        <w:t xml:space="preserve">: </w:t>
      </w:r>
      <w:ins w:id="69" w:author="Дмитрий Филимонов" w:date="2026-01-29T14:58:00Z">
        <w:r>
          <w:rPr>
            <w:rFonts w:ascii="Times New Roman" w:hAnsi="Times New Roman" w:cs="Times New Roman"/>
            <w:sz w:val="28"/>
            <w:szCs w:val="28"/>
            <w:lang w:val="en-US"/>
          </w:rPr>
          <w:t>id</w:t>
        </w:r>
        <w:r w:rsidRPr="0065602D">
          <w:rPr>
            <w:rFonts w:ascii="Times New Roman" w:hAnsi="Times New Roman" w:cs="Times New Roman"/>
            <w:sz w:val="28"/>
            <w:szCs w:val="28"/>
            <w:rPrChange w:id="70" w:author="Дмитрий Филимонов" w:date="2026-01-29T14:58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 </w:t>
        </w:r>
        <w:r>
          <w:rPr>
            <w:rFonts w:ascii="Times New Roman" w:hAnsi="Times New Roman" w:cs="Times New Roman"/>
            <w:sz w:val="28"/>
            <w:szCs w:val="28"/>
          </w:rPr>
          <w:t xml:space="preserve">ивента, </w:t>
        </w:r>
        <w:r>
          <w:rPr>
            <w:rFonts w:ascii="Times New Roman" w:hAnsi="Times New Roman" w:cs="Times New Roman"/>
            <w:sz w:val="28"/>
            <w:szCs w:val="28"/>
            <w:lang w:val="en-US"/>
          </w:rPr>
          <w:t>id</w:t>
        </w:r>
        <w:r w:rsidRPr="0065602D">
          <w:rPr>
            <w:rFonts w:ascii="Times New Roman" w:hAnsi="Times New Roman" w:cs="Times New Roman"/>
            <w:sz w:val="28"/>
            <w:szCs w:val="28"/>
            <w:rPrChange w:id="71" w:author="Дмитрий Филимонов" w:date="2026-01-29T14:58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 </w:t>
        </w:r>
        <w:r>
          <w:rPr>
            <w:rFonts w:ascii="Times New Roman" w:hAnsi="Times New Roman" w:cs="Times New Roman"/>
            <w:sz w:val="28"/>
            <w:szCs w:val="28"/>
          </w:rPr>
          <w:t xml:space="preserve">работника, </w:t>
        </w:r>
        <w:r>
          <w:rPr>
            <w:rFonts w:ascii="Times New Roman" w:hAnsi="Times New Roman" w:cs="Times New Roman"/>
            <w:sz w:val="28"/>
            <w:szCs w:val="28"/>
            <w:lang w:val="en-US"/>
          </w:rPr>
          <w:t>id</w:t>
        </w:r>
        <w:r w:rsidRPr="0065602D">
          <w:rPr>
            <w:rFonts w:ascii="Times New Roman" w:hAnsi="Times New Roman" w:cs="Times New Roman"/>
            <w:sz w:val="28"/>
            <w:szCs w:val="28"/>
            <w:rPrChange w:id="72" w:author="Дмитрий Филимонов" w:date="2026-01-29T14:58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 </w:t>
        </w:r>
        <w:r>
          <w:rPr>
            <w:rFonts w:ascii="Times New Roman" w:hAnsi="Times New Roman" w:cs="Times New Roman"/>
            <w:sz w:val="28"/>
            <w:szCs w:val="28"/>
          </w:rPr>
          <w:t>поста</w:t>
        </w:r>
      </w:ins>
      <w:ins w:id="73" w:author="Дмитрий Филимонов" w:date="2026-01-29T14:59:00Z">
        <w:r>
          <w:rPr>
            <w:rFonts w:ascii="Times New Roman" w:hAnsi="Times New Roman" w:cs="Times New Roman"/>
            <w:sz w:val="28"/>
            <w:szCs w:val="28"/>
          </w:rPr>
          <w:t>вщика, роль работника на данном мероприятии</w:t>
        </w:r>
      </w:ins>
      <w:del w:id="74" w:author="Дмитрий Филимонов" w:date="2026-01-29T14:57:00Z">
        <w:r w:rsidDel="0065602D">
          <w:rPr>
            <w:rFonts w:ascii="Times New Roman" w:hAnsi="Times New Roman" w:cs="Times New Roman"/>
            <w:sz w:val="28"/>
            <w:szCs w:val="28"/>
          </w:rPr>
          <w:delText>наименование, количество, минимально-допустимое количество продукта</w:delText>
        </w:r>
      </w:del>
    </w:p>
    <w:p w14:paraId="3C6B4BF5" w14:textId="77777777" w:rsidR="00151958" w:rsidDel="0065602D" w:rsidRDefault="00151958" w:rsidP="00151958">
      <w:pPr>
        <w:spacing w:after="0" w:line="240" w:lineRule="auto"/>
        <w:jc w:val="both"/>
        <w:rPr>
          <w:ins w:id="75" w:author="Ivan Pugachev" w:date="2025-12-22T12:35:00Z"/>
          <w:del w:id="76" w:author="Дмитрий Филимонов" w:date="2026-01-29T14:59:00Z"/>
          <w:rFonts w:ascii="Times New Roman" w:hAnsi="Times New Roman" w:cs="Times New Roman"/>
          <w:b/>
          <w:bCs/>
          <w:sz w:val="28"/>
          <w:szCs w:val="28"/>
        </w:rPr>
      </w:pPr>
      <w:ins w:id="77" w:author="Ivan Pugachev" w:date="2025-12-22T12:33:00Z">
        <w:del w:id="78" w:author="Дмитрий Филимонов" w:date="2026-01-29T14:59:00Z">
          <w:r w:rsidDel="0065602D">
            <w:rPr>
              <w:rFonts w:ascii="Times New Roman" w:hAnsi="Times New Roman" w:cs="Times New Roman"/>
              <w:sz w:val="28"/>
              <w:szCs w:val="28"/>
            </w:rPr>
            <w:delText xml:space="preserve">     </w:delText>
          </w:r>
          <w:r w:rsidRPr="00A473FA" w:rsidDel="0065602D">
            <w:rPr>
              <w:rFonts w:ascii="Times New Roman" w:hAnsi="Times New Roman" w:cs="Times New Roman"/>
              <w:b/>
              <w:bCs/>
              <w:sz w:val="28"/>
              <w:szCs w:val="28"/>
              <w:rPrChange w:id="79" w:author="Ivan Pugachev" w:date="2025-12-22T12:35:00Z">
                <w:rPr>
                  <w:rFonts w:ascii="Times New Roman" w:hAnsi="Times New Roman" w:cs="Times New Roman"/>
                  <w:sz w:val="28"/>
                  <w:szCs w:val="28"/>
                </w:rPr>
              </w:rPrChange>
            </w:rPr>
            <w:delText>6.</w:delText>
          </w:r>
        </w:del>
      </w:ins>
      <w:ins w:id="80" w:author="Ivan Pugachev" w:date="2025-12-22T12:34:00Z">
        <w:del w:id="81" w:author="Дмитрий Филимонов" w:date="2026-01-29T14:59:00Z">
          <w:r w:rsidRPr="00A473FA" w:rsidDel="0065602D">
            <w:rPr>
              <w:rFonts w:ascii="Times New Roman" w:hAnsi="Times New Roman" w:cs="Times New Roman"/>
              <w:b/>
              <w:bCs/>
              <w:sz w:val="28"/>
              <w:szCs w:val="28"/>
              <w:rPrChange w:id="82" w:author="Ivan Pugachev" w:date="2025-12-22T12:35:00Z">
                <w:rPr>
                  <w:rFonts w:ascii="Times New Roman" w:hAnsi="Times New Roman" w:cs="Times New Roman"/>
                  <w:sz w:val="28"/>
                  <w:szCs w:val="28"/>
                </w:rPr>
              </w:rPrChange>
            </w:rPr>
            <w:delText xml:space="preserve"> </w:delText>
          </w:r>
        </w:del>
      </w:ins>
      <w:ins w:id="83" w:author="Ivan Pugachev" w:date="2025-12-22T12:35:00Z">
        <w:del w:id="84" w:author="Дмитрий Филимонов" w:date="2026-01-29T14:59:00Z">
          <w:r w:rsidRPr="00A473FA" w:rsidDel="0065602D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  <w:rPrChange w:id="85" w:author="Ivan Pugachev" w:date="2025-12-22T12:35:00Z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</w:rPrChange>
            </w:rPr>
            <w:delText>supplies</w:delText>
          </w:r>
          <w:r w:rsidRPr="00385A3B" w:rsidDel="0065602D">
            <w:rPr>
              <w:rFonts w:ascii="Times New Roman" w:hAnsi="Times New Roman" w:cs="Times New Roman"/>
              <w:b/>
              <w:bCs/>
              <w:sz w:val="28"/>
              <w:szCs w:val="28"/>
              <w:rPrChange w:id="86" w:author="Ivan Pugachev" w:date="2026-01-12T11:43:00Z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</w:rPrChange>
            </w:rPr>
            <w:delText xml:space="preserve"> (</w:delText>
          </w:r>
          <w:r w:rsidRPr="00A473FA" w:rsidDel="0065602D">
            <w:rPr>
              <w:rFonts w:ascii="Times New Roman" w:hAnsi="Times New Roman" w:cs="Times New Roman"/>
              <w:b/>
              <w:bCs/>
              <w:sz w:val="28"/>
              <w:szCs w:val="28"/>
              <w:rPrChange w:id="87" w:author="Ivan Pugachev" w:date="2025-12-22T12:35:00Z">
                <w:rPr>
                  <w:rFonts w:ascii="Times New Roman" w:hAnsi="Times New Roman" w:cs="Times New Roman"/>
                  <w:sz w:val="28"/>
                  <w:szCs w:val="28"/>
                </w:rPr>
              </w:rPrChange>
            </w:rPr>
            <w:delText>Поставки)</w:delText>
          </w:r>
        </w:del>
      </w:ins>
    </w:p>
    <w:p w14:paraId="7B4DD010" w14:textId="77777777" w:rsidR="00151958" w:rsidDel="0065602D" w:rsidRDefault="00151958" w:rsidP="00151958">
      <w:pPr>
        <w:spacing w:after="0" w:line="240" w:lineRule="auto"/>
        <w:jc w:val="both"/>
        <w:rPr>
          <w:ins w:id="88" w:author="Ivan Pugachev" w:date="2025-12-22T12:35:00Z"/>
          <w:del w:id="89" w:author="Дмитрий Филимонов" w:date="2026-01-29T14:59:00Z"/>
          <w:rFonts w:ascii="Times New Roman" w:hAnsi="Times New Roman" w:cs="Times New Roman"/>
          <w:sz w:val="28"/>
          <w:szCs w:val="28"/>
        </w:rPr>
      </w:pPr>
      <w:ins w:id="90" w:author="Ivan Pugachev" w:date="2025-12-22T12:35:00Z">
        <w:del w:id="91" w:author="Дмитрий Филимонов" w:date="2026-01-29T14:59:00Z">
          <w:r w:rsidDel="0065602D">
            <w:rPr>
              <w:rFonts w:ascii="Times New Roman" w:hAnsi="Times New Roman" w:cs="Times New Roman"/>
              <w:sz w:val="28"/>
              <w:szCs w:val="28"/>
            </w:rPr>
            <w:delText>Назначение</w:delText>
          </w:r>
          <w:r w:rsidRPr="00A473FA" w:rsidDel="0065602D">
            <w:rPr>
              <w:rFonts w:ascii="Times New Roman" w:hAnsi="Times New Roman" w:cs="Times New Roman"/>
              <w:sz w:val="28"/>
              <w:szCs w:val="28"/>
              <w:rPrChange w:id="92" w:author="Ivan Pugachev" w:date="2025-12-22T12:35:00Z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</w:rPrChange>
            </w:rPr>
            <w:delText xml:space="preserve">: </w:delText>
          </w:r>
          <w:r w:rsidDel="0065602D">
            <w:rPr>
              <w:rFonts w:ascii="Times New Roman" w:hAnsi="Times New Roman" w:cs="Times New Roman"/>
              <w:sz w:val="28"/>
              <w:szCs w:val="28"/>
            </w:rPr>
            <w:delText xml:space="preserve">Хранение информации о поставках </w:delText>
          </w:r>
        </w:del>
      </w:ins>
    </w:p>
    <w:p w14:paraId="733402C0" w14:textId="77777777" w:rsidR="00151958" w:rsidRPr="00A473FA" w:rsidRDefault="00151958" w:rsidP="001519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ins w:id="93" w:author="Ivan Pugachev" w:date="2025-12-22T12:35:00Z">
        <w:del w:id="94" w:author="Дмитрий Филимонов" w:date="2026-01-29T14:59:00Z">
          <w:r w:rsidDel="0065602D">
            <w:rPr>
              <w:rFonts w:ascii="Times New Roman" w:hAnsi="Times New Roman" w:cs="Times New Roman"/>
              <w:sz w:val="28"/>
              <w:szCs w:val="28"/>
            </w:rPr>
            <w:delText>Содержит</w:delText>
          </w:r>
          <w:r w:rsidRPr="00A473FA" w:rsidDel="0065602D">
            <w:rPr>
              <w:rFonts w:ascii="Times New Roman" w:hAnsi="Times New Roman" w:cs="Times New Roman"/>
              <w:sz w:val="28"/>
              <w:szCs w:val="28"/>
              <w:rPrChange w:id="95" w:author="Ivan Pugachev" w:date="2025-12-22T12:36:00Z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</w:rPrChange>
            </w:rPr>
            <w:delText xml:space="preserve">: </w:delText>
          </w:r>
          <w:r w:rsidDel="0065602D">
            <w:rPr>
              <w:rFonts w:ascii="Times New Roman" w:hAnsi="Times New Roman" w:cs="Times New Roman"/>
              <w:sz w:val="28"/>
              <w:szCs w:val="28"/>
            </w:rPr>
            <w:delText>дату, товар</w:delText>
          </w:r>
        </w:del>
      </w:ins>
      <w:ins w:id="96" w:author="Ivan Pugachev" w:date="2025-12-22T12:36:00Z">
        <w:del w:id="97" w:author="Дмитрий Филимонов" w:date="2026-01-29T14:59:00Z">
          <w:r w:rsidDel="0065602D">
            <w:rPr>
              <w:rFonts w:ascii="Times New Roman" w:hAnsi="Times New Roman" w:cs="Times New Roman"/>
              <w:sz w:val="28"/>
              <w:szCs w:val="28"/>
            </w:rPr>
            <w:delText>, поставщик, кто принял поставку</w:delText>
          </w:r>
        </w:del>
      </w:ins>
    </w:p>
    <w:p w14:paraId="2D5A7337" w14:textId="77777777" w:rsidR="00151958" w:rsidRPr="0061780F" w:rsidRDefault="00151958" w:rsidP="001519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02DB60" w14:textId="77777777" w:rsidR="00151958" w:rsidRDefault="00151958" w:rsidP="001519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A6B5E9" w14:textId="77777777" w:rsidR="00151958" w:rsidRDefault="00151958" w:rsidP="001519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Г</w:t>
      </w:r>
      <w:r w:rsidRPr="00881D58">
        <w:rPr>
          <w:rFonts w:ascii="Times New Roman" w:hAnsi="Times New Roman" w:cs="Times New Roman"/>
          <w:b/>
          <w:bCs/>
          <w:sz w:val="28"/>
          <w:szCs w:val="28"/>
        </w:rPr>
        <w:t>рафическое представление структуры базы данных</w:t>
      </w:r>
    </w:p>
    <w:p w14:paraId="109D82CB" w14:textId="77777777" w:rsidR="00151958" w:rsidRPr="00881D58" w:rsidRDefault="00151958" w:rsidP="001519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del w:id="98" w:author="Ivan Pugachev" w:date="2025-12-22T12:32:00Z">
        <w:r w:rsidDel="00A473FA">
          <w:rPr>
            <w:noProof/>
          </w:rPr>
          <w:drawing>
            <wp:inline distT="0" distB="0" distL="0" distR="0" wp14:anchorId="76A200EC" wp14:editId="400A45F6">
              <wp:extent cx="5940425" cy="4495800"/>
              <wp:effectExtent l="0" t="0" r="3175" b="0"/>
              <wp:docPr id="884834778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84834778" name="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4495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99" w:author="Ivan Pugachev" w:date="2025-12-22T12:32:00Z">
        <w:del w:id="100" w:author="Дмитрий Филимонов" w:date="2026-01-29T14:59:00Z">
          <w:r w:rsidDel="0065602D">
            <w:rPr>
              <w:noProof/>
            </w:rPr>
            <w:drawing>
              <wp:inline distT="0" distB="0" distL="0" distR="0" wp14:anchorId="652ABB51" wp14:editId="3361012C">
                <wp:extent cx="5940425" cy="4491355"/>
                <wp:effectExtent l="0" t="0" r="3175" b="4445"/>
                <wp:docPr id="179212618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2126189" name="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4491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  <w:ins w:id="101" w:author="Дмитрий Филимонов" w:date="2026-01-29T14:59:00Z">
        <w:r w:rsidRPr="0065602D">
          <w:rPr>
            <w:noProof/>
          </w:rPr>
          <w:t xml:space="preserve"> </w:t>
        </w:r>
        <w:r w:rsidRPr="0065602D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drawing>
            <wp:inline distT="0" distB="0" distL="0" distR="0" wp14:anchorId="2B76BA4B" wp14:editId="04D5A9C3">
              <wp:extent cx="5940425" cy="4137660"/>
              <wp:effectExtent l="0" t="0" r="3175" b="0"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41376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EER</w:t>
      </w:r>
      <w:r w:rsidRPr="00EE266E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диаграмма)</w:t>
      </w:r>
    </w:p>
    <w:p w14:paraId="05AF5362" w14:textId="77777777" w:rsidR="00151958" w:rsidRPr="00E0644C" w:rsidRDefault="00151958" w:rsidP="001519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1E7B78" w14:textId="77777777" w:rsidR="00151958" w:rsidRDefault="00151958" w:rsidP="0015195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1124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56736C28" w14:textId="77777777" w:rsidR="00151958" w:rsidRPr="0061780F" w:rsidRDefault="00151958" w:rsidP="0015195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2218">
        <w:rPr>
          <w:rFonts w:ascii="Times New Roman" w:hAnsi="Times New Roman" w:cs="Times New Roman"/>
          <w:sz w:val="28"/>
          <w:szCs w:val="28"/>
        </w:rPr>
        <w:t xml:space="preserve">Были разработаны </w:t>
      </w:r>
      <w:ins w:id="102" w:author="Ivan Pugachev" w:date="2025-12-22T12:32:00Z">
        <w:r>
          <w:rPr>
            <w:rFonts w:ascii="Times New Roman" w:hAnsi="Times New Roman" w:cs="Times New Roman"/>
            <w:sz w:val="28"/>
            <w:szCs w:val="28"/>
          </w:rPr>
          <w:t>6</w:t>
        </w:r>
      </w:ins>
      <w:del w:id="103" w:author="Ivan Pugachev" w:date="2025-12-22T12:32:00Z">
        <w:r w:rsidDel="00A473FA">
          <w:rPr>
            <w:rFonts w:ascii="Times New Roman" w:hAnsi="Times New Roman" w:cs="Times New Roman"/>
            <w:sz w:val="28"/>
            <w:szCs w:val="28"/>
          </w:rPr>
          <w:delText>5</w:delText>
        </w:r>
      </w:del>
      <w:r w:rsidRPr="00982218">
        <w:rPr>
          <w:rFonts w:ascii="Times New Roman" w:hAnsi="Times New Roman" w:cs="Times New Roman"/>
          <w:sz w:val="28"/>
          <w:szCs w:val="28"/>
        </w:rPr>
        <w:t xml:space="preserve"> таблиц</w:t>
      </w:r>
      <w:r w:rsidRPr="0061780F">
        <w:rPr>
          <w:rFonts w:ascii="Times New Roman" w:hAnsi="Times New Roman" w:cs="Times New Roman"/>
          <w:sz w:val="28"/>
          <w:szCs w:val="28"/>
        </w:rPr>
        <w:t>:</w:t>
      </w:r>
    </w:p>
    <w:p w14:paraId="250911E6" w14:textId="77777777" w:rsidR="00151958" w:rsidRPr="00151958" w:rsidRDefault="00151958" w:rsidP="001519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ins w:id="104" w:author="Дмитрий Филимонов" w:date="2026-01-29T15:00:00Z">
        <w:r w:rsidRPr="0065602D">
          <w:rPr>
            <w:rFonts w:ascii="Times New Roman" w:hAnsi="Times New Roman" w:cs="Times New Roman"/>
            <w:noProof/>
            <w:sz w:val="28"/>
            <w:szCs w:val="28"/>
            <w:lang w:val="en-US"/>
          </w:rPr>
          <w:drawing>
            <wp:inline distT="0" distB="0" distL="0" distR="0" wp14:anchorId="13DE6181" wp14:editId="554F462A">
              <wp:extent cx="5940425" cy="1426210"/>
              <wp:effectExtent l="0" t="0" r="3175" b="2540"/>
              <wp:docPr id="2" name="Рисунок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14262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151958" w:rsidDel="00A473FA"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del w:id="105" w:author="Ivan Pugachev" w:date="2025-12-22T12:32:00Z">
        <w:r w:rsidDel="00A473FA">
          <w:rPr>
            <w:noProof/>
          </w:rPr>
          <w:drawing>
            <wp:inline distT="0" distB="0" distL="0" distR="0" wp14:anchorId="5D438ADA" wp14:editId="0332C5FC">
              <wp:extent cx="5940425" cy="1802130"/>
              <wp:effectExtent l="0" t="0" r="3175" b="7620"/>
              <wp:docPr id="468030572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68030572" name="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18021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106" w:author="Ivan Pugachev" w:date="2025-12-22T12:32:00Z">
        <w:del w:id="107" w:author="Дмитрий Филимонов" w:date="2026-01-29T15:00:00Z">
          <w:r w:rsidDel="0065602D">
            <w:rPr>
              <w:noProof/>
            </w:rPr>
            <w:drawing>
              <wp:inline distT="0" distB="0" distL="0" distR="0" wp14:anchorId="4DE20087" wp14:editId="723B2CC9">
                <wp:extent cx="5940425" cy="2309495"/>
                <wp:effectExtent l="0" t="0" r="3175" b="0"/>
                <wp:docPr id="133518200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5182000" name="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2309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</w:p>
    <w:p w14:paraId="68007673" w14:textId="77777777" w:rsidR="00151958" w:rsidRPr="00982218" w:rsidRDefault="00151958" w:rsidP="00151958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982218">
        <w:rPr>
          <w:rFonts w:ascii="Times New Roman" w:hAnsi="Times New Roman" w:cs="Times New Roman"/>
          <w:color w:val="000000"/>
          <w:sz w:val="28"/>
          <w:szCs w:val="28"/>
        </w:rPr>
        <w:t xml:space="preserve">В ходе работы были реализованы </w:t>
      </w:r>
      <w:r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982218">
        <w:rPr>
          <w:rFonts w:ascii="Times New Roman" w:hAnsi="Times New Roman" w:cs="Times New Roman"/>
          <w:color w:val="000000"/>
          <w:sz w:val="28"/>
          <w:szCs w:val="28"/>
        </w:rPr>
        <w:t xml:space="preserve"> процедур:</w:t>
      </w:r>
    </w:p>
    <w:p w14:paraId="74CD0812" w14:textId="77777777" w:rsidR="00151958" w:rsidRPr="00EE266E" w:rsidRDefault="00151958" w:rsidP="00151958">
      <w:pPr>
        <w:numPr>
          <w:ilvl w:val="0"/>
          <w:numId w:val="25"/>
        </w:num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Add</w:t>
      </w:r>
      <w:ins w:id="108" w:author="Дмитрий Филимонов" w:date="2026-01-29T15:00:00Z"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</w:rPr>
          <w:t>_</w:t>
        </w:r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client</w:t>
        </w:r>
      </w:ins>
      <w:del w:id="109" w:author="Дмитрий Филимонов" w:date="2026-01-29T15:00:00Z">
        <w:r w:rsidDel="0065602D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ProductToMenu</w:delText>
        </w:r>
      </w:del>
      <w:r w:rsidRPr="00EE266E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ins w:id="110" w:author="Ivan Pugachev" w:date="2025-12-19T09:11:00Z">
        <w:r>
          <w:rPr>
            <w:rFonts w:ascii="Times New Roman" w:hAnsi="Times New Roman" w:cs="Times New Roman"/>
            <w:color w:val="000000"/>
            <w:sz w:val="28"/>
            <w:szCs w:val="28"/>
          </w:rPr>
          <w:t xml:space="preserve">Добавление новых </w:t>
        </w:r>
      </w:ins>
      <w:ins w:id="111" w:author="Дмитрий Филимонов" w:date="2026-01-29T15:01:00Z">
        <w:r>
          <w:rPr>
            <w:rFonts w:ascii="Times New Roman" w:hAnsi="Times New Roman" w:cs="Times New Roman"/>
            <w:color w:val="000000"/>
            <w:sz w:val="28"/>
            <w:szCs w:val="28"/>
          </w:rPr>
          <w:t>клиентов.</w:t>
        </w:r>
      </w:ins>
      <w:ins w:id="112" w:author="Ivan Pugachev" w:date="2025-12-19T09:11:00Z">
        <w:del w:id="113" w:author="Дмитрий Филимонов" w:date="2026-01-29T15:01:00Z">
          <w:r w:rsidDel="0065602D">
            <w:rPr>
              <w:rFonts w:ascii="Times New Roman" w:hAnsi="Times New Roman" w:cs="Times New Roman"/>
              <w:color w:val="000000"/>
              <w:sz w:val="28"/>
              <w:szCs w:val="28"/>
            </w:rPr>
            <w:delText>товаров в меню с подсчётом прибыли с каждого проданного продукта.</w:delText>
          </w:r>
        </w:del>
      </w:ins>
      <w:del w:id="114" w:author="Ivan Pugachev" w:date="2025-12-19T09:11:00Z">
        <w:r w:rsidRPr="00EE266E" w:rsidDel="003020B5">
          <w:rPr>
            <w:rFonts w:ascii="Times New Roman" w:hAnsi="Times New Roman" w:cs="Times New Roman"/>
            <w:color w:val="000000"/>
            <w:sz w:val="28"/>
            <w:szCs w:val="28"/>
          </w:rPr>
          <w:delText>Регистрация новых пользователей с проверкой уникальности.</w:delText>
        </w:r>
      </w:del>
    </w:p>
    <w:p w14:paraId="78BB82C3" w14:textId="77777777" w:rsidR="00151958" w:rsidRPr="00EE266E" w:rsidRDefault="00151958" w:rsidP="00151958">
      <w:pPr>
        <w:numPr>
          <w:ilvl w:val="0"/>
          <w:numId w:val="25"/>
        </w:num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ins w:id="115" w:author="Дмитрий Филимонов" w:date="2026-01-29T15:01:00Z"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Add</w:t>
        </w:r>
        <w:r w:rsidRPr="0065602D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16" w:author="Дмитрий Филимонов" w:date="2026-01-29T15:01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_</w:t>
        </w:r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employee</w:t>
        </w:r>
      </w:ins>
      <w:del w:id="117" w:author="Дмитрий Филимонов" w:date="2026-01-29T15:01:00Z">
        <w:r w:rsidDel="0065602D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CheckLowStock</w:delText>
        </w:r>
      </w:del>
      <w:r w:rsidRPr="003020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del w:id="118" w:author="Ivan Pugachev" w:date="2025-12-19T09:11:00Z">
        <w:r w:rsidRPr="00EE266E" w:rsidDel="003020B5">
          <w:rPr>
            <w:rFonts w:ascii="Times New Roman" w:hAnsi="Times New Roman" w:cs="Times New Roman"/>
            <w:color w:val="000000"/>
            <w:sz w:val="28"/>
            <w:szCs w:val="28"/>
          </w:rPr>
          <w:delText>Добавление отзыва и автоматический пересчет рейтинга фрилансера в рамках транзакции, что гарантирует согласованность данных.</w:delText>
        </w:r>
      </w:del>
      <w:ins w:id="119" w:author="Дмитрий Филимонов" w:date="2026-01-29T15:01:00Z">
        <w:r>
          <w:rPr>
            <w:rFonts w:ascii="Times New Roman" w:hAnsi="Times New Roman" w:cs="Times New Roman"/>
            <w:color w:val="000000"/>
            <w:sz w:val="28"/>
            <w:szCs w:val="28"/>
          </w:rPr>
          <w:t>Добавление новых работников.</w:t>
        </w:r>
      </w:ins>
      <w:ins w:id="120" w:author="Ivan Pugachev" w:date="2025-12-19T09:11:00Z">
        <w:del w:id="121" w:author="Дмитрий Филимонов" w:date="2026-01-29T15:01:00Z">
          <w:r w:rsidDel="0065602D">
            <w:rPr>
              <w:rFonts w:ascii="Times New Roman" w:hAnsi="Times New Roman" w:cs="Times New Roman"/>
              <w:color w:val="000000"/>
              <w:sz w:val="28"/>
              <w:szCs w:val="28"/>
            </w:rPr>
            <w:delText xml:space="preserve">Проверка количества </w:delText>
          </w:r>
        </w:del>
      </w:ins>
      <w:ins w:id="122" w:author="Ivan Pugachev" w:date="2025-12-19T09:12:00Z">
        <w:del w:id="123" w:author="Дмитрий Филимонов" w:date="2026-01-29T15:01:00Z">
          <w:r w:rsidDel="0065602D">
            <w:rPr>
              <w:rFonts w:ascii="Times New Roman" w:hAnsi="Times New Roman" w:cs="Times New Roman"/>
              <w:color w:val="000000"/>
              <w:sz w:val="28"/>
              <w:szCs w:val="28"/>
            </w:rPr>
            <w:delText>продуктов на складе.</w:delText>
          </w:r>
        </w:del>
      </w:ins>
    </w:p>
    <w:p w14:paraId="4C946627" w14:textId="77777777" w:rsidR="00151958" w:rsidRPr="00EE266E" w:rsidRDefault="00151958" w:rsidP="00151958">
      <w:pPr>
        <w:numPr>
          <w:ilvl w:val="0"/>
          <w:numId w:val="25"/>
        </w:num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ins w:id="124" w:author="Дмитрий Филимонов" w:date="2026-01-29T15:02:00Z"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Add</w:t>
        </w:r>
        <w:r w:rsidRPr="0065602D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25" w:author="Дмитрий Филимонов" w:date="2026-01-29T15:02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_</w:t>
        </w:r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event</w:t>
        </w:r>
      </w:ins>
      <w:del w:id="126" w:author="Дмитрий Филимонов" w:date="2026-01-29T15:02:00Z">
        <w:r w:rsidDel="0065602D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FindSuplierForProduct</w:delText>
        </w:r>
      </w:del>
      <w:r w:rsidRPr="003020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del w:id="127" w:author="Дмитрий Филимонов" w:date="2026-01-29T15:02:00Z">
        <w:r w:rsidRPr="00EE266E" w:rsidDel="0065602D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 </w:delText>
        </w:r>
      </w:del>
      <w:ins w:id="128" w:author="Дмитрий Филимонов" w:date="2026-01-29T15:02:00Z">
        <w:r>
          <w:rPr>
            <w:rFonts w:ascii="Times New Roman" w:hAnsi="Times New Roman" w:cs="Times New Roman"/>
            <w:color w:val="000000"/>
            <w:sz w:val="28"/>
            <w:szCs w:val="28"/>
          </w:rPr>
          <w:t xml:space="preserve"> Добавление новых ивентов</w:t>
        </w:r>
      </w:ins>
      <w:ins w:id="129" w:author="Ivan Pugachev" w:date="2025-12-19T09:12:00Z">
        <w:del w:id="130" w:author="Дмитрий Филимонов" w:date="2026-01-29T15:02:00Z">
          <w:r w:rsidDel="0065602D">
            <w:rPr>
              <w:rFonts w:ascii="Times New Roman" w:hAnsi="Times New Roman" w:cs="Times New Roman"/>
              <w:color w:val="000000"/>
              <w:sz w:val="28"/>
              <w:szCs w:val="28"/>
            </w:rPr>
            <w:delText>Поиск нужного поставщика для определённого продукта</w:delText>
          </w:r>
        </w:del>
        <w:r>
          <w:rPr>
            <w:rFonts w:ascii="Times New Roman" w:hAnsi="Times New Roman" w:cs="Times New Roman"/>
            <w:color w:val="000000"/>
            <w:sz w:val="28"/>
            <w:szCs w:val="28"/>
          </w:rPr>
          <w:t>.</w:t>
        </w:r>
      </w:ins>
      <w:del w:id="131" w:author="Ivan Pugachev" w:date="2025-12-19T09:12:00Z">
        <w:r w:rsidRPr="00EE266E" w:rsidDel="003020B5">
          <w:rPr>
            <w:rFonts w:ascii="Times New Roman" w:hAnsi="Times New Roman" w:cs="Times New Roman"/>
            <w:color w:val="000000"/>
            <w:sz w:val="28"/>
            <w:szCs w:val="28"/>
          </w:rPr>
          <w:delText>Получение полной истории проектов пользователя, демонстрирующая сложные выборки с объединением таблиц (JOIN).</w:delText>
        </w:r>
      </w:del>
    </w:p>
    <w:p w14:paraId="741FD4FC" w14:textId="77777777" w:rsidR="00151958" w:rsidRPr="00EE266E" w:rsidRDefault="00151958" w:rsidP="00151958">
      <w:pPr>
        <w:numPr>
          <w:ilvl w:val="0"/>
          <w:numId w:val="25"/>
        </w:num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ins w:id="132" w:author="Дмитрий Филимонов" w:date="2026-01-29T15:03:00Z"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Assign</w:t>
        </w:r>
        <w:r w:rsidRPr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33" w:author="Дмитрий Филимонов" w:date="2026-01-29T15:03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_</w:t>
        </w:r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employee</w:t>
        </w:r>
      </w:ins>
      <w:del w:id="134" w:author="Дмитрий Филимонов" w:date="2026-01-29T15:03:00Z">
        <w:r w:rsidDel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ProcessOrder</w:delText>
        </w:r>
      </w:del>
      <w:r w:rsidRPr="00EE266E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ins w:id="135" w:author="Дмитрий Филимонов" w:date="2026-01-29T15:04:00Z">
        <w:r>
          <w:rPr>
            <w:rFonts w:ascii="Times New Roman" w:hAnsi="Times New Roman" w:cs="Times New Roman"/>
            <w:color w:val="000000"/>
            <w:sz w:val="28"/>
            <w:szCs w:val="28"/>
          </w:rPr>
          <w:t>Назначение сотрудника на мероприятие.</w:t>
        </w:r>
      </w:ins>
      <w:ins w:id="136" w:author="Ivan Pugachev" w:date="2025-12-19T09:15:00Z">
        <w:del w:id="137" w:author="Дмитрий Филимонов" w:date="2026-01-29T15:03:00Z">
          <w:r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Покупка с указанием количества товара, стоимости, и начислением бонусных баллов покупателю.</w:delText>
          </w:r>
        </w:del>
      </w:ins>
      <w:del w:id="138" w:author="Дмитрий Филимонов" w:date="2026-01-29T15:03:00Z">
        <w:r w:rsidRPr="00EE266E" w:rsidDel="003114D6">
          <w:rPr>
            <w:rFonts w:ascii="Times New Roman" w:hAnsi="Times New Roman" w:cs="Times New Roman"/>
            <w:color w:val="000000"/>
            <w:sz w:val="28"/>
            <w:szCs w:val="28"/>
          </w:rPr>
          <w:delText>Корректное завершение контракта и связанного с ним проекта, использующее транзакцию для атомарности операции.</w:delText>
        </w:r>
      </w:del>
    </w:p>
    <w:p w14:paraId="043ABA31" w14:textId="77777777" w:rsidR="00151958" w:rsidRPr="003114D6" w:rsidRDefault="00151958" w:rsidP="00151958">
      <w:pPr>
        <w:numPr>
          <w:ilvl w:val="0"/>
          <w:numId w:val="25"/>
        </w:num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ins w:id="139" w:author="Дмитрий Филимонов" w:date="2026-01-29T15:06:00Z"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G</w:t>
        </w:r>
        <w:r w:rsidRPr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et</w:t>
        </w:r>
        <w:r w:rsidRPr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40" w:author="Дмитрий Филимонов" w:date="2026-01-29T15:0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_</w:t>
        </w:r>
        <w:r w:rsidRPr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client</w:t>
        </w:r>
        <w:r w:rsidRPr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41" w:author="Дмитрий Филимонов" w:date="2026-01-29T15:0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_</w:t>
        </w:r>
        <w:r w:rsidRPr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events</w:t>
        </w:r>
        <w:r w:rsidRPr="003114D6" w:rsidDel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42" w:author="Дмитрий Филимонов" w:date="2026-01-29T15:06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</w:t>
        </w:r>
      </w:ins>
      <w:del w:id="143" w:author="Дмитрий Филимонов" w:date="2026-01-29T15:06:00Z">
        <w:r w:rsidRPr="003020B5" w:rsidDel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RegisterCustomer</w:delText>
        </w:r>
      </w:del>
      <w:r w:rsidRPr="003114D6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ins w:id="144" w:author="Дмитрий Филимонов" w:date="2026-01-29T15:06:00Z">
        <w:r>
          <w:rPr>
            <w:rFonts w:ascii="Times New Roman" w:hAnsi="Times New Roman" w:cs="Times New Roman"/>
            <w:color w:val="000000"/>
            <w:sz w:val="28"/>
            <w:szCs w:val="28"/>
          </w:rPr>
          <w:t>Получить</w:t>
        </w:r>
        <w:r w:rsidRPr="003114D6">
          <w:rPr>
            <w:rFonts w:ascii="Times New Roman" w:hAnsi="Times New Roman" w:cs="Times New Roman"/>
            <w:color w:val="000000"/>
            <w:sz w:val="28"/>
            <w:szCs w:val="28"/>
          </w:rPr>
          <w:t xml:space="preserve"> </w:t>
        </w:r>
        <w:r>
          <w:rPr>
            <w:rFonts w:ascii="Times New Roman" w:hAnsi="Times New Roman" w:cs="Times New Roman"/>
            <w:color w:val="000000"/>
            <w:sz w:val="28"/>
            <w:szCs w:val="28"/>
          </w:rPr>
          <w:t>мероприятие клиента</w:t>
        </w:r>
      </w:ins>
      <w:ins w:id="145" w:author="Дмитрий Филимонов" w:date="2026-01-29T15:08:00Z">
        <w:r>
          <w:rPr>
            <w:rFonts w:ascii="Times New Roman" w:hAnsi="Times New Roman" w:cs="Times New Roman"/>
            <w:color w:val="000000"/>
            <w:sz w:val="28"/>
            <w:szCs w:val="28"/>
          </w:rPr>
          <w:t xml:space="preserve"> по его </w:t>
        </w:r>
        <w:r>
          <w:rPr>
            <w:rFonts w:ascii="Times New Roman" w:hAnsi="Times New Roman" w:cs="Times New Roman"/>
            <w:color w:val="000000"/>
            <w:sz w:val="28"/>
            <w:szCs w:val="28"/>
            <w:lang w:val="en-US"/>
          </w:rPr>
          <w:t>ID</w:t>
        </w:r>
        <w:r>
          <w:rPr>
            <w:rFonts w:ascii="Times New Roman" w:hAnsi="Times New Roman" w:cs="Times New Roman"/>
            <w:color w:val="000000"/>
            <w:sz w:val="28"/>
            <w:szCs w:val="28"/>
          </w:rPr>
          <w:t>.</w:t>
        </w:r>
      </w:ins>
      <w:ins w:id="146" w:author="Ivan Pugachev" w:date="2025-12-19T09:10:00Z">
        <w:del w:id="147" w:author="Дмитрий Филимонов" w:date="2026-01-29T15:06:00Z">
          <w:r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Регистрация</w:delText>
          </w:r>
          <w:r w:rsidRPr="003114D6"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 xml:space="preserve"> </w:delText>
          </w:r>
          <w:r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нового</w:delText>
          </w:r>
          <w:r w:rsidRPr="003114D6"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 xml:space="preserve"> </w:delText>
          </w:r>
          <w:r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покупателя</w:delText>
          </w:r>
          <w:r w:rsidRPr="003114D6"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 xml:space="preserve"> </w:delText>
          </w:r>
          <w:r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с</w:delText>
          </w:r>
          <w:r w:rsidRPr="003114D6"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 xml:space="preserve"> </w:delText>
          </w:r>
          <w:r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получением</w:delText>
          </w:r>
          <w:r w:rsidRPr="003114D6"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 xml:space="preserve"> </w:delText>
          </w:r>
          <w:r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бонусных</w:delText>
          </w:r>
          <w:r w:rsidRPr="003114D6"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 xml:space="preserve"> </w:delText>
          </w:r>
          <w:r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баллов</w:delText>
          </w:r>
          <w:r w:rsidRPr="003114D6"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 xml:space="preserve"> </w:delText>
          </w:r>
          <w:r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и</w:delText>
          </w:r>
          <w:r w:rsidRPr="003114D6"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 xml:space="preserve"> </w:delText>
          </w:r>
          <w:r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проверкой</w:delText>
          </w:r>
          <w:r w:rsidRPr="003114D6"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 xml:space="preserve"> </w:delText>
          </w:r>
          <w:r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уник</w:delText>
          </w:r>
        </w:del>
      </w:ins>
      <w:ins w:id="148" w:author="Ivan Pugachev" w:date="2025-12-19T09:11:00Z">
        <w:del w:id="149" w:author="Дмитрий Филимонов" w:date="2026-01-29T15:06:00Z">
          <w:r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альности</w:delText>
          </w:r>
          <w:r w:rsidRPr="003114D6" w:rsidDel="003114D6">
            <w:rPr>
              <w:rFonts w:ascii="Times New Roman" w:hAnsi="Times New Roman" w:cs="Times New Roman"/>
              <w:color w:val="000000"/>
              <w:sz w:val="28"/>
              <w:szCs w:val="28"/>
            </w:rPr>
            <w:delText>.</w:delText>
          </w:r>
        </w:del>
      </w:ins>
    </w:p>
    <w:p w14:paraId="5C0599FA" w14:textId="77777777" w:rsidR="00151958" w:rsidRPr="00482950" w:rsidRDefault="00151958" w:rsidP="00151958">
      <w:pPr>
        <w:rPr>
          <w:ins w:id="150" w:author="Дмитрий Филимонов" w:date="2026-01-29T15:08:00Z"/>
          <w:rFonts w:ascii="Times New Roman" w:hAnsi="Times New Roman" w:cs="Times New Roman"/>
          <w:b/>
          <w:bCs/>
          <w:color w:val="000000"/>
          <w:sz w:val="28"/>
          <w:szCs w:val="28"/>
          <w:rPrChange w:id="151" w:author="Дмитрий Филимонов" w:date="2026-01-29T15:36:00Z">
            <w:rPr>
              <w:ins w:id="152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</w:p>
    <w:p w14:paraId="5DF10427" w14:textId="77777777" w:rsidR="00151958" w:rsidRPr="00482950" w:rsidRDefault="00151958" w:rsidP="00151958">
      <w:pPr>
        <w:rPr>
          <w:ins w:id="153" w:author="Дмитрий Филимонов" w:date="2026-01-29T15:08:00Z"/>
          <w:rFonts w:ascii="Times New Roman" w:hAnsi="Times New Roman" w:cs="Times New Roman"/>
          <w:b/>
          <w:bCs/>
          <w:color w:val="000000"/>
          <w:sz w:val="28"/>
          <w:szCs w:val="28"/>
          <w:rPrChange w:id="154" w:author="Дмитрий Филимонов" w:date="2026-01-29T15:36:00Z">
            <w:rPr>
              <w:ins w:id="155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</w:p>
    <w:p w14:paraId="0239416F" w14:textId="77777777" w:rsidR="00151958" w:rsidDel="003114D6" w:rsidRDefault="00151958" w:rsidP="00151958">
      <w:pPr>
        <w:rPr>
          <w:del w:id="156" w:author="Дмитрий Филимонов" w:date="2026-01-29T15:0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ins w:id="157" w:author="Дмитрий Филимонов" w:date="2026-01-29T15:08:00Z"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Add</w:t>
        </w:r>
        <w:r w:rsidRPr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58" w:author="Дмитрий Филимонов" w:date="2026-01-29T15:08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rPrChange>
          </w:rPr>
          <w:t>_</w:t>
        </w:r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client</w:t>
        </w:r>
      </w:ins>
      <w:proofErr w:type="spellEnd"/>
      <w:ins w:id="159" w:author="Ivan Pugachev" w:date="2025-12-19T09:15:00Z">
        <w:del w:id="160" w:author="Дмитрий Филимонов" w:date="2026-01-29T15:08:00Z">
          <w:r w:rsidDel="003114D6"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  <w:delText>AddPro</w:delText>
          </w:r>
        </w:del>
      </w:ins>
      <w:ins w:id="161" w:author="Ivan Pugachev" w:date="2025-12-19T09:16:00Z">
        <w:del w:id="162" w:author="Дмитрий Филимонов" w:date="2026-01-29T15:08:00Z">
          <w:r w:rsidDel="003114D6"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  <w:delText>ductToMenu</w:delText>
          </w:r>
        </w:del>
      </w:ins>
      <w:del w:id="163" w:author="Дмитрий Филимонов" w:date="2026-01-29T15:08:00Z">
        <w:r w:rsidRPr="008C7ECA" w:rsidDel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RegisterUser</w:delText>
        </w:r>
      </w:del>
    </w:p>
    <w:p w14:paraId="698FFD10" w14:textId="77777777" w:rsidR="00151958" w:rsidRDefault="00151958" w:rsidP="00151958">
      <w:pPr>
        <w:rPr>
          <w:ins w:id="164" w:author="Дмитрий Филимонов" w:date="2026-01-29T15:0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3EC426E" w14:textId="77777777" w:rsidR="00151958" w:rsidRPr="003114D6" w:rsidRDefault="00151958" w:rsidP="00151958">
      <w:pPr>
        <w:rPr>
          <w:ins w:id="165" w:author="Дмитрий Филимонов" w:date="2026-01-29T15:08:00Z"/>
          <w:rFonts w:ascii="Courier New" w:hAnsi="Courier New" w:cs="Courier New"/>
          <w:color w:val="000000"/>
          <w:szCs w:val="22"/>
          <w:lang w:val="en-US"/>
        </w:rPr>
      </w:pPr>
      <w:ins w:id="166" w:author="Дмитрий Филимонов" w:date="2026-01-29T15:08:00Z"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lastRenderedPageBreak/>
          <w:t>CREATE PROCEDURE `</w:t>
        </w:r>
        <w:proofErr w:type="spellStart"/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>add_client</w:t>
        </w:r>
        <w:proofErr w:type="spellEnd"/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>` (</w:t>
        </w:r>
      </w:ins>
    </w:p>
    <w:p w14:paraId="29BD4ADB" w14:textId="77777777" w:rsidR="00151958" w:rsidRPr="003114D6" w:rsidRDefault="00151958" w:rsidP="00151958">
      <w:pPr>
        <w:rPr>
          <w:ins w:id="167" w:author="Дмитрий Филимонов" w:date="2026-01-29T15:08:00Z"/>
          <w:rFonts w:ascii="Courier New" w:hAnsi="Courier New" w:cs="Courier New"/>
          <w:color w:val="000000"/>
          <w:szCs w:val="22"/>
          <w:lang w:val="en-US"/>
        </w:rPr>
      </w:pPr>
      <w:ins w:id="168" w:author="Дмитрий Филимонов" w:date="2026-01-29T15:08:00Z"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 xml:space="preserve">    IN </w:t>
        </w:r>
        <w:proofErr w:type="spellStart"/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>p_name</w:t>
        </w:r>
        <w:proofErr w:type="spellEnd"/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gramStart"/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>VARCHAR(</w:t>
        </w:r>
        <w:proofErr w:type="gramEnd"/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>100),</w:t>
        </w:r>
      </w:ins>
    </w:p>
    <w:p w14:paraId="5DED85AE" w14:textId="77777777" w:rsidR="00151958" w:rsidRPr="003114D6" w:rsidRDefault="00151958" w:rsidP="00151958">
      <w:pPr>
        <w:rPr>
          <w:ins w:id="169" w:author="Дмитрий Филимонов" w:date="2026-01-29T15:08:00Z"/>
          <w:rFonts w:ascii="Courier New" w:hAnsi="Courier New" w:cs="Courier New"/>
          <w:color w:val="000000"/>
          <w:szCs w:val="22"/>
          <w:lang w:val="en-US"/>
        </w:rPr>
      </w:pPr>
      <w:ins w:id="170" w:author="Дмитрий Филимонов" w:date="2026-01-29T15:08:00Z"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 xml:space="preserve">    IN </w:t>
        </w:r>
        <w:proofErr w:type="spellStart"/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>p_phone</w:t>
        </w:r>
        <w:proofErr w:type="spellEnd"/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gramStart"/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>VARCHAR(</w:t>
        </w:r>
        <w:proofErr w:type="gramEnd"/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>20),</w:t>
        </w:r>
      </w:ins>
    </w:p>
    <w:p w14:paraId="7C2E410B" w14:textId="77777777" w:rsidR="00151958" w:rsidRPr="003114D6" w:rsidRDefault="00151958" w:rsidP="00151958">
      <w:pPr>
        <w:rPr>
          <w:ins w:id="171" w:author="Дмитрий Филимонов" w:date="2026-01-29T15:08:00Z"/>
          <w:rFonts w:ascii="Courier New" w:hAnsi="Courier New" w:cs="Courier New"/>
          <w:color w:val="000000"/>
          <w:szCs w:val="22"/>
          <w:lang w:val="en-US"/>
        </w:rPr>
      </w:pPr>
      <w:ins w:id="172" w:author="Дмитрий Филимонов" w:date="2026-01-29T15:08:00Z"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 xml:space="preserve">    IN </w:t>
        </w:r>
        <w:proofErr w:type="spellStart"/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>p_email</w:t>
        </w:r>
        <w:proofErr w:type="spellEnd"/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gramStart"/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>VARCHAR(</w:t>
        </w:r>
        <w:proofErr w:type="gramEnd"/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>100)</w:t>
        </w:r>
      </w:ins>
    </w:p>
    <w:p w14:paraId="15824539" w14:textId="77777777" w:rsidR="00151958" w:rsidRPr="003114D6" w:rsidRDefault="00151958" w:rsidP="00151958">
      <w:pPr>
        <w:rPr>
          <w:ins w:id="173" w:author="Дмитрий Филимонов" w:date="2026-01-29T15:08:00Z"/>
          <w:rFonts w:ascii="Courier New" w:hAnsi="Courier New" w:cs="Courier New"/>
          <w:color w:val="000000"/>
          <w:szCs w:val="22"/>
          <w:lang w:val="en-US"/>
        </w:rPr>
      </w:pPr>
      <w:ins w:id="174" w:author="Дмитрий Филимонов" w:date="2026-01-29T15:08:00Z"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>)</w:t>
        </w:r>
      </w:ins>
    </w:p>
    <w:p w14:paraId="41A669DC" w14:textId="77777777" w:rsidR="00151958" w:rsidRPr="003114D6" w:rsidRDefault="00151958" w:rsidP="00151958">
      <w:pPr>
        <w:rPr>
          <w:ins w:id="175" w:author="Дмитрий Филимонов" w:date="2026-01-29T15:08:00Z"/>
          <w:rFonts w:ascii="Courier New" w:hAnsi="Courier New" w:cs="Courier New"/>
          <w:color w:val="000000"/>
          <w:szCs w:val="22"/>
          <w:lang w:val="en-US"/>
        </w:rPr>
      </w:pPr>
      <w:ins w:id="176" w:author="Дмитрий Филимонов" w:date="2026-01-29T15:08:00Z"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>BEGIN</w:t>
        </w:r>
      </w:ins>
    </w:p>
    <w:p w14:paraId="2837E1B5" w14:textId="77777777" w:rsidR="00151958" w:rsidRPr="003114D6" w:rsidRDefault="00151958" w:rsidP="00151958">
      <w:pPr>
        <w:rPr>
          <w:ins w:id="177" w:author="Дмитрий Филимонов" w:date="2026-01-29T15:08:00Z"/>
          <w:rFonts w:ascii="Courier New" w:hAnsi="Courier New" w:cs="Courier New"/>
          <w:color w:val="000000"/>
          <w:szCs w:val="22"/>
          <w:lang w:val="en-US"/>
        </w:rPr>
      </w:pPr>
      <w:ins w:id="178" w:author="Дмитрий Филимонов" w:date="2026-01-29T15:08:00Z"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 xml:space="preserve">    INSERT INTO clients (</w:t>
        </w:r>
        <w:proofErr w:type="spellStart"/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>full_name</w:t>
        </w:r>
        <w:proofErr w:type="spellEnd"/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>, phone, email)</w:t>
        </w:r>
      </w:ins>
    </w:p>
    <w:p w14:paraId="02DAACDB" w14:textId="77777777" w:rsidR="00151958" w:rsidRPr="003114D6" w:rsidRDefault="00151958" w:rsidP="00151958">
      <w:pPr>
        <w:rPr>
          <w:ins w:id="179" w:author="Дмитрий Филимонов" w:date="2026-01-29T15:08:00Z"/>
          <w:rFonts w:ascii="Courier New" w:hAnsi="Courier New" w:cs="Courier New"/>
          <w:color w:val="000000"/>
          <w:szCs w:val="22"/>
          <w:lang w:val="en-US"/>
        </w:rPr>
      </w:pPr>
      <w:ins w:id="180" w:author="Дмитрий Филимонов" w:date="2026-01-29T15:08:00Z"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 xml:space="preserve">    VALUES (</w:t>
        </w:r>
        <w:proofErr w:type="spellStart"/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>p_name</w:t>
        </w:r>
        <w:proofErr w:type="spellEnd"/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 xml:space="preserve">, </w:t>
        </w:r>
        <w:proofErr w:type="spellStart"/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>p_phone</w:t>
        </w:r>
        <w:proofErr w:type="spellEnd"/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 xml:space="preserve">, </w:t>
        </w:r>
        <w:proofErr w:type="spellStart"/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>p_email</w:t>
        </w:r>
        <w:proofErr w:type="spellEnd"/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>);</w:t>
        </w:r>
      </w:ins>
    </w:p>
    <w:p w14:paraId="1A2607B5" w14:textId="77777777" w:rsidR="00151958" w:rsidRPr="00A62449" w:rsidDel="003114D6" w:rsidRDefault="00151958" w:rsidP="00151958">
      <w:pPr>
        <w:rPr>
          <w:ins w:id="181" w:author="Ivan Pugachev" w:date="2025-12-19T09:56:00Z"/>
          <w:del w:id="182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183" w:author="Ivan Pugachev" w:date="2025-12-19T09:56:00Z">
            <w:rPr>
              <w:ins w:id="184" w:author="Ivan Pugachev" w:date="2025-12-19T09:56:00Z"/>
              <w:del w:id="185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86" w:author="Дмитрий Филимонов" w:date="2026-01-29T15:08:00Z">
        <w:r w:rsidRPr="003114D6">
          <w:rPr>
            <w:rFonts w:ascii="Courier New" w:hAnsi="Courier New" w:cs="Courier New"/>
            <w:color w:val="000000"/>
            <w:szCs w:val="22"/>
            <w:lang w:val="en-US"/>
          </w:rPr>
          <w:t>END</w:t>
        </w:r>
      </w:ins>
      <w:ins w:id="187" w:author="Ivan Pugachev" w:date="2025-12-19T09:56:00Z">
        <w:del w:id="188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8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CREATE PROCEDURE AddProductToMenu(</w:delText>
          </w:r>
        </w:del>
      </w:ins>
    </w:p>
    <w:p w14:paraId="40025C6F" w14:textId="77777777" w:rsidR="00151958" w:rsidRPr="00A62449" w:rsidDel="003114D6" w:rsidRDefault="00151958" w:rsidP="00151958">
      <w:pPr>
        <w:rPr>
          <w:ins w:id="190" w:author="Ivan Pugachev" w:date="2025-12-19T09:56:00Z"/>
          <w:del w:id="191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192" w:author="Ivan Pugachev" w:date="2025-12-19T09:56:00Z">
            <w:rPr>
              <w:ins w:id="193" w:author="Ivan Pugachev" w:date="2025-12-19T09:56:00Z"/>
              <w:del w:id="194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95" w:author="Ivan Pugachev" w:date="2025-12-19T09:56:00Z">
        <w:del w:id="196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9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IN p_pro_id INT,           </w:delText>
          </w:r>
        </w:del>
      </w:ins>
    </w:p>
    <w:p w14:paraId="35A0E937" w14:textId="77777777" w:rsidR="00151958" w:rsidRPr="00A62449" w:rsidDel="003114D6" w:rsidRDefault="00151958" w:rsidP="00151958">
      <w:pPr>
        <w:rPr>
          <w:ins w:id="198" w:author="Ivan Pugachev" w:date="2025-12-19T09:56:00Z"/>
          <w:del w:id="199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00" w:author="Ivan Pugachev" w:date="2025-12-19T09:56:00Z">
            <w:rPr>
              <w:ins w:id="201" w:author="Ivan Pugachev" w:date="2025-12-19T09:56:00Z"/>
              <w:del w:id="202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03" w:author="Ivan Pugachev" w:date="2025-12-19T09:56:00Z">
        <w:del w:id="204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0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IN p_pro_name VARCHAR(45),</w:delText>
          </w:r>
        </w:del>
      </w:ins>
    </w:p>
    <w:p w14:paraId="791FA31E" w14:textId="77777777" w:rsidR="00151958" w:rsidRPr="00A62449" w:rsidDel="003114D6" w:rsidRDefault="00151958" w:rsidP="00151958">
      <w:pPr>
        <w:rPr>
          <w:ins w:id="206" w:author="Ivan Pugachev" w:date="2025-12-19T09:56:00Z"/>
          <w:del w:id="207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08" w:author="Ivan Pugachev" w:date="2025-12-19T09:56:00Z">
            <w:rPr>
              <w:ins w:id="209" w:author="Ivan Pugachev" w:date="2025-12-19T09:56:00Z"/>
              <w:del w:id="210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11" w:author="Ivan Pugachev" w:date="2025-12-19T09:56:00Z">
        <w:del w:id="212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1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IN p_pro_category VARCHAR(45),</w:delText>
          </w:r>
        </w:del>
      </w:ins>
    </w:p>
    <w:p w14:paraId="4DC1A252" w14:textId="77777777" w:rsidR="00151958" w:rsidRPr="00A62449" w:rsidDel="003114D6" w:rsidRDefault="00151958" w:rsidP="00151958">
      <w:pPr>
        <w:rPr>
          <w:ins w:id="214" w:author="Ivan Pugachev" w:date="2025-12-19T09:56:00Z"/>
          <w:del w:id="215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16" w:author="Ivan Pugachev" w:date="2025-12-19T09:56:00Z">
            <w:rPr>
              <w:ins w:id="217" w:author="Ivan Pugachev" w:date="2025-12-19T09:56:00Z"/>
              <w:del w:id="218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19" w:author="Ivan Pugachev" w:date="2025-12-19T09:56:00Z">
        <w:del w:id="220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2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IN p_pro_price INT,</w:delText>
          </w:r>
        </w:del>
      </w:ins>
    </w:p>
    <w:p w14:paraId="187CF756" w14:textId="77777777" w:rsidR="00151958" w:rsidRPr="00A62449" w:rsidDel="003114D6" w:rsidRDefault="00151958" w:rsidP="00151958">
      <w:pPr>
        <w:rPr>
          <w:ins w:id="222" w:author="Ivan Pugachev" w:date="2025-12-19T09:56:00Z"/>
          <w:del w:id="223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24" w:author="Ivan Pugachev" w:date="2025-12-19T09:56:00Z">
            <w:rPr>
              <w:ins w:id="225" w:author="Ivan Pugachev" w:date="2025-12-19T09:56:00Z"/>
              <w:del w:id="226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27" w:author="Ivan Pugachev" w:date="2025-12-19T09:56:00Z">
        <w:del w:id="228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2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IN p_cost_price INT</w:delText>
          </w:r>
        </w:del>
      </w:ins>
    </w:p>
    <w:p w14:paraId="0D296607" w14:textId="77777777" w:rsidR="00151958" w:rsidRPr="00A62449" w:rsidDel="003114D6" w:rsidRDefault="00151958" w:rsidP="00151958">
      <w:pPr>
        <w:rPr>
          <w:ins w:id="230" w:author="Ivan Pugachev" w:date="2025-12-19T09:56:00Z"/>
          <w:del w:id="231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32" w:author="Ivan Pugachev" w:date="2025-12-19T09:56:00Z">
            <w:rPr>
              <w:ins w:id="233" w:author="Ivan Pugachev" w:date="2025-12-19T09:56:00Z"/>
              <w:del w:id="234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35" w:author="Ivan Pugachev" w:date="2025-12-19T09:56:00Z">
        <w:del w:id="236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3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)</w:delText>
          </w:r>
        </w:del>
      </w:ins>
    </w:p>
    <w:p w14:paraId="083BCE79" w14:textId="77777777" w:rsidR="00151958" w:rsidRPr="00A62449" w:rsidDel="003114D6" w:rsidRDefault="00151958" w:rsidP="00151958">
      <w:pPr>
        <w:rPr>
          <w:ins w:id="238" w:author="Ivan Pugachev" w:date="2025-12-19T09:56:00Z"/>
          <w:del w:id="239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40" w:author="Ivan Pugachev" w:date="2025-12-19T09:56:00Z">
            <w:rPr>
              <w:ins w:id="241" w:author="Ivan Pugachev" w:date="2025-12-19T09:56:00Z"/>
              <w:del w:id="242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43" w:author="Ivan Pugachev" w:date="2025-12-19T09:56:00Z">
        <w:del w:id="244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4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BEGIN</w:delText>
          </w:r>
        </w:del>
      </w:ins>
    </w:p>
    <w:p w14:paraId="796CA6B6" w14:textId="77777777" w:rsidR="00151958" w:rsidRPr="00A62449" w:rsidDel="003114D6" w:rsidRDefault="00151958" w:rsidP="00151958">
      <w:pPr>
        <w:rPr>
          <w:ins w:id="246" w:author="Ivan Pugachev" w:date="2025-12-19T09:56:00Z"/>
          <w:del w:id="247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48" w:author="Ivan Pugachev" w:date="2025-12-19T09:56:00Z">
            <w:rPr>
              <w:ins w:id="249" w:author="Ivan Pugachev" w:date="2025-12-19T09:56:00Z"/>
              <w:del w:id="250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51" w:author="Ivan Pugachev" w:date="2025-12-19T09:56:00Z">
        <w:del w:id="252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5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DECLARE v_name_exists INT;</w:delText>
          </w:r>
        </w:del>
      </w:ins>
    </w:p>
    <w:p w14:paraId="58447B24" w14:textId="77777777" w:rsidR="00151958" w:rsidRPr="00A62449" w:rsidDel="003114D6" w:rsidRDefault="00151958" w:rsidP="00151958">
      <w:pPr>
        <w:rPr>
          <w:ins w:id="254" w:author="Ivan Pugachev" w:date="2025-12-19T09:56:00Z"/>
          <w:del w:id="255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56" w:author="Ivan Pugachev" w:date="2025-12-19T09:56:00Z">
            <w:rPr>
              <w:ins w:id="257" w:author="Ivan Pugachev" w:date="2025-12-19T09:56:00Z"/>
              <w:del w:id="258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59" w:author="Ivan Pugachev" w:date="2025-12-19T09:56:00Z">
        <w:del w:id="260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6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DECLARE v_id_exists INT;</w:delText>
          </w:r>
        </w:del>
      </w:ins>
    </w:p>
    <w:p w14:paraId="56350AFD" w14:textId="77777777" w:rsidR="00151958" w:rsidRPr="00A62449" w:rsidDel="003114D6" w:rsidRDefault="00151958" w:rsidP="00151958">
      <w:pPr>
        <w:rPr>
          <w:ins w:id="262" w:author="Ivan Pugachev" w:date="2025-12-19T09:56:00Z"/>
          <w:del w:id="263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64" w:author="Ivan Pugachev" w:date="2025-12-19T09:56:00Z">
            <w:rPr>
              <w:ins w:id="265" w:author="Ivan Pugachev" w:date="2025-12-19T09:56:00Z"/>
              <w:del w:id="266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67" w:author="Ivan Pugachev" w:date="2025-12-19T09:56:00Z">
        <w:del w:id="268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6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DECLARE v_min_margin DECIMAL(5,2) DEFAULT 30.00;</w:delText>
          </w:r>
        </w:del>
      </w:ins>
    </w:p>
    <w:p w14:paraId="4BF36FDD" w14:textId="77777777" w:rsidR="00151958" w:rsidRPr="00A62449" w:rsidDel="003114D6" w:rsidRDefault="00151958" w:rsidP="00151958">
      <w:pPr>
        <w:rPr>
          <w:ins w:id="270" w:author="Ivan Pugachev" w:date="2025-12-19T09:56:00Z"/>
          <w:del w:id="271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72" w:author="Ivan Pugachev" w:date="2025-12-19T09:56:00Z">
            <w:rPr>
              <w:ins w:id="273" w:author="Ivan Pugachev" w:date="2025-12-19T09:56:00Z"/>
              <w:del w:id="274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75" w:author="Ivan Pugachev" w:date="2025-12-19T09:56:00Z">
        <w:del w:id="276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7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DECLARE v_calculated_margin DECIMAL(5,2);</w:delText>
          </w:r>
        </w:del>
      </w:ins>
    </w:p>
    <w:p w14:paraId="551756F6" w14:textId="77777777" w:rsidR="00151958" w:rsidRPr="00A62449" w:rsidDel="003114D6" w:rsidRDefault="00151958" w:rsidP="00151958">
      <w:pPr>
        <w:rPr>
          <w:ins w:id="278" w:author="Ivan Pugachev" w:date="2025-12-19T09:56:00Z"/>
          <w:del w:id="279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80" w:author="Ivan Pugachev" w:date="2025-12-19T09:56:00Z">
            <w:rPr>
              <w:ins w:id="281" w:author="Ivan Pugachev" w:date="2025-12-19T09:56:00Z"/>
              <w:del w:id="282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83" w:author="Ivan Pugachev" w:date="2025-12-19T09:56:00Z">
        <w:del w:id="284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8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DECLARE v_profit_per_unit DECIMAL(8,2);</w:delText>
          </w:r>
        </w:del>
      </w:ins>
    </w:p>
    <w:p w14:paraId="7B7007DC" w14:textId="77777777" w:rsidR="00151958" w:rsidRPr="00A62449" w:rsidDel="003114D6" w:rsidRDefault="00151958" w:rsidP="00151958">
      <w:pPr>
        <w:rPr>
          <w:ins w:id="286" w:author="Ivan Pugachev" w:date="2025-12-19T09:56:00Z"/>
          <w:del w:id="287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88" w:author="Ivan Pugachev" w:date="2025-12-19T09:56:00Z">
            <w:rPr>
              <w:ins w:id="289" w:author="Ivan Pugachev" w:date="2025-12-19T09:56:00Z"/>
              <w:del w:id="290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91" w:author="Ivan Pugachev" w:date="2025-12-19T09:56:00Z">
        <w:del w:id="292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29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DECLARE v_actual_pro_id INT;</w:delText>
          </w:r>
        </w:del>
      </w:ins>
    </w:p>
    <w:p w14:paraId="13EA83BA" w14:textId="77777777" w:rsidR="00151958" w:rsidRPr="00A62449" w:rsidDel="003114D6" w:rsidRDefault="00151958" w:rsidP="00151958">
      <w:pPr>
        <w:rPr>
          <w:ins w:id="294" w:author="Ivan Pugachev" w:date="2025-12-19T09:56:00Z"/>
          <w:del w:id="295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296" w:author="Ivan Pugachev" w:date="2025-12-19T09:56:00Z">
            <w:rPr>
              <w:ins w:id="297" w:author="Ivan Pugachev" w:date="2025-12-19T09:56:00Z"/>
              <w:del w:id="298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299" w:author="Ivan Pugachev" w:date="2025-12-19T09:56:00Z">
        <w:del w:id="300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0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</w:delText>
          </w:r>
        </w:del>
      </w:ins>
    </w:p>
    <w:p w14:paraId="26CC3357" w14:textId="77777777" w:rsidR="00151958" w:rsidRPr="00E96159" w:rsidDel="003114D6" w:rsidRDefault="00151958" w:rsidP="00151958">
      <w:pPr>
        <w:rPr>
          <w:ins w:id="302" w:author="Ivan Pugachev" w:date="2025-12-19T09:56:00Z"/>
          <w:del w:id="303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304" w:author="Дмитрий Филимонов" w:date="2026-01-29T15:19:00Z">
            <w:rPr>
              <w:ins w:id="305" w:author="Ivan Pugachev" w:date="2025-12-19T09:56:00Z"/>
              <w:del w:id="306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07" w:author="Ivan Pugachev" w:date="2025-12-19T09:56:00Z">
        <w:del w:id="308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0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10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--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31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Проверяем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12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,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31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не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14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31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занят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16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31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ли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18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1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pro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20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_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2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id</w:delText>
          </w:r>
        </w:del>
      </w:ins>
    </w:p>
    <w:p w14:paraId="02DA5000" w14:textId="77777777" w:rsidR="00151958" w:rsidRPr="00A62449" w:rsidDel="003114D6" w:rsidRDefault="00151958" w:rsidP="00151958">
      <w:pPr>
        <w:rPr>
          <w:ins w:id="322" w:author="Ivan Pugachev" w:date="2025-12-19T09:56:00Z"/>
          <w:del w:id="323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324" w:author="Ivan Pugachev" w:date="2025-12-19T09:56:00Z">
            <w:rPr>
              <w:ins w:id="325" w:author="Ivan Pugachev" w:date="2025-12-19T09:56:00Z"/>
              <w:del w:id="326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27" w:author="Ivan Pugachev" w:date="2025-12-19T09:56:00Z">
        <w:del w:id="328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29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3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IF p_pro_id IS NOT NULL THEN</w:delText>
          </w:r>
        </w:del>
      </w:ins>
    </w:p>
    <w:p w14:paraId="0C3BB6BE" w14:textId="77777777" w:rsidR="00151958" w:rsidRPr="00A62449" w:rsidDel="003114D6" w:rsidRDefault="00151958" w:rsidP="00151958">
      <w:pPr>
        <w:rPr>
          <w:ins w:id="331" w:author="Ivan Pugachev" w:date="2025-12-19T09:56:00Z"/>
          <w:del w:id="332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333" w:author="Ivan Pugachev" w:date="2025-12-19T09:56:00Z">
            <w:rPr>
              <w:ins w:id="334" w:author="Ivan Pugachev" w:date="2025-12-19T09:56:00Z"/>
              <w:del w:id="335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36" w:author="Ivan Pugachev" w:date="2025-12-19T09:56:00Z">
        <w:del w:id="337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3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SELECT COUNT(*) INTO v_id_exists </w:delText>
          </w:r>
        </w:del>
      </w:ins>
    </w:p>
    <w:p w14:paraId="69DE46FA" w14:textId="77777777" w:rsidR="00151958" w:rsidRPr="00A62449" w:rsidDel="003114D6" w:rsidRDefault="00151958" w:rsidP="00151958">
      <w:pPr>
        <w:rPr>
          <w:ins w:id="339" w:author="Ivan Pugachev" w:date="2025-12-19T09:56:00Z"/>
          <w:del w:id="340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341" w:author="Ivan Pugachev" w:date="2025-12-19T09:56:00Z">
            <w:rPr>
              <w:ins w:id="342" w:author="Ivan Pugachev" w:date="2025-12-19T09:56:00Z"/>
              <w:del w:id="343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44" w:author="Ivan Pugachev" w:date="2025-12-19T09:56:00Z">
        <w:del w:id="345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4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FROM products </w:delText>
          </w:r>
        </w:del>
      </w:ins>
    </w:p>
    <w:p w14:paraId="0F55DF3F" w14:textId="77777777" w:rsidR="00151958" w:rsidRPr="00A62449" w:rsidDel="003114D6" w:rsidRDefault="00151958" w:rsidP="00151958">
      <w:pPr>
        <w:rPr>
          <w:ins w:id="347" w:author="Ivan Pugachev" w:date="2025-12-19T09:56:00Z"/>
          <w:del w:id="348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349" w:author="Ivan Pugachev" w:date="2025-12-19T09:56:00Z">
            <w:rPr>
              <w:ins w:id="350" w:author="Ivan Pugachev" w:date="2025-12-19T09:56:00Z"/>
              <w:del w:id="351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52" w:author="Ivan Pugachev" w:date="2025-12-19T09:56:00Z">
        <w:del w:id="353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5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WHERE pro_id = p_pro_id;</w:delText>
          </w:r>
        </w:del>
      </w:ins>
    </w:p>
    <w:p w14:paraId="6C6236CC" w14:textId="77777777" w:rsidR="00151958" w:rsidRPr="00A62449" w:rsidDel="003114D6" w:rsidRDefault="00151958" w:rsidP="00151958">
      <w:pPr>
        <w:rPr>
          <w:ins w:id="355" w:author="Ivan Pugachev" w:date="2025-12-19T09:56:00Z"/>
          <w:del w:id="356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357" w:author="Ivan Pugachev" w:date="2025-12-19T09:56:00Z">
            <w:rPr>
              <w:ins w:id="358" w:author="Ivan Pugachev" w:date="2025-12-19T09:56:00Z"/>
              <w:del w:id="359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60" w:author="Ivan Pugachev" w:date="2025-12-19T09:56:00Z">
        <w:del w:id="361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6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</w:delText>
          </w:r>
        </w:del>
      </w:ins>
    </w:p>
    <w:p w14:paraId="0EDD11D2" w14:textId="77777777" w:rsidR="00151958" w:rsidRPr="00A62449" w:rsidDel="003114D6" w:rsidRDefault="00151958" w:rsidP="00151958">
      <w:pPr>
        <w:rPr>
          <w:ins w:id="363" w:author="Ivan Pugachev" w:date="2025-12-19T09:56:00Z"/>
          <w:del w:id="364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365" w:author="Ivan Pugachev" w:date="2025-12-19T09:56:00Z">
            <w:rPr>
              <w:ins w:id="366" w:author="Ivan Pugachev" w:date="2025-12-19T09:56:00Z"/>
              <w:del w:id="367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68" w:author="Ivan Pugachev" w:date="2025-12-19T09:56:00Z">
        <w:del w:id="369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7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IF v_id_exists &gt; 0 THEN</w:delText>
          </w:r>
        </w:del>
      </w:ins>
    </w:p>
    <w:p w14:paraId="5201535F" w14:textId="77777777" w:rsidR="00151958" w:rsidRPr="00A62449" w:rsidDel="003114D6" w:rsidRDefault="00151958" w:rsidP="00151958">
      <w:pPr>
        <w:rPr>
          <w:ins w:id="371" w:author="Ivan Pugachev" w:date="2025-12-19T09:56:00Z"/>
          <w:del w:id="372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373" w:author="Ivan Pugachev" w:date="2025-12-19T09:56:00Z">
            <w:rPr>
              <w:ins w:id="374" w:author="Ivan Pugachev" w:date="2025-12-19T09:56:00Z"/>
              <w:del w:id="375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76" w:author="Ivan Pugachev" w:date="2025-12-19T09:56:00Z">
        <w:del w:id="377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7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SELECT 'Ошибка: Товар с таким ID уже существует' as result;</w:delText>
          </w:r>
        </w:del>
      </w:ins>
    </w:p>
    <w:p w14:paraId="17E83230" w14:textId="77777777" w:rsidR="00151958" w:rsidRPr="00E96159" w:rsidDel="003114D6" w:rsidRDefault="00151958" w:rsidP="00151958">
      <w:pPr>
        <w:rPr>
          <w:ins w:id="379" w:author="Ivan Pugachev" w:date="2025-12-19T09:56:00Z"/>
          <w:del w:id="380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381" w:author="Дмитрий Филимонов" w:date="2026-01-29T15:19:00Z">
            <w:rPr>
              <w:ins w:id="382" w:author="Ivan Pugachev" w:date="2025-12-19T09:56:00Z"/>
              <w:del w:id="383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84" w:author="Ivan Pugachev" w:date="2025-12-19T09:56:00Z">
        <w:del w:id="385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8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END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87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8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IF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89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;</w:delText>
          </w:r>
        </w:del>
      </w:ins>
    </w:p>
    <w:p w14:paraId="41DA2AA3" w14:textId="77777777" w:rsidR="00151958" w:rsidRPr="00E96159" w:rsidDel="003114D6" w:rsidRDefault="00151958" w:rsidP="00151958">
      <w:pPr>
        <w:rPr>
          <w:ins w:id="390" w:author="Ivan Pugachev" w:date="2025-12-19T09:56:00Z"/>
          <w:del w:id="391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392" w:author="Дмитрий Филимонов" w:date="2026-01-29T15:19:00Z">
            <w:rPr>
              <w:ins w:id="393" w:author="Ivan Pugachev" w:date="2025-12-19T09:56:00Z"/>
              <w:del w:id="394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395" w:author="Ivan Pugachev" w:date="2025-12-19T09:56:00Z">
        <w:del w:id="396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97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9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END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399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0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IF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01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;</w:delText>
          </w:r>
        </w:del>
      </w:ins>
    </w:p>
    <w:p w14:paraId="69A288D4" w14:textId="77777777" w:rsidR="00151958" w:rsidRPr="00E96159" w:rsidDel="003114D6" w:rsidRDefault="00151958" w:rsidP="00151958">
      <w:pPr>
        <w:rPr>
          <w:ins w:id="402" w:author="Ivan Pugachev" w:date="2025-12-19T09:56:00Z"/>
          <w:del w:id="403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404" w:author="Дмитрий Филимонов" w:date="2026-01-29T15:19:00Z">
            <w:rPr>
              <w:ins w:id="405" w:author="Ivan Pugachev" w:date="2025-12-19T09:56:00Z"/>
              <w:del w:id="406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07" w:author="Ivan Pugachev" w:date="2025-12-19T09:56:00Z">
        <w:del w:id="408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09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</w:delText>
          </w:r>
        </w:del>
      </w:ins>
    </w:p>
    <w:p w14:paraId="1B681026" w14:textId="77777777" w:rsidR="00151958" w:rsidRPr="00E96159" w:rsidDel="003114D6" w:rsidRDefault="00151958" w:rsidP="00151958">
      <w:pPr>
        <w:rPr>
          <w:ins w:id="410" w:author="Ivan Pugachev" w:date="2025-12-19T09:56:00Z"/>
          <w:del w:id="411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412" w:author="Дмитрий Филимонов" w:date="2026-01-29T15:19:00Z">
            <w:rPr>
              <w:ins w:id="413" w:author="Ivan Pugachev" w:date="2025-12-19T09:56:00Z"/>
              <w:del w:id="414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15" w:author="Ivan Pugachev" w:date="2025-12-19T09:56:00Z">
        <w:del w:id="416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17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--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41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Если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19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2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pro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21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_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2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id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23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42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не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25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42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занят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27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42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или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29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43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не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31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43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указан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33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,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43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продолжаем</w:delText>
          </w:r>
        </w:del>
      </w:ins>
    </w:p>
    <w:p w14:paraId="02404133" w14:textId="77777777" w:rsidR="00151958" w:rsidRPr="00A62449" w:rsidDel="003114D6" w:rsidRDefault="00151958" w:rsidP="00151958">
      <w:pPr>
        <w:rPr>
          <w:ins w:id="435" w:author="Ivan Pugachev" w:date="2025-12-19T09:56:00Z"/>
          <w:del w:id="436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437" w:author="Ivan Pugachev" w:date="2025-12-19T09:56:00Z">
            <w:rPr>
              <w:ins w:id="438" w:author="Ivan Pugachev" w:date="2025-12-19T09:56:00Z"/>
              <w:del w:id="439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40" w:author="Ivan Pugachev" w:date="2025-12-19T09:56:00Z">
        <w:del w:id="441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42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4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IF (p_pro_id IS NULL OR v_id_exists = 0) THEN</w:delText>
          </w:r>
        </w:del>
      </w:ins>
    </w:p>
    <w:p w14:paraId="7611E843" w14:textId="77777777" w:rsidR="00151958" w:rsidRPr="00E96159" w:rsidDel="003114D6" w:rsidRDefault="00151958" w:rsidP="00151958">
      <w:pPr>
        <w:rPr>
          <w:ins w:id="444" w:author="Ivan Pugachev" w:date="2025-12-19T09:56:00Z"/>
          <w:del w:id="445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446" w:author="Дмитрий Филимонов" w:date="2026-01-29T15:19:00Z">
            <w:rPr>
              <w:ins w:id="447" w:author="Ivan Pugachev" w:date="2025-12-19T09:56:00Z"/>
              <w:del w:id="448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49" w:author="Ivan Pugachev" w:date="2025-12-19T09:56:00Z">
        <w:del w:id="450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5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52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--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45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Проверяем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54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45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уникальность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56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45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названия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58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45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товара</w:delText>
          </w:r>
        </w:del>
      </w:ins>
    </w:p>
    <w:p w14:paraId="28084F06" w14:textId="77777777" w:rsidR="00151958" w:rsidRPr="00357CA6" w:rsidDel="003114D6" w:rsidRDefault="00151958" w:rsidP="00151958">
      <w:pPr>
        <w:rPr>
          <w:ins w:id="460" w:author="Ivan Pugachev" w:date="2025-12-19T09:56:00Z"/>
          <w:del w:id="461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462" w:author="Дмитрий Филимонов" w:date="2026-01-29T14:42:00Z">
            <w:rPr>
              <w:ins w:id="463" w:author="Ivan Pugachev" w:date="2025-12-19T09:56:00Z"/>
              <w:del w:id="464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65" w:author="Ivan Pugachev" w:date="2025-12-19T09:56:00Z">
        <w:del w:id="466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67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6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SELECT</w:delText>
          </w:r>
          <w:r w:rsidRPr="00357CA6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69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7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COUNT</w:delText>
          </w:r>
          <w:r w:rsidRPr="00357CA6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71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(*)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7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INTO</w:delText>
          </w:r>
          <w:r w:rsidRPr="00357CA6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73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7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v</w:delText>
          </w:r>
          <w:r w:rsidRPr="00357CA6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75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_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7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name</w:delText>
          </w:r>
          <w:r w:rsidRPr="00357CA6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77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_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7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exists</w:delText>
          </w:r>
          <w:r w:rsidRPr="00357CA6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79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</w:del>
      </w:ins>
    </w:p>
    <w:p w14:paraId="61CC6D53" w14:textId="77777777" w:rsidR="00151958" w:rsidRPr="00A62449" w:rsidDel="003114D6" w:rsidRDefault="00151958" w:rsidP="00151958">
      <w:pPr>
        <w:rPr>
          <w:ins w:id="480" w:author="Ivan Pugachev" w:date="2025-12-19T09:56:00Z"/>
          <w:del w:id="481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482" w:author="Ivan Pugachev" w:date="2025-12-19T09:56:00Z">
            <w:rPr>
              <w:ins w:id="483" w:author="Ivan Pugachev" w:date="2025-12-19T09:56:00Z"/>
              <w:del w:id="484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85" w:author="Ivan Pugachev" w:date="2025-12-19T09:56:00Z">
        <w:del w:id="486" w:author="Дмитрий Филимонов" w:date="2026-01-29T15:08:00Z">
          <w:r w:rsidRPr="00357CA6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87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8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FROM products </w:delText>
          </w:r>
        </w:del>
      </w:ins>
    </w:p>
    <w:p w14:paraId="7A8AE250" w14:textId="77777777" w:rsidR="00151958" w:rsidRPr="00A62449" w:rsidDel="003114D6" w:rsidRDefault="00151958" w:rsidP="00151958">
      <w:pPr>
        <w:rPr>
          <w:ins w:id="489" w:author="Ivan Pugachev" w:date="2025-12-19T09:56:00Z"/>
          <w:del w:id="490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491" w:author="Ivan Pugachev" w:date="2025-12-19T09:56:00Z">
            <w:rPr>
              <w:ins w:id="492" w:author="Ivan Pugachev" w:date="2025-12-19T09:56:00Z"/>
              <w:del w:id="493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494" w:author="Ivan Pugachev" w:date="2025-12-19T09:56:00Z">
        <w:del w:id="495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49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WHERE pro_name = p_pro_name;</w:delText>
          </w:r>
        </w:del>
      </w:ins>
    </w:p>
    <w:p w14:paraId="3D191D1C" w14:textId="77777777" w:rsidR="00151958" w:rsidRPr="00A62449" w:rsidDel="003114D6" w:rsidRDefault="00151958" w:rsidP="00151958">
      <w:pPr>
        <w:rPr>
          <w:ins w:id="497" w:author="Ivan Pugachev" w:date="2025-12-19T09:56:00Z"/>
          <w:del w:id="498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499" w:author="Ivan Pugachev" w:date="2025-12-19T09:56:00Z">
            <w:rPr>
              <w:ins w:id="500" w:author="Ivan Pugachev" w:date="2025-12-19T09:56:00Z"/>
              <w:del w:id="501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02" w:author="Ivan Pugachev" w:date="2025-12-19T09:56:00Z">
        <w:del w:id="503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0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</w:delText>
          </w:r>
        </w:del>
      </w:ins>
    </w:p>
    <w:p w14:paraId="077E935E" w14:textId="77777777" w:rsidR="00151958" w:rsidRPr="00E96159" w:rsidDel="003114D6" w:rsidRDefault="00151958" w:rsidP="00151958">
      <w:pPr>
        <w:rPr>
          <w:ins w:id="505" w:author="Ivan Pugachev" w:date="2025-12-19T09:56:00Z"/>
          <w:del w:id="506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507" w:author="Дмитрий Филимонов" w:date="2026-01-29T15:19:00Z">
            <w:rPr>
              <w:ins w:id="508" w:author="Ivan Pugachev" w:date="2025-12-19T09:56:00Z"/>
              <w:del w:id="509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10" w:author="Ivan Pugachev" w:date="2025-12-19T09:56:00Z">
        <w:del w:id="511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1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IF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13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1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v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15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_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1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name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17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_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1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exists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19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&gt; 0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2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THEN</w:delText>
          </w:r>
        </w:del>
      </w:ins>
    </w:p>
    <w:p w14:paraId="1DE8289C" w14:textId="77777777" w:rsidR="00151958" w:rsidRPr="00E96159" w:rsidDel="003114D6" w:rsidRDefault="00151958" w:rsidP="00151958">
      <w:pPr>
        <w:rPr>
          <w:ins w:id="521" w:author="Ivan Pugachev" w:date="2025-12-19T09:56:00Z"/>
          <w:del w:id="522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523" w:author="Дмитрий Филимонов" w:date="2026-01-29T15:19:00Z">
            <w:rPr>
              <w:ins w:id="524" w:author="Ivan Pugachev" w:date="2025-12-19T09:56:00Z"/>
              <w:del w:id="525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26" w:author="Ivan Pugachev" w:date="2025-12-19T09:56:00Z">
        <w:del w:id="527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28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2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SELECT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30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'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53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Ошибка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32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: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53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Товар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34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53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с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36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53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таким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38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53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названием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40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54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уже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42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54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существует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44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'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4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AS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46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4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result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48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;</w:delText>
          </w:r>
        </w:del>
      </w:ins>
    </w:p>
    <w:p w14:paraId="6E6AA9A2" w14:textId="77777777" w:rsidR="00151958" w:rsidRPr="00A62449" w:rsidDel="003114D6" w:rsidRDefault="00151958" w:rsidP="00151958">
      <w:pPr>
        <w:rPr>
          <w:ins w:id="549" w:author="Ivan Pugachev" w:date="2025-12-19T09:56:00Z"/>
          <w:del w:id="550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551" w:author="Ivan Pugachev" w:date="2025-12-19T09:56:00Z">
            <w:rPr>
              <w:ins w:id="552" w:author="Ivan Pugachev" w:date="2025-12-19T09:56:00Z"/>
              <w:del w:id="553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54" w:author="Ivan Pugachev" w:date="2025-12-19T09:56:00Z">
        <w:del w:id="555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56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5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ELSEIF p_cost_price IS NULL OR p_cost_price = 0 THEN</w:delText>
          </w:r>
        </w:del>
      </w:ins>
    </w:p>
    <w:p w14:paraId="0CFA9834" w14:textId="77777777" w:rsidR="00151958" w:rsidRPr="00E96159" w:rsidDel="003114D6" w:rsidRDefault="00151958" w:rsidP="00151958">
      <w:pPr>
        <w:rPr>
          <w:ins w:id="558" w:author="Ivan Pugachev" w:date="2025-12-19T09:56:00Z"/>
          <w:del w:id="559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560" w:author="Дмитрий Филимонов" w:date="2026-01-29T15:19:00Z">
            <w:rPr>
              <w:ins w:id="561" w:author="Ivan Pugachev" w:date="2025-12-19T09:56:00Z"/>
              <w:del w:id="562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63" w:author="Ivan Pugachev" w:date="2025-12-19T09:56:00Z">
        <w:del w:id="564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6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SELECT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66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'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56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Ошибка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68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: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56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Необходимо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70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57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указать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72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57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себестоимость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74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57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товара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76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'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7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AS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78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7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result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80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;</w:delText>
          </w:r>
        </w:del>
      </w:ins>
    </w:p>
    <w:p w14:paraId="04ADA92F" w14:textId="77777777" w:rsidR="00151958" w:rsidRPr="00A62449" w:rsidDel="003114D6" w:rsidRDefault="00151958" w:rsidP="00151958">
      <w:pPr>
        <w:rPr>
          <w:ins w:id="581" w:author="Ivan Pugachev" w:date="2025-12-19T09:56:00Z"/>
          <w:del w:id="582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583" w:author="Ivan Pugachev" w:date="2025-12-19T09:56:00Z">
            <w:rPr>
              <w:ins w:id="584" w:author="Ivan Pugachev" w:date="2025-12-19T09:56:00Z"/>
              <w:del w:id="585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86" w:author="Ivan Pugachev" w:date="2025-12-19T09:56:00Z">
        <w:del w:id="587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88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8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ELSE</w:delText>
          </w:r>
        </w:del>
      </w:ins>
    </w:p>
    <w:p w14:paraId="15401C96" w14:textId="77777777" w:rsidR="00151958" w:rsidRPr="00A62449" w:rsidDel="003114D6" w:rsidRDefault="00151958" w:rsidP="00151958">
      <w:pPr>
        <w:rPr>
          <w:ins w:id="590" w:author="Ivan Pugachev" w:date="2025-12-19T09:56:00Z"/>
          <w:del w:id="591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592" w:author="Ivan Pugachev" w:date="2025-12-19T09:56:00Z">
            <w:rPr>
              <w:ins w:id="593" w:author="Ivan Pugachev" w:date="2025-12-19T09:56:00Z"/>
              <w:del w:id="594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595" w:author="Ivan Pugachev" w:date="2025-12-19T09:56:00Z">
        <w:del w:id="596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59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-- Рассчитываем наценку в процентах</w:delText>
          </w:r>
        </w:del>
      </w:ins>
    </w:p>
    <w:p w14:paraId="579555EC" w14:textId="77777777" w:rsidR="00151958" w:rsidRPr="00A62449" w:rsidDel="003114D6" w:rsidRDefault="00151958" w:rsidP="00151958">
      <w:pPr>
        <w:rPr>
          <w:ins w:id="598" w:author="Ivan Pugachev" w:date="2025-12-19T09:56:00Z"/>
          <w:del w:id="599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600" w:author="Ivan Pugachev" w:date="2025-12-19T09:56:00Z">
            <w:rPr>
              <w:ins w:id="601" w:author="Ivan Pugachev" w:date="2025-12-19T09:56:00Z"/>
              <w:del w:id="602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03" w:author="Ivan Pugachev" w:date="2025-12-19T09:56:00Z">
        <w:del w:id="604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0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SET v_calculated_margin = ((p_pro_price - p_cost_price) / p_cost_price) * 100;</w:delText>
          </w:r>
        </w:del>
      </w:ins>
    </w:p>
    <w:p w14:paraId="170E17C1" w14:textId="77777777" w:rsidR="00151958" w:rsidRPr="00A62449" w:rsidDel="003114D6" w:rsidRDefault="00151958" w:rsidP="00151958">
      <w:pPr>
        <w:rPr>
          <w:ins w:id="606" w:author="Ivan Pugachev" w:date="2025-12-19T09:56:00Z"/>
          <w:del w:id="607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608" w:author="Ivan Pugachev" w:date="2025-12-19T09:56:00Z">
            <w:rPr>
              <w:ins w:id="609" w:author="Ivan Pugachev" w:date="2025-12-19T09:56:00Z"/>
              <w:del w:id="610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11" w:author="Ivan Pugachev" w:date="2025-12-19T09:56:00Z">
        <w:del w:id="612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1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SET v_profit_per_unit = p_pro_price - p_cost_price;</w:delText>
          </w:r>
        </w:del>
      </w:ins>
    </w:p>
    <w:p w14:paraId="12B1F280" w14:textId="77777777" w:rsidR="00151958" w:rsidRPr="00A62449" w:rsidDel="003114D6" w:rsidRDefault="00151958" w:rsidP="00151958">
      <w:pPr>
        <w:rPr>
          <w:ins w:id="614" w:author="Ivan Pugachev" w:date="2025-12-19T09:56:00Z"/>
          <w:del w:id="615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616" w:author="Ivan Pugachev" w:date="2025-12-19T09:56:00Z">
            <w:rPr>
              <w:ins w:id="617" w:author="Ivan Pugachev" w:date="2025-12-19T09:56:00Z"/>
              <w:del w:id="618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19" w:author="Ivan Pugachev" w:date="2025-12-19T09:56:00Z">
        <w:del w:id="620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2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</w:delText>
          </w:r>
        </w:del>
      </w:ins>
    </w:p>
    <w:p w14:paraId="4FB0D27E" w14:textId="77777777" w:rsidR="00151958" w:rsidRPr="00E96159" w:rsidDel="003114D6" w:rsidRDefault="00151958" w:rsidP="00151958">
      <w:pPr>
        <w:rPr>
          <w:ins w:id="622" w:author="Ivan Pugachev" w:date="2025-12-19T09:56:00Z"/>
          <w:del w:id="623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624" w:author="Дмитрий Филимонов" w:date="2026-01-29T15:19:00Z">
            <w:rPr>
              <w:ins w:id="625" w:author="Ivan Pugachev" w:date="2025-12-19T09:56:00Z"/>
              <w:del w:id="626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27" w:author="Ivan Pugachev" w:date="2025-12-19T09:56:00Z">
        <w:del w:id="628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2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30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--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63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Добавляем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32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63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товар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34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63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с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36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63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указанным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38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3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pro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40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_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4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id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42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64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или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44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64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автоинкрементом</w:delText>
          </w:r>
        </w:del>
      </w:ins>
    </w:p>
    <w:p w14:paraId="4D881C3E" w14:textId="77777777" w:rsidR="00151958" w:rsidRPr="00A62449" w:rsidDel="003114D6" w:rsidRDefault="00151958" w:rsidP="00151958">
      <w:pPr>
        <w:rPr>
          <w:ins w:id="646" w:author="Ivan Pugachev" w:date="2025-12-19T09:56:00Z"/>
          <w:del w:id="647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648" w:author="Ivan Pugachev" w:date="2025-12-19T09:56:00Z">
            <w:rPr>
              <w:ins w:id="649" w:author="Ivan Pugachev" w:date="2025-12-19T09:56:00Z"/>
              <w:del w:id="650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51" w:author="Ivan Pugachev" w:date="2025-12-19T09:56:00Z">
        <w:del w:id="652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53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5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IF p_pro_id IS NOT NULL THEN</w:delText>
          </w:r>
        </w:del>
      </w:ins>
    </w:p>
    <w:p w14:paraId="79B042A6" w14:textId="77777777" w:rsidR="00151958" w:rsidRPr="00A62449" w:rsidDel="003114D6" w:rsidRDefault="00151958" w:rsidP="00151958">
      <w:pPr>
        <w:rPr>
          <w:ins w:id="655" w:author="Ivan Pugachev" w:date="2025-12-19T09:56:00Z"/>
          <w:del w:id="656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657" w:author="Ivan Pugachev" w:date="2025-12-19T09:56:00Z">
            <w:rPr>
              <w:ins w:id="658" w:author="Ivan Pugachev" w:date="2025-12-19T09:56:00Z"/>
              <w:del w:id="659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60" w:author="Ivan Pugachev" w:date="2025-12-19T09:56:00Z">
        <w:del w:id="661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6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INSERT INTO products (</w:delText>
          </w:r>
        </w:del>
      </w:ins>
    </w:p>
    <w:p w14:paraId="79F9C91F" w14:textId="77777777" w:rsidR="00151958" w:rsidRPr="00A62449" w:rsidDel="003114D6" w:rsidRDefault="00151958" w:rsidP="00151958">
      <w:pPr>
        <w:rPr>
          <w:ins w:id="663" w:author="Ivan Pugachev" w:date="2025-12-19T09:56:00Z"/>
          <w:del w:id="664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665" w:author="Ivan Pugachev" w:date="2025-12-19T09:56:00Z">
            <w:rPr>
              <w:ins w:id="666" w:author="Ivan Pugachev" w:date="2025-12-19T09:56:00Z"/>
              <w:del w:id="667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68" w:author="Ivan Pugachev" w:date="2025-12-19T09:56:00Z">
        <w:del w:id="669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7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pro_id,</w:delText>
          </w:r>
        </w:del>
      </w:ins>
    </w:p>
    <w:p w14:paraId="7EA59CF9" w14:textId="77777777" w:rsidR="00151958" w:rsidRPr="00A62449" w:rsidDel="003114D6" w:rsidRDefault="00151958" w:rsidP="00151958">
      <w:pPr>
        <w:rPr>
          <w:ins w:id="671" w:author="Ivan Pugachev" w:date="2025-12-19T09:56:00Z"/>
          <w:del w:id="672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673" w:author="Ivan Pugachev" w:date="2025-12-19T09:56:00Z">
            <w:rPr>
              <w:ins w:id="674" w:author="Ivan Pugachev" w:date="2025-12-19T09:56:00Z"/>
              <w:del w:id="675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76" w:author="Ivan Pugachev" w:date="2025-12-19T09:56:00Z">
        <w:del w:id="677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7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pro_name, </w:delText>
          </w:r>
        </w:del>
      </w:ins>
    </w:p>
    <w:p w14:paraId="32840042" w14:textId="77777777" w:rsidR="00151958" w:rsidRPr="00A62449" w:rsidDel="003114D6" w:rsidRDefault="00151958" w:rsidP="00151958">
      <w:pPr>
        <w:rPr>
          <w:ins w:id="679" w:author="Ivan Pugachev" w:date="2025-12-19T09:56:00Z"/>
          <w:del w:id="680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681" w:author="Ivan Pugachev" w:date="2025-12-19T09:56:00Z">
            <w:rPr>
              <w:ins w:id="682" w:author="Ivan Pugachev" w:date="2025-12-19T09:56:00Z"/>
              <w:del w:id="683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84" w:author="Ivan Pugachev" w:date="2025-12-19T09:56:00Z">
        <w:del w:id="685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8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pro_category, </w:delText>
          </w:r>
        </w:del>
      </w:ins>
    </w:p>
    <w:p w14:paraId="0D0AAAF0" w14:textId="77777777" w:rsidR="00151958" w:rsidRPr="00A62449" w:rsidDel="003114D6" w:rsidRDefault="00151958" w:rsidP="00151958">
      <w:pPr>
        <w:rPr>
          <w:ins w:id="687" w:author="Ivan Pugachev" w:date="2025-12-19T09:56:00Z"/>
          <w:del w:id="688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689" w:author="Ivan Pugachev" w:date="2025-12-19T09:56:00Z">
            <w:rPr>
              <w:ins w:id="690" w:author="Ivan Pugachev" w:date="2025-12-19T09:56:00Z"/>
              <w:del w:id="691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692" w:author="Ivan Pugachev" w:date="2025-12-19T09:56:00Z">
        <w:del w:id="693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69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pro_price, </w:delText>
          </w:r>
        </w:del>
      </w:ins>
    </w:p>
    <w:p w14:paraId="6D4C6D2F" w14:textId="77777777" w:rsidR="00151958" w:rsidRPr="00A62449" w:rsidDel="003114D6" w:rsidRDefault="00151958" w:rsidP="00151958">
      <w:pPr>
        <w:rPr>
          <w:ins w:id="695" w:author="Ivan Pugachev" w:date="2025-12-19T09:56:00Z"/>
          <w:del w:id="696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697" w:author="Ivan Pugachev" w:date="2025-12-19T09:56:00Z">
            <w:rPr>
              <w:ins w:id="698" w:author="Ivan Pugachev" w:date="2025-12-19T09:56:00Z"/>
              <w:del w:id="699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00" w:author="Ivan Pugachev" w:date="2025-12-19T09:56:00Z">
        <w:del w:id="701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0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cost_price</w:delText>
          </w:r>
        </w:del>
      </w:ins>
    </w:p>
    <w:p w14:paraId="2805A687" w14:textId="77777777" w:rsidR="00151958" w:rsidRPr="00A62449" w:rsidDel="003114D6" w:rsidRDefault="00151958" w:rsidP="00151958">
      <w:pPr>
        <w:rPr>
          <w:ins w:id="703" w:author="Ivan Pugachev" w:date="2025-12-19T09:56:00Z"/>
          <w:del w:id="704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05" w:author="Ivan Pugachev" w:date="2025-12-19T09:56:00Z">
            <w:rPr>
              <w:ins w:id="706" w:author="Ivan Pugachev" w:date="2025-12-19T09:56:00Z"/>
              <w:del w:id="707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08" w:author="Ivan Pugachev" w:date="2025-12-19T09:56:00Z">
        <w:del w:id="709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1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)</w:delText>
          </w:r>
        </w:del>
      </w:ins>
    </w:p>
    <w:p w14:paraId="7BD245A8" w14:textId="77777777" w:rsidR="00151958" w:rsidRPr="00A62449" w:rsidDel="003114D6" w:rsidRDefault="00151958" w:rsidP="00151958">
      <w:pPr>
        <w:rPr>
          <w:ins w:id="711" w:author="Ivan Pugachev" w:date="2025-12-19T09:56:00Z"/>
          <w:del w:id="712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13" w:author="Ivan Pugachev" w:date="2025-12-19T09:56:00Z">
            <w:rPr>
              <w:ins w:id="714" w:author="Ivan Pugachev" w:date="2025-12-19T09:56:00Z"/>
              <w:del w:id="715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16" w:author="Ivan Pugachev" w:date="2025-12-19T09:56:00Z">
        <w:del w:id="717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1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VALUES (</w:delText>
          </w:r>
        </w:del>
      </w:ins>
    </w:p>
    <w:p w14:paraId="4CC73C36" w14:textId="77777777" w:rsidR="00151958" w:rsidRPr="00A62449" w:rsidDel="003114D6" w:rsidRDefault="00151958" w:rsidP="00151958">
      <w:pPr>
        <w:rPr>
          <w:ins w:id="719" w:author="Ivan Pugachev" w:date="2025-12-19T09:56:00Z"/>
          <w:del w:id="720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21" w:author="Ivan Pugachev" w:date="2025-12-19T09:56:00Z">
            <w:rPr>
              <w:ins w:id="722" w:author="Ivan Pugachev" w:date="2025-12-19T09:56:00Z"/>
              <w:del w:id="723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24" w:author="Ivan Pugachev" w:date="2025-12-19T09:56:00Z">
        <w:del w:id="725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2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p_pro_id,</w:delText>
          </w:r>
        </w:del>
      </w:ins>
    </w:p>
    <w:p w14:paraId="125DB8F7" w14:textId="77777777" w:rsidR="00151958" w:rsidRPr="00A62449" w:rsidDel="003114D6" w:rsidRDefault="00151958" w:rsidP="00151958">
      <w:pPr>
        <w:rPr>
          <w:ins w:id="727" w:author="Ivan Pugachev" w:date="2025-12-19T09:56:00Z"/>
          <w:del w:id="728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29" w:author="Ivan Pugachev" w:date="2025-12-19T09:56:00Z">
            <w:rPr>
              <w:ins w:id="730" w:author="Ivan Pugachev" w:date="2025-12-19T09:56:00Z"/>
              <w:del w:id="731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32" w:author="Ivan Pugachev" w:date="2025-12-19T09:56:00Z">
        <w:del w:id="733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3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p_pro_name, </w:delText>
          </w:r>
        </w:del>
      </w:ins>
    </w:p>
    <w:p w14:paraId="308D8AF0" w14:textId="77777777" w:rsidR="00151958" w:rsidRPr="00A62449" w:rsidDel="003114D6" w:rsidRDefault="00151958" w:rsidP="00151958">
      <w:pPr>
        <w:rPr>
          <w:ins w:id="735" w:author="Ivan Pugachev" w:date="2025-12-19T09:56:00Z"/>
          <w:del w:id="736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37" w:author="Ivan Pugachev" w:date="2025-12-19T09:56:00Z">
            <w:rPr>
              <w:ins w:id="738" w:author="Ivan Pugachev" w:date="2025-12-19T09:56:00Z"/>
              <w:del w:id="739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40" w:author="Ivan Pugachev" w:date="2025-12-19T09:56:00Z">
        <w:del w:id="741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4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p_pro_category, </w:delText>
          </w:r>
        </w:del>
      </w:ins>
    </w:p>
    <w:p w14:paraId="4117DD4C" w14:textId="77777777" w:rsidR="00151958" w:rsidRPr="00A62449" w:rsidDel="003114D6" w:rsidRDefault="00151958" w:rsidP="00151958">
      <w:pPr>
        <w:rPr>
          <w:ins w:id="743" w:author="Ivan Pugachev" w:date="2025-12-19T09:56:00Z"/>
          <w:del w:id="744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45" w:author="Ivan Pugachev" w:date="2025-12-19T09:56:00Z">
            <w:rPr>
              <w:ins w:id="746" w:author="Ivan Pugachev" w:date="2025-12-19T09:56:00Z"/>
              <w:del w:id="747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48" w:author="Ivan Pugachev" w:date="2025-12-19T09:56:00Z">
        <w:del w:id="749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5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p_pro_price, </w:delText>
          </w:r>
        </w:del>
      </w:ins>
    </w:p>
    <w:p w14:paraId="4B918AB8" w14:textId="77777777" w:rsidR="00151958" w:rsidRPr="00A62449" w:rsidDel="003114D6" w:rsidRDefault="00151958" w:rsidP="00151958">
      <w:pPr>
        <w:rPr>
          <w:ins w:id="751" w:author="Ivan Pugachev" w:date="2025-12-19T09:56:00Z"/>
          <w:del w:id="752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53" w:author="Ivan Pugachev" w:date="2025-12-19T09:56:00Z">
            <w:rPr>
              <w:ins w:id="754" w:author="Ivan Pugachev" w:date="2025-12-19T09:56:00Z"/>
              <w:del w:id="755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56" w:author="Ivan Pugachev" w:date="2025-12-19T09:56:00Z">
        <w:del w:id="757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5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p_cost_price</w:delText>
          </w:r>
        </w:del>
      </w:ins>
    </w:p>
    <w:p w14:paraId="29839414" w14:textId="77777777" w:rsidR="00151958" w:rsidRPr="00A62449" w:rsidDel="003114D6" w:rsidRDefault="00151958" w:rsidP="00151958">
      <w:pPr>
        <w:rPr>
          <w:ins w:id="759" w:author="Ivan Pugachev" w:date="2025-12-19T09:56:00Z"/>
          <w:del w:id="760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61" w:author="Ivan Pugachev" w:date="2025-12-19T09:56:00Z">
            <w:rPr>
              <w:ins w:id="762" w:author="Ivan Pugachev" w:date="2025-12-19T09:56:00Z"/>
              <w:del w:id="763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64" w:author="Ivan Pugachev" w:date="2025-12-19T09:56:00Z">
        <w:del w:id="765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6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);</w:delText>
          </w:r>
        </w:del>
      </w:ins>
    </w:p>
    <w:p w14:paraId="37D497EF" w14:textId="77777777" w:rsidR="00151958" w:rsidRPr="00A62449" w:rsidDel="003114D6" w:rsidRDefault="00151958" w:rsidP="00151958">
      <w:pPr>
        <w:rPr>
          <w:ins w:id="767" w:author="Ivan Pugachev" w:date="2025-12-19T09:56:00Z"/>
          <w:del w:id="768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69" w:author="Ivan Pugachev" w:date="2025-12-19T09:56:00Z">
            <w:rPr>
              <w:ins w:id="770" w:author="Ivan Pugachev" w:date="2025-12-19T09:56:00Z"/>
              <w:del w:id="771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72" w:author="Ivan Pugachev" w:date="2025-12-19T09:56:00Z">
        <w:del w:id="773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7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SET v_actual_pro_id = p_pro_id;</w:delText>
          </w:r>
        </w:del>
      </w:ins>
    </w:p>
    <w:p w14:paraId="71D58F67" w14:textId="77777777" w:rsidR="00151958" w:rsidRPr="00A62449" w:rsidDel="003114D6" w:rsidRDefault="00151958" w:rsidP="00151958">
      <w:pPr>
        <w:rPr>
          <w:ins w:id="775" w:author="Ivan Pugachev" w:date="2025-12-19T09:56:00Z"/>
          <w:del w:id="776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77" w:author="Ivan Pugachev" w:date="2025-12-19T09:56:00Z">
            <w:rPr>
              <w:ins w:id="778" w:author="Ivan Pugachev" w:date="2025-12-19T09:56:00Z"/>
              <w:del w:id="779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80" w:author="Ivan Pugachev" w:date="2025-12-19T09:56:00Z">
        <w:del w:id="781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8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ELSE</w:delText>
          </w:r>
        </w:del>
      </w:ins>
    </w:p>
    <w:p w14:paraId="28EB4B9E" w14:textId="77777777" w:rsidR="00151958" w:rsidRPr="00A62449" w:rsidDel="003114D6" w:rsidRDefault="00151958" w:rsidP="00151958">
      <w:pPr>
        <w:rPr>
          <w:ins w:id="783" w:author="Ivan Pugachev" w:date="2025-12-19T09:56:00Z"/>
          <w:del w:id="784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85" w:author="Ivan Pugachev" w:date="2025-12-19T09:56:00Z">
            <w:rPr>
              <w:ins w:id="786" w:author="Ivan Pugachev" w:date="2025-12-19T09:56:00Z"/>
              <w:del w:id="787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88" w:author="Ivan Pugachev" w:date="2025-12-19T09:56:00Z">
        <w:del w:id="789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9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INSERT INTO products (</w:delText>
          </w:r>
        </w:del>
      </w:ins>
    </w:p>
    <w:p w14:paraId="65C0C722" w14:textId="77777777" w:rsidR="00151958" w:rsidRPr="00A62449" w:rsidDel="003114D6" w:rsidRDefault="00151958" w:rsidP="00151958">
      <w:pPr>
        <w:rPr>
          <w:ins w:id="791" w:author="Ivan Pugachev" w:date="2025-12-19T09:56:00Z"/>
          <w:del w:id="792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793" w:author="Ivan Pugachev" w:date="2025-12-19T09:56:00Z">
            <w:rPr>
              <w:ins w:id="794" w:author="Ivan Pugachev" w:date="2025-12-19T09:56:00Z"/>
              <w:del w:id="795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796" w:author="Ivan Pugachev" w:date="2025-12-19T09:56:00Z">
        <w:del w:id="797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79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pro_name, </w:delText>
          </w:r>
        </w:del>
      </w:ins>
    </w:p>
    <w:p w14:paraId="2FA46248" w14:textId="77777777" w:rsidR="00151958" w:rsidRPr="00A62449" w:rsidDel="003114D6" w:rsidRDefault="00151958" w:rsidP="00151958">
      <w:pPr>
        <w:rPr>
          <w:ins w:id="799" w:author="Ivan Pugachev" w:date="2025-12-19T09:56:00Z"/>
          <w:del w:id="800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01" w:author="Ivan Pugachev" w:date="2025-12-19T09:56:00Z">
            <w:rPr>
              <w:ins w:id="802" w:author="Ivan Pugachev" w:date="2025-12-19T09:56:00Z"/>
              <w:del w:id="803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04" w:author="Ivan Pugachev" w:date="2025-12-19T09:56:00Z">
        <w:del w:id="805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0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pro_category, </w:delText>
          </w:r>
        </w:del>
      </w:ins>
    </w:p>
    <w:p w14:paraId="505B3275" w14:textId="77777777" w:rsidR="00151958" w:rsidRPr="00A62449" w:rsidDel="003114D6" w:rsidRDefault="00151958" w:rsidP="00151958">
      <w:pPr>
        <w:rPr>
          <w:ins w:id="807" w:author="Ivan Pugachev" w:date="2025-12-19T09:56:00Z"/>
          <w:del w:id="808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09" w:author="Ivan Pugachev" w:date="2025-12-19T09:56:00Z">
            <w:rPr>
              <w:ins w:id="810" w:author="Ivan Pugachev" w:date="2025-12-19T09:56:00Z"/>
              <w:del w:id="811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12" w:author="Ivan Pugachev" w:date="2025-12-19T09:56:00Z">
        <w:del w:id="813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1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pro_price, </w:delText>
          </w:r>
        </w:del>
      </w:ins>
    </w:p>
    <w:p w14:paraId="55AB8539" w14:textId="77777777" w:rsidR="00151958" w:rsidRPr="00A62449" w:rsidDel="003114D6" w:rsidRDefault="00151958" w:rsidP="00151958">
      <w:pPr>
        <w:rPr>
          <w:ins w:id="815" w:author="Ivan Pugachev" w:date="2025-12-19T09:56:00Z"/>
          <w:del w:id="816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17" w:author="Ivan Pugachev" w:date="2025-12-19T09:56:00Z">
            <w:rPr>
              <w:ins w:id="818" w:author="Ivan Pugachev" w:date="2025-12-19T09:56:00Z"/>
              <w:del w:id="819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20" w:author="Ivan Pugachev" w:date="2025-12-19T09:56:00Z">
        <w:del w:id="821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2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cost_price</w:delText>
          </w:r>
        </w:del>
      </w:ins>
    </w:p>
    <w:p w14:paraId="3022C9EE" w14:textId="77777777" w:rsidR="00151958" w:rsidRPr="00A62449" w:rsidDel="003114D6" w:rsidRDefault="00151958" w:rsidP="00151958">
      <w:pPr>
        <w:rPr>
          <w:ins w:id="823" w:author="Ivan Pugachev" w:date="2025-12-19T09:56:00Z"/>
          <w:del w:id="824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25" w:author="Ivan Pugachev" w:date="2025-12-19T09:56:00Z">
            <w:rPr>
              <w:ins w:id="826" w:author="Ivan Pugachev" w:date="2025-12-19T09:56:00Z"/>
              <w:del w:id="827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28" w:author="Ivan Pugachev" w:date="2025-12-19T09:56:00Z">
        <w:del w:id="829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3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)</w:delText>
          </w:r>
        </w:del>
      </w:ins>
    </w:p>
    <w:p w14:paraId="41A96A5B" w14:textId="77777777" w:rsidR="00151958" w:rsidRPr="00A62449" w:rsidDel="003114D6" w:rsidRDefault="00151958" w:rsidP="00151958">
      <w:pPr>
        <w:rPr>
          <w:ins w:id="831" w:author="Ivan Pugachev" w:date="2025-12-19T09:56:00Z"/>
          <w:del w:id="832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33" w:author="Ivan Pugachev" w:date="2025-12-19T09:56:00Z">
            <w:rPr>
              <w:ins w:id="834" w:author="Ivan Pugachev" w:date="2025-12-19T09:56:00Z"/>
              <w:del w:id="835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36" w:author="Ivan Pugachev" w:date="2025-12-19T09:56:00Z">
        <w:del w:id="837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3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VALUES (</w:delText>
          </w:r>
        </w:del>
      </w:ins>
    </w:p>
    <w:p w14:paraId="1B61F60F" w14:textId="77777777" w:rsidR="00151958" w:rsidRPr="00A62449" w:rsidDel="003114D6" w:rsidRDefault="00151958" w:rsidP="00151958">
      <w:pPr>
        <w:rPr>
          <w:ins w:id="839" w:author="Ivan Pugachev" w:date="2025-12-19T09:56:00Z"/>
          <w:del w:id="840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41" w:author="Ivan Pugachev" w:date="2025-12-19T09:56:00Z">
            <w:rPr>
              <w:ins w:id="842" w:author="Ivan Pugachev" w:date="2025-12-19T09:56:00Z"/>
              <w:del w:id="843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44" w:author="Ivan Pugachev" w:date="2025-12-19T09:56:00Z">
        <w:del w:id="845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4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p_pro_name, </w:delText>
          </w:r>
        </w:del>
      </w:ins>
    </w:p>
    <w:p w14:paraId="18295E7D" w14:textId="77777777" w:rsidR="00151958" w:rsidRPr="00A62449" w:rsidDel="003114D6" w:rsidRDefault="00151958" w:rsidP="00151958">
      <w:pPr>
        <w:rPr>
          <w:ins w:id="847" w:author="Ivan Pugachev" w:date="2025-12-19T09:56:00Z"/>
          <w:del w:id="848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49" w:author="Ivan Pugachev" w:date="2025-12-19T09:56:00Z">
            <w:rPr>
              <w:ins w:id="850" w:author="Ivan Pugachev" w:date="2025-12-19T09:56:00Z"/>
              <w:del w:id="851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52" w:author="Ivan Pugachev" w:date="2025-12-19T09:56:00Z">
        <w:del w:id="853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5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p_pro_category, </w:delText>
          </w:r>
        </w:del>
      </w:ins>
    </w:p>
    <w:p w14:paraId="061AAE5E" w14:textId="77777777" w:rsidR="00151958" w:rsidRPr="00A62449" w:rsidDel="003114D6" w:rsidRDefault="00151958" w:rsidP="00151958">
      <w:pPr>
        <w:rPr>
          <w:ins w:id="855" w:author="Ivan Pugachev" w:date="2025-12-19T09:56:00Z"/>
          <w:del w:id="856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57" w:author="Ivan Pugachev" w:date="2025-12-19T09:56:00Z">
            <w:rPr>
              <w:ins w:id="858" w:author="Ivan Pugachev" w:date="2025-12-19T09:56:00Z"/>
              <w:del w:id="859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60" w:author="Ivan Pugachev" w:date="2025-12-19T09:56:00Z">
        <w:del w:id="861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6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p_pro_price, </w:delText>
          </w:r>
        </w:del>
      </w:ins>
    </w:p>
    <w:p w14:paraId="489FEE2A" w14:textId="77777777" w:rsidR="00151958" w:rsidRPr="00A62449" w:rsidDel="003114D6" w:rsidRDefault="00151958" w:rsidP="00151958">
      <w:pPr>
        <w:rPr>
          <w:ins w:id="863" w:author="Ivan Pugachev" w:date="2025-12-19T09:56:00Z"/>
          <w:del w:id="864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65" w:author="Ivan Pugachev" w:date="2025-12-19T09:56:00Z">
            <w:rPr>
              <w:ins w:id="866" w:author="Ivan Pugachev" w:date="2025-12-19T09:56:00Z"/>
              <w:del w:id="867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68" w:author="Ivan Pugachev" w:date="2025-12-19T09:56:00Z">
        <w:del w:id="869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7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p_cost_price</w:delText>
          </w:r>
        </w:del>
      </w:ins>
    </w:p>
    <w:p w14:paraId="3A80ACEE" w14:textId="77777777" w:rsidR="00151958" w:rsidRPr="00A62449" w:rsidDel="003114D6" w:rsidRDefault="00151958" w:rsidP="00151958">
      <w:pPr>
        <w:rPr>
          <w:ins w:id="871" w:author="Ivan Pugachev" w:date="2025-12-19T09:56:00Z"/>
          <w:del w:id="872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73" w:author="Ivan Pugachev" w:date="2025-12-19T09:56:00Z">
            <w:rPr>
              <w:ins w:id="874" w:author="Ivan Pugachev" w:date="2025-12-19T09:56:00Z"/>
              <w:del w:id="875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76" w:author="Ivan Pugachev" w:date="2025-12-19T09:56:00Z">
        <w:del w:id="877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7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);</w:delText>
          </w:r>
        </w:del>
      </w:ins>
    </w:p>
    <w:p w14:paraId="757700F9" w14:textId="77777777" w:rsidR="00151958" w:rsidRPr="00A62449" w:rsidDel="003114D6" w:rsidRDefault="00151958" w:rsidP="00151958">
      <w:pPr>
        <w:rPr>
          <w:ins w:id="879" w:author="Ivan Pugachev" w:date="2025-12-19T09:56:00Z"/>
          <w:del w:id="880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81" w:author="Ivan Pugachev" w:date="2025-12-19T09:56:00Z">
            <w:rPr>
              <w:ins w:id="882" w:author="Ivan Pugachev" w:date="2025-12-19T09:56:00Z"/>
              <w:del w:id="883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84" w:author="Ivan Pugachev" w:date="2025-12-19T09:56:00Z">
        <w:del w:id="885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8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SET v_actual_pro_id = LAST_INSERT_ID();</w:delText>
          </w:r>
        </w:del>
      </w:ins>
    </w:p>
    <w:p w14:paraId="716D3A7A" w14:textId="77777777" w:rsidR="00151958" w:rsidRPr="00A62449" w:rsidDel="003114D6" w:rsidRDefault="00151958" w:rsidP="00151958">
      <w:pPr>
        <w:rPr>
          <w:ins w:id="887" w:author="Ivan Pugachev" w:date="2025-12-19T09:56:00Z"/>
          <w:del w:id="888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89" w:author="Ivan Pugachev" w:date="2025-12-19T09:56:00Z">
            <w:rPr>
              <w:ins w:id="890" w:author="Ivan Pugachev" w:date="2025-12-19T09:56:00Z"/>
              <w:del w:id="891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892" w:author="Ivan Pugachev" w:date="2025-12-19T09:56:00Z">
        <w:del w:id="893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89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END IF;</w:delText>
          </w:r>
        </w:del>
      </w:ins>
    </w:p>
    <w:p w14:paraId="06695B6D" w14:textId="77777777" w:rsidR="00151958" w:rsidRPr="00A62449" w:rsidDel="003114D6" w:rsidRDefault="00151958" w:rsidP="00151958">
      <w:pPr>
        <w:rPr>
          <w:ins w:id="895" w:author="Ivan Pugachev" w:date="2025-12-19T09:56:00Z"/>
          <w:del w:id="896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897" w:author="Ivan Pugachev" w:date="2025-12-19T09:56:00Z">
            <w:rPr>
              <w:ins w:id="898" w:author="Ivan Pugachev" w:date="2025-12-19T09:56:00Z"/>
              <w:del w:id="899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900" w:author="Ivan Pugachev" w:date="2025-12-19T09:56:00Z">
        <w:del w:id="901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0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</w:delText>
          </w:r>
        </w:del>
      </w:ins>
    </w:p>
    <w:p w14:paraId="12E516E1" w14:textId="77777777" w:rsidR="00151958" w:rsidRPr="00A62449" w:rsidDel="003114D6" w:rsidRDefault="00151958" w:rsidP="00151958">
      <w:pPr>
        <w:rPr>
          <w:ins w:id="903" w:author="Ivan Pugachev" w:date="2025-12-19T09:56:00Z"/>
          <w:del w:id="904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905" w:author="Ivan Pugachev" w:date="2025-12-19T09:56:00Z">
            <w:rPr>
              <w:ins w:id="906" w:author="Ivan Pugachev" w:date="2025-12-19T09:56:00Z"/>
              <w:del w:id="907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908" w:author="Ivan Pugachev" w:date="2025-12-19T09:56:00Z">
        <w:del w:id="909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1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-- Возвращаем результат</w:delText>
          </w:r>
        </w:del>
      </w:ins>
    </w:p>
    <w:p w14:paraId="79AB64A4" w14:textId="77777777" w:rsidR="00151958" w:rsidRPr="00A62449" w:rsidDel="003114D6" w:rsidRDefault="00151958" w:rsidP="00151958">
      <w:pPr>
        <w:rPr>
          <w:ins w:id="911" w:author="Ivan Pugachev" w:date="2025-12-19T09:56:00Z"/>
          <w:del w:id="912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913" w:author="Ivan Pugachev" w:date="2025-12-19T09:56:00Z">
            <w:rPr>
              <w:ins w:id="914" w:author="Ivan Pugachev" w:date="2025-12-19T09:56:00Z"/>
              <w:del w:id="915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916" w:author="Ivan Pugachev" w:date="2025-12-19T09:56:00Z">
        <w:del w:id="917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1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IF v_calculated_margin &lt; v_min_margin THEN</w:delText>
          </w:r>
        </w:del>
      </w:ins>
    </w:p>
    <w:p w14:paraId="3F40DC8B" w14:textId="77777777" w:rsidR="00151958" w:rsidRPr="00E96159" w:rsidDel="003114D6" w:rsidRDefault="00151958" w:rsidP="00151958">
      <w:pPr>
        <w:rPr>
          <w:ins w:id="919" w:author="Ivan Pugachev" w:date="2025-12-19T09:56:00Z"/>
          <w:del w:id="920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921" w:author="Дмитрий Филимонов" w:date="2026-01-29T15:19:00Z">
            <w:rPr>
              <w:ins w:id="922" w:author="Ivan Pugachev" w:date="2025-12-19T09:56:00Z"/>
              <w:del w:id="923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924" w:author="Ivan Pugachev" w:date="2025-12-19T09:56:00Z">
        <w:del w:id="925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2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SELECT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27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</w:del>
      </w:ins>
    </w:p>
    <w:p w14:paraId="365988CE" w14:textId="77777777" w:rsidR="00151958" w:rsidRPr="00E96159" w:rsidDel="003114D6" w:rsidRDefault="00151958" w:rsidP="00151958">
      <w:pPr>
        <w:rPr>
          <w:ins w:id="928" w:author="Ivan Pugachev" w:date="2025-12-19T09:56:00Z"/>
          <w:del w:id="929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930" w:author="Дмитрий Филимонов" w:date="2026-01-29T15:19:00Z">
            <w:rPr>
              <w:ins w:id="931" w:author="Ivan Pugachev" w:date="2025-12-19T09:56:00Z"/>
              <w:del w:id="932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933" w:author="Ivan Pugachev" w:date="2025-12-19T09:56:00Z">
        <w:del w:id="934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35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'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93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Товар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37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93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добавлен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39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(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940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Внимание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41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: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94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низкая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43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94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наценка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45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)'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4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AS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47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4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result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49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,</w:delText>
          </w:r>
        </w:del>
      </w:ins>
    </w:p>
    <w:p w14:paraId="23E2052E" w14:textId="77777777" w:rsidR="00151958" w:rsidRPr="00A62449" w:rsidDel="003114D6" w:rsidRDefault="00151958" w:rsidP="00151958">
      <w:pPr>
        <w:rPr>
          <w:ins w:id="950" w:author="Ivan Pugachev" w:date="2025-12-19T09:56:00Z"/>
          <w:del w:id="951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952" w:author="Ivan Pugachev" w:date="2025-12-19T09:56:00Z">
            <w:rPr>
              <w:ins w:id="953" w:author="Ivan Pugachev" w:date="2025-12-19T09:56:00Z"/>
              <w:del w:id="954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955" w:author="Ivan Pugachev" w:date="2025-12-19T09:56:00Z">
        <w:del w:id="956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57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58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CONCAT('Наценка: ', ROUND(v_calculated_margin, 2), '%') AS margin,</w:delText>
          </w:r>
        </w:del>
      </w:ins>
    </w:p>
    <w:p w14:paraId="30ED6DFC" w14:textId="77777777" w:rsidR="00151958" w:rsidRPr="00A62449" w:rsidDel="003114D6" w:rsidRDefault="00151958" w:rsidP="00151958">
      <w:pPr>
        <w:rPr>
          <w:ins w:id="959" w:author="Ivan Pugachev" w:date="2025-12-19T09:56:00Z"/>
          <w:del w:id="960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961" w:author="Ivan Pugachev" w:date="2025-12-19T09:56:00Z">
            <w:rPr>
              <w:ins w:id="962" w:author="Ivan Pugachev" w:date="2025-12-19T09:56:00Z"/>
              <w:del w:id="963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964" w:author="Ivan Pugachev" w:date="2025-12-19T09:56:00Z">
        <w:del w:id="965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66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CONCAT('Прибыль с единицы: ', v_profit_per_unit, ' руб') AS profit,</w:delText>
          </w:r>
        </w:del>
      </w:ins>
    </w:p>
    <w:p w14:paraId="1FA11FD6" w14:textId="77777777" w:rsidR="00151958" w:rsidRPr="00A62449" w:rsidDel="003114D6" w:rsidRDefault="00151958" w:rsidP="00151958">
      <w:pPr>
        <w:rPr>
          <w:ins w:id="967" w:author="Ivan Pugachev" w:date="2025-12-19T09:56:00Z"/>
          <w:del w:id="968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969" w:author="Ivan Pugachev" w:date="2025-12-19T09:56:00Z">
            <w:rPr>
              <w:ins w:id="970" w:author="Ivan Pugachev" w:date="2025-12-19T09:56:00Z"/>
              <w:del w:id="971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972" w:author="Ivan Pugachev" w:date="2025-12-19T09:56:00Z">
        <w:del w:id="973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74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v_actual_pro_id AS pro_id;</w:delText>
          </w:r>
        </w:del>
      </w:ins>
    </w:p>
    <w:p w14:paraId="034F0C91" w14:textId="77777777" w:rsidR="00151958" w:rsidRPr="00E96159" w:rsidDel="003114D6" w:rsidRDefault="00151958" w:rsidP="00151958">
      <w:pPr>
        <w:rPr>
          <w:ins w:id="975" w:author="Ivan Pugachev" w:date="2025-12-19T09:56:00Z"/>
          <w:del w:id="976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977" w:author="Дмитрий Филимонов" w:date="2026-01-29T15:19:00Z">
            <w:rPr>
              <w:ins w:id="978" w:author="Ivan Pugachev" w:date="2025-12-19T09:56:00Z"/>
              <w:del w:id="979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980" w:author="Ivan Pugachev" w:date="2025-12-19T09:56:00Z">
        <w:del w:id="981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82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ELSE</w:delText>
          </w:r>
        </w:del>
      </w:ins>
    </w:p>
    <w:p w14:paraId="0AA1D685" w14:textId="77777777" w:rsidR="00151958" w:rsidRPr="00E96159" w:rsidDel="003114D6" w:rsidRDefault="00151958" w:rsidP="00151958">
      <w:pPr>
        <w:rPr>
          <w:ins w:id="983" w:author="Ivan Pugachev" w:date="2025-12-19T09:56:00Z"/>
          <w:del w:id="984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985" w:author="Дмитрий Филимонов" w:date="2026-01-29T15:19:00Z">
            <w:rPr>
              <w:ins w:id="986" w:author="Ivan Pugachev" w:date="2025-12-19T09:56:00Z"/>
              <w:del w:id="987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988" w:author="Ivan Pugachev" w:date="2025-12-19T09:56:00Z">
        <w:del w:id="989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90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9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SELECT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992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</w:del>
      </w:ins>
    </w:p>
    <w:p w14:paraId="7DAF5680" w14:textId="77777777" w:rsidR="00151958" w:rsidRPr="00A62449" w:rsidDel="003114D6" w:rsidRDefault="00151958" w:rsidP="00151958">
      <w:pPr>
        <w:rPr>
          <w:ins w:id="993" w:author="Ivan Pugachev" w:date="2025-12-19T09:56:00Z"/>
          <w:del w:id="994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995" w:author="Ivan Pugachev" w:date="2025-12-19T09:56:00Z">
            <w:rPr>
              <w:ins w:id="996" w:author="Ivan Pugachev" w:date="2025-12-19T09:56:00Z"/>
              <w:del w:id="997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998" w:author="Ivan Pugachev" w:date="2025-12-19T09:56:00Z">
        <w:del w:id="999" w:author="Дмитрий Филимонов" w:date="2026-01-29T15:08:00Z"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00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'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100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Товар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02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100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успешно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04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100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добавлен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06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100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в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08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rPrChange w:id="100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меню</w:delText>
          </w:r>
          <w:r w:rsidRPr="00E9615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10" w:author="Дмитрий Филимонов" w:date="2026-01-29T15:19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' </w:delText>
          </w:r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1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AS result,</w:delText>
          </w:r>
        </w:del>
      </w:ins>
    </w:p>
    <w:p w14:paraId="4A966773" w14:textId="77777777" w:rsidR="00151958" w:rsidRPr="00A62449" w:rsidDel="003114D6" w:rsidRDefault="00151958" w:rsidP="00151958">
      <w:pPr>
        <w:rPr>
          <w:ins w:id="1012" w:author="Ivan Pugachev" w:date="2025-12-19T09:56:00Z"/>
          <w:del w:id="1013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1014" w:author="Ivan Pugachev" w:date="2025-12-19T09:56:00Z">
            <w:rPr>
              <w:ins w:id="1015" w:author="Ivan Pugachev" w:date="2025-12-19T09:56:00Z"/>
              <w:del w:id="1016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017" w:author="Ivan Pugachev" w:date="2025-12-19T09:56:00Z">
        <w:del w:id="1018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1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CONCAT('Наценка: ', ROUND(v_calculated_margin, 2), '%') AS margin,</w:delText>
          </w:r>
        </w:del>
      </w:ins>
    </w:p>
    <w:p w14:paraId="070B742F" w14:textId="77777777" w:rsidR="00151958" w:rsidRPr="00A62449" w:rsidDel="003114D6" w:rsidRDefault="00151958" w:rsidP="00151958">
      <w:pPr>
        <w:rPr>
          <w:ins w:id="1020" w:author="Ivan Pugachev" w:date="2025-12-19T09:56:00Z"/>
          <w:del w:id="1021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1022" w:author="Ivan Pugachev" w:date="2025-12-19T09:56:00Z">
            <w:rPr>
              <w:ins w:id="1023" w:author="Ivan Pugachev" w:date="2025-12-19T09:56:00Z"/>
              <w:del w:id="1024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025" w:author="Ivan Pugachev" w:date="2025-12-19T09:56:00Z">
        <w:del w:id="1026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27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CONCAT('Прибыль с единицы: ', v_profit_per_unit, ' руб') AS profit,</w:delText>
          </w:r>
        </w:del>
      </w:ins>
    </w:p>
    <w:p w14:paraId="5D74D489" w14:textId="77777777" w:rsidR="00151958" w:rsidRPr="00A62449" w:rsidDel="003114D6" w:rsidRDefault="00151958" w:rsidP="00151958">
      <w:pPr>
        <w:rPr>
          <w:ins w:id="1028" w:author="Ivan Pugachev" w:date="2025-12-19T09:56:00Z"/>
          <w:del w:id="1029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1030" w:author="Ivan Pugachev" w:date="2025-12-19T09:56:00Z">
            <w:rPr>
              <w:ins w:id="1031" w:author="Ivan Pugachev" w:date="2025-12-19T09:56:00Z"/>
              <w:del w:id="1032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033" w:author="Ivan Pugachev" w:date="2025-12-19T09:56:00Z">
        <w:del w:id="1034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3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        v_actual_pro_id AS pro_id;</w:delText>
          </w:r>
        </w:del>
      </w:ins>
    </w:p>
    <w:p w14:paraId="660A8514" w14:textId="77777777" w:rsidR="00151958" w:rsidRPr="00A62449" w:rsidDel="003114D6" w:rsidRDefault="00151958" w:rsidP="00151958">
      <w:pPr>
        <w:rPr>
          <w:ins w:id="1036" w:author="Ivan Pugachev" w:date="2025-12-19T09:56:00Z"/>
          <w:del w:id="1037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1038" w:author="Ivan Pugachev" w:date="2025-12-19T09:56:00Z">
            <w:rPr>
              <w:ins w:id="1039" w:author="Ivan Pugachev" w:date="2025-12-19T09:56:00Z"/>
              <w:del w:id="1040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041" w:author="Ivan Pugachev" w:date="2025-12-19T09:56:00Z">
        <w:del w:id="1042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43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    END IF;</w:delText>
          </w:r>
        </w:del>
      </w:ins>
    </w:p>
    <w:p w14:paraId="3CA02D07" w14:textId="77777777" w:rsidR="00151958" w:rsidRPr="00A62449" w:rsidDel="003114D6" w:rsidRDefault="00151958" w:rsidP="00151958">
      <w:pPr>
        <w:rPr>
          <w:ins w:id="1044" w:author="Ivan Pugachev" w:date="2025-12-19T09:56:00Z"/>
          <w:del w:id="1045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1046" w:author="Ivan Pugachev" w:date="2025-12-19T09:56:00Z">
            <w:rPr>
              <w:ins w:id="1047" w:author="Ivan Pugachev" w:date="2025-12-19T09:56:00Z"/>
              <w:del w:id="1048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049" w:author="Ivan Pugachev" w:date="2025-12-19T09:56:00Z">
        <w:del w:id="1050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51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    END IF;</w:delText>
          </w:r>
        </w:del>
      </w:ins>
    </w:p>
    <w:p w14:paraId="67EC3A6F" w14:textId="77777777" w:rsidR="00151958" w:rsidRPr="00A62449" w:rsidDel="003114D6" w:rsidRDefault="00151958" w:rsidP="00151958">
      <w:pPr>
        <w:rPr>
          <w:ins w:id="1052" w:author="Ivan Pugachev" w:date="2025-12-19T09:56:00Z"/>
          <w:del w:id="1053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1054" w:author="Ivan Pugachev" w:date="2025-12-19T09:56:00Z">
            <w:rPr>
              <w:ins w:id="1055" w:author="Ivan Pugachev" w:date="2025-12-19T09:56:00Z"/>
              <w:del w:id="1056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057" w:author="Ivan Pugachev" w:date="2025-12-19T09:56:00Z">
        <w:del w:id="1058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59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 xml:space="preserve">    END IF;</w:delText>
          </w:r>
        </w:del>
      </w:ins>
    </w:p>
    <w:p w14:paraId="6C8AACCE" w14:textId="77777777" w:rsidR="00151958" w:rsidRPr="00A62449" w:rsidDel="003114D6" w:rsidRDefault="00151958" w:rsidP="00151958">
      <w:pPr>
        <w:rPr>
          <w:del w:id="1060" w:author="Дмитрий Филимонов" w:date="2026-01-29T15:08:00Z"/>
          <w:rFonts w:ascii="Courier New" w:hAnsi="Courier New" w:cs="Courier New"/>
          <w:color w:val="000000"/>
          <w:szCs w:val="22"/>
          <w:lang w:val="en-US"/>
          <w:rPrChange w:id="1061" w:author="Ivan Pugachev" w:date="2025-12-19T09:56:00Z">
            <w:rPr>
              <w:del w:id="1062" w:author="Дмитрий Филимонов" w:date="2026-01-29T15:08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063" w:author="Ivan Pugachev" w:date="2025-12-19T09:56:00Z">
        <w:del w:id="1064" w:author="Дмитрий Филимонов" w:date="2026-01-29T15:08:00Z">
          <w:r w:rsidRPr="00A62449" w:rsidDel="003114D6">
            <w:rPr>
              <w:rFonts w:ascii="Courier New" w:hAnsi="Courier New" w:cs="Courier New"/>
              <w:color w:val="000000"/>
              <w:szCs w:val="22"/>
              <w:lang w:val="en-US"/>
              <w:rPrChange w:id="1065" w:author="Ivan Pugachev" w:date="2025-12-19T09:56:00Z"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  <w:lang w:val="en-US"/>
                </w:rPr>
              </w:rPrChange>
            </w:rPr>
            <w:delText>END</w:delText>
          </w:r>
        </w:del>
      </w:ins>
    </w:p>
    <w:p w14:paraId="1F145E0A" w14:textId="77777777" w:rsidR="00151958" w:rsidRPr="00982218" w:rsidDel="003020B5" w:rsidRDefault="00151958" w:rsidP="00151958">
      <w:pPr>
        <w:spacing w:after="0"/>
        <w:rPr>
          <w:del w:id="1066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67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>CREATE PROCEDURE RegisterUser(</w:delText>
        </w:r>
      </w:del>
    </w:p>
    <w:p w14:paraId="6B685B34" w14:textId="77777777" w:rsidR="00151958" w:rsidRPr="00982218" w:rsidDel="003020B5" w:rsidRDefault="00151958" w:rsidP="00151958">
      <w:pPr>
        <w:spacing w:after="0"/>
        <w:rPr>
          <w:del w:id="1068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69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user_name VARCHAR(16),</w:delText>
        </w:r>
      </w:del>
    </w:p>
    <w:p w14:paraId="1D7FD53A" w14:textId="77777777" w:rsidR="00151958" w:rsidRPr="00982218" w:rsidDel="003020B5" w:rsidRDefault="00151958" w:rsidP="00151958">
      <w:pPr>
        <w:spacing w:after="0"/>
        <w:rPr>
          <w:del w:id="1070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71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user_email VARCHAR(20),</w:delText>
        </w:r>
      </w:del>
    </w:p>
    <w:p w14:paraId="4C23C4F2" w14:textId="77777777" w:rsidR="00151958" w:rsidRPr="00982218" w:rsidDel="003020B5" w:rsidRDefault="00151958" w:rsidP="00151958">
      <w:pPr>
        <w:spacing w:after="0"/>
        <w:rPr>
          <w:del w:id="1072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73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user_password VARCHAR(255),</w:delText>
        </w:r>
      </w:del>
    </w:p>
    <w:p w14:paraId="13475E92" w14:textId="77777777" w:rsidR="00151958" w:rsidRPr="00982218" w:rsidDel="003020B5" w:rsidRDefault="00151958" w:rsidP="00151958">
      <w:pPr>
        <w:spacing w:after="0"/>
        <w:rPr>
          <w:del w:id="1074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75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user_role ENUM('client', 'freelancer'),</w:delText>
        </w:r>
      </w:del>
    </w:p>
    <w:p w14:paraId="3403B4AC" w14:textId="77777777" w:rsidR="00151958" w:rsidRPr="00982218" w:rsidDel="003020B5" w:rsidRDefault="00151958" w:rsidP="00151958">
      <w:pPr>
        <w:spacing w:after="0"/>
        <w:rPr>
          <w:del w:id="1076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77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user_bio TEXT</w:delText>
        </w:r>
      </w:del>
    </w:p>
    <w:p w14:paraId="0D36F5B7" w14:textId="77777777" w:rsidR="00151958" w:rsidRPr="00982218" w:rsidDel="003020B5" w:rsidRDefault="00151958" w:rsidP="00151958">
      <w:pPr>
        <w:spacing w:after="0"/>
        <w:rPr>
          <w:del w:id="1078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79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>)</w:delText>
        </w:r>
      </w:del>
    </w:p>
    <w:p w14:paraId="107D2F0C" w14:textId="77777777" w:rsidR="00151958" w:rsidRPr="00982218" w:rsidDel="003020B5" w:rsidRDefault="00151958" w:rsidP="00151958">
      <w:pPr>
        <w:spacing w:after="0"/>
        <w:rPr>
          <w:del w:id="1080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81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>BEGIN</w:delText>
        </w:r>
      </w:del>
    </w:p>
    <w:p w14:paraId="2D82905D" w14:textId="77777777" w:rsidR="00151958" w:rsidRPr="00982218" w:rsidDel="003020B5" w:rsidRDefault="00151958" w:rsidP="00151958">
      <w:pPr>
        <w:spacing w:after="0"/>
        <w:rPr>
          <w:del w:id="1082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83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user_count INT;</w:delText>
        </w:r>
      </w:del>
    </w:p>
    <w:p w14:paraId="04E911B0" w14:textId="77777777" w:rsidR="00151958" w:rsidRPr="00982218" w:rsidDel="003020B5" w:rsidRDefault="00151958" w:rsidP="00151958">
      <w:pPr>
        <w:spacing w:after="0"/>
        <w:rPr>
          <w:del w:id="1084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85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SELECT COUNT(*) INTO user_count FROM users WHERE email = user_email;</w:delText>
        </w:r>
      </w:del>
    </w:p>
    <w:p w14:paraId="7C582E81" w14:textId="77777777" w:rsidR="00151958" w:rsidRPr="00982218" w:rsidDel="003020B5" w:rsidRDefault="00151958" w:rsidP="00151958">
      <w:pPr>
        <w:spacing w:after="0"/>
        <w:rPr>
          <w:del w:id="1086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87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5DFCF316" w14:textId="77777777" w:rsidR="00151958" w:rsidRPr="00982218" w:rsidDel="003020B5" w:rsidRDefault="00151958" w:rsidP="00151958">
      <w:pPr>
        <w:spacing w:after="0"/>
        <w:rPr>
          <w:del w:id="1088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89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IF user_count &gt; 0 THEN</w:delText>
        </w:r>
      </w:del>
    </w:p>
    <w:p w14:paraId="4C06864E" w14:textId="77777777" w:rsidR="00151958" w:rsidRPr="00982218" w:rsidDel="003020B5" w:rsidRDefault="00151958" w:rsidP="00151958">
      <w:pPr>
        <w:spacing w:after="0"/>
        <w:rPr>
          <w:del w:id="1090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91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SELECT 'Ошибка: Пользователь с таким email уже существует' AS result;</w:delText>
        </w:r>
      </w:del>
    </w:p>
    <w:p w14:paraId="315B4D15" w14:textId="77777777" w:rsidR="00151958" w:rsidRPr="00982218" w:rsidDel="003020B5" w:rsidRDefault="00151958" w:rsidP="00151958">
      <w:pPr>
        <w:spacing w:after="0"/>
        <w:rPr>
          <w:del w:id="1092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93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ELSE</w:delText>
        </w:r>
      </w:del>
    </w:p>
    <w:p w14:paraId="16A8E3F1" w14:textId="77777777" w:rsidR="00151958" w:rsidRPr="00982218" w:rsidDel="003020B5" w:rsidRDefault="00151958" w:rsidP="00151958">
      <w:pPr>
        <w:spacing w:after="0"/>
        <w:rPr>
          <w:del w:id="1094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95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INSERT INTO users (name, email, password_hash, role, bio)</w:delText>
        </w:r>
      </w:del>
    </w:p>
    <w:p w14:paraId="683D48B3" w14:textId="77777777" w:rsidR="00151958" w:rsidRPr="00982218" w:rsidDel="003020B5" w:rsidRDefault="00151958" w:rsidP="00151958">
      <w:pPr>
        <w:spacing w:after="0"/>
        <w:rPr>
          <w:del w:id="1096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97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VALUES (user_name, user_email, user_password, user_role, user_bio);</w:delText>
        </w:r>
      </w:del>
    </w:p>
    <w:p w14:paraId="121AE50E" w14:textId="77777777" w:rsidR="00151958" w:rsidRPr="00982218" w:rsidDel="003020B5" w:rsidRDefault="00151958" w:rsidP="00151958">
      <w:pPr>
        <w:spacing w:after="0"/>
        <w:rPr>
          <w:del w:id="1098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099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2CD1FE63" w14:textId="77777777" w:rsidR="00151958" w:rsidRPr="00E96159" w:rsidDel="003020B5" w:rsidRDefault="00151958" w:rsidP="00151958">
      <w:pPr>
        <w:spacing w:after="0"/>
        <w:rPr>
          <w:del w:id="1100" w:author="Ivan Pugachev" w:date="2025-12-19T09:16:00Z"/>
          <w:rFonts w:ascii="Courier New" w:hAnsi="Courier New" w:cs="Courier New"/>
          <w:color w:val="000000"/>
          <w:szCs w:val="22"/>
          <w:lang w:val="en-US"/>
          <w:rPrChange w:id="1101" w:author="Дмитрий Филимонов" w:date="2026-01-29T15:19:00Z">
            <w:rPr>
              <w:del w:id="1102" w:author="Ivan Pugachev" w:date="2025-12-19T09:16:00Z"/>
              <w:rFonts w:ascii="Courier New" w:hAnsi="Courier New" w:cs="Courier New"/>
              <w:color w:val="000000"/>
              <w:szCs w:val="22"/>
            </w:rPr>
          </w:rPrChange>
        </w:rPr>
      </w:pPr>
      <w:del w:id="1103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SELECT</w:delText>
        </w:r>
        <w:r w:rsidRPr="00E96159" w:rsidDel="003020B5">
          <w:rPr>
            <w:rFonts w:ascii="Courier New" w:hAnsi="Courier New" w:cs="Courier New"/>
            <w:color w:val="000000"/>
            <w:szCs w:val="22"/>
            <w:lang w:val="en-US"/>
            <w:rPrChange w:id="1104" w:author="Дмитрий Филимонов" w:date="2026-01-29T15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'</w:delText>
        </w:r>
        <w:r w:rsidRPr="00982218" w:rsidDel="003020B5">
          <w:rPr>
            <w:rFonts w:ascii="Courier New" w:hAnsi="Courier New" w:cs="Courier New"/>
            <w:color w:val="000000"/>
            <w:szCs w:val="22"/>
          </w:rPr>
          <w:delText>Пользователь</w:delText>
        </w:r>
        <w:r w:rsidRPr="00E96159" w:rsidDel="003020B5">
          <w:rPr>
            <w:rFonts w:ascii="Courier New" w:hAnsi="Courier New" w:cs="Courier New"/>
            <w:color w:val="000000"/>
            <w:szCs w:val="22"/>
            <w:lang w:val="en-US"/>
            <w:rPrChange w:id="1105" w:author="Дмитрий Филимонов" w:date="2026-01-29T15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</w:delText>
        </w:r>
        <w:r w:rsidRPr="00982218" w:rsidDel="003020B5">
          <w:rPr>
            <w:rFonts w:ascii="Courier New" w:hAnsi="Courier New" w:cs="Courier New"/>
            <w:color w:val="000000"/>
            <w:szCs w:val="22"/>
          </w:rPr>
          <w:delText>успешно</w:delText>
        </w:r>
        <w:r w:rsidRPr="00E96159" w:rsidDel="003020B5">
          <w:rPr>
            <w:rFonts w:ascii="Courier New" w:hAnsi="Courier New" w:cs="Courier New"/>
            <w:color w:val="000000"/>
            <w:szCs w:val="22"/>
            <w:lang w:val="en-US"/>
            <w:rPrChange w:id="1106" w:author="Дмитрий Филимонов" w:date="2026-01-29T15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</w:delText>
        </w:r>
        <w:r w:rsidRPr="00982218" w:rsidDel="003020B5">
          <w:rPr>
            <w:rFonts w:ascii="Courier New" w:hAnsi="Courier New" w:cs="Courier New"/>
            <w:color w:val="000000"/>
            <w:szCs w:val="22"/>
          </w:rPr>
          <w:delText>зарегистрирован</w:delText>
        </w:r>
        <w:r w:rsidRPr="00E96159" w:rsidDel="003020B5">
          <w:rPr>
            <w:rFonts w:ascii="Courier New" w:hAnsi="Courier New" w:cs="Courier New"/>
            <w:color w:val="000000"/>
            <w:szCs w:val="22"/>
            <w:lang w:val="en-US"/>
            <w:rPrChange w:id="1107" w:author="Дмитрий Филимонов" w:date="2026-01-29T15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' </w:delText>
        </w:r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>AS</w:delText>
        </w:r>
        <w:r w:rsidRPr="00E96159" w:rsidDel="003020B5">
          <w:rPr>
            <w:rFonts w:ascii="Courier New" w:hAnsi="Courier New" w:cs="Courier New"/>
            <w:color w:val="000000"/>
            <w:szCs w:val="22"/>
            <w:lang w:val="en-US"/>
            <w:rPrChange w:id="1108" w:author="Дмитрий Филимонов" w:date="2026-01-29T15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</w:delText>
        </w:r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>result</w:delText>
        </w:r>
        <w:r w:rsidRPr="00E96159" w:rsidDel="003020B5">
          <w:rPr>
            <w:rFonts w:ascii="Courier New" w:hAnsi="Courier New" w:cs="Courier New"/>
            <w:color w:val="000000"/>
            <w:szCs w:val="22"/>
            <w:lang w:val="en-US"/>
            <w:rPrChange w:id="1109" w:author="Дмитрий Филимонов" w:date="2026-01-29T15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;</w:delText>
        </w:r>
      </w:del>
    </w:p>
    <w:p w14:paraId="0F18ED91" w14:textId="77777777" w:rsidR="00151958" w:rsidRPr="00982218" w:rsidDel="003020B5" w:rsidRDefault="00151958" w:rsidP="00151958">
      <w:pPr>
        <w:spacing w:after="0"/>
        <w:rPr>
          <w:del w:id="1110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111" w:author="Ivan Pugachev" w:date="2025-12-19T09:16:00Z">
        <w:r w:rsidRPr="00E96159" w:rsidDel="003020B5">
          <w:rPr>
            <w:rFonts w:ascii="Courier New" w:hAnsi="Courier New" w:cs="Courier New"/>
            <w:color w:val="000000"/>
            <w:szCs w:val="22"/>
            <w:lang w:val="en-US"/>
            <w:rPrChange w:id="1112" w:author="Дмитрий Филимонов" w:date="2026-01-29T15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   </w:delText>
        </w:r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>END IF;</w:delText>
        </w:r>
      </w:del>
    </w:p>
    <w:p w14:paraId="4A5E7FBC" w14:textId="77777777" w:rsidR="00151958" w:rsidDel="003020B5" w:rsidRDefault="00151958" w:rsidP="00151958">
      <w:pPr>
        <w:spacing w:after="0"/>
        <w:rPr>
          <w:del w:id="1113" w:author="Ivan Pugachev" w:date="2025-12-19T09:16:00Z"/>
          <w:rFonts w:ascii="Courier New" w:hAnsi="Courier New" w:cs="Courier New"/>
          <w:color w:val="000000"/>
          <w:szCs w:val="22"/>
          <w:lang w:val="en-US"/>
        </w:rPr>
      </w:pPr>
      <w:del w:id="1114" w:author="Ivan Pugachev" w:date="2025-12-19T09:16:00Z">
        <w:r w:rsidRPr="00982218" w:rsidDel="003020B5">
          <w:rPr>
            <w:rFonts w:ascii="Courier New" w:hAnsi="Courier New" w:cs="Courier New"/>
            <w:color w:val="000000"/>
            <w:szCs w:val="22"/>
            <w:lang w:val="en-US"/>
          </w:rPr>
          <w:delText>END</w:delText>
        </w:r>
      </w:del>
    </w:p>
    <w:p w14:paraId="265721A5" w14:textId="77777777" w:rsidR="00151958" w:rsidRPr="00982218" w:rsidRDefault="00151958" w:rsidP="00151958">
      <w:pPr>
        <w:spacing w:after="0"/>
        <w:rPr>
          <w:rFonts w:ascii="Courier New" w:hAnsi="Courier New" w:cs="Courier New"/>
          <w:color w:val="000000"/>
          <w:szCs w:val="22"/>
          <w:lang w:val="en-US"/>
        </w:rPr>
      </w:pPr>
      <w:del w:id="1115" w:author="Ivan Pugachev" w:date="2025-12-19T09:54:00Z">
        <w:r w:rsidRPr="00BC0DAF" w:rsidDel="00C371AC">
          <w:rPr>
            <w:rFonts w:ascii="Courier New" w:hAnsi="Courier New" w:cs="Courier New"/>
            <w:noProof/>
            <w:color w:val="000000"/>
            <w:szCs w:val="22"/>
            <w:lang w:val="en-US"/>
          </w:rPr>
          <w:drawing>
            <wp:inline distT="0" distB="0" distL="0" distR="0" wp14:anchorId="63320185" wp14:editId="107137BE">
              <wp:extent cx="5940425" cy="863600"/>
              <wp:effectExtent l="0" t="0" r="3175" b="0"/>
              <wp:docPr id="917206280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17206280" name="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863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1116" w:author="Ivan Pugachev" w:date="2025-12-19T09:54:00Z">
        <w:r w:rsidRPr="00E96159">
          <w:rPr>
            <w:noProof/>
            <w:lang w:val="en-US"/>
            <w:rPrChange w:id="1117" w:author="Дмитрий Филимонов" w:date="2026-01-29T15:19:00Z">
              <w:rPr>
                <w:noProof/>
              </w:rPr>
            </w:rPrChange>
          </w:rPr>
          <w:t xml:space="preserve"> </w:t>
        </w:r>
        <w:del w:id="1118" w:author="Дмитрий Филимонов" w:date="2026-01-29T15:18:00Z">
          <w:r w:rsidDel="003114D6">
            <w:rPr>
              <w:noProof/>
            </w:rPr>
            <w:drawing>
              <wp:inline distT="0" distB="0" distL="0" distR="0" wp14:anchorId="62742121" wp14:editId="1C27D62B">
                <wp:extent cx="5940425" cy="1149985"/>
                <wp:effectExtent l="0" t="0" r="3175" b="0"/>
                <wp:docPr id="169086934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0869347" name="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1149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  <w:ins w:id="1119" w:author="Дмитрий Филимонов" w:date="2026-01-29T15:18:00Z">
        <w:r w:rsidRPr="003114D6">
          <w:rPr>
            <w:noProof/>
          </w:rPr>
          <w:drawing>
            <wp:inline distT="0" distB="0" distL="0" distR="0" wp14:anchorId="3F4FE7AB" wp14:editId="77775FDD">
              <wp:extent cx="5940425" cy="3002280"/>
              <wp:effectExtent l="0" t="0" r="3175" b="7620"/>
              <wp:docPr id="3" name="Рисунок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30022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7B28251" w14:textId="77777777" w:rsidR="00151958" w:rsidRDefault="00151958" w:rsidP="00151958">
      <w:pPr>
        <w:rPr>
          <w:ins w:id="1120" w:author="Дмитрий Филимонов" w:date="2026-01-29T15:19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163E534A" w14:textId="77777777" w:rsidR="00151958" w:rsidDel="003020B5" w:rsidRDefault="00151958" w:rsidP="00151958">
      <w:pPr>
        <w:spacing w:after="0"/>
        <w:ind w:firstLine="708"/>
        <w:rPr>
          <w:del w:id="1121" w:author="Ivan Pugachev" w:date="2025-12-19T09:17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ins w:id="1122" w:author="Ivan Pugachev" w:date="2025-12-19T09:17:00Z">
        <w:del w:id="1123" w:author="Дмитрий Филимонов" w:date="2026-01-29T15:18:00Z">
          <w:r w:rsidDel="003114D6"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  <w:delText>CheckLowStock</w:delText>
          </w:r>
          <w:r w:rsidRPr="00EE266E" w:rsidDel="003114D6"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  <w:delText xml:space="preserve"> </w:delText>
          </w:r>
        </w:del>
      </w:ins>
      <w:del w:id="1124" w:author="Дмитрий Филимонов" w:date="2026-01-29T15:18:00Z">
        <w:r w:rsidRPr="00EE266E" w:rsidDel="003114D6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AddReviewAndUpdateRating</w:delText>
        </w:r>
      </w:del>
      <w:proofErr w:type="spellStart"/>
      <w:ins w:id="1125" w:author="Дмитрий Филимонов" w:date="2026-01-29T15:18:00Z"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add_employee</w:t>
        </w:r>
      </w:ins>
      <w:proofErr w:type="spellEnd"/>
    </w:p>
    <w:p w14:paraId="700E0D14" w14:textId="77777777" w:rsidR="00151958" w:rsidRDefault="00151958" w:rsidP="00151958">
      <w:pPr>
        <w:rPr>
          <w:ins w:id="1126" w:author="Ivan Pugachev" w:date="2025-12-19T09:17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6618B83E" w14:textId="77777777" w:rsidR="00151958" w:rsidRPr="00E96159" w:rsidRDefault="00151958" w:rsidP="00151958">
      <w:pPr>
        <w:rPr>
          <w:ins w:id="1127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28" w:author="Дмитрий Филимонов" w:date="2026-01-29T15:19:00Z"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CREATE PROCEDURE `</w:t>
        </w:r>
        <w:proofErr w:type="spellStart"/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add_employee</w:t>
        </w:r>
        <w:proofErr w:type="spellEnd"/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` (</w:t>
        </w:r>
      </w:ins>
    </w:p>
    <w:p w14:paraId="5D6105A7" w14:textId="77777777" w:rsidR="00151958" w:rsidRPr="00E96159" w:rsidRDefault="00151958" w:rsidP="00151958">
      <w:pPr>
        <w:rPr>
          <w:ins w:id="1129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30" w:author="Дмитрий Филимонов" w:date="2026-01-29T15:19:00Z"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 xml:space="preserve">    IN </w:t>
        </w:r>
        <w:proofErr w:type="spellStart"/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p_name</w:t>
        </w:r>
        <w:proofErr w:type="spellEnd"/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gramStart"/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VARCHAR(</w:t>
        </w:r>
        <w:proofErr w:type="gramEnd"/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100),</w:t>
        </w:r>
      </w:ins>
    </w:p>
    <w:p w14:paraId="6E22BD6B" w14:textId="77777777" w:rsidR="00151958" w:rsidRPr="00E96159" w:rsidRDefault="00151958" w:rsidP="00151958">
      <w:pPr>
        <w:rPr>
          <w:ins w:id="1131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32" w:author="Дмитрий Филимонов" w:date="2026-01-29T15:19:00Z"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 xml:space="preserve">    IN </w:t>
        </w:r>
        <w:proofErr w:type="spellStart"/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p_position</w:t>
        </w:r>
        <w:proofErr w:type="spellEnd"/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gramStart"/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VARCHAR(</w:t>
        </w:r>
        <w:proofErr w:type="gramEnd"/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50),</w:t>
        </w:r>
      </w:ins>
    </w:p>
    <w:p w14:paraId="45C9A556" w14:textId="77777777" w:rsidR="00151958" w:rsidRPr="00E96159" w:rsidRDefault="00151958" w:rsidP="00151958">
      <w:pPr>
        <w:rPr>
          <w:ins w:id="1133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34" w:author="Дмитрий Филимонов" w:date="2026-01-29T15:19:00Z"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 xml:space="preserve">    IN </w:t>
        </w:r>
        <w:proofErr w:type="spellStart"/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p_salary</w:t>
        </w:r>
        <w:proofErr w:type="spellEnd"/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 xml:space="preserve"> </w:t>
        </w:r>
        <w:proofErr w:type="gramStart"/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DECIMAL(</w:t>
        </w:r>
        <w:proofErr w:type="gramEnd"/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10,2)</w:t>
        </w:r>
      </w:ins>
    </w:p>
    <w:p w14:paraId="63D8AAA2" w14:textId="77777777" w:rsidR="00151958" w:rsidRPr="00E96159" w:rsidRDefault="00151958" w:rsidP="00151958">
      <w:pPr>
        <w:rPr>
          <w:ins w:id="1135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36" w:author="Дмитрий Филимонов" w:date="2026-01-29T15:19:00Z"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)</w:t>
        </w:r>
      </w:ins>
    </w:p>
    <w:p w14:paraId="0A16F341" w14:textId="77777777" w:rsidR="00151958" w:rsidRPr="00E96159" w:rsidRDefault="00151958" w:rsidP="00151958">
      <w:pPr>
        <w:rPr>
          <w:ins w:id="1137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38" w:author="Дмитрий Филимонов" w:date="2026-01-29T15:19:00Z"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BEGIN</w:t>
        </w:r>
      </w:ins>
    </w:p>
    <w:p w14:paraId="2D7EB565" w14:textId="77777777" w:rsidR="00151958" w:rsidRPr="00E96159" w:rsidRDefault="00151958" w:rsidP="00151958">
      <w:pPr>
        <w:rPr>
          <w:ins w:id="1139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40" w:author="Дмитрий Филимонов" w:date="2026-01-29T15:19:00Z"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 xml:space="preserve">    INSERT INTO employees (</w:t>
        </w:r>
        <w:proofErr w:type="spellStart"/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full_name</w:t>
        </w:r>
        <w:proofErr w:type="spellEnd"/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, position, salary)</w:t>
        </w:r>
      </w:ins>
    </w:p>
    <w:p w14:paraId="7101A0AE" w14:textId="77777777" w:rsidR="00151958" w:rsidRPr="00E96159" w:rsidRDefault="00151958" w:rsidP="00151958">
      <w:pPr>
        <w:rPr>
          <w:ins w:id="1141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42" w:author="Дмитрий Филимонов" w:date="2026-01-29T15:19:00Z"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 xml:space="preserve">    VALUES (</w:t>
        </w:r>
        <w:proofErr w:type="spellStart"/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p_name</w:t>
        </w:r>
        <w:proofErr w:type="spellEnd"/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 xml:space="preserve">, </w:t>
        </w:r>
        <w:proofErr w:type="spellStart"/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p_position</w:t>
        </w:r>
        <w:proofErr w:type="spellEnd"/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 xml:space="preserve">, </w:t>
        </w:r>
        <w:proofErr w:type="spellStart"/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p_salary</w:t>
        </w:r>
        <w:proofErr w:type="spellEnd"/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);</w:t>
        </w:r>
      </w:ins>
    </w:p>
    <w:p w14:paraId="667E2DDE" w14:textId="77777777" w:rsidR="00151958" w:rsidDel="00E96159" w:rsidRDefault="00151958" w:rsidP="00151958">
      <w:pPr>
        <w:rPr>
          <w:del w:id="1143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44" w:author="Дмитрий Филимонов" w:date="2026-01-29T15:19:00Z">
        <w:r w:rsidRPr="00E96159">
          <w:rPr>
            <w:rFonts w:ascii="Courier New" w:hAnsi="Courier New" w:cs="Courier New"/>
            <w:color w:val="000000"/>
            <w:szCs w:val="22"/>
            <w:lang w:val="en-US"/>
          </w:rPr>
          <w:t>END</w:t>
        </w:r>
      </w:ins>
      <w:ins w:id="1145" w:author="Ivan Pugachev" w:date="2025-12-19T09:17:00Z">
        <w:del w:id="1146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>CREATE PROCEDURE CheckLowStock()</w:delText>
          </w:r>
        </w:del>
      </w:ins>
    </w:p>
    <w:p w14:paraId="11B284D4" w14:textId="77777777" w:rsidR="00151958" w:rsidRPr="003020B5" w:rsidRDefault="00151958" w:rsidP="00151958">
      <w:pPr>
        <w:rPr>
          <w:ins w:id="1147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</w:p>
    <w:p w14:paraId="089E7111" w14:textId="77777777" w:rsidR="00151958" w:rsidRPr="003020B5" w:rsidDel="00E96159" w:rsidRDefault="00151958" w:rsidP="00151958">
      <w:pPr>
        <w:rPr>
          <w:ins w:id="1148" w:author="Ivan Pugachev" w:date="2025-12-19T09:17:00Z"/>
          <w:del w:id="1149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50" w:author="Ivan Pugachev" w:date="2025-12-19T09:17:00Z">
        <w:del w:id="1151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lastRenderedPageBreak/>
            <w:delText>BEGIN</w:delText>
          </w:r>
        </w:del>
      </w:ins>
    </w:p>
    <w:p w14:paraId="4164478E" w14:textId="77777777" w:rsidR="00151958" w:rsidRPr="003020B5" w:rsidDel="00E96159" w:rsidRDefault="00151958" w:rsidP="00151958">
      <w:pPr>
        <w:rPr>
          <w:ins w:id="1152" w:author="Ivan Pugachev" w:date="2025-12-19T09:17:00Z"/>
          <w:del w:id="1153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54" w:author="Ivan Pugachev" w:date="2025-12-19T09:17:00Z">
        <w:del w:id="1155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-- Товары с низким запасом</w:delText>
          </w:r>
        </w:del>
      </w:ins>
    </w:p>
    <w:p w14:paraId="3F19FD22" w14:textId="77777777" w:rsidR="00151958" w:rsidRPr="003020B5" w:rsidDel="00E96159" w:rsidRDefault="00151958" w:rsidP="00151958">
      <w:pPr>
        <w:rPr>
          <w:ins w:id="1156" w:author="Ivan Pugachev" w:date="2025-12-19T09:17:00Z"/>
          <w:del w:id="1157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58" w:author="Ivan Pugachev" w:date="2025-12-19T09:17:00Z">
        <w:del w:id="1159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SELECT </w:delText>
          </w:r>
        </w:del>
      </w:ins>
    </w:p>
    <w:p w14:paraId="6310E66E" w14:textId="77777777" w:rsidR="00151958" w:rsidRPr="003020B5" w:rsidDel="00E96159" w:rsidRDefault="00151958" w:rsidP="00151958">
      <w:pPr>
        <w:rPr>
          <w:ins w:id="1160" w:author="Ivan Pugachev" w:date="2025-12-19T09:17:00Z"/>
          <w:del w:id="1161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62" w:author="Ivan Pugachev" w:date="2025-12-19T09:17:00Z">
        <w:del w:id="1163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i.int_id,</w:delText>
          </w:r>
        </w:del>
      </w:ins>
    </w:p>
    <w:p w14:paraId="1A64E514" w14:textId="77777777" w:rsidR="00151958" w:rsidRPr="003020B5" w:rsidDel="00E96159" w:rsidRDefault="00151958" w:rsidP="00151958">
      <w:pPr>
        <w:rPr>
          <w:ins w:id="1164" w:author="Ivan Pugachev" w:date="2025-12-19T09:17:00Z"/>
          <w:del w:id="1165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66" w:author="Ivan Pugachev" w:date="2025-12-19T09:17:00Z">
        <w:del w:id="1167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i.int_name,</w:delText>
          </w:r>
        </w:del>
      </w:ins>
    </w:p>
    <w:p w14:paraId="2BB4DEF3" w14:textId="77777777" w:rsidR="00151958" w:rsidRPr="003020B5" w:rsidDel="00E96159" w:rsidRDefault="00151958" w:rsidP="00151958">
      <w:pPr>
        <w:rPr>
          <w:ins w:id="1168" w:author="Ivan Pugachev" w:date="2025-12-19T09:17:00Z"/>
          <w:del w:id="1169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70" w:author="Ivan Pugachev" w:date="2025-12-19T09:17:00Z">
        <w:del w:id="1171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i.int_quantity,</w:delText>
          </w:r>
        </w:del>
      </w:ins>
    </w:p>
    <w:p w14:paraId="54D9C9F9" w14:textId="77777777" w:rsidR="00151958" w:rsidRPr="003020B5" w:rsidDel="00E96159" w:rsidRDefault="00151958" w:rsidP="00151958">
      <w:pPr>
        <w:rPr>
          <w:ins w:id="1172" w:author="Ivan Pugachev" w:date="2025-12-19T09:17:00Z"/>
          <w:del w:id="1173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74" w:author="Ivan Pugachev" w:date="2025-12-19T09:17:00Z">
        <w:del w:id="1175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i.int_min_quantity,</w:delText>
          </w:r>
        </w:del>
      </w:ins>
    </w:p>
    <w:p w14:paraId="42262A0D" w14:textId="77777777" w:rsidR="00151958" w:rsidRPr="003020B5" w:rsidDel="00E96159" w:rsidRDefault="00151958" w:rsidP="00151958">
      <w:pPr>
        <w:rPr>
          <w:ins w:id="1176" w:author="Ivan Pugachev" w:date="2025-12-19T09:17:00Z"/>
          <w:del w:id="1177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78" w:author="Ivan Pugachev" w:date="2025-12-19T09:17:00Z">
        <w:del w:id="1179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i.supplier_id,           -- новое поле</w:delText>
          </w:r>
        </w:del>
      </w:ins>
    </w:p>
    <w:p w14:paraId="4D281155" w14:textId="77777777" w:rsidR="00151958" w:rsidRPr="003020B5" w:rsidDel="00E96159" w:rsidRDefault="00151958" w:rsidP="00151958">
      <w:pPr>
        <w:rPr>
          <w:ins w:id="1180" w:author="Ivan Pugachev" w:date="2025-12-19T09:17:00Z"/>
          <w:del w:id="1181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82" w:author="Ivan Pugachev" w:date="2025-12-19T09:17:00Z">
        <w:del w:id="1183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s.sup_name,</w:delText>
          </w:r>
        </w:del>
      </w:ins>
    </w:p>
    <w:p w14:paraId="152DD734" w14:textId="77777777" w:rsidR="00151958" w:rsidRPr="003020B5" w:rsidDel="00E96159" w:rsidRDefault="00151958" w:rsidP="00151958">
      <w:pPr>
        <w:rPr>
          <w:ins w:id="1184" w:author="Ivan Pugachev" w:date="2025-12-19T09:17:00Z"/>
          <w:del w:id="1185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86" w:author="Ivan Pugachev" w:date="2025-12-19T09:17:00Z">
        <w:del w:id="1187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s.sup_contact_person,</w:delText>
          </w:r>
        </w:del>
      </w:ins>
    </w:p>
    <w:p w14:paraId="1AA599E5" w14:textId="77777777" w:rsidR="00151958" w:rsidRPr="003020B5" w:rsidDel="00E96159" w:rsidRDefault="00151958" w:rsidP="00151958">
      <w:pPr>
        <w:rPr>
          <w:ins w:id="1188" w:author="Ivan Pugachev" w:date="2025-12-19T09:17:00Z"/>
          <w:del w:id="1189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90" w:author="Ivan Pugachev" w:date="2025-12-19T09:17:00Z">
        <w:del w:id="1191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s.sup_phone_number,</w:delText>
          </w:r>
        </w:del>
      </w:ins>
    </w:p>
    <w:p w14:paraId="5E0D9BEA" w14:textId="77777777" w:rsidR="00151958" w:rsidRPr="003020B5" w:rsidDel="00E96159" w:rsidRDefault="00151958" w:rsidP="00151958">
      <w:pPr>
        <w:rPr>
          <w:ins w:id="1192" w:author="Ivan Pugachev" w:date="2025-12-19T09:17:00Z"/>
          <w:del w:id="1193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94" w:author="Ivan Pugachev" w:date="2025-12-19T09:17:00Z">
        <w:del w:id="1195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s.sup_email,</w:delText>
          </w:r>
        </w:del>
      </w:ins>
    </w:p>
    <w:p w14:paraId="4B2342EA" w14:textId="77777777" w:rsidR="00151958" w:rsidRPr="003020B5" w:rsidDel="00E96159" w:rsidRDefault="00151958" w:rsidP="00151958">
      <w:pPr>
        <w:rPr>
          <w:ins w:id="1196" w:author="Ivan Pugachev" w:date="2025-12-19T09:17:00Z"/>
          <w:del w:id="1197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198" w:author="Ivan Pugachev" w:date="2025-12-19T09:17:00Z">
        <w:del w:id="1199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ROUND((i.int_quantity / i.int_min_quantity) * 100, 1) AS stock_percent,</w:delText>
          </w:r>
        </w:del>
      </w:ins>
    </w:p>
    <w:p w14:paraId="22CADBDC" w14:textId="77777777" w:rsidR="00151958" w:rsidRPr="003020B5" w:rsidDel="00E96159" w:rsidRDefault="00151958" w:rsidP="00151958">
      <w:pPr>
        <w:rPr>
          <w:ins w:id="1200" w:author="Ivan Pugachev" w:date="2025-12-19T09:17:00Z"/>
          <w:del w:id="1201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02" w:author="Ivan Pugachev" w:date="2025-12-19T09:17:00Z">
        <w:del w:id="1203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CASE </w:delText>
          </w:r>
        </w:del>
      </w:ins>
    </w:p>
    <w:p w14:paraId="5B613A06" w14:textId="77777777" w:rsidR="00151958" w:rsidRPr="003020B5" w:rsidDel="00E96159" w:rsidRDefault="00151958" w:rsidP="00151958">
      <w:pPr>
        <w:rPr>
          <w:ins w:id="1204" w:author="Ivan Pugachev" w:date="2025-12-19T09:17:00Z"/>
          <w:del w:id="1205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06" w:author="Ivan Pugachev" w:date="2025-12-19T09:17:00Z">
        <w:del w:id="1207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WHEN i.int_quantity &lt;= 0 THEN 'НЕТ В НАЛИЧИИ'</w:delText>
          </w:r>
        </w:del>
      </w:ins>
    </w:p>
    <w:p w14:paraId="3BFBCD60" w14:textId="77777777" w:rsidR="00151958" w:rsidRPr="003020B5" w:rsidDel="00E96159" w:rsidRDefault="00151958" w:rsidP="00151958">
      <w:pPr>
        <w:rPr>
          <w:ins w:id="1208" w:author="Ivan Pugachev" w:date="2025-12-19T09:17:00Z"/>
          <w:del w:id="1209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10" w:author="Ivan Pugachev" w:date="2025-12-19T09:17:00Z">
        <w:del w:id="1211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WHEN i.int_quantity &lt; i.int_min_quantity THEN 'НИЗКИЙ ЗАПАС'</w:delText>
          </w:r>
        </w:del>
      </w:ins>
    </w:p>
    <w:p w14:paraId="4602A382" w14:textId="77777777" w:rsidR="00151958" w:rsidRPr="003020B5" w:rsidDel="00E96159" w:rsidRDefault="00151958" w:rsidP="00151958">
      <w:pPr>
        <w:rPr>
          <w:ins w:id="1212" w:author="Ivan Pugachev" w:date="2025-12-19T09:17:00Z"/>
          <w:del w:id="1213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14" w:author="Ivan Pugachev" w:date="2025-12-19T09:17:00Z">
        <w:del w:id="1215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ELSE 'НОРМА'</w:delText>
          </w:r>
        </w:del>
      </w:ins>
    </w:p>
    <w:p w14:paraId="6E477E93" w14:textId="77777777" w:rsidR="00151958" w:rsidRPr="003020B5" w:rsidDel="00E96159" w:rsidRDefault="00151958" w:rsidP="00151958">
      <w:pPr>
        <w:rPr>
          <w:ins w:id="1216" w:author="Ivan Pugachev" w:date="2025-12-19T09:17:00Z"/>
          <w:del w:id="1217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18" w:author="Ivan Pugachev" w:date="2025-12-19T09:17:00Z">
        <w:del w:id="1219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END AS status,</w:delText>
          </w:r>
        </w:del>
      </w:ins>
    </w:p>
    <w:p w14:paraId="47CFD120" w14:textId="77777777" w:rsidR="00151958" w:rsidRPr="003020B5" w:rsidDel="00E96159" w:rsidRDefault="00151958" w:rsidP="00151958">
      <w:pPr>
        <w:rPr>
          <w:ins w:id="1220" w:author="Ivan Pugachev" w:date="2025-12-19T09:17:00Z"/>
          <w:del w:id="1221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22" w:author="Ivan Pugachev" w:date="2025-12-19T09:17:00Z">
        <w:del w:id="1223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CONCAT('Заказать: ', ROUND(i.int_min_quantity - i.int_quantity, 2)) AS order_suggestion</w:delText>
          </w:r>
        </w:del>
      </w:ins>
    </w:p>
    <w:p w14:paraId="0A969F0E" w14:textId="77777777" w:rsidR="00151958" w:rsidRPr="003020B5" w:rsidDel="00E96159" w:rsidRDefault="00151958" w:rsidP="00151958">
      <w:pPr>
        <w:rPr>
          <w:ins w:id="1224" w:author="Ivan Pugachev" w:date="2025-12-19T09:17:00Z"/>
          <w:del w:id="1225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26" w:author="Ivan Pugachev" w:date="2025-12-19T09:17:00Z">
        <w:del w:id="1227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FROM inventory i</w:delText>
          </w:r>
        </w:del>
      </w:ins>
    </w:p>
    <w:p w14:paraId="4F609B2D" w14:textId="77777777" w:rsidR="00151958" w:rsidRPr="003020B5" w:rsidDel="00E96159" w:rsidRDefault="00151958" w:rsidP="00151958">
      <w:pPr>
        <w:rPr>
          <w:ins w:id="1228" w:author="Ivan Pugachev" w:date="2025-12-19T09:17:00Z"/>
          <w:del w:id="1229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30" w:author="Ivan Pugachev" w:date="2025-12-19T09:17:00Z">
        <w:del w:id="1231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LEFT JOIN suppliers s ON i.supplier_id = s.sup_id  -- связь через supplier_id</w:delText>
          </w:r>
        </w:del>
      </w:ins>
    </w:p>
    <w:p w14:paraId="482DE4F0" w14:textId="77777777" w:rsidR="00151958" w:rsidRPr="003020B5" w:rsidDel="00E96159" w:rsidRDefault="00151958" w:rsidP="00151958">
      <w:pPr>
        <w:rPr>
          <w:ins w:id="1232" w:author="Ivan Pugachev" w:date="2025-12-19T09:17:00Z"/>
          <w:del w:id="1233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34" w:author="Ivan Pugachev" w:date="2025-12-19T09:17:00Z">
        <w:del w:id="1235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WHERE i.int_quantity &lt; i.int_min_quantity</w:delText>
          </w:r>
        </w:del>
      </w:ins>
    </w:p>
    <w:p w14:paraId="23B4B1FE" w14:textId="77777777" w:rsidR="00151958" w:rsidRPr="003020B5" w:rsidDel="00E96159" w:rsidRDefault="00151958" w:rsidP="00151958">
      <w:pPr>
        <w:rPr>
          <w:ins w:id="1236" w:author="Ivan Pugachev" w:date="2025-12-19T09:17:00Z"/>
          <w:del w:id="1237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38" w:author="Ivan Pugachev" w:date="2025-12-19T09:17:00Z">
        <w:del w:id="1239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ORDER BY stock_percent ASC;</w:delText>
          </w:r>
        </w:del>
      </w:ins>
    </w:p>
    <w:p w14:paraId="661D18D7" w14:textId="77777777" w:rsidR="00151958" w:rsidRPr="003020B5" w:rsidDel="00E96159" w:rsidRDefault="00151958" w:rsidP="00151958">
      <w:pPr>
        <w:rPr>
          <w:ins w:id="1240" w:author="Ivan Pugachev" w:date="2025-12-19T09:17:00Z"/>
          <w:del w:id="1241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42" w:author="Ivan Pugachev" w:date="2025-12-19T09:17:00Z">
        <w:del w:id="1243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</w:delText>
          </w:r>
        </w:del>
      </w:ins>
    </w:p>
    <w:p w14:paraId="054ED975" w14:textId="77777777" w:rsidR="00151958" w:rsidRPr="003020B5" w:rsidDel="00E96159" w:rsidRDefault="00151958" w:rsidP="00151958">
      <w:pPr>
        <w:rPr>
          <w:ins w:id="1244" w:author="Ivan Pugachev" w:date="2025-12-19T09:17:00Z"/>
          <w:del w:id="1245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46" w:author="Ivan Pugachev" w:date="2025-12-19T09:17:00Z">
        <w:del w:id="1247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-- Общая статистика</w:delText>
          </w:r>
        </w:del>
      </w:ins>
    </w:p>
    <w:p w14:paraId="3CF91FD1" w14:textId="77777777" w:rsidR="00151958" w:rsidRPr="003020B5" w:rsidDel="00E96159" w:rsidRDefault="00151958" w:rsidP="00151958">
      <w:pPr>
        <w:rPr>
          <w:ins w:id="1248" w:author="Ivan Pugachev" w:date="2025-12-19T09:17:00Z"/>
          <w:del w:id="1249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50" w:author="Ivan Pugachev" w:date="2025-12-19T09:17:00Z">
        <w:del w:id="1251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SELECT </w:delText>
          </w:r>
        </w:del>
      </w:ins>
    </w:p>
    <w:p w14:paraId="3C466540" w14:textId="77777777" w:rsidR="00151958" w:rsidRPr="003020B5" w:rsidDel="00E96159" w:rsidRDefault="00151958" w:rsidP="00151958">
      <w:pPr>
        <w:rPr>
          <w:ins w:id="1252" w:author="Ivan Pugachev" w:date="2025-12-19T09:17:00Z"/>
          <w:del w:id="1253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54" w:author="Ivan Pugachev" w:date="2025-12-19T09:17:00Z">
        <w:del w:id="1255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COUNT(*) AS total_items,</w:delText>
          </w:r>
        </w:del>
      </w:ins>
    </w:p>
    <w:p w14:paraId="73A7174C" w14:textId="77777777" w:rsidR="00151958" w:rsidRPr="003020B5" w:rsidDel="00E96159" w:rsidRDefault="00151958" w:rsidP="00151958">
      <w:pPr>
        <w:rPr>
          <w:ins w:id="1256" w:author="Ivan Pugachev" w:date="2025-12-19T09:17:00Z"/>
          <w:del w:id="1257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58" w:author="Ivan Pugachev" w:date="2025-12-19T09:17:00Z">
        <w:del w:id="1259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SUM(CASE WHEN int_quantity &lt; int_min_quantity THEN 1 ELSE 0 END) AS low_stock_items,</w:delText>
          </w:r>
        </w:del>
      </w:ins>
    </w:p>
    <w:p w14:paraId="6C35B0A6" w14:textId="77777777" w:rsidR="00151958" w:rsidRPr="003020B5" w:rsidDel="00E96159" w:rsidRDefault="00151958" w:rsidP="00151958">
      <w:pPr>
        <w:rPr>
          <w:ins w:id="1260" w:author="Ivan Pugachev" w:date="2025-12-19T09:17:00Z"/>
          <w:del w:id="1261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62" w:author="Ivan Pugachev" w:date="2025-12-19T09:17:00Z">
        <w:del w:id="1263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SUM(CASE WHEN int_quantity &lt;= 0 THEN 1 ELSE 0 END) AS out_of_stock_items,</w:delText>
          </w:r>
        </w:del>
      </w:ins>
    </w:p>
    <w:p w14:paraId="62C6BBD3" w14:textId="77777777" w:rsidR="00151958" w:rsidRPr="003020B5" w:rsidDel="00E96159" w:rsidRDefault="00151958" w:rsidP="00151958">
      <w:pPr>
        <w:rPr>
          <w:ins w:id="1264" w:author="Ivan Pugachev" w:date="2025-12-19T09:17:00Z"/>
          <w:del w:id="1265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66" w:author="Ivan Pugachev" w:date="2025-12-19T09:17:00Z">
        <w:del w:id="1267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COUNT(DISTINCT supplier_id) AS suppliers_with_low_stock</w:delText>
          </w:r>
        </w:del>
      </w:ins>
    </w:p>
    <w:p w14:paraId="7D2080AA" w14:textId="77777777" w:rsidR="00151958" w:rsidRPr="003020B5" w:rsidDel="00E96159" w:rsidRDefault="00151958" w:rsidP="00151958">
      <w:pPr>
        <w:rPr>
          <w:ins w:id="1268" w:author="Ivan Pugachev" w:date="2025-12-19T09:17:00Z"/>
          <w:del w:id="1269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70" w:author="Ivan Pugachev" w:date="2025-12-19T09:17:00Z">
        <w:del w:id="1271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FROM inventory;</w:delText>
          </w:r>
        </w:del>
      </w:ins>
    </w:p>
    <w:p w14:paraId="62F4F2FD" w14:textId="77777777" w:rsidR="00151958" w:rsidRPr="00740A05" w:rsidDel="00E96159" w:rsidRDefault="00151958" w:rsidP="00151958">
      <w:pPr>
        <w:spacing w:after="0"/>
        <w:ind w:firstLine="708"/>
        <w:rPr>
          <w:del w:id="1272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ins w:id="1273" w:author="Ivan Pugachev" w:date="2025-12-19T09:17:00Z">
        <w:del w:id="1274" w:author="Дмитрий Филимонов" w:date="2026-01-29T15:19:00Z">
          <w:r w:rsidRPr="003020B5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END </w:delText>
          </w:r>
        </w:del>
      </w:ins>
      <w:del w:id="1275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>CREATE PROCEDURE AddReviewAndUpdateRating(</w:delText>
        </w:r>
      </w:del>
    </w:p>
    <w:p w14:paraId="6A1AD037" w14:textId="77777777" w:rsidR="00151958" w:rsidRPr="00740A05" w:rsidDel="00E96159" w:rsidRDefault="00151958" w:rsidP="00151958">
      <w:pPr>
        <w:spacing w:after="0"/>
        <w:ind w:firstLine="708"/>
        <w:rPr>
          <w:del w:id="1276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277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review_contract_id INT,</w:delText>
        </w:r>
      </w:del>
    </w:p>
    <w:p w14:paraId="21B2B4EF" w14:textId="77777777" w:rsidR="00151958" w:rsidRPr="00740A05" w:rsidDel="00E96159" w:rsidRDefault="00151958" w:rsidP="00151958">
      <w:pPr>
        <w:spacing w:after="0"/>
        <w:ind w:firstLine="708"/>
        <w:rPr>
          <w:del w:id="1278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279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review_reviewer_id INT,</w:delText>
        </w:r>
      </w:del>
    </w:p>
    <w:p w14:paraId="5FD3FE54" w14:textId="77777777" w:rsidR="00151958" w:rsidRPr="00740A05" w:rsidDel="00E96159" w:rsidRDefault="00151958" w:rsidP="00151958">
      <w:pPr>
        <w:spacing w:after="0"/>
        <w:ind w:firstLine="708"/>
        <w:rPr>
          <w:del w:id="1280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281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review_target_id INT,</w:delText>
        </w:r>
      </w:del>
    </w:p>
    <w:p w14:paraId="62D0BD9F" w14:textId="77777777" w:rsidR="00151958" w:rsidRPr="00740A05" w:rsidDel="00E96159" w:rsidRDefault="00151958" w:rsidP="00151958">
      <w:pPr>
        <w:spacing w:after="0"/>
        <w:ind w:firstLine="708"/>
        <w:rPr>
          <w:del w:id="1282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283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review_rating TINYINT,</w:delText>
        </w:r>
      </w:del>
    </w:p>
    <w:p w14:paraId="7D07662F" w14:textId="77777777" w:rsidR="00151958" w:rsidRPr="00740A05" w:rsidDel="00E96159" w:rsidRDefault="00151958" w:rsidP="00151958">
      <w:pPr>
        <w:spacing w:after="0"/>
        <w:ind w:firstLine="708"/>
        <w:rPr>
          <w:del w:id="1284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285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IN review_comment TEXT</w:delText>
        </w:r>
      </w:del>
    </w:p>
    <w:p w14:paraId="1FE808B8" w14:textId="77777777" w:rsidR="00151958" w:rsidRPr="00740A05" w:rsidDel="00E96159" w:rsidRDefault="00151958" w:rsidP="00151958">
      <w:pPr>
        <w:spacing w:after="0"/>
        <w:ind w:firstLine="708"/>
        <w:rPr>
          <w:del w:id="1286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287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>)</w:delText>
        </w:r>
      </w:del>
    </w:p>
    <w:p w14:paraId="23A34733" w14:textId="77777777" w:rsidR="00151958" w:rsidRPr="00740A05" w:rsidDel="00E96159" w:rsidRDefault="00151958" w:rsidP="00151958">
      <w:pPr>
        <w:spacing w:after="0"/>
        <w:ind w:firstLine="708"/>
        <w:rPr>
          <w:del w:id="1288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289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>BEGIN</w:delText>
        </w:r>
      </w:del>
    </w:p>
    <w:p w14:paraId="49EF2686" w14:textId="77777777" w:rsidR="00151958" w:rsidRPr="00740A05" w:rsidDel="00E96159" w:rsidRDefault="00151958" w:rsidP="00151958">
      <w:pPr>
        <w:spacing w:after="0"/>
        <w:ind w:firstLine="708"/>
        <w:rPr>
          <w:del w:id="1290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291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contract_exists INT;</w:delText>
        </w:r>
      </w:del>
    </w:p>
    <w:p w14:paraId="76A5C8F4" w14:textId="77777777" w:rsidR="00151958" w:rsidRPr="00740A05" w:rsidDel="00E96159" w:rsidRDefault="00151958" w:rsidP="00151958">
      <w:pPr>
        <w:spacing w:after="0"/>
        <w:ind w:firstLine="708"/>
        <w:rPr>
          <w:del w:id="1292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293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already_reviewed INT;</w:delText>
        </w:r>
      </w:del>
    </w:p>
    <w:p w14:paraId="511B3685" w14:textId="77777777" w:rsidR="00151958" w:rsidRPr="00740A05" w:rsidDel="00E96159" w:rsidRDefault="00151958" w:rsidP="00151958">
      <w:pPr>
        <w:spacing w:after="0"/>
        <w:ind w:firstLine="708"/>
        <w:rPr>
          <w:del w:id="1294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295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new_avg_rating DECIMAL(3,2);</w:delText>
        </w:r>
      </w:del>
    </w:p>
    <w:p w14:paraId="1C076C27" w14:textId="77777777" w:rsidR="00151958" w:rsidRPr="00740A05" w:rsidDel="00E96159" w:rsidRDefault="00151958" w:rsidP="00151958">
      <w:pPr>
        <w:spacing w:after="0"/>
        <w:ind w:firstLine="708"/>
        <w:rPr>
          <w:del w:id="1296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297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63CCD3DB" w14:textId="77777777" w:rsidR="00151958" w:rsidRPr="00740A05" w:rsidDel="00E96159" w:rsidRDefault="00151958" w:rsidP="00151958">
      <w:pPr>
        <w:spacing w:after="0"/>
        <w:ind w:firstLine="708"/>
        <w:rPr>
          <w:del w:id="1298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299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--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Проверяем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существование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контракта</w:delText>
        </w:r>
      </w:del>
    </w:p>
    <w:p w14:paraId="43E86189" w14:textId="77777777" w:rsidR="00151958" w:rsidRPr="00740A05" w:rsidDel="00E96159" w:rsidRDefault="00151958" w:rsidP="00151958">
      <w:pPr>
        <w:spacing w:after="0"/>
        <w:ind w:firstLine="708"/>
        <w:rPr>
          <w:del w:id="1300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01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SELECT COUNT(*) INTO contract_exists </w:delText>
        </w:r>
      </w:del>
    </w:p>
    <w:p w14:paraId="44F28A9A" w14:textId="77777777" w:rsidR="00151958" w:rsidRPr="00740A05" w:rsidDel="00E96159" w:rsidRDefault="00151958" w:rsidP="00151958">
      <w:pPr>
        <w:spacing w:after="0"/>
        <w:ind w:firstLine="708"/>
        <w:rPr>
          <w:del w:id="1302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03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FROM contracts WHERE id = review_contract_id;</w:delText>
        </w:r>
      </w:del>
    </w:p>
    <w:p w14:paraId="27BC1AE0" w14:textId="77777777" w:rsidR="00151958" w:rsidRPr="00740A05" w:rsidDel="00E96159" w:rsidRDefault="00151958" w:rsidP="00151958">
      <w:pPr>
        <w:spacing w:after="0"/>
        <w:ind w:firstLine="708"/>
        <w:rPr>
          <w:del w:id="1304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05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765FD08C" w14:textId="77777777" w:rsidR="00151958" w:rsidRPr="00740A05" w:rsidDel="00E96159" w:rsidRDefault="00151958" w:rsidP="00151958">
      <w:pPr>
        <w:spacing w:after="0"/>
        <w:ind w:firstLine="708"/>
        <w:rPr>
          <w:del w:id="1306" w:author="Дмитрий Филимонов" w:date="2026-01-29T15:19:00Z"/>
          <w:rFonts w:ascii="Courier New" w:hAnsi="Courier New" w:cs="Courier New"/>
          <w:color w:val="000000"/>
          <w:szCs w:val="22"/>
        </w:rPr>
      </w:pPr>
      <w:del w:id="1307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-- Проверяем, не оставлял ли уже пользователь отзыв этому target в рамках контракта</w:delText>
        </w:r>
      </w:del>
    </w:p>
    <w:p w14:paraId="54D08E82" w14:textId="77777777" w:rsidR="00151958" w:rsidRPr="00740A05" w:rsidDel="00E96159" w:rsidRDefault="00151958" w:rsidP="00151958">
      <w:pPr>
        <w:spacing w:after="0"/>
        <w:ind w:firstLine="708"/>
        <w:rPr>
          <w:del w:id="1308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09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</w:rPr>
          <w:delText xml:space="preserve">    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SELECT COUNT(*) INTO already_reviewed </w:delText>
        </w:r>
      </w:del>
    </w:p>
    <w:p w14:paraId="5FF7F09C" w14:textId="77777777" w:rsidR="00151958" w:rsidRPr="00740A05" w:rsidDel="00E96159" w:rsidRDefault="00151958" w:rsidP="00151958">
      <w:pPr>
        <w:spacing w:after="0"/>
        <w:ind w:firstLine="708"/>
        <w:rPr>
          <w:del w:id="1310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11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FROM reviews </w:delText>
        </w:r>
      </w:del>
    </w:p>
    <w:p w14:paraId="45D67347" w14:textId="77777777" w:rsidR="00151958" w:rsidRPr="00740A05" w:rsidDel="00E96159" w:rsidRDefault="00151958" w:rsidP="00151958">
      <w:pPr>
        <w:spacing w:after="0"/>
        <w:ind w:firstLine="708"/>
        <w:rPr>
          <w:del w:id="1312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13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WHERE contract_id = review_contract_id </w:delText>
        </w:r>
      </w:del>
    </w:p>
    <w:p w14:paraId="4F114621" w14:textId="77777777" w:rsidR="00151958" w:rsidRPr="00740A05" w:rsidDel="00E96159" w:rsidRDefault="00151958" w:rsidP="00151958">
      <w:pPr>
        <w:spacing w:after="0"/>
        <w:ind w:firstLine="708"/>
        <w:rPr>
          <w:del w:id="1314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15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AND reviewer_id = review_reviewer_id </w:delText>
        </w:r>
      </w:del>
    </w:p>
    <w:p w14:paraId="64BC49EF" w14:textId="77777777" w:rsidR="00151958" w:rsidRPr="00740A05" w:rsidDel="00E96159" w:rsidRDefault="00151958" w:rsidP="00151958">
      <w:pPr>
        <w:spacing w:after="0"/>
        <w:ind w:firstLine="708"/>
        <w:rPr>
          <w:del w:id="1316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17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AND target_id = review_target_id;</w:delText>
        </w:r>
      </w:del>
    </w:p>
    <w:p w14:paraId="266D4FE2" w14:textId="77777777" w:rsidR="00151958" w:rsidRPr="00740A05" w:rsidDel="00E96159" w:rsidRDefault="00151958" w:rsidP="00151958">
      <w:pPr>
        <w:spacing w:after="0"/>
        <w:ind w:firstLine="708"/>
        <w:rPr>
          <w:del w:id="1318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19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4A9E66D2" w14:textId="77777777" w:rsidR="00151958" w:rsidRPr="00740A05" w:rsidDel="00E96159" w:rsidRDefault="00151958" w:rsidP="00151958">
      <w:pPr>
        <w:spacing w:after="0"/>
        <w:ind w:firstLine="708"/>
        <w:rPr>
          <w:del w:id="1320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21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IF contract_exists = 0 THEN</w:delText>
        </w:r>
      </w:del>
    </w:p>
    <w:p w14:paraId="39DB5856" w14:textId="77777777" w:rsidR="00151958" w:rsidRPr="00740A05" w:rsidDel="00E96159" w:rsidRDefault="00151958" w:rsidP="00151958">
      <w:pPr>
        <w:spacing w:after="0"/>
        <w:ind w:firstLine="708"/>
        <w:rPr>
          <w:del w:id="1322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23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SELECT '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Ошибка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: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Контракт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не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найден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>' AS result;</w:delText>
        </w:r>
      </w:del>
    </w:p>
    <w:p w14:paraId="2ED8B11D" w14:textId="77777777" w:rsidR="00151958" w:rsidRPr="00740A05" w:rsidDel="00E96159" w:rsidRDefault="00151958" w:rsidP="00151958">
      <w:pPr>
        <w:spacing w:after="0"/>
        <w:ind w:firstLine="708"/>
        <w:rPr>
          <w:del w:id="1324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25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ELSEIF already_reviewed &gt; 0 THEN</w:delText>
        </w:r>
      </w:del>
    </w:p>
    <w:p w14:paraId="4A0F5F28" w14:textId="77777777" w:rsidR="00151958" w:rsidRPr="00740A05" w:rsidDel="00E96159" w:rsidRDefault="00151958" w:rsidP="00151958">
      <w:pPr>
        <w:spacing w:after="0"/>
        <w:ind w:firstLine="708"/>
        <w:rPr>
          <w:del w:id="1326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27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SELECT '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Ошибка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: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Отзыв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уже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был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оставлен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на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этот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контракт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>' AS result;</w:delText>
        </w:r>
      </w:del>
    </w:p>
    <w:p w14:paraId="4AC24F28" w14:textId="77777777" w:rsidR="00151958" w:rsidRPr="00740A05" w:rsidDel="00E96159" w:rsidRDefault="00151958" w:rsidP="00151958">
      <w:pPr>
        <w:spacing w:after="0"/>
        <w:ind w:firstLine="708"/>
        <w:rPr>
          <w:del w:id="1328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29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ELSEIF review_rating &lt; 1 OR review_rating &gt; 5 THEN</w:delText>
        </w:r>
      </w:del>
    </w:p>
    <w:p w14:paraId="1B639244" w14:textId="77777777" w:rsidR="00151958" w:rsidRPr="00740A05" w:rsidDel="00E96159" w:rsidRDefault="00151958" w:rsidP="00151958">
      <w:pPr>
        <w:spacing w:after="0"/>
        <w:ind w:firstLine="708"/>
        <w:rPr>
          <w:del w:id="1330" w:author="Дмитрий Филимонов" w:date="2026-01-29T15:19:00Z"/>
          <w:rFonts w:ascii="Courier New" w:hAnsi="Courier New" w:cs="Courier New"/>
          <w:color w:val="000000"/>
          <w:szCs w:val="22"/>
        </w:rPr>
      </w:pPr>
      <w:del w:id="1331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SELECT 'Ошибка: Рейтинг должен быть от 1 до 5' AS result;</w:delText>
        </w:r>
      </w:del>
    </w:p>
    <w:p w14:paraId="55EF0149" w14:textId="77777777" w:rsidR="00151958" w:rsidRPr="00740A05" w:rsidDel="00E96159" w:rsidRDefault="00151958" w:rsidP="00151958">
      <w:pPr>
        <w:spacing w:after="0"/>
        <w:ind w:firstLine="708"/>
        <w:rPr>
          <w:del w:id="1332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33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</w:rPr>
          <w:delText xml:space="preserve">    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>ELSE</w:delText>
        </w:r>
      </w:del>
    </w:p>
    <w:p w14:paraId="4D112B67" w14:textId="77777777" w:rsidR="00151958" w:rsidRPr="00740A05" w:rsidDel="00E96159" w:rsidRDefault="00151958" w:rsidP="00151958">
      <w:pPr>
        <w:spacing w:after="0"/>
        <w:ind w:firstLine="708"/>
        <w:rPr>
          <w:del w:id="1334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35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--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Начинаем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транзакцию</w:delText>
        </w:r>
      </w:del>
    </w:p>
    <w:p w14:paraId="26BAFF1D" w14:textId="77777777" w:rsidR="00151958" w:rsidRPr="00740A05" w:rsidDel="00E96159" w:rsidRDefault="00151958" w:rsidP="00151958">
      <w:pPr>
        <w:spacing w:after="0"/>
        <w:ind w:firstLine="708"/>
        <w:rPr>
          <w:del w:id="1336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37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START TRANSACTION;</w:delText>
        </w:r>
      </w:del>
    </w:p>
    <w:p w14:paraId="6ED9B634" w14:textId="77777777" w:rsidR="00151958" w:rsidRPr="00740A05" w:rsidDel="00E96159" w:rsidRDefault="00151958" w:rsidP="00151958">
      <w:pPr>
        <w:spacing w:after="0"/>
        <w:ind w:firstLine="708"/>
        <w:rPr>
          <w:del w:id="1338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39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312FCB59" w14:textId="77777777" w:rsidR="00151958" w:rsidRPr="00740A05" w:rsidDel="00E96159" w:rsidRDefault="00151958" w:rsidP="00151958">
      <w:pPr>
        <w:spacing w:after="0"/>
        <w:ind w:firstLine="708"/>
        <w:rPr>
          <w:del w:id="1340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41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--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Добавляем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отзыв</w:delText>
        </w:r>
      </w:del>
    </w:p>
    <w:p w14:paraId="1198E2E3" w14:textId="77777777" w:rsidR="00151958" w:rsidRPr="00740A05" w:rsidDel="00E96159" w:rsidRDefault="00151958" w:rsidP="00151958">
      <w:pPr>
        <w:spacing w:after="0"/>
        <w:ind w:firstLine="708"/>
        <w:rPr>
          <w:del w:id="1342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43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INSERT INTO reviews (contract_id, reviewer_id, target_id, rating, comment)</w:delText>
        </w:r>
      </w:del>
    </w:p>
    <w:p w14:paraId="3144D1DE" w14:textId="77777777" w:rsidR="00151958" w:rsidRPr="00740A05" w:rsidDel="00E96159" w:rsidRDefault="00151958" w:rsidP="00151958">
      <w:pPr>
        <w:spacing w:after="0"/>
        <w:ind w:firstLine="708"/>
        <w:rPr>
          <w:del w:id="1344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45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VALUES (review_contract_id, review_reviewer_id, review_target_id, review_rating, review_comment);</w:delText>
        </w:r>
      </w:del>
    </w:p>
    <w:p w14:paraId="3833FC5A" w14:textId="77777777" w:rsidR="00151958" w:rsidRPr="00740A05" w:rsidDel="00E96159" w:rsidRDefault="00151958" w:rsidP="00151958">
      <w:pPr>
        <w:spacing w:after="0"/>
        <w:ind w:firstLine="708"/>
        <w:rPr>
          <w:del w:id="1346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47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3D64E635" w14:textId="77777777" w:rsidR="00151958" w:rsidRPr="00740A05" w:rsidDel="00E96159" w:rsidRDefault="00151958" w:rsidP="00151958">
      <w:pPr>
        <w:spacing w:after="0"/>
        <w:ind w:firstLine="708"/>
        <w:rPr>
          <w:del w:id="1348" w:author="Дмитрий Филимонов" w:date="2026-01-29T15:19:00Z"/>
          <w:rFonts w:ascii="Courier New" w:hAnsi="Courier New" w:cs="Courier New"/>
          <w:color w:val="000000"/>
          <w:szCs w:val="22"/>
        </w:rPr>
      </w:pPr>
      <w:del w:id="1349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-- Вычисляем новый средний рейтинг для target пользователя</w:delText>
        </w:r>
      </w:del>
    </w:p>
    <w:p w14:paraId="62E04D1A" w14:textId="77777777" w:rsidR="00151958" w:rsidRPr="00740A05" w:rsidDel="00E96159" w:rsidRDefault="00151958" w:rsidP="00151958">
      <w:pPr>
        <w:spacing w:after="0"/>
        <w:ind w:firstLine="708"/>
        <w:rPr>
          <w:del w:id="1350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51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</w:rPr>
          <w:delText xml:space="preserve">        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SELECT AVG(rating) INTO new_avg_rating </w:delText>
        </w:r>
      </w:del>
    </w:p>
    <w:p w14:paraId="51FAD415" w14:textId="77777777" w:rsidR="00151958" w:rsidRPr="00740A05" w:rsidDel="00E96159" w:rsidRDefault="00151958" w:rsidP="00151958">
      <w:pPr>
        <w:spacing w:after="0"/>
        <w:ind w:firstLine="708"/>
        <w:rPr>
          <w:del w:id="1352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53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FROM reviews </w:delText>
        </w:r>
      </w:del>
    </w:p>
    <w:p w14:paraId="1EA70A37" w14:textId="77777777" w:rsidR="00151958" w:rsidRPr="00740A05" w:rsidDel="00E96159" w:rsidRDefault="00151958" w:rsidP="00151958">
      <w:pPr>
        <w:spacing w:after="0"/>
        <w:ind w:firstLine="708"/>
        <w:rPr>
          <w:del w:id="1354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55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WHERE target_id = review_target_id;</w:delText>
        </w:r>
      </w:del>
    </w:p>
    <w:p w14:paraId="093F98A1" w14:textId="77777777" w:rsidR="00151958" w:rsidRPr="00740A05" w:rsidDel="00E96159" w:rsidRDefault="00151958" w:rsidP="00151958">
      <w:pPr>
        <w:spacing w:after="0"/>
        <w:ind w:firstLine="708"/>
        <w:rPr>
          <w:del w:id="1356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57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67CF1840" w14:textId="77777777" w:rsidR="00151958" w:rsidRPr="00740A05" w:rsidDel="00E96159" w:rsidRDefault="00151958" w:rsidP="00151958">
      <w:pPr>
        <w:spacing w:after="0"/>
        <w:ind w:firstLine="708"/>
        <w:rPr>
          <w:del w:id="1358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59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--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Обновляем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рейтинг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пользователя</w:delText>
        </w:r>
      </w:del>
    </w:p>
    <w:p w14:paraId="0EE23F32" w14:textId="77777777" w:rsidR="00151958" w:rsidRPr="00740A05" w:rsidDel="00E96159" w:rsidRDefault="00151958" w:rsidP="00151958">
      <w:pPr>
        <w:spacing w:after="0"/>
        <w:ind w:firstLine="708"/>
        <w:rPr>
          <w:del w:id="1360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61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UPDATE users </w:delText>
        </w:r>
      </w:del>
    </w:p>
    <w:p w14:paraId="189F22E1" w14:textId="77777777" w:rsidR="00151958" w:rsidRPr="00740A05" w:rsidDel="00E96159" w:rsidRDefault="00151958" w:rsidP="00151958">
      <w:pPr>
        <w:spacing w:after="0"/>
        <w:ind w:firstLine="708"/>
        <w:rPr>
          <w:del w:id="1362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63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SET rating = ROUND(new_avg_rating, 2),</w:delText>
        </w:r>
      </w:del>
    </w:p>
    <w:p w14:paraId="2C09D0AE" w14:textId="77777777" w:rsidR="00151958" w:rsidRPr="00740A05" w:rsidDel="00E96159" w:rsidRDefault="00151958" w:rsidP="00151958">
      <w:pPr>
        <w:spacing w:after="0"/>
        <w:ind w:firstLine="708"/>
        <w:rPr>
          <w:del w:id="1364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65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updated_at = CURRENT_TIMESTAMP</w:delText>
        </w:r>
      </w:del>
    </w:p>
    <w:p w14:paraId="0F976CDE" w14:textId="77777777" w:rsidR="00151958" w:rsidRPr="00740A05" w:rsidDel="00E96159" w:rsidRDefault="00151958" w:rsidP="00151958">
      <w:pPr>
        <w:spacing w:after="0"/>
        <w:ind w:firstLine="708"/>
        <w:rPr>
          <w:del w:id="1366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67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WHERE id = review_target_id;</w:delText>
        </w:r>
      </w:del>
    </w:p>
    <w:p w14:paraId="3F384954" w14:textId="77777777" w:rsidR="00151958" w:rsidRPr="00740A05" w:rsidDel="00E96159" w:rsidRDefault="00151958" w:rsidP="00151958">
      <w:pPr>
        <w:spacing w:after="0"/>
        <w:ind w:firstLine="708"/>
        <w:rPr>
          <w:del w:id="1368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69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6D61FCB2" w14:textId="77777777" w:rsidR="00151958" w:rsidRPr="00740A05" w:rsidDel="00E96159" w:rsidRDefault="00151958" w:rsidP="00151958">
      <w:pPr>
        <w:spacing w:after="0"/>
        <w:ind w:firstLine="708"/>
        <w:rPr>
          <w:del w:id="1370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71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COMMIT;</w:delText>
        </w:r>
      </w:del>
    </w:p>
    <w:p w14:paraId="6328290E" w14:textId="77777777" w:rsidR="00151958" w:rsidRPr="00740A05" w:rsidDel="00E96159" w:rsidRDefault="00151958" w:rsidP="00151958">
      <w:pPr>
        <w:spacing w:after="0"/>
        <w:ind w:firstLine="708"/>
        <w:rPr>
          <w:del w:id="1372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73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16BBE99C" w14:textId="77777777" w:rsidR="00151958" w:rsidRPr="00740A05" w:rsidDel="00E96159" w:rsidRDefault="00151958" w:rsidP="00151958">
      <w:pPr>
        <w:spacing w:after="0"/>
        <w:ind w:firstLine="708"/>
        <w:rPr>
          <w:del w:id="1374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75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SELECT </w:delText>
        </w:r>
      </w:del>
    </w:p>
    <w:p w14:paraId="41FDD240" w14:textId="77777777" w:rsidR="00151958" w:rsidRPr="00740A05" w:rsidDel="00E96159" w:rsidRDefault="00151958" w:rsidP="00151958">
      <w:pPr>
        <w:spacing w:after="0"/>
        <w:ind w:firstLine="708"/>
        <w:rPr>
          <w:del w:id="1376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77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'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Отзыв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успешно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740A05" w:rsidDel="00E96159">
          <w:rPr>
            <w:rFonts w:ascii="Courier New" w:hAnsi="Courier New" w:cs="Courier New"/>
            <w:color w:val="000000"/>
            <w:szCs w:val="22"/>
          </w:rPr>
          <w:delText>добавлен</w:delText>
        </w:r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>' AS result,</w:delText>
        </w:r>
      </w:del>
    </w:p>
    <w:p w14:paraId="4177AD27" w14:textId="77777777" w:rsidR="00151958" w:rsidRPr="00740A05" w:rsidDel="00E96159" w:rsidRDefault="00151958" w:rsidP="00151958">
      <w:pPr>
        <w:spacing w:after="0"/>
        <w:ind w:firstLine="708"/>
        <w:rPr>
          <w:del w:id="1378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79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new_avg_rating AS new_rating,</w:delText>
        </w:r>
      </w:del>
    </w:p>
    <w:p w14:paraId="273A8B15" w14:textId="77777777" w:rsidR="00151958" w:rsidRPr="00740A05" w:rsidDel="00E96159" w:rsidRDefault="00151958" w:rsidP="00151958">
      <w:pPr>
        <w:spacing w:after="0"/>
        <w:ind w:firstLine="708"/>
        <w:rPr>
          <w:del w:id="1380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81" w:author="Дмитрий Филимонов" w:date="2026-01-29T15:19:00Z">
        <w:r w:rsidRPr="00740A05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(SELECT name FROM users WHERE id = review_target_id) AS target_user;</w:delText>
        </w:r>
      </w:del>
    </w:p>
    <w:p w14:paraId="0BF67D46" w14:textId="77777777" w:rsidR="00151958" w:rsidRPr="00A3308C" w:rsidDel="00E96159" w:rsidRDefault="00151958" w:rsidP="00151958">
      <w:pPr>
        <w:spacing w:after="0"/>
        <w:ind w:firstLine="708"/>
        <w:rPr>
          <w:del w:id="1382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83" w:author="Дмитрий Филимонов" w:date="2026-01-29T15:19:00Z">
        <w:r w:rsidRPr="00A3308C" w:rsidDel="00E96159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END IF;</w:delText>
        </w:r>
      </w:del>
    </w:p>
    <w:p w14:paraId="0A309557" w14:textId="77777777" w:rsidR="00151958" w:rsidRPr="00A3308C" w:rsidDel="00E96159" w:rsidRDefault="00151958" w:rsidP="00151958">
      <w:pPr>
        <w:spacing w:after="0"/>
        <w:ind w:firstLine="708"/>
        <w:rPr>
          <w:del w:id="1384" w:author="Дмитрий Филимонов" w:date="2026-01-29T15:19:00Z"/>
          <w:rFonts w:ascii="Courier New" w:hAnsi="Courier New" w:cs="Courier New"/>
          <w:color w:val="000000"/>
          <w:szCs w:val="22"/>
          <w:lang w:val="en-US"/>
        </w:rPr>
      </w:pPr>
      <w:del w:id="1385" w:author="Дмитрий Филимонов" w:date="2026-01-29T15:19:00Z">
        <w:r w:rsidRPr="00A3308C" w:rsidDel="00E96159">
          <w:rPr>
            <w:rFonts w:ascii="Courier New" w:hAnsi="Courier New" w:cs="Courier New"/>
            <w:color w:val="000000"/>
            <w:szCs w:val="22"/>
            <w:lang w:val="en-US"/>
          </w:rPr>
          <w:delText>END</w:delText>
        </w:r>
      </w:del>
    </w:p>
    <w:p w14:paraId="04DDD2D9" w14:textId="77777777" w:rsidR="00151958" w:rsidRPr="00A3308C" w:rsidRDefault="00151958" w:rsidP="00151958">
      <w:pPr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</w:pPr>
      <w:del w:id="1386" w:author="Дмитрий Филимонов" w:date="2026-01-29T15:19:00Z">
        <w:r w:rsidRPr="00BC0DAF" w:rsidDel="00E96159">
          <w:rPr>
            <w:rFonts w:ascii="Times New Roman" w:hAnsi="Times New Roman" w:cs="Times New Roman"/>
            <w:b/>
            <w:bCs/>
            <w:noProof/>
            <w:color w:val="000000"/>
            <w:sz w:val="30"/>
            <w:szCs w:val="30"/>
            <w:lang w:val="en-US"/>
          </w:rPr>
          <w:drawing>
            <wp:inline distT="0" distB="0" distL="0" distR="0" wp14:anchorId="39A58BD5" wp14:editId="1EF24F9C">
              <wp:extent cx="5940425" cy="1051560"/>
              <wp:effectExtent l="0" t="0" r="3175" b="0"/>
              <wp:docPr id="1331027029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31027029" name="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10515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1387" w:author="Ivan Pugachev" w:date="2025-12-19T09:54:00Z">
        <w:del w:id="1388" w:author="Дмитрий Филимонов" w:date="2026-01-29T15:19:00Z">
          <w:r w:rsidRPr="00C371AC" w:rsidDel="00E96159">
            <w:rPr>
              <w:noProof/>
            </w:rPr>
            <w:delText xml:space="preserve"> </w:delText>
          </w:r>
        </w:del>
        <w:del w:id="1389" w:author="Дмитрий Филимонов" w:date="2026-01-29T15:22:00Z">
          <w:r w:rsidDel="00E96159">
            <w:rPr>
              <w:noProof/>
            </w:rPr>
            <w:drawing>
              <wp:inline distT="0" distB="0" distL="0" distR="0" wp14:anchorId="50E4D65B" wp14:editId="76005438">
                <wp:extent cx="5940425" cy="1574800"/>
                <wp:effectExtent l="0" t="0" r="3175" b="6350"/>
                <wp:docPr id="131780004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7800047" name="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157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  <w:ins w:id="1390" w:author="Дмитрий Филимонов" w:date="2026-01-29T15:22:00Z">
        <w:r w:rsidRPr="00E96159">
          <w:rPr>
            <w:noProof/>
          </w:rPr>
          <w:drawing>
            <wp:inline distT="0" distB="0" distL="0" distR="0" wp14:anchorId="05ABEF85" wp14:editId="30106881">
              <wp:extent cx="5940425" cy="3790950"/>
              <wp:effectExtent l="0" t="0" r="3175" b="0"/>
              <wp:docPr id="4" name="Рисунок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3790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CEE70B3" w14:textId="77777777" w:rsidR="00151958" w:rsidDel="00E96159" w:rsidRDefault="00151958" w:rsidP="00151958">
      <w:pPr>
        <w:spacing w:after="0"/>
        <w:rPr>
          <w:del w:id="1391" w:author="Дмитрий Филимонов" w:date="2026-01-29T15:22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ins w:id="1392" w:author="Дмитрий Филимонов" w:date="2026-01-29T15:22:00Z"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Add_ev</w:t>
        </w:r>
      </w:ins>
      <w:ins w:id="1393" w:author="Дмитрий Филимонов" w:date="2026-01-29T15:23:00Z"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ent</w:t>
        </w:r>
      </w:ins>
      <w:proofErr w:type="spellEnd"/>
      <w:ins w:id="1394" w:author="Ivan Pugachev" w:date="2025-12-19T09:19:00Z">
        <w:del w:id="1395" w:author="Дмитрий Филимонов" w:date="2026-01-29T15:22:00Z">
          <w:r w:rsidRPr="000641E9" w:rsidDel="00E96159"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  <w:delText>FindSupplierForProduct</w:delText>
          </w:r>
        </w:del>
      </w:ins>
    </w:p>
    <w:p w14:paraId="726660C3" w14:textId="77777777" w:rsidR="00151958" w:rsidRDefault="00151958" w:rsidP="00151958">
      <w:pPr>
        <w:spacing w:after="0"/>
        <w:rPr>
          <w:ins w:id="1396" w:author="Дмитрий Филимонов" w:date="2026-01-29T15:23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C9AFB98" w14:textId="77777777" w:rsidR="00151958" w:rsidRPr="003D4517" w:rsidRDefault="00151958" w:rsidP="00151958">
      <w:pPr>
        <w:spacing w:after="0"/>
        <w:rPr>
          <w:ins w:id="1397" w:author="Ivan Pugachev" w:date="2025-12-19T09:19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40B2DFA5" w14:textId="77777777" w:rsidR="00151958" w:rsidRPr="00E96159" w:rsidDel="003D4517" w:rsidRDefault="00151958" w:rsidP="00151958">
      <w:pPr>
        <w:rPr>
          <w:del w:id="1398" w:author="Ivan Pugachev" w:date="2025-12-19T09:19:00Z"/>
          <w:rFonts w:ascii="Courier New" w:hAnsi="Courier New" w:cs="Courier New"/>
          <w:color w:val="000000"/>
          <w:szCs w:val="22"/>
          <w:lang w:val="en-US"/>
          <w:rPrChange w:id="1399" w:author="Дмитрий Филимонов" w:date="2026-01-29T15:24:00Z">
            <w:rPr>
              <w:del w:id="1400" w:author="Ivan Pugachev" w:date="2025-12-19T09:19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del w:id="1401" w:author="Ivan Pugachev" w:date="2025-12-19T09:19:00Z">
        <w:r w:rsidRPr="00E96159" w:rsidDel="003D4517">
          <w:rPr>
            <w:rFonts w:ascii="Courier New" w:hAnsi="Courier New" w:cs="Courier New"/>
            <w:color w:val="000000"/>
            <w:szCs w:val="22"/>
            <w:lang w:val="en-US"/>
            <w:rPrChange w:id="1402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delText>GetUserProjectsHistory</w:delText>
        </w:r>
      </w:del>
    </w:p>
    <w:p w14:paraId="293A8639" w14:textId="77777777" w:rsidR="00151958" w:rsidRPr="00E96159" w:rsidRDefault="00151958" w:rsidP="00151958">
      <w:pPr>
        <w:spacing w:after="0"/>
        <w:rPr>
          <w:ins w:id="1403" w:author="Дмитрий Филимонов" w:date="2026-01-29T15:23:00Z"/>
          <w:rFonts w:ascii="Courier New" w:hAnsi="Courier New" w:cs="Courier New"/>
          <w:color w:val="000000"/>
          <w:szCs w:val="22"/>
          <w:lang w:val="en-US"/>
          <w:rPrChange w:id="1404" w:author="Дмитрий Филимонов" w:date="2026-01-29T15:24:00Z">
            <w:rPr>
              <w:ins w:id="1405" w:author="Дмитрий Филимонов" w:date="2026-01-29T15:23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406" w:author="Дмитрий Филимонов" w:date="2026-01-29T15:23:00Z"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07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CREATE PROCEDURE `</w:t>
        </w:r>
        <w:proofErr w:type="spellStart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08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add_event</w:t>
        </w:r>
        <w:proofErr w:type="spellEnd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09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` (</w:t>
        </w:r>
      </w:ins>
    </w:p>
    <w:p w14:paraId="453C04E9" w14:textId="77777777" w:rsidR="00151958" w:rsidRPr="00E96159" w:rsidRDefault="00151958" w:rsidP="00151958">
      <w:pPr>
        <w:spacing w:after="0"/>
        <w:rPr>
          <w:ins w:id="1410" w:author="Дмитрий Филимонов" w:date="2026-01-29T15:23:00Z"/>
          <w:rFonts w:ascii="Courier New" w:hAnsi="Courier New" w:cs="Courier New"/>
          <w:color w:val="000000"/>
          <w:szCs w:val="22"/>
          <w:lang w:val="en-US"/>
          <w:rPrChange w:id="1411" w:author="Дмитрий Филимонов" w:date="2026-01-29T15:24:00Z">
            <w:rPr>
              <w:ins w:id="1412" w:author="Дмитрий Филимонов" w:date="2026-01-29T15:23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413" w:author="Дмитрий Филимонов" w:date="2026-01-29T15:23:00Z"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14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IN </w:t>
        </w:r>
        <w:proofErr w:type="spellStart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15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p_client_id</w:t>
        </w:r>
        <w:proofErr w:type="spellEnd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16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INT,</w:t>
        </w:r>
      </w:ins>
    </w:p>
    <w:p w14:paraId="2A952E12" w14:textId="77777777" w:rsidR="00151958" w:rsidRPr="00E96159" w:rsidRDefault="00151958" w:rsidP="00151958">
      <w:pPr>
        <w:spacing w:after="0"/>
        <w:rPr>
          <w:ins w:id="1417" w:author="Дмитрий Филимонов" w:date="2026-01-29T15:23:00Z"/>
          <w:rFonts w:ascii="Courier New" w:hAnsi="Courier New" w:cs="Courier New"/>
          <w:color w:val="000000"/>
          <w:szCs w:val="22"/>
          <w:lang w:val="en-US"/>
          <w:rPrChange w:id="1418" w:author="Дмитрий Филимонов" w:date="2026-01-29T15:24:00Z">
            <w:rPr>
              <w:ins w:id="1419" w:author="Дмитрий Филимонов" w:date="2026-01-29T15:23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420" w:author="Дмитрий Филимонов" w:date="2026-01-29T15:23:00Z"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21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IN </w:t>
        </w:r>
        <w:proofErr w:type="spellStart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22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p_event_name</w:t>
        </w:r>
        <w:proofErr w:type="spellEnd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23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</w:t>
        </w:r>
        <w:proofErr w:type="gramStart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24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VARCHAR(</w:t>
        </w:r>
        <w:proofErr w:type="gramEnd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25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100),</w:t>
        </w:r>
      </w:ins>
    </w:p>
    <w:p w14:paraId="381530B2" w14:textId="77777777" w:rsidR="00151958" w:rsidRPr="00E96159" w:rsidRDefault="00151958" w:rsidP="00151958">
      <w:pPr>
        <w:spacing w:after="0"/>
        <w:rPr>
          <w:ins w:id="1426" w:author="Дмитрий Филимонов" w:date="2026-01-29T15:23:00Z"/>
          <w:rFonts w:ascii="Courier New" w:hAnsi="Courier New" w:cs="Courier New"/>
          <w:color w:val="000000"/>
          <w:szCs w:val="22"/>
          <w:lang w:val="en-US"/>
          <w:rPrChange w:id="1427" w:author="Дмитрий Филимонов" w:date="2026-01-29T15:24:00Z">
            <w:rPr>
              <w:ins w:id="1428" w:author="Дмитрий Филимонов" w:date="2026-01-29T15:23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429" w:author="Дмитрий Филимонов" w:date="2026-01-29T15:23:00Z"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30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IN </w:t>
        </w:r>
        <w:proofErr w:type="spellStart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31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p_event_date</w:t>
        </w:r>
        <w:proofErr w:type="spellEnd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32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DATE,</w:t>
        </w:r>
      </w:ins>
    </w:p>
    <w:p w14:paraId="1FF9F36F" w14:textId="77777777" w:rsidR="00151958" w:rsidRPr="00E96159" w:rsidRDefault="00151958" w:rsidP="00151958">
      <w:pPr>
        <w:spacing w:after="0"/>
        <w:rPr>
          <w:ins w:id="1433" w:author="Дмитрий Филимонов" w:date="2026-01-29T15:23:00Z"/>
          <w:rFonts w:ascii="Courier New" w:hAnsi="Courier New" w:cs="Courier New"/>
          <w:color w:val="000000"/>
          <w:szCs w:val="22"/>
          <w:lang w:val="en-US"/>
          <w:rPrChange w:id="1434" w:author="Дмитрий Филимонов" w:date="2026-01-29T15:24:00Z">
            <w:rPr>
              <w:ins w:id="1435" w:author="Дмитрий Филимонов" w:date="2026-01-29T15:23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436" w:author="Дмитрий Филимонов" w:date="2026-01-29T15:23:00Z"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37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IN </w:t>
        </w:r>
        <w:proofErr w:type="spellStart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38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p_budget</w:t>
        </w:r>
        <w:proofErr w:type="spellEnd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39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</w:t>
        </w:r>
        <w:proofErr w:type="gramStart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40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DECIMAL(</w:t>
        </w:r>
        <w:proofErr w:type="gramEnd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41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10,2)</w:t>
        </w:r>
      </w:ins>
    </w:p>
    <w:p w14:paraId="52FCA9D6" w14:textId="77777777" w:rsidR="00151958" w:rsidRPr="00E96159" w:rsidRDefault="00151958" w:rsidP="00151958">
      <w:pPr>
        <w:spacing w:after="0"/>
        <w:rPr>
          <w:ins w:id="1442" w:author="Дмитрий Филимонов" w:date="2026-01-29T15:23:00Z"/>
          <w:rFonts w:ascii="Courier New" w:hAnsi="Courier New" w:cs="Courier New"/>
          <w:color w:val="000000"/>
          <w:szCs w:val="22"/>
          <w:lang w:val="en-US"/>
          <w:rPrChange w:id="1443" w:author="Дмитрий Филимонов" w:date="2026-01-29T15:24:00Z">
            <w:rPr>
              <w:ins w:id="1444" w:author="Дмитрий Филимонов" w:date="2026-01-29T15:23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445" w:author="Дмитрий Филимонов" w:date="2026-01-29T15:23:00Z"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46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)</w:t>
        </w:r>
      </w:ins>
    </w:p>
    <w:p w14:paraId="420C5FA4" w14:textId="77777777" w:rsidR="00151958" w:rsidRPr="00E96159" w:rsidRDefault="00151958" w:rsidP="00151958">
      <w:pPr>
        <w:spacing w:after="0"/>
        <w:rPr>
          <w:ins w:id="1447" w:author="Дмитрий Филимонов" w:date="2026-01-29T15:23:00Z"/>
          <w:rFonts w:ascii="Courier New" w:hAnsi="Courier New" w:cs="Courier New"/>
          <w:color w:val="000000"/>
          <w:szCs w:val="22"/>
          <w:lang w:val="en-US"/>
          <w:rPrChange w:id="1448" w:author="Дмитрий Филимонов" w:date="2026-01-29T15:24:00Z">
            <w:rPr>
              <w:ins w:id="1449" w:author="Дмитрий Филимонов" w:date="2026-01-29T15:23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450" w:author="Дмитрий Филимонов" w:date="2026-01-29T15:23:00Z"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51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BEGIN</w:t>
        </w:r>
      </w:ins>
    </w:p>
    <w:p w14:paraId="6FBDFBCE" w14:textId="77777777" w:rsidR="00151958" w:rsidRPr="00E96159" w:rsidRDefault="00151958" w:rsidP="00151958">
      <w:pPr>
        <w:spacing w:after="0"/>
        <w:rPr>
          <w:ins w:id="1452" w:author="Дмитрий Филимонов" w:date="2026-01-29T15:23:00Z"/>
          <w:rFonts w:ascii="Courier New" w:hAnsi="Courier New" w:cs="Courier New"/>
          <w:color w:val="000000"/>
          <w:szCs w:val="22"/>
          <w:lang w:val="en-US"/>
          <w:rPrChange w:id="1453" w:author="Дмитрий Филимонов" w:date="2026-01-29T15:24:00Z">
            <w:rPr>
              <w:ins w:id="1454" w:author="Дмитрий Филимонов" w:date="2026-01-29T15:23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455" w:author="Дмитрий Филимонов" w:date="2026-01-29T15:23:00Z"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56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INSERT INTO events (</w:t>
        </w:r>
        <w:proofErr w:type="spellStart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57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client_id</w:t>
        </w:r>
        <w:proofErr w:type="spellEnd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58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, </w:t>
        </w:r>
        <w:proofErr w:type="spellStart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59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event_name</w:t>
        </w:r>
        <w:proofErr w:type="spellEnd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60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, </w:t>
        </w:r>
        <w:proofErr w:type="spellStart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61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event_date</w:t>
        </w:r>
        <w:proofErr w:type="spellEnd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62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, budget)</w:t>
        </w:r>
      </w:ins>
    </w:p>
    <w:p w14:paraId="6671F6E2" w14:textId="77777777" w:rsidR="00151958" w:rsidRPr="00E96159" w:rsidRDefault="00151958" w:rsidP="00151958">
      <w:pPr>
        <w:spacing w:after="0"/>
        <w:rPr>
          <w:ins w:id="1463" w:author="Дмитрий Филимонов" w:date="2026-01-29T15:23:00Z"/>
          <w:rFonts w:ascii="Courier New" w:hAnsi="Courier New" w:cs="Courier New"/>
          <w:color w:val="000000"/>
          <w:szCs w:val="22"/>
          <w:lang w:val="en-US"/>
          <w:rPrChange w:id="1464" w:author="Дмитрий Филимонов" w:date="2026-01-29T15:24:00Z">
            <w:rPr>
              <w:ins w:id="1465" w:author="Дмитрий Филимонов" w:date="2026-01-29T15:23:00Z"/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rPrChange>
        </w:rPr>
      </w:pPr>
      <w:ins w:id="1466" w:author="Дмитрий Филимонов" w:date="2026-01-29T15:23:00Z"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67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    VALUES (</w:t>
        </w:r>
        <w:proofErr w:type="spellStart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68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p_client_id</w:t>
        </w:r>
        <w:proofErr w:type="spellEnd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69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, </w:t>
        </w:r>
        <w:proofErr w:type="spellStart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70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p_event_name</w:t>
        </w:r>
        <w:proofErr w:type="spellEnd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71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, </w:t>
        </w:r>
        <w:proofErr w:type="spellStart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72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p_event_date</w:t>
        </w:r>
        <w:proofErr w:type="spellEnd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73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 xml:space="preserve">, </w:t>
        </w:r>
        <w:proofErr w:type="spellStart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74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p_budget</w:t>
        </w:r>
        <w:proofErr w:type="spellEnd"/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75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);</w:t>
        </w:r>
      </w:ins>
    </w:p>
    <w:p w14:paraId="3D192F6B" w14:textId="77777777" w:rsidR="00151958" w:rsidRPr="003D4517" w:rsidDel="00E96159" w:rsidRDefault="00151958" w:rsidP="00151958">
      <w:pPr>
        <w:rPr>
          <w:ins w:id="1476" w:author="Ivan Pugachev" w:date="2025-12-19T09:18:00Z"/>
          <w:del w:id="1477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478" w:author="Дмитрий Филимонов" w:date="2026-01-29T15:23:00Z">
        <w:r w:rsidRPr="00E96159">
          <w:rPr>
            <w:rFonts w:ascii="Courier New" w:hAnsi="Courier New" w:cs="Courier New"/>
            <w:color w:val="000000"/>
            <w:szCs w:val="22"/>
            <w:lang w:val="en-US"/>
            <w:rPrChange w:id="1479" w:author="Дмитрий Филимонов" w:date="2026-01-29T15:24:00Z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rPrChange>
          </w:rPr>
          <w:t>END</w:t>
        </w:r>
      </w:ins>
      <w:ins w:id="1480" w:author="Ivan Pugachev" w:date="2025-12-19T09:18:00Z">
        <w:del w:id="1481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>CREATE PROCEDURE FindSupplierForProduct(</w:delText>
          </w:r>
        </w:del>
      </w:ins>
    </w:p>
    <w:p w14:paraId="0A3CE441" w14:textId="77777777" w:rsidR="00151958" w:rsidRPr="003D4517" w:rsidDel="00E96159" w:rsidRDefault="00151958" w:rsidP="00151958">
      <w:pPr>
        <w:rPr>
          <w:ins w:id="1482" w:author="Ivan Pugachev" w:date="2025-12-19T09:18:00Z"/>
          <w:del w:id="1483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484" w:author="Ivan Pugachev" w:date="2025-12-19T09:18:00Z">
        <w:del w:id="1485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IN product_name VARCHAR(100)</w:delText>
          </w:r>
        </w:del>
      </w:ins>
    </w:p>
    <w:p w14:paraId="5D0D56EC" w14:textId="77777777" w:rsidR="00151958" w:rsidRPr="003D4517" w:rsidDel="00E96159" w:rsidRDefault="00151958" w:rsidP="00151958">
      <w:pPr>
        <w:rPr>
          <w:ins w:id="1486" w:author="Ivan Pugachev" w:date="2025-12-19T09:18:00Z"/>
          <w:del w:id="1487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488" w:author="Ivan Pugachev" w:date="2025-12-19T09:18:00Z">
        <w:del w:id="1489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>)</w:delText>
          </w:r>
        </w:del>
      </w:ins>
    </w:p>
    <w:p w14:paraId="63CC763F" w14:textId="77777777" w:rsidR="00151958" w:rsidRPr="003D4517" w:rsidDel="00E96159" w:rsidRDefault="00151958" w:rsidP="00151958">
      <w:pPr>
        <w:rPr>
          <w:ins w:id="1490" w:author="Ivan Pugachev" w:date="2025-12-19T09:18:00Z"/>
          <w:del w:id="1491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492" w:author="Ivan Pugachev" w:date="2025-12-19T09:18:00Z">
        <w:del w:id="1493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>BEGIN</w:delText>
          </w:r>
        </w:del>
      </w:ins>
    </w:p>
    <w:p w14:paraId="35E138E9" w14:textId="77777777" w:rsidR="00151958" w:rsidRPr="003D4517" w:rsidDel="00E96159" w:rsidRDefault="00151958" w:rsidP="00151958">
      <w:pPr>
        <w:rPr>
          <w:ins w:id="1494" w:author="Ivan Pugachev" w:date="2025-12-19T09:18:00Z"/>
          <w:del w:id="1495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496" w:author="Ivan Pugachev" w:date="2025-12-19T09:18:00Z">
        <w:del w:id="1497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SELECT </w:delText>
          </w:r>
        </w:del>
      </w:ins>
    </w:p>
    <w:p w14:paraId="1C511D4F" w14:textId="77777777" w:rsidR="00151958" w:rsidRPr="003D4517" w:rsidDel="00E96159" w:rsidRDefault="00151958" w:rsidP="00151958">
      <w:pPr>
        <w:rPr>
          <w:ins w:id="1498" w:author="Ivan Pugachev" w:date="2025-12-19T09:18:00Z"/>
          <w:del w:id="1499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00" w:author="Ivan Pugachev" w:date="2025-12-19T09:18:00Z">
        <w:del w:id="1501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i.int_name AS товар,</w:delText>
          </w:r>
        </w:del>
      </w:ins>
    </w:p>
    <w:p w14:paraId="6EDE314B" w14:textId="77777777" w:rsidR="00151958" w:rsidRPr="003D4517" w:rsidDel="00E96159" w:rsidRDefault="00151958" w:rsidP="00151958">
      <w:pPr>
        <w:rPr>
          <w:ins w:id="1502" w:author="Ivan Pugachev" w:date="2025-12-19T09:18:00Z"/>
          <w:del w:id="1503" w:author="Дмитрий Филимонов" w:date="2026-01-29T15:23:00Z"/>
          <w:rFonts w:ascii="Courier New" w:hAnsi="Courier New" w:cs="Courier New"/>
          <w:color w:val="000000"/>
          <w:szCs w:val="22"/>
          <w:rPrChange w:id="1504" w:author="Ivan Pugachev" w:date="2025-12-19T09:18:00Z">
            <w:rPr>
              <w:ins w:id="1505" w:author="Ivan Pugachev" w:date="2025-12-19T09:18:00Z"/>
              <w:del w:id="1506" w:author="Дмитрий Филимонов" w:date="2026-01-29T15:23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ins w:id="1507" w:author="Ivan Pugachev" w:date="2025-12-19T09:18:00Z">
        <w:del w:id="1508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i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rPrChange w:id="1509" w:author="Ivan Pugachev" w:date="2025-12-19T09:18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>.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>int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rPrChange w:id="1510" w:author="Ivan Pugachev" w:date="2025-12-19T09:18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>_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>quantity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rPrChange w:id="1511" w:author="Ivan Pugachev" w:date="2025-12-19T09:18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>AS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rPrChange w:id="1512" w:author="Ivan Pugachev" w:date="2025-12-19T09:18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текущее_количество,</w:delText>
          </w:r>
        </w:del>
      </w:ins>
    </w:p>
    <w:p w14:paraId="5D160307" w14:textId="77777777" w:rsidR="00151958" w:rsidRPr="003D4517" w:rsidDel="00E96159" w:rsidRDefault="00151958" w:rsidP="00151958">
      <w:pPr>
        <w:rPr>
          <w:ins w:id="1513" w:author="Ivan Pugachev" w:date="2025-12-19T09:18:00Z"/>
          <w:del w:id="1514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15" w:author="Ivan Pugachev" w:date="2025-12-19T09:18:00Z">
        <w:del w:id="1516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rPrChange w:id="1517" w:author="Ivan Pugachev" w:date="2025-12-19T09:18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       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>i.int_min_quantity AS минимальный_запас,</w:delText>
          </w:r>
        </w:del>
      </w:ins>
    </w:p>
    <w:p w14:paraId="307F1C41" w14:textId="77777777" w:rsidR="00151958" w:rsidRPr="003D4517" w:rsidDel="00E96159" w:rsidRDefault="00151958" w:rsidP="00151958">
      <w:pPr>
        <w:rPr>
          <w:ins w:id="1518" w:author="Ivan Pugachev" w:date="2025-12-19T09:18:00Z"/>
          <w:del w:id="1519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20" w:author="Ivan Pugachev" w:date="2025-12-19T09:18:00Z">
        <w:del w:id="1521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s.sup_name AS поставщик,</w:delText>
          </w:r>
        </w:del>
      </w:ins>
    </w:p>
    <w:p w14:paraId="176BB4FE" w14:textId="77777777" w:rsidR="00151958" w:rsidRPr="003D4517" w:rsidDel="00E96159" w:rsidRDefault="00151958" w:rsidP="00151958">
      <w:pPr>
        <w:rPr>
          <w:ins w:id="1522" w:author="Ivan Pugachev" w:date="2025-12-19T09:18:00Z"/>
          <w:del w:id="1523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24" w:author="Ivan Pugachev" w:date="2025-12-19T09:18:00Z">
        <w:del w:id="1525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s.sup_contact_person AS контактное_лицо,</w:delText>
          </w:r>
        </w:del>
      </w:ins>
    </w:p>
    <w:p w14:paraId="1A0B43C6" w14:textId="77777777" w:rsidR="00151958" w:rsidRPr="003D4517" w:rsidDel="00E96159" w:rsidRDefault="00151958" w:rsidP="00151958">
      <w:pPr>
        <w:rPr>
          <w:ins w:id="1526" w:author="Ivan Pugachev" w:date="2025-12-19T09:18:00Z"/>
          <w:del w:id="1527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28" w:author="Ivan Pugachev" w:date="2025-12-19T09:18:00Z">
        <w:del w:id="1529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s.sup_phone_number AS телефон,</w:delText>
          </w:r>
        </w:del>
      </w:ins>
    </w:p>
    <w:p w14:paraId="3D33D20E" w14:textId="77777777" w:rsidR="00151958" w:rsidRPr="003D4517" w:rsidDel="00E96159" w:rsidRDefault="00151958" w:rsidP="00151958">
      <w:pPr>
        <w:rPr>
          <w:ins w:id="1530" w:author="Ivan Pugachev" w:date="2025-12-19T09:18:00Z"/>
          <w:del w:id="1531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32" w:author="Ivan Pugachev" w:date="2025-12-19T09:18:00Z">
        <w:del w:id="1533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s.sup_email AS email,</w:delText>
          </w:r>
        </w:del>
      </w:ins>
    </w:p>
    <w:p w14:paraId="080E35BC" w14:textId="77777777" w:rsidR="00151958" w:rsidRPr="003D4517" w:rsidDel="00E96159" w:rsidRDefault="00151958" w:rsidP="00151958">
      <w:pPr>
        <w:rPr>
          <w:ins w:id="1534" w:author="Ivan Pugachev" w:date="2025-12-19T09:18:00Z"/>
          <w:del w:id="1535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36" w:author="Ivan Pugachev" w:date="2025-12-19T09:18:00Z">
        <w:del w:id="1537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CASE </w:delText>
          </w:r>
        </w:del>
      </w:ins>
    </w:p>
    <w:p w14:paraId="24302E30" w14:textId="77777777" w:rsidR="00151958" w:rsidRPr="003D4517" w:rsidDel="00E96159" w:rsidRDefault="00151958" w:rsidP="00151958">
      <w:pPr>
        <w:rPr>
          <w:ins w:id="1538" w:author="Ivan Pugachev" w:date="2025-12-19T09:18:00Z"/>
          <w:del w:id="1539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40" w:author="Ivan Pugachev" w:date="2025-12-19T09:18:00Z">
        <w:del w:id="1541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WHEN i.int_quantity &gt;= i.int_min_quantity THEN 'Достаточно'</w:delText>
          </w:r>
        </w:del>
      </w:ins>
    </w:p>
    <w:p w14:paraId="6768A673" w14:textId="77777777" w:rsidR="00151958" w:rsidRPr="003D4517" w:rsidDel="00E96159" w:rsidRDefault="00151958" w:rsidP="00151958">
      <w:pPr>
        <w:rPr>
          <w:ins w:id="1542" w:author="Ivan Pugachev" w:date="2025-12-19T09:18:00Z"/>
          <w:del w:id="1543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44" w:author="Ivan Pugachev" w:date="2025-12-19T09:18:00Z">
        <w:del w:id="1545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WHEN i.int_quantity &gt; 0 THEN 'Мало'</w:delText>
          </w:r>
        </w:del>
      </w:ins>
    </w:p>
    <w:p w14:paraId="34C680C4" w14:textId="77777777" w:rsidR="00151958" w:rsidRPr="003D4517" w:rsidDel="00E96159" w:rsidRDefault="00151958" w:rsidP="00151958">
      <w:pPr>
        <w:rPr>
          <w:ins w:id="1546" w:author="Ivan Pugachev" w:date="2025-12-19T09:18:00Z"/>
          <w:del w:id="1547" w:author="Дмитрий Филимонов" w:date="2026-01-29T15:23:00Z"/>
          <w:rFonts w:ascii="Courier New" w:hAnsi="Courier New" w:cs="Courier New"/>
          <w:color w:val="000000"/>
          <w:szCs w:val="22"/>
          <w:rPrChange w:id="1548" w:author="Ivan Pugachev" w:date="2025-12-19T09:18:00Z">
            <w:rPr>
              <w:ins w:id="1549" w:author="Ivan Pugachev" w:date="2025-12-19T09:18:00Z"/>
              <w:del w:id="1550" w:author="Дмитрий Филимонов" w:date="2026-01-29T15:23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ins w:id="1551" w:author="Ivan Pugachev" w:date="2025-12-19T09:18:00Z">
        <w:del w:id="1552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ELSE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rPrChange w:id="1553" w:author="Ivan Pugachev" w:date="2025-12-19T09:18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'Нет в наличии'</w:delText>
          </w:r>
        </w:del>
      </w:ins>
    </w:p>
    <w:p w14:paraId="3E46A3C3" w14:textId="77777777" w:rsidR="00151958" w:rsidRPr="003D4517" w:rsidDel="00E96159" w:rsidRDefault="00151958" w:rsidP="00151958">
      <w:pPr>
        <w:rPr>
          <w:ins w:id="1554" w:author="Ivan Pugachev" w:date="2025-12-19T09:18:00Z"/>
          <w:del w:id="1555" w:author="Дмитрий Филимонов" w:date="2026-01-29T15:23:00Z"/>
          <w:rFonts w:ascii="Courier New" w:hAnsi="Courier New" w:cs="Courier New"/>
          <w:color w:val="000000"/>
          <w:szCs w:val="22"/>
          <w:rPrChange w:id="1556" w:author="Ivan Pugachev" w:date="2025-12-19T09:18:00Z">
            <w:rPr>
              <w:ins w:id="1557" w:author="Ivan Pugachev" w:date="2025-12-19T09:18:00Z"/>
              <w:del w:id="1558" w:author="Дмитрий Филимонов" w:date="2026-01-29T15:23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ins w:id="1559" w:author="Ivan Pugachev" w:date="2025-12-19T09:18:00Z">
        <w:del w:id="1560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rPrChange w:id="1561" w:author="Ivan Pugachev" w:date="2025-12-19T09:18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       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>END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rPrChange w:id="1562" w:author="Ivan Pugachev" w:date="2025-12-19T09:18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>AS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rPrChange w:id="1563" w:author="Ivan Pugachev" w:date="2025-12-19T09:18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статус</w:delText>
          </w:r>
        </w:del>
      </w:ins>
    </w:p>
    <w:p w14:paraId="37055166" w14:textId="77777777" w:rsidR="00151958" w:rsidRPr="003D4517" w:rsidDel="00E96159" w:rsidRDefault="00151958" w:rsidP="00151958">
      <w:pPr>
        <w:rPr>
          <w:ins w:id="1564" w:author="Ivan Pugachev" w:date="2025-12-19T09:18:00Z"/>
          <w:del w:id="1565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66" w:author="Ivan Pugachev" w:date="2025-12-19T09:18:00Z">
        <w:del w:id="1567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rPrChange w:id="1568" w:author="Ivan Pugachev" w:date="2025-12-19T09:18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   </w:delText>
          </w:r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>FROM inventory i</w:delText>
          </w:r>
        </w:del>
      </w:ins>
    </w:p>
    <w:p w14:paraId="62107C8F" w14:textId="77777777" w:rsidR="00151958" w:rsidRPr="003D4517" w:rsidDel="00E96159" w:rsidRDefault="00151958" w:rsidP="00151958">
      <w:pPr>
        <w:rPr>
          <w:ins w:id="1569" w:author="Ivan Pugachev" w:date="2025-12-19T09:18:00Z"/>
          <w:del w:id="1570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71" w:author="Ivan Pugachev" w:date="2025-12-19T09:18:00Z">
        <w:del w:id="1572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JOIN suppliers s ON i.supplier_id = s.sup_id</w:delText>
          </w:r>
        </w:del>
      </w:ins>
    </w:p>
    <w:p w14:paraId="2D87773B" w14:textId="77777777" w:rsidR="00151958" w:rsidRPr="003D4517" w:rsidDel="00E96159" w:rsidRDefault="00151958" w:rsidP="00151958">
      <w:pPr>
        <w:rPr>
          <w:ins w:id="1573" w:author="Ivan Pugachev" w:date="2025-12-19T09:18:00Z"/>
          <w:del w:id="1574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75" w:author="Ivan Pugachev" w:date="2025-12-19T09:18:00Z">
        <w:del w:id="1576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WHERE i.int_name LIKE CONCAT('%', product_name, '%')</w:delText>
          </w:r>
        </w:del>
      </w:ins>
    </w:p>
    <w:p w14:paraId="40F5E0E2" w14:textId="77777777" w:rsidR="00151958" w:rsidRPr="003D4517" w:rsidDel="00E96159" w:rsidRDefault="00151958" w:rsidP="00151958">
      <w:pPr>
        <w:rPr>
          <w:ins w:id="1577" w:author="Ivan Pugachev" w:date="2025-12-19T09:18:00Z"/>
          <w:del w:id="1578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79" w:author="Ivan Pugachev" w:date="2025-12-19T09:18:00Z">
        <w:del w:id="1580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ORDER BY i.int_name;</w:delText>
          </w:r>
        </w:del>
      </w:ins>
    </w:p>
    <w:p w14:paraId="33C11EC3" w14:textId="77777777" w:rsidR="00151958" w:rsidDel="00E96159" w:rsidRDefault="00151958" w:rsidP="00151958">
      <w:pPr>
        <w:spacing w:after="0"/>
        <w:rPr>
          <w:del w:id="1581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  <w:ins w:id="1582" w:author="Ivan Pugachev" w:date="2025-12-19T09:18:00Z">
        <w:del w:id="1583" w:author="Дмитрий Филимонов" w:date="2026-01-29T15:23:00Z">
          <w:r w:rsidRPr="003D4517" w:rsidDel="00E96159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END </w:delText>
          </w:r>
        </w:del>
      </w:ins>
      <w:del w:id="1584" w:author="Дмитрий Филимонов" w:date="2026-01-29T15:23:00Z">
        <w:r w:rsidRPr="000F258F" w:rsidDel="00E96159">
          <w:rPr>
            <w:rFonts w:ascii="Courier New" w:hAnsi="Courier New" w:cs="Courier New"/>
            <w:color w:val="000000"/>
            <w:szCs w:val="22"/>
            <w:lang w:val="en-US"/>
          </w:rPr>
          <w:delText>CREATE PROCEDURE GetUserProjectsHistory(IN user_id INT)</w:delText>
        </w:r>
      </w:del>
    </w:p>
    <w:p w14:paraId="12C5DE75" w14:textId="77777777" w:rsidR="00151958" w:rsidDel="00E96159" w:rsidRDefault="00151958" w:rsidP="00151958">
      <w:pPr>
        <w:spacing w:after="0"/>
        <w:rPr>
          <w:ins w:id="1585" w:author="Ivan Pugachev" w:date="2025-12-19T09:53:00Z"/>
          <w:del w:id="1586" w:author="Дмитрий Филимонов" w:date="2026-01-29T15:23:00Z"/>
          <w:rFonts w:ascii="Courier New" w:hAnsi="Courier New" w:cs="Courier New"/>
          <w:color w:val="000000"/>
          <w:szCs w:val="22"/>
          <w:lang w:val="en-US"/>
        </w:rPr>
      </w:pPr>
    </w:p>
    <w:p w14:paraId="4BF3EA25" w14:textId="77777777" w:rsidR="00151958" w:rsidRDefault="00151958" w:rsidP="00151958">
      <w:pPr>
        <w:spacing w:after="0"/>
        <w:rPr>
          <w:ins w:id="1587" w:author="Дмитрий Филимонов" w:date="2026-01-29T15:26:00Z"/>
          <w:rFonts w:ascii="Courier New" w:hAnsi="Courier New" w:cs="Courier New"/>
          <w:color w:val="000000"/>
          <w:szCs w:val="22"/>
          <w:lang w:val="en-US"/>
        </w:rPr>
      </w:pPr>
      <w:ins w:id="1588" w:author="Ivan Pugachev" w:date="2025-12-19T09:53:00Z">
        <w:del w:id="1589" w:author="Дмитрий Филимонов" w:date="2026-01-29T15:26:00Z">
          <w:r w:rsidDel="00E96159">
            <w:rPr>
              <w:noProof/>
            </w:rPr>
            <w:drawing>
              <wp:inline distT="0" distB="0" distL="0" distR="0" wp14:anchorId="0085F6A2" wp14:editId="2E534931">
                <wp:extent cx="5940425" cy="1317625"/>
                <wp:effectExtent l="0" t="0" r="3175" b="0"/>
                <wp:docPr id="63313051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3130515" name="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1317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</w:p>
    <w:p w14:paraId="676A7DC2" w14:textId="77777777" w:rsidR="00151958" w:rsidRDefault="00151958" w:rsidP="00151958">
      <w:pPr>
        <w:spacing w:after="0"/>
        <w:rPr>
          <w:ins w:id="1590" w:author="Ivan Pugachev" w:date="2025-12-19T09:53:00Z"/>
          <w:rFonts w:ascii="Courier New" w:hAnsi="Courier New" w:cs="Courier New"/>
          <w:color w:val="000000"/>
          <w:szCs w:val="22"/>
          <w:lang w:val="en-US"/>
        </w:rPr>
      </w:pPr>
      <w:ins w:id="1591" w:author="Дмитрий Филимонов" w:date="2026-01-29T15:26:00Z">
        <w:r w:rsidRPr="00E96159">
          <w:rPr>
            <w:rFonts w:ascii="Courier New" w:hAnsi="Courier New" w:cs="Courier New"/>
            <w:noProof/>
            <w:color w:val="000000"/>
            <w:szCs w:val="22"/>
            <w:lang w:val="en-US"/>
          </w:rPr>
          <w:drawing>
            <wp:inline distT="0" distB="0" distL="0" distR="0" wp14:anchorId="4C2BBA50" wp14:editId="4497686A">
              <wp:extent cx="5940425" cy="3086100"/>
              <wp:effectExtent l="0" t="0" r="3175" b="0"/>
              <wp:docPr id="5" name="Рисунок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3086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B676007" w14:textId="77777777" w:rsidR="00151958" w:rsidRPr="000F258F" w:rsidRDefault="00151958" w:rsidP="00151958">
      <w:pPr>
        <w:spacing w:after="0"/>
        <w:rPr>
          <w:ins w:id="1592" w:author="Ivan Pugachev" w:date="2025-12-19T09:18:00Z"/>
          <w:rFonts w:ascii="Courier New" w:hAnsi="Courier New" w:cs="Courier New"/>
          <w:color w:val="000000"/>
          <w:szCs w:val="22"/>
          <w:lang w:val="en-US"/>
        </w:rPr>
      </w:pPr>
    </w:p>
    <w:p w14:paraId="47DBE39B" w14:textId="77777777" w:rsidR="00151958" w:rsidRPr="003D4517" w:rsidDel="003D4517" w:rsidRDefault="00151958" w:rsidP="00151958">
      <w:pPr>
        <w:spacing w:after="0"/>
        <w:rPr>
          <w:del w:id="1593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594" w:author="Ivan Pugachev" w:date="2025-12-19T09:19:00Z">
            <w:rPr>
              <w:del w:id="1595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596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597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lastRenderedPageBreak/>
          <w:delText>BEGIN</w:delText>
        </w:r>
      </w:del>
    </w:p>
    <w:p w14:paraId="59B77CE9" w14:textId="77777777" w:rsidR="00151958" w:rsidRPr="003D4517" w:rsidDel="003D4517" w:rsidRDefault="00151958" w:rsidP="00151958">
      <w:pPr>
        <w:spacing w:after="0"/>
        <w:rPr>
          <w:del w:id="1598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599" w:author="Ivan Pugachev" w:date="2025-12-19T09:19:00Z">
            <w:rPr>
              <w:del w:id="1600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01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02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DECLARE user_exists INT;</w:delText>
        </w:r>
      </w:del>
    </w:p>
    <w:p w14:paraId="6F3FDB0C" w14:textId="77777777" w:rsidR="00151958" w:rsidRPr="003D4517" w:rsidDel="003D4517" w:rsidRDefault="00151958" w:rsidP="00151958">
      <w:pPr>
        <w:spacing w:after="0"/>
        <w:rPr>
          <w:del w:id="1603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04" w:author="Ivan Pugachev" w:date="2025-12-19T09:19:00Z">
            <w:rPr>
              <w:del w:id="1605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06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07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</w:delText>
        </w:r>
      </w:del>
    </w:p>
    <w:p w14:paraId="7FC3447B" w14:textId="77777777" w:rsidR="00151958" w:rsidRPr="003D4517" w:rsidDel="003D4517" w:rsidRDefault="00151958" w:rsidP="00151958">
      <w:pPr>
        <w:spacing w:after="0"/>
        <w:rPr>
          <w:del w:id="1608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09" w:author="Ivan Pugachev" w:date="2025-12-19T09:19:00Z">
            <w:rPr>
              <w:del w:id="1610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11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12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--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613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Проверяем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14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615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существование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16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617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пользователя</w:delText>
        </w:r>
      </w:del>
    </w:p>
    <w:p w14:paraId="01271CE5" w14:textId="77777777" w:rsidR="00151958" w:rsidRPr="003D4517" w:rsidDel="003D4517" w:rsidRDefault="00151958" w:rsidP="00151958">
      <w:pPr>
        <w:spacing w:after="0"/>
        <w:rPr>
          <w:del w:id="1618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19" w:author="Ivan Pugachev" w:date="2025-12-19T09:19:00Z">
            <w:rPr>
              <w:del w:id="1620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21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22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SELECT COUNT(*) INTO user_exists FROM users WHERE id = user_id;</w:delText>
        </w:r>
      </w:del>
    </w:p>
    <w:p w14:paraId="548C3A8F" w14:textId="77777777" w:rsidR="00151958" w:rsidRPr="003D4517" w:rsidDel="003D4517" w:rsidRDefault="00151958" w:rsidP="00151958">
      <w:pPr>
        <w:spacing w:after="0"/>
        <w:rPr>
          <w:del w:id="1623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24" w:author="Ivan Pugachev" w:date="2025-12-19T09:19:00Z">
            <w:rPr>
              <w:del w:id="1625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26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27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</w:delText>
        </w:r>
      </w:del>
    </w:p>
    <w:p w14:paraId="22AF50BA" w14:textId="77777777" w:rsidR="00151958" w:rsidRPr="003D4517" w:rsidDel="003D4517" w:rsidRDefault="00151958" w:rsidP="00151958">
      <w:pPr>
        <w:spacing w:after="0"/>
        <w:rPr>
          <w:del w:id="1628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29" w:author="Ivan Pugachev" w:date="2025-12-19T09:19:00Z">
            <w:rPr>
              <w:del w:id="1630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31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32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IF user_exists = 0 THEN</w:delText>
        </w:r>
      </w:del>
    </w:p>
    <w:p w14:paraId="3AB8A72B" w14:textId="77777777" w:rsidR="00151958" w:rsidRPr="003D4517" w:rsidDel="003D4517" w:rsidRDefault="00151958" w:rsidP="00151958">
      <w:pPr>
        <w:spacing w:after="0"/>
        <w:rPr>
          <w:del w:id="1633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34" w:author="Ivan Pugachev" w:date="2025-12-19T09:19:00Z">
            <w:rPr>
              <w:del w:id="1635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36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37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SELECT '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638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Ошибка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39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: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640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Пользователь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41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642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не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43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644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найден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45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>' AS result;</w:delText>
        </w:r>
      </w:del>
    </w:p>
    <w:p w14:paraId="58F1EDEB" w14:textId="77777777" w:rsidR="00151958" w:rsidRPr="003D4517" w:rsidDel="003D4517" w:rsidRDefault="00151958" w:rsidP="00151958">
      <w:pPr>
        <w:spacing w:after="0"/>
        <w:rPr>
          <w:del w:id="1646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rPrChange w:id="1647" w:author="Ivan Pugachev" w:date="2025-12-19T09:19:00Z">
            <w:rPr>
              <w:del w:id="1648" w:author="Ivan Pugachev" w:date="2025-12-19T09:18:00Z"/>
              <w:rFonts w:ascii="Courier New" w:hAnsi="Courier New" w:cs="Courier New"/>
              <w:color w:val="000000"/>
              <w:szCs w:val="22"/>
            </w:rPr>
          </w:rPrChange>
        </w:rPr>
      </w:pPr>
      <w:del w:id="1649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50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651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ELSE</w:delText>
        </w:r>
      </w:del>
    </w:p>
    <w:p w14:paraId="54412D48" w14:textId="77777777" w:rsidR="00151958" w:rsidRPr="003D4517" w:rsidDel="003D4517" w:rsidRDefault="00151958" w:rsidP="00151958">
      <w:pPr>
        <w:spacing w:after="0"/>
        <w:rPr>
          <w:del w:id="165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rPrChange w:id="1653" w:author="Ivan Pugachev" w:date="2025-12-19T09:19:00Z">
            <w:rPr>
              <w:del w:id="1654" w:author="Ivan Pugachev" w:date="2025-12-19T09:18:00Z"/>
              <w:rFonts w:ascii="Courier New" w:hAnsi="Courier New" w:cs="Courier New"/>
              <w:color w:val="000000"/>
              <w:szCs w:val="22"/>
            </w:rPr>
          </w:rPrChange>
        </w:rPr>
      </w:pPr>
      <w:del w:id="165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656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       -- 1. Основная информация о пользователе</w:delText>
        </w:r>
      </w:del>
    </w:p>
    <w:p w14:paraId="637305FC" w14:textId="77777777" w:rsidR="00151958" w:rsidRPr="003D4517" w:rsidDel="003D4517" w:rsidRDefault="00151958" w:rsidP="00151958">
      <w:pPr>
        <w:spacing w:after="0"/>
        <w:rPr>
          <w:del w:id="165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rPrChange w:id="1658" w:author="Ivan Pugachev" w:date="2025-12-19T09:19:00Z">
            <w:rPr>
              <w:del w:id="1659" w:author="Ivan Pugachev" w:date="2025-12-19T09:18:00Z"/>
              <w:rFonts w:ascii="Courier New" w:hAnsi="Courier New" w:cs="Courier New"/>
              <w:color w:val="000000"/>
              <w:szCs w:val="22"/>
            </w:rPr>
          </w:rPrChange>
        </w:rPr>
      </w:pPr>
      <w:del w:id="166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661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       SELECT </w:delText>
        </w:r>
      </w:del>
    </w:p>
    <w:p w14:paraId="4EB984CA" w14:textId="77777777" w:rsidR="00151958" w:rsidRPr="003D4517" w:rsidDel="003D4517" w:rsidRDefault="00151958" w:rsidP="00151958">
      <w:pPr>
        <w:spacing w:after="0"/>
        <w:rPr>
          <w:del w:id="166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63" w:author="Ivan Pugachev" w:date="2025-12-19T09:19:00Z">
            <w:rPr>
              <w:del w:id="1664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6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666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          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67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>u.id,</w:delText>
        </w:r>
      </w:del>
    </w:p>
    <w:p w14:paraId="3E2816F8" w14:textId="77777777" w:rsidR="00151958" w:rsidRPr="003D4517" w:rsidDel="003D4517" w:rsidRDefault="00151958" w:rsidP="00151958">
      <w:pPr>
        <w:spacing w:after="0"/>
        <w:rPr>
          <w:del w:id="1668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69" w:author="Ivan Pugachev" w:date="2025-12-19T09:19:00Z">
            <w:rPr>
              <w:del w:id="1670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71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72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u.name,</w:delText>
        </w:r>
      </w:del>
    </w:p>
    <w:p w14:paraId="2305FCEA" w14:textId="77777777" w:rsidR="00151958" w:rsidRPr="003D4517" w:rsidDel="003D4517" w:rsidRDefault="00151958" w:rsidP="00151958">
      <w:pPr>
        <w:spacing w:after="0"/>
        <w:rPr>
          <w:del w:id="1673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74" w:author="Ivan Pugachev" w:date="2025-12-19T09:19:00Z">
            <w:rPr>
              <w:del w:id="1675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76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77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u.email, </w:delText>
        </w:r>
      </w:del>
    </w:p>
    <w:p w14:paraId="37C46829" w14:textId="77777777" w:rsidR="00151958" w:rsidRPr="003D4517" w:rsidDel="003D4517" w:rsidRDefault="00151958" w:rsidP="00151958">
      <w:pPr>
        <w:spacing w:after="0"/>
        <w:rPr>
          <w:del w:id="1678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79" w:author="Ivan Pugachev" w:date="2025-12-19T09:19:00Z">
            <w:rPr>
              <w:del w:id="1680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81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82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u.role,</w:delText>
        </w:r>
      </w:del>
    </w:p>
    <w:p w14:paraId="04DCCDDB" w14:textId="77777777" w:rsidR="00151958" w:rsidRPr="003D4517" w:rsidDel="003D4517" w:rsidRDefault="00151958" w:rsidP="00151958">
      <w:pPr>
        <w:spacing w:after="0"/>
        <w:rPr>
          <w:del w:id="1683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84" w:author="Ivan Pugachev" w:date="2025-12-19T09:19:00Z">
            <w:rPr>
              <w:del w:id="1685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86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87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u.bio,</w:delText>
        </w:r>
      </w:del>
    </w:p>
    <w:p w14:paraId="25D1FFAF" w14:textId="77777777" w:rsidR="00151958" w:rsidRPr="003D4517" w:rsidDel="003D4517" w:rsidRDefault="00151958" w:rsidP="00151958">
      <w:pPr>
        <w:spacing w:after="0"/>
        <w:rPr>
          <w:del w:id="1688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89" w:author="Ivan Pugachev" w:date="2025-12-19T09:19:00Z">
            <w:rPr>
              <w:del w:id="1690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91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92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u.rating,</w:delText>
        </w:r>
      </w:del>
    </w:p>
    <w:p w14:paraId="044AAE1A" w14:textId="77777777" w:rsidR="00151958" w:rsidRPr="003D4517" w:rsidDel="003D4517" w:rsidRDefault="00151958" w:rsidP="00151958">
      <w:pPr>
        <w:spacing w:after="0"/>
        <w:rPr>
          <w:del w:id="1693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94" w:author="Ivan Pugachev" w:date="2025-12-19T09:19:00Z">
            <w:rPr>
              <w:del w:id="1695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696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697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u.created_at as registration_date</w:delText>
        </w:r>
      </w:del>
    </w:p>
    <w:p w14:paraId="4005C089" w14:textId="77777777" w:rsidR="00151958" w:rsidRPr="003D4517" w:rsidDel="003D4517" w:rsidRDefault="00151958" w:rsidP="00151958">
      <w:pPr>
        <w:spacing w:after="0"/>
        <w:rPr>
          <w:del w:id="1698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699" w:author="Ivan Pugachev" w:date="2025-12-19T09:19:00Z">
            <w:rPr>
              <w:del w:id="1700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01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02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FROM users u</w:delText>
        </w:r>
      </w:del>
    </w:p>
    <w:p w14:paraId="37B81E3D" w14:textId="77777777" w:rsidR="00151958" w:rsidRPr="003D4517" w:rsidDel="003D4517" w:rsidRDefault="00151958" w:rsidP="00151958">
      <w:pPr>
        <w:spacing w:after="0"/>
        <w:rPr>
          <w:del w:id="1703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04" w:author="Ivan Pugachev" w:date="2025-12-19T09:19:00Z">
            <w:rPr>
              <w:del w:id="1705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06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07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WHERE u.id = user_id;</w:delText>
        </w:r>
      </w:del>
    </w:p>
    <w:p w14:paraId="2D6CD52A" w14:textId="77777777" w:rsidR="00151958" w:rsidRPr="003D4517" w:rsidDel="003D4517" w:rsidRDefault="00151958" w:rsidP="00151958">
      <w:pPr>
        <w:spacing w:after="0"/>
        <w:rPr>
          <w:del w:id="1708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09" w:author="Ivan Pugachev" w:date="2025-12-19T09:19:00Z">
            <w:rPr>
              <w:del w:id="1710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11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12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</w:delText>
        </w:r>
      </w:del>
    </w:p>
    <w:p w14:paraId="433A7F47" w14:textId="77777777" w:rsidR="00151958" w:rsidRPr="003D4517" w:rsidDel="003D4517" w:rsidRDefault="00151958" w:rsidP="00151958">
      <w:pPr>
        <w:spacing w:after="0"/>
        <w:rPr>
          <w:del w:id="1713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rPrChange w:id="1714" w:author="Ivan Pugachev" w:date="2025-12-19T09:19:00Z">
            <w:rPr>
              <w:del w:id="1715" w:author="Ivan Pugachev" w:date="2025-12-19T09:18:00Z"/>
              <w:rFonts w:ascii="Courier New" w:hAnsi="Courier New" w:cs="Courier New"/>
              <w:color w:val="000000"/>
              <w:szCs w:val="22"/>
            </w:rPr>
          </w:rPrChange>
        </w:rPr>
      </w:pPr>
      <w:del w:id="1716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17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718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-- 2. Проекты, где пользователь является КЛИЕНТОМ (создал проект)</w:delText>
        </w:r>
      </w:del>
    </w:p>
    <w:p w14:paraId="3631AA86" w14:textId="77777777" w:rsidR="00151958" w:rsidRPr="003D4517" w:rsidDel="003D4517" w:rsidRDefault="00151958" w:rsidP="00151958">
      <w:pPr>
        <w:spacing w:after="0"/>
        <w:rPr>
          <w:del w:id="1719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20" w:author="Ivan Pugachev" w:date="2025-12-19T09:19:00Z">
            <w:rPr>
              <w:del w:id="1721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22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723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      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24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SELECT </w:delText>
        </w:r>
      </w:del>
    </w:p>
    <w:p w14:paraId="2A67A774" w14:textId="77777777" w:rsidR="00151958" w:rsidRPr="003D4517" w:rsidDel="003D4517" w:rsidRDefault="00151958" w:rsidP="00151958">
      <w:pPr>
        <w:spacing w:after="0"/>
        <w:rPr>
          <w:del w:id="1725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26" w:author="Ivan Pugachev" w:date="2025-12-19T09:19:00Z">
            <w:rPr>
              <w:del w:id="1727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28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29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p.id as project_id,</w:delText>
        </w:r>
      </w:del>
    </w:p>
    <w:p w14:paraId="658FDFA2" w14:textId="77777777" w:rsidR="00151958" w:rsidRPr="003D4517" w:rsidDel="003D4517" w:rsidRDefault="00151958" w:rsidP="00151958">
      <w:pPr>
        <w:spacing w:after="0"/>
        <w:rPr>
          <w:del w:id="1730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31" w:author="Ivan Pugachev" w:date="2025-12-19T09:19:00Z">
            <w:rPr>
              <w:del w:id="1732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33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34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p.title,</w:delText>
        </w:r>
      </w:del>
    </w:p>
    <w:p w14:paraId="5B834987" w14:textId="77777777" w:rsidR="00151958" w:rsidRPr="003D4517" w:rsidDel="003D4517" w:rsidRDefault="00151958" w:rsidP="00151958">
      <w:pPr>
        <w:spacing w:after="0"/>
        <w:rPr>
          <w:del w:id="1735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36" w:author="Ivan Pugachev" w:date="2025-12-19T09:19:00Z">
            <w:rPr>
              <w:del w:id="1737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38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39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p.description,</w:delText>
        </w:r>
      </w:del>
    </w:p>
    <w:p w14:paraId="56A8ADA9" w14:textId="77777777" w:rsidR="00151958" w:rsidRPr="003D4517" w:rsidDel="003D4517" w:rsidRDefault="00151958" w:rsidP="00151958">
      <w:pPr>
        <w:spacing w:after="0"/>
        <w:rPr>
          <w:del w:id="1740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41" w:author="Ivan Pugachev" w:date="2025-12-19T09:19:00Z">
            <w:rPr>
              <w:del w:id="1742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43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44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p.deadline,</w:delText>
        </w:r>
      </w:del>
    </w:p>
    <w:p w14:paraId="201B22A2" w14:textId="77777777" w:rsidR="00151958" w:rsidRPr="003D4517" w:rsidDel="003D4517" w:rsidRDefault="00151958" w:rsidP="00151958">
      <w:pPr>
        <w:spacing w:after="0"/>
        <w:rPr>
          <w:del w:id="1745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46" w:author="Ivan Pugachev" w:date="2025-12-19T09:19:00Z">
            <w:rPr>
              <w:del w:id="1747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48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49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p.status as project_status,</w:delText>
        </w:r>
      </w:del>
    </w:p>
    <w:p w14:paraId="4C0C6C74" w14:textId="77777777" w:rsidR="00151958" w:rsidRPr="003D4517" w:rsidDel="003D4517" w:rsidRDefault="00151958" w:rsidP="00151958">
      <w:pPr>
        <w:spacing w:after="0"/>
        <w:rPr>
          <w:del w:id="1750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51" w:author="Ivan Pugachev" w:date="2025-12-19T09:19:00Z">
            <w:rPr>
              <w:del w:id="1752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53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54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p.created_at as project_created,</w:delText>
        </w:r>
      </w:del>
    </w:p>
    <w:p w14:paraId="13A9828C" w14:textId="77777777" w:rsidR="00151958" w:rsidRPr="003D4517" w:rsidDel="003D4517" w:rsidRDefault="00151958" w:rsidP="00151958">
      <w:pPr>
        <w:spacing w:after="0"/>
        <w:rPr>
          <w:del w:id="1755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56" w:author="Ivan Pugachev" w:date="2025-12-19T09:19:00Z">
            <w:rPr>
              <w:del w:id="1757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58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59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c.name as category_name,</w:delText>
        </w:r>
      </w:del>
    </w:p>
    <w:p w14:paraId="6901F79E" w14:textId="77777777" w:rsidR="00151958" w:rsidRPr="003D4517" w:rsidDel="003D4517" w:rsidRDefault="00151958" w:rsidP="00151958">
      <w:pPr>
        <w:spacing w:after="0"/>
        <w:rPr>
          <w:del w:id="1760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61" w:author="Ivan Pugachev" w:date="2025-12-19T09:19:00Z">
            <w:rPr>
              <w:del w:id="1762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63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64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'creator' as user_role_in_project</w:delText>
        </w:r>
      </w:del>
    </w:p>
    <w:p w14:paraId="0B856289" w14:textId="77777777" w:rsidR="00151958" w:rsidRPr="003D4517" w:rsidDel="003D4517" w:rsidRDefault="00151958" w:rsidP="00151958">
      <w:pPr>
        <w:spacing w:after="0"/>
        <w:rPr>
          <w:del w:id="1765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66" w:author="Ivan Pugachev" w:date="2025-12-19T09:19:00Z">
            <w:rPr>
              <w:del w:id="1767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68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69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FROM projects p</w:delText>
        </w:r>
      </w:del>
    </w:p>
    <w:p w14:paraId="1721D818" w14:textId="77777777" w:rsidR="00151958" w:rsidRPr="003D4517" w:rsidDel="003D4517" w:rsidRDefault="00151958" w:rsidP="00151958">
      <w:pPr>
        <w:spacing w:after="0"/>
        <w:rPr>
          <w:del w:id="1770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71" w:author="Ivan Pugachev" w:date="2025-12-19T09:19:00Z">
            <w:rPr>
              <w:del w:id="1772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73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74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LEFT JOIN categories c ON p.category_id = c.id</w:delText>
        </w:r>
      </w:del>
    </w:p>
    <w:p w14:paraId="086BDEA6" w14:textId="77777777" w:rsidR="00151958" w:rsidRPr="003D4517" w:rsidDel="003D4517" w:rsidRDefault="00151958" w:rsidP="00151958">
      <w:pPr>
        <w:spacing w:after="0"/>
        <w:rPr>
          <w:del w:id="1775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76" w:author="Ivan Pugachev" w:date="2025-12-19T09:19:00Z">
            <w:rPr>
              <w:del w:id="1777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78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79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WHERE p.client_id = user_id</w:delText>
        </w:r>
      </w:del>
    </w:p>
    <w:p w14:paraId="2D49362F" w14:textId="77777777" w:rsidR="00151958" w:rsidRPr="003D4517" w:rsidDel="003D4517" w:rsidRDefault="00151958" w:rsidP="00151958">
      <w:pPr>
        <w:spacing w:after="0"/>
        <w:rPr>
          <w:del w:id="1780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81" w:author="Ivan Pugachev" w:date="2025-12-19T09:19:00Z">
            <w:rPr>
              <w:del w:id="1782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83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84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ORDER BY p.created_at DESC;</w:delText>
        </w:r>
      </w:del>
    </w:p>
    <w:p w14:paraId="6CB08589" w14:textId="77777777" w:rsidR="00151958" w:rsidRPr="003D4517" w:rsidDel="003D4517" w:rsidRDefault="00151958" w:rsidP="00151958">
      <w:pPr>
        <w:spacing w:after="0"/>
        <w:rPr>
          <w:del w:id="1785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86" w:author="Ivan Pugachev" w:date="2025-12-19T09:19:00Z">
            <w:rPr>
              <w:del w:id="1787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88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89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</w:delText>
        </w:r>
      </w:del>
    </w:p>
    <w:p w14:paraId="4AFFB827" w14:textId="77777777" w:rsidR="00151958" w:rsidRPr="003D4517" w:rsidDel="003D4517" w:rsidRDefault="00151958" w:rsidP="00151958">
      <w:pPr>
        <w:spacing w:after="0"/>
        <w:rPr>
          <w:del w:id="1790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rPrChange w:id="1791" w:author="Ivan Pugachev" w:date="2025-12-19T09:19:00Z">
            <w:rPr>
              <w:del w:id="1792" w:author="Ivan Pugachev" w:date="2025-12-19T09:18:00Z"/>
              <w:rFonts w:ascii="Courier New" w:hAnsi="Courier New" w:cs="Courier New"/>
              <w:color w:val="000000"/>
              <w:szCs w:val="22"/>
            </w:rPr>
          </w:rPrChange>
        </w:rPr>
      </w:pPr>
      <w:del w:id="1793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794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795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>-- 3. Проекты, где пользователь является ФРИЛАНСЕРОМ (участвует через ставки/контракты)</w:delText>
        </w:r>
      </w:del>
    </w:p>
    <w:p w14:paraId="4F4892D9" w14:textId="77777777" w:rsidR="00151958" w:rsidRPr="003D4517" w:rsidDel="003D4517" w:rsidRDefault="00151958" w:rsidP="00151958">
      <w:pPr>
        <w:spacing w:after="0"/>
        <w:rPr>
          <w:del w:id="1796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797" w:author="Ivan Pugachev" w:date="2025-12-19T09:19:00Z">
            <w:rPr>
              <w:del w:id="1798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799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rPrChange w:id="1800" w:author="Ivan Pugachev" w:date="2025-12-19T09:19:00Z">
              <w:rPr>
                <w:rFonts w:ascii="Courier New" w:hAnsi="Courier New" w:cs="Courier New"/>
                <w:color w:val="000000"/>
                <w:szCs w:val="22"/>
              </w:rPr>
            </w:rPrChange>
          </w:rPr>
          <w:delText xml:space="preserve">        </w:delText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01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>SELECT DISTINCT</w:delText>
        </w:r>
      </w:del>
    </w:p>
    <w:p w14:paraId="2E367124" w14:textId="77777777" w:rsidR="00151958" w:rsidRPr="003D4517" w:rsidDel="003D4517" w:rsidRDefault="00151958" w:rsidP="00151958">
      <w:pPr>
        <w:spacing w:after="0"/>
        <w:rPr>
          <w:del w:id="180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03" w:author="Ivan Pugachev" w:date="2025-12-19T09:19:00Z">
            <w:rPr>
              <w:del w:id="1804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0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06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p.id as project_id,</w:delText>
        </w:r>
      </w:del>
    </w:p>
    <w:p w14:paraId="799F318A" w14:textId="77777777" w:rsidR="00151958" w:rsidRPr="003D4517" w:rsidDel="003D4517" w:rsidRDefault="00151958" w:rsidP="00151958">
      <w:pPr>
        <w:spacing w:after="0"/>
        <w:rPr>
          <w:del w:id="180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08" w:author="Ivan Pugachev" w:date="2025-12-19T09:19:00Z">
            <w:rPr>
              <w:del w:id="1809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1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11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p.title, </w:delText>
        </w:r>
      </w:del>
    </w:p>
    <w:p w14:paraId="6B3C7590" w14:textId="77777777" w:rsidR="00151958" w:rsidRPr="003D4517" w:rsidDel="003D4517" w:rsidRDefault="00151958" w:rsidP="00151958">
      <w:pPr>
        <w:spacing w:after="0"/>
        <w:rPr>
          <w:del w:id="181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13" w:author="Ivan Pugachev" w:date="2025-12-19T09:19:00Z">
            <w:rPr>
              <w:del w:id="1814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1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16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p.description,</w:delText>
        </w:r>
      </w:del>
    </w:p>
    <w:p w14:paraId="09770E07" w14:textId="77777777" w:rsidR="00151958" w:rsidRPr="003D4517" w:rsidDel="003D4517" w:rsidRDefault="00151958" w:rsidP="00151958">
      <w:pPr>
        <w:spacing w:after="0"/>
        <w:rPr>
          <w:del w:id="181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18" w:author="Ivan Pugachev" w:date="2025-12-19T09:19:00Z">
            <w:rPr>
              <w:del w:id="1819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2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21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p.deadline,</w:delText>
        </w:r>
      </w:del>
    </w:p>
    <w:p w14:paraId="3761C7A2" w14:textId="77777777" w:rsidR="00151958" w:rsidRPr="003D4517" w:rsidDel="003D4517" w:rsidRDefault="00151958" w:rsidP="00151958">
      <w:pPr>
        <w:spacing w:after="0"/>
        <w:rPr>
          <w:del w:id="182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23" w:author="Ivan Pugachev" w:date="2025-12-19T09:19:00Z">
            <w:rPr>
              <w:del w:id="1824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2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26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p.status as project_status,</w:delText>
        </w:r>
      </w:del>
    </w:p>
    <w:p w14:paraId="3D346852" w14:textId="77777777" w:rsidR="00151958" w:rsidRPr="003D4517" w:rsidDel="003D4517" w:rsidRDefault="00151958" w:rsidP="00151958">
      <w:pPr>
        <w:spacing w:after="0"/>
        <w:rPr>
          <w:del w:id="182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28" w:author="Ivan Pugachev" w:date="2025-12-19T09:19:00Z">
            <w:rPr>
              <w:del w:id="1829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3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31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p.created_at as project_created,</w:delText>
        </w:r>
      </w:del>
    </w:p>
    <w:p w14:paraId="1E92DCCB" w14:textId="77777777" w:rsidR="00151958" w:rsidRPr="003D4517" w:rsidDel="003D4517" w:rsidRDefault="00151958" w:rsidP="00151958">
      <w:pPr>
        <w:spacing w:after="0"/>
        <w:rPr>
          <w:del w:id="183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33" w:author="Ivan Pugachev" w:date="2025-12-19T09:19:00Z">
            <w:rPr>
              <w:del w:id="1834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3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36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c.name as category_name,</w:delText>
        </w:r>
      </w:del>
    </w:p>
    <w:p w14:paraId="032D2AC5" w14:textId="77777777" w:rsidR="00151958" w:rsidRPr="003D4517" w:rsidDel="003D4517" w:rsidRDefault="00151958" w:rsidP="00151958">
      <w:pPr>
        <w:spacing w:after="0"/>
        <w:rPr>
          <w:del w:id="183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38" w:author="Ivan Pugachev" w:date="2025-12-19T09:19:00Z">
            <w:rPr>
              <w:del w:id="1839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4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41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b.status as bid_status,</w:delText>
        </w:r>
      </w:del>
    </w:p>
    <w:p w14:paraId="76CE84EE" w14:textId="77777777" w:rsidR="00151958" w:rsidRPr="003D4517" w:rsidDel="003D4517" w:rsidRDefault="00151958" w:rsidP="00151958">
      <w:pPr>
        <w:spacing w:after="0"/>
        <w:rPr>
          <w:del w:id="184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43" w:author="Ivan Pugachev" w:date="2025-12-19T09:19:00Z">
            <w:rPr>
              <w:del w:id="1844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4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46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contr.status as contract_status,</w:delText>
        </w:r>
      </w:del>
    </w:p>
    <w:p w14:paraId="6BCE9599" w14:textId="77777777" w:rsidR="00151958" w:rsidRPr="003D4517" w:rsidDel="003D4517" w:rsidRDefault="00151958" w:rsidP="00151958">
      <w:pPr>
        <w:spacing w:after="0"/>
        <w:rPr>
          <w:del w:id="184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48" w:author="Ivan Pugachev" w:date="2025-12-19T09:19:00Z">
            <w:rPr>
              <w:del w:id="1849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5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51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CASE </w:delText>
        </w:r>
      </w:del>
    </w:p>
    <w:p w14:paraId="6F4DF827" w14:textId="77777777" w:rsidR="00151958" w:rsidRPr="003D4517" w:rsidDel="003D4517" w:rsidRDefault="00151958" w:rsidP="00151958">
      <w:pPr>
        <w:spacing w:after="0"/>
        <w:rPr>
          <w:del w:id="185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53" w:author="Ivan Pugachev" w:date="2025-12-19T09:19:00Z">
            <w:rPr>
              <w:del w:id="1854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5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56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    WHEN contr.id IS NOT NULL THEN 'contract_freelancer'</w:delText>
        </w:r>
      </w:del>
    </w:p>
    <w:p w14:paraId="1D35EDD3" w14:textId="77777777" w:rsidR="00151958" w:rsidRPr="003D4517" w:rsidDel="003D4517" w:rsidRDefault="00151958" w:rsidP="00151958">
      <w:pPr>
        <w:spacing w:after="0"/>
        <w:rPr>
          <w:del w:id="185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58" w:author="Ivan Pugachev" w:date="2025-12-19T09:19:00Z">
            <w:rPr>
              <w:del w:id="1859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6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61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    WHEN b.status = 'accepted' THEN 'accepted_freelancer' </w:delText>
        </w:r>
      </w:del>
    </w:p>
    <w:p w14:paraId="38F182A8" w14:textId="77777777" w:rsidR="00151958" w:rsidRPr="003D4517" w:rsidDel="003D4517" w:rsidRDefault="00151958" w:rsidP="00151958">
      <w:pPr>
        <w:spacing w:after="0"/>
        <w:rPr>
          <w:del w:id="186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63" w:author="Ivan Pugachev" w:date="2025-12-19T09:19:00Z">
            <w:rPr>
              <w:del w:id="1864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6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66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    ELSE 'bidder'</w:delText>
        </w:r>
      </w:del>
    </w:p>
    <w:p w14:paraId="242E3A0E" w14:textId="77777777" w:rsidR="00151958" w:rsidRPr="003D4517" w:rsidDel="003D4517" w:rsidRDefault="00151958" w:rsidP="00151958">
      <w:pPr>
        <w:spacing w:after="0"/>
        <w:rPr>
          <w:del w:id="186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68" w:author="Ivan Pugachev" w:date="2025-12-19T09:19:00Z">
            <w:rPr>
              <w:del w:id="1869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7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71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    END as user_role_in_project</w:delText>
        </w:r>
      </w:del>
    </w:p>
    <w:p w14:paraId="1C75E874" w14:textId="77777777" w:rsidR="00151958" w:rsidRPr="003D4517" w:rsidDel="003D4517" w:rsidRDefault="00151958" w:rsidP="00151958">
      <w:pPr>
        <w:spacing w:after="0"/>
        <w:rPr>
          <w:del w:id="187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73" w:author="Ivan Pugachev" w:date="2025-12-19T09:19:00Z">
            <w:rPr>
              <w:del w:id="1874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7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76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FROM projects p</w:delText>
        </w:r>
      </w:del>
    </w:p>
    <w:p w14:paraId="72637AE9" w14:textId="77777777" w:rsidR="00151958" w:rsidRPr="003D4517" w:rsidDel="003D4517" w:rsidRDefault="00151958" w:rsidP="00151958">
      <w:pPr>
        <w:spacing w:after="0"/>
        <w:rPr>
          <w:del w:id="187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78" w:author="Ivan Pugachev" w:date="2025-12-19T09:19:00Z">
            <w:rPr>
              <w:del w:id="1879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8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81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LEFT JOIN categories c ON p.category_id = c.id</w:delText>
        </w:r>
      </w:del>
    </w:p>
    <w:p w14:paraId="6D6F3580" w14:textId="77777777" w:rsidR="00151958" w:rsidRPr="003D4517" w:rsidDel="003D4517" w:rsidRDefault="00151958" w:rsidP="00151958">
      <w:pPr>
        <w:spacing w:after="0"/>
        <w:rPr>
          <w:del w:id="188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83" w:author="Ivan Pugachev" w:date="2025-12-19T09:19:00Z">
            <w:rPr>
              <w:del w:id="1884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8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86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LEFT JOIN bids b ON p.id = b.project_id AND b.freelancer_id = user_id</w:delText>
        </w:r>
      </w:del>
    </w:p>
    <w:p w14:paraId="5E646F40" w14:textId="77777777" w:rsidR="00151958" w:rsidRPr="003D4517" w:rsidDel="003D4517" w:rsidRDefault="00151958" w:rsidP="00151958">
      <w:pPr>
        <w:spacing w:after="0"/>
        <w:rPr>
          <w:del w:id="188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88" w:author="Ivan Pugachev" w:date="2025-12-19T09:19:00Z">
            <w:rPr>
              <w:del w:id="1889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9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91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LEFT JOIN contracts contr ON p.id = contr.project_id AND contr.freelancer_id = user_id</w:delText>
        </w:r>
      </w:del>
    </w:p>
    <w:p w14:paraId="4E0CDEEA" w14:textId="77777777" w:rsidR="00151958" w:rsidRPr="003D4517" w:rsidDel="003D4517" w:rsidRDefault="00151958" w:rsidP="00151958">
      <w:pPr>
        <w:spacing w:after="0"/>
        <w:rPr>
          <w:del w:id="189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93" w:author="Ivan Pugachev" w:date="2025-12-19T09:19:00Z">
            <w:rPr>
              <w:del w:id="1894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89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896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WHERE b.freelancer_id = user_id OR contr.freelancer_id = user_id</w:delText>
        </w:r>
      </w:del>
    </w:p>
    <w:p w14:paraId="5ED089BA" w14:textId="77777777" w:rsidR="00151958" w:rsidRPr="003D4517" w:rsidDel="003D4517" w:rsidRDefault="00151958" w:rsidP="00151958">
      <w:pPr>
        <w:spacing w:after="0"/>
        <w:rPr>
          <w:del w:id="189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898" w:author="Ivan Pugachev" w:date="2025-12-19T09:19:00Z">
            <w:rPr>
              <w:del w:id="1899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90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901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    ORDER BY p.created_at DESC;</w:delText>
        </w:r>
      </w:del>
    </w:p>
    <w:p w14:paraId="014092CB" w14:textId="77777777" w:rsidR="00151958" w:rsidRPr="003D4517" w:rsidDel="003D4517" w:rsidRDefault="00151958" w:rsidP="00151958">
      <w:pPr>
        <w:spacing w:after="0"/>
        <w:rPr>
          <w:del w:id="1902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US"/>
          <w:rPrChange w:id="1903" w:author="Ivan Pugachev" w:date="2025-12-19T09:19:00Z">
            <w:rPr>
              <w:del w:id="1904" w:author="Ivan Pugachev" w:date="2025-12-19T09:18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del w:id="1905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906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 xml:space="preserve">    END IF;</w:delText>
        </w:r>
      </w:del>
    </w:p>
    <w:p w14:paraId="254C30A4" w14:textId="77777777" w:rsidR="00151958" w:rsidRPr="003D4517" w:rsidDel="003D4517" w:rsidRDefault="00151958" w:rsidP="00151958">
      <w:pPr>
        <w:spacing w:after="0"/>
        <w:rPr>
          <w:del w:id="1907" w:author="Ivan Pugachev" w:date="2025-12-19T09:18:00Z"/>
          <w:rFonts w:ascii="Times New Roman" w:hAnsi="Times New Roman" w:cs="Times New Roman"/>
          <w:b/>
          <w:bCs/>
          <w:color w:val="000000"/>
          <w:sz w:val="28"/>
          <w:szCs w:val="28"/>
          <w:lang w:val="en-GB"/>
          <w:rPrChange w:id="1908" w:author="Ivan Pugachev" w:date="2025-12-19T09:19:00Z">
            <w:rPr>
              <w:del w:id="1909" w:author="Ivan Pugachev" w:date="2025-12-19T09:18:00Z"/>
              <w:rFonts w:ascii="Courier New" w:hAnsi="Courier New" w:cs="Courier New"/>
              <w:color w:val="000000"/>
              <w:szCs w:val="22"/>
              <w:lang w:val="en-GB"/>
            </w:rPr>
          </w:rPrChange>
        </w:rPr>
      </w:pPr>
      <w:del w:id="1910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noProof/>
            <w:color w:val="000000"/>
            <w:sz w:val="28"/>
            <w:szCs w:val="28"/>
            <w:lang w:val="en-GB"/>
            <w:rPrChange w:id="1911" w:author="Ivan Pugachev" w:date="2025-12-19T09:19:00Z">
              <w:rPr>
                <w:rFonts w:ascii="Courier New" w:hAnsi="Courier New" w:cs="Courier New"/>
                <w:noProof/>
                <w:color w:val="000000"/>
                <w:szCs w:val="22"/>
                <w:lang w:val="en-GB"/>
              </w:rPr>
            </w:rPrChange>
          </w:rPr>
          <w:drawing>
            <wp:anchor distT="0" distB="0" distL="114300" distR="114300" simplePos="0" relativeHeight="251659264" behindDoc="1" locked="0" layoutInCell="1" allowOverlap="1" wp14:anchorId="7F8D8877" wp14:editId="73B934E3">
              <wp:simplePos x="0" y="0"/>
              <wp:positionH relativeFrom="column">
                <wp:posOffset>-728980</wp:posOffset>
              </wp:positionH>
              <wp:positionV relativeFrom="paragraph">
                <wp:posOffset>318859</wp:posOffset>
              </wp:positionV>
              <wp:extent cx="6858978" cy="2945218"/>
              <wp:effectExtent l="0" t="0" r="0" b="7620"/>
              <wp:wrapTight wrapText="bothSides">
                <wp:wrapPolygon edited="0">
                  <wp:start x="0" y="0"/>
                  <wp:lineTo x="0" y="21516"/>
                  <wp:lineTo x="21538" y="21516"/>
                  <wp:lineTo x="21538" y="0"/>
                  <wp:lineTo x="0" y="0"/>
                </wp:wrapPolygon>
              </wp:wrapTight>
              <wp:docPr id="1416484873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16484873" name=""/>
                      <pic:cNvPicPr/>
                    </pic:nvPicPr>
                    <pic:blipFill>
                      <a:blip r:embed="rId1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978" cy="29452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  <w:rPrChange w:id="1912" w:author="Ivan Pugachev" w:date="2025-12-19T09:19:00Z">
              <w:rPr>
                <w:rFonts w:ascii="Courier New" w:hAnsi="Courier New" w:cs="Courier New"/>
                <w:color w:val="000000"/>
                <w:szCs w:val="22"/>
                <w:lang w:val="en-US"/>
              </w:rPr>
            </w:rPrChange>
          </w:rPr>
          <w:delText>END</w:delText>
        </w:r>
      </w:del>
    </w:p>
    <w:p w14:paraId="76F2D493" w14:textId="77777777" w:rsidR="00151958" w:rsidRDefault="00151958" w:rsidP="00151958">
      <w:pPr>
        <w:spacing w:after="0"/>
        <w:rPr>
          <w:ins w:id="1913" w:author="Ivan Pugachev" w:date="2025-12-19T09:20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del w:id="1914" w:author="Ivan Pugachev" w:date="2025-12-19T09:18:00Z">
        <w:r w:rsidRPr="003D4517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CloseContract</w:delText>
        </w:r>
      </w:del>
      <w:ins w:id="1915" w:author="Ivan Pugachev" w:date="2025-12-19T09:20:00Z">
        <w:del w:id="1916" w:author="Дмитрий Филимонов" w:date="2026-01-29T15:27:00Z">
          <w:r w:rsidDel="00E96159"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  <w:delText>ProcessOrder</w:delText>
          </w:r>
        </w:del>
      </w:ins>
      <w:proofErr w:type="spellStart"/>
      <w:ins w:id="1917" w:author="Дмитрий Филимонов" w:date="2026-01-29T15:27:00Z"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assign_employee</w:t>
        </w:r>
      </w:ins>
      <w:proofErr w:type="spellEnd"/>
    </w:p>
    <w:p w14:paraId="5CD1FE4E" w14:textId="77777777" w:rsidR="00151958" w:rsidRPr="003D4517" w:rsidRDefault="00151958" w:rsidP="00151958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7F15D1F8" w14:textId="77777777" w:rsidR="00151958" w:rsidRPr="00E96159" w:rsidRDefault="00151958" w:rsidP="00151958">
      <w:pPr>
        <w:spacing w:after="0"/>
        <w:rPr>
          <w:ins w:id="1918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19" w:author="Дмитрий Филимонов" w:date="2026-01-29T15:27:00Z">
        <w:r w:rsidRPr="00E96159">
          <w:rPr>
            <w:rFonts w:ascii="Courier New" w:hAnsi="Courier New" w:cs="Courier New"/>
            <w:szCs w:val="22"/>
            <w:lang w:val="en-US"/>
          </w:rPr>
          <w:t>CREATE PROCEDURE `</w:t>
        </w:r>
        <w:proofErr w:type="spellStart"/>
        <w:r w:rsidRPr="00E96159">
          <w:rPr>
            <w:rFonts w:ascii="Courier New" w:hAnsi="Courier New" w:cs="Courier New"/>
            <w:szCs w:val="22"/>
            <w:lang w:val="en-US"/>
          </w:rPr>
          <w:t>assign_employee</w:t>
        </w:r>
        <w:proofErr w:type="spellEnd"/>
        <w:r w:rsidRPr="00E96159">
          <w:rPr>
            <w:rFonts w:ascii="Courier New" w:hAnsi="Courier New" w:cs="Courier New"/>
            <w:szCs w:val="22"/>
            <w:lang w:val="en-US"/>
          </w:rPr>
          <w:t>` (</w:t>
        </w:r>
      </w:ins>
    </w:p>
    <w:p w14:paraId="03251CEB" w14:textId="77777777" w:rsidR="00151958" w:rsidRPr="00E96159" w:rsidRDefault="00151958" w:rsidP="00151958">
      <w:pPr>
        <w:spacing w:after="0"/>
        <w:rPr>
          <w:ins w:id="1920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21" w:author="Дмитрий Филимонов" w:date="2026-01-29T15:27:00Z">
        <w:r w:rsidRPr="00E96159">
          <w:rPr>
            <w:rFonts w:ascii="Courier New" w:hAnsi="Courier New" w:cs="Courier New"/>
            <w:szCs w:val="22"/>
            <w:lang w:val="en-US"/>
          </w:rPr>
          <w:t xml:space="preserve">    IN </w:t>
        </w:r>
        <w:proofErr w:type="spellStart"/>
        <w:r w:rsidRPr="00E96159">
          <w:rPr>
            <w:rFonts w:ascii="Courier New" w:hAnsi="Courier New" w:cs="Courier New"/>
            <w:szCs w:val="22"/>
            <w:lang w:val="en-US"/>
          </w:rPr>
          <w:t>p_event_id</w:t>
        </w:r>
        <w:proofErr w:type="spellEnd"/>
        <w:r w:rsidRPr="00E96159">
          <w:rPr>
            <w:rFonts w:ascii="Courier New" w:hAnsi="Courier New" w:cs="Courier New"/>
            <w:szCs w:val="22"/>
            <w:lang w:val="en-US"/>
          </w:rPr>
          <w:t xml:space="preserve"> INT,</w:t>
        </w:r>
      </w:ins>
    </w:p>
    <w:p w14:paraId="41D326BB" w14:textId="77777777" w:rsidR="00151958" w:rsidRPr="00E96159" w:rsidRDefault="00151958" w:rsidP="00151958">
      <w:pPr>
        <w:spacing w:after="0"/>
        <w:rPr>
          <w:ins w:id="1922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23" w:author="Дмитрий Филимонов" w:date="2026-01-29T15:27:00Z">
        <w:r w:rsidRPr="00E96159">
          <w:rPr>
            <w:rFonts w:ascii="Courier New" w:hAnsi="Courier New" w:cs="Courier New"/>
            <w:szCs w:val="22"/>
            <w:lang w:val="en-US"/>
          </w:rPr>
          <w:t xml:space="preserve">    IN </w:t>
        </w:r>
        <w:proofErr w:type="spellStart"/>
        <w:r w:rsidRPr="00E96159">
          <w:rPr>
            <w:rFonts w:ascii="Courier New" w:hAnsi="Courier New" w:cs="Courier New"/>
            <w:szCs w:val="22"/>
            <w:lang w:val="en-US"/>
          </w:rPr>
          <w:t>p_employee_id</w:t>
        </w:r>
        <w:proofErr w:type="spellEnd"/>
        <w:r w:rsidRPr="00E96159">
          <w:rPr>
            <w:rFonts w:ascii="Courier New" w:hAnsi="Courier New" w:cs="Courier New"/>
            <w:szCs w:val="22"/>
            <w:lang w:val="en-US"/>
          </w:rPr>
          <w:t xml:space="preserve"> INT,</w:t>
        </w:r>
      </w:ins>
    </w:p>
    <w:p w14:paraId="5C81B916" w14:textId="77777777" w:rsidR="00151958" w:rsidRPr="00E96159" w:rsidRDefault="00151958" w:rsidP="00151958">
      <w:pPr>
        <w:spacing w:after="0"/>
        <w:rPr>
          <w:ins w:id="1924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25" w:author="Дмитрий Филимонов" w:date="2026-01-29T15:27:00Z">
        <w:r w:rsidRPr="00E96159">
          <w:rPr>
            <w:rFonts w:ascii="Courier New" w:hAnsi="Courier New" w:cs="Courier New"/>
            <w:szCs w:val="22"/>
            <w:lang w:val="en-US"/>
          </w:rPr>
          <w:t xml:space="preserve">    IN </w:t>
        </w:r>
        <w:proofErr w:type="spellStart"/>
        <w:r w:rsidRPr="00E96159">
          <w:rPr>
            <w:rFonts w:ascii="Courier New" w:hAnsi="Courier New" w:cs="Courier New"/>
            <w:szCs w:val="22"/>
            <w:lang w:val="en-US"/>
          </w:rPr>
          <w:t>p_role</w:t>
        </w:r>
        <w:proofErr w:type="spellEnd"/>
        <w:r w:rsidRPr="00E96159">
          <w:rPr>
            <w:rFonts w:ascii="Courier New" w:hAnsi="Courier New" w:cs="Courier New"/>
            <w:szCs w:val="22"/>
            <w:lang w:val="en-US"/>
          </w:rPr>
          <w:t xml:space="preserve"> </w:t>
        </w:r>
        <w:proofErr w:type="gramStart"/>
        <w:r w:rsidRPr="00E96159">
          <w:rPr>
            <w:rFonts w:ascii="Courier New" w:hAnsi="Courier New" w:cs="Courier New"/>
            <w:szCs w:val="22"/>
            <w:lang w:val="en-US"/>
          </w:rPr>
          <w:t>VARCHAR(</w:t>
        </w:r>
        <w:proofErr w:type="gramEnd"/>
        <w:r w:rsidRPr="00E96159">
          <w:rPr>
            <w:rFonts w:ascii="Courier New" w:hAnsi="Courier New" w:cs="Courier New"/>
            <w:szCs w:val="22"/>
            <w:lang w:val="en-US"/>
          </w:rPr>
          <w:t>100)</w:t>
        </w:r>
      </w:ins>
    </w:p>
    <w:p w14:paraId="77A67A13" w14:textId="77777777" w:rsidR="00151958" w:rsidRPr="00E96159" w:rsidRDefault="00151958" w:rsidP="00151958">
      <w:pPr>
        <w:spacing w:after="0"/>
        <w:rPr>
          <w:ins w:id="1926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27" w:author="Дмитрий Филимонов" w:date="2026-01-29T15:27:00Z">
        <w:r w:rsidRPr="00E96159">
          <w:rPr>
            <w:rFonts w:ascii="Courier New" w:hAnsi="Courier New" w:cs="Courier New"/>
            <w:szCs w:val="22"/>
            <w:lang w:val="en-US"/>
          </w:rPr>
          <w:t>)</w:t>
        </w:r>
      </w:ins>
    </w:p>
    <w:p w14:paraId="48A6191F" w14:textId="77777777" w:rsidR="00151958" w:rsidRPr="00E96159" w:rsidRDefault="00151958" w:rsidP="00151958">
      <w:pPr>
        <w:spacing w:after="0"/>
        <w:rPr>
          <w:ins w:id="1928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29" w:author="Дмитрий Филимонов" w:date="2026-01-29T15:27:00Z">
        <w:r w:rsidRPr="00E96159">
          <w:rPr>
            <w:rFonts w:ascii="Courier New" w:hAnsi="Courier New" w:cs="Courier New"/>
            <w:szCs w:val="22"/>
            <w:lang w:val="en-US"/>
          </w:rPr>
          <w:t>BEGIN</w:t>
        </w:r>
      </w:ins>
    </w:p>
    <w:p w14:paraId="271E9B98" w14:textId="77777777" w:rsidR="00151958" w:rsidRPr="00E96159" w:rsidRDefault="00151958" w:rsidP="00151958">
      <w:pPr>
        <w:spacing w:after="0"/>
        <w:rPr>
          <w:ins w:id="1930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31" w:author="Дмитрий Филимонов" w:date="2026-01-29T15:27:00Z">
        <w:r w:rsidRPr="00E96159">
          <w:rPr>
            <w:rFonts w:ascii="Courier New" w:hAnsi="Courier New" w:cs="Courier New"/>
            <w:szCs w:val="22"/>
            <w:lang w:val="en-US"/>
          </w:rPr>
          <w:t xml:space="preserve">    INSERT INTO </w:t>
        </w:r>
        <w:proofErr w:type="spellStart"/>
        <w:r w:rsidRPr="00E96159">
          <w:rPr>
            <w:rFonts w:ascii="Courier New" w:hAnsi="Courier New" w:cs="Courier New"/>
            <w:szCs w:val="22"/>
            <w:lang w:val="en-US"/>
          </w:rPr>
          <w:t>event_staff</w:t>
        </w:r>
        <w:proofErr w:type="spellEnd"/>
        <w:r w:rsidRPr="00E96159">
          <w:rPr>
            <w:rFonts w:ascii="Courier New" w:hAnsi="Courier New" w:cs="Courier New"/>
            <w:szCs w:val="22"/>
            <w:lang w:val="en-US"/>
          </w:rPr>
          <w:t xml:space="preserve"> (</w:t>
        </w:r>
        <w:proofErr w:type="spellStart"/>
        <w:r w:rsidRPr="00E96159">
          <w:rPr>
            <w:rFonts w:ascii="Courier New" w:hAnsi="Courier New" w:cs="Courier New"/>
            <w:szCs w:val="22"/>
            <w:lang w:val="en-US"/>
          </w:rPr>
          <w:t>event_id</w:t>
        </w:r>
        <w:proofErr w:type="spellEnd"/>
        <w:r w:rsidRPr="00E96159">
          <w:rPr>
            <w:rFonts w:ascii="Courier New" w:hAnsi="Courier New" w:cs="Courier New"/>
            <w:szCs w:val="22"/>
            <w:lang w:val="en-US"/>
          </w:rPr>
          <w:t xml:space="preserve">, </w:t>
        </w:r>
        <w:proofErr w:type="spellStart"/>
        <w:r w:rsidRPr="00E96159">
          <w:rPr>
            <w:rFonts w:ascii="Courier New" w:hAnsi="Courier New" w:cs="Courier New"/>
            <w:szCs w:val="22"/>
            <w:lang w:val="en-US"/>
          </w:rPr>
          <w:t>employee_id</w:t>
        </w:r>
        <w:proofErr w:type="spellEnd"/>
        <w:r w:rsidRPr="00E96159">
          <w:rPr>
            <w:rFonts w:ascii="Courier New" w:hAnsi="Courier New" w:cs="Courier New"/>
            <w:szCs w:val="22"/>
            <w:lang w:val="en-US"/>
          </w:rPr>
          <w:t xml:space="preserve">, </w:t>
        </w:r>
        <w:proofErr w:type="spellStart"/>
        <w:r w:rsidRPr="00E96159">
          <w:rPr>
            <w:rFonts w:ascii="Courier New" w:hAnsi="Courier New" w:cs="Courier New"/>
            <w:szCs w:val="22"/>
            <w:lang w:val="en-US"/>
          </w:rPr>
          <w:t>role_description</w:t>
        </w:r>
        <w:proofErr w:type="spellEnd"/>
        <w:r w:rsidRPr="00E96159">
          <w:rPr>
            <w:rFonts w:ascii="Courier New" w:hAnsi="Courier New" w:cs="Courier New"/>
            <w:szCs w:val="22"/>
            <w:lang w:val="en-US"/>
          </w:rPr>
          <w:t>)</w:t>
        </w:r>
      </w:ins>
    </w:p>
    <w:p w14:paraId="5C43EE2F" w14:textId="77777777" w:rsidR="00151958" w:rsidRPr="00E96159" w:rsidRDefault="00151958" w:rsidP="00151958">
      <w:pPr>
        <w:spacing w:after="0"/>
        <w:rPr>
          <w:ins w:id="1932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33" w:author="Дмитрий Филимонов" w:date="2026-01-29T15:27:00Z">
        <w:r w:rsidRPr="00E96159">
          <w:rPr>
            <w:rFonts w:ascii="Courier New" w:hAnsi="Courier New" w:cs="Courier New"/>
            <w:szCs w:val="22"/>
            <w:lang w:val="en-US"/>
          </w:rPr>
          <w:t xml:space="preserve">    VALUES (</w:t>
        </w:r>
        <w:proofErr w:type="spellStart"/>
        <w:r w:rsidRPr="00E96159">
          <w:rPr>
            <w:rFonts w:ascii="Courier New" w:hAnsi="Courier New" w:cs="Courier New"/>
            <w:szCs w:val="22"/>
            <w:lang w:val="en-US"/>
          </w:rPr>
          <w:t>p_event_id</w:t>
        </w:r>
        <w:proofErr w:type="spellEnd"/>
        <w:r w:rsidRPr="00E96159">
          <w:rPr>
            <w:rFonts w:ascii="Courier New" w:hAnsi="Courier New" w:cs="Courier New"/>
            <w:szCs w:val="22"/>
            <w:lang w:val="en-US"/>
          </w:rPr>
          <w:t xml:space="preserve">, </w:t>
        </w:r>
        <w:proofErr w:type="spellStart"/>
        <w:r w:rsidRPr="00E96159">
          <w:rPr>
            <w:rFonts w:ascii="Courier New" w:hAnsi="Courier New" w:cs="Courier New"/>
            <w:szCs w:val="22"/>
            <w:lang w:val="en-US"/>
          </w:rPr>
          <w:t>p_employee_id</w:t>
        </w:r>
        <w:proofErr w:type="spellEnd"/>
        <w:r w:rsidRPr="00E96159">
          <w:rPr>
            <w:rFonts w:ascii="Courier New" w:hAnsi="Courier New" w:cs="Courier New"/>
            <w:szCs w:val="22"/>
            <w:lang w:val="en-US"/>
          </w:rPr>
          <w:t xml:space="preserve">, </w:t>
        </w:r>
        <w:proofErr w:type="spellStart"/>
        <w:r w:rsidRPr="00E96159">
          <w:rPr>
            <w:rFonts w:ascii="Courier New" w:hAnsi="Courier New" w:cs="Courier New"/>
            <w:szCs w:val="22"/>
            <w:lang w:val="en-US"/>
          </w:rPr>
          <w:t>p_role</w:t>
        </w:r>
        <w:proofErr w:type="spellEnd"/>
        <w:r w:rsidRPr="00E96159">
          <w:rPr>
            <w:rFonts w:ascii="Courier New" w:hAnsi="Courier New" w:cs="Courier New"/>
            <w:szCs w:val="22"/>
            <w:lang w:val="en-US"/>
          </w:rPr>
          <w:t>);</w:t>
        </w:r>
      </w:ins>
    </w:p>
    <w:p w14:paraId="3515645B" w14:textId="77777777" w:rsidR="00151958" w:rsidRPr="003D4517" w:rsidDel="00E96159" w:rsidRDefault="00151958" w:rsidP="00151958">
      <w:pPr>
        <w:spacing w:after="0"/>
        <w:rPr>
          <w:ins w:id="1934" w:author="Ivan Pugachev" w:date="2025-12-19T09:19:00Z"/>
          <w:del w:id="1935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36" w:author="Дмитрий Филимонов" w:date="2026-01-29T15:27:00Z">
        <w:r w:rsidRPr="00E96159">
          <w:rPr>
            <w:rFonts w:ascii="Courier New" w:hAnsi="Courier New" w:cs="Courier New"/>
            <w:szCs w:val="22"/>
            <w:lang w:val="en-US"/>
          </w:rPr>
          <w:t>END</w:t>
        </w:r>
      </w:ins>
      <w:ins w:id="1937" w:author="Ivan Pugachev" w:date="2025-12-19T09:19:00Z">
        <w:del w:id="1938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>CREATE PROCEDURE ProcessOrder(</w:delText>
          </w:r>
        </w:del>
      </w:ins>
    </w:p>
    <w:p w14:paraId="10B7C463" w14:textId="77777777" w:rsidR="00151958" w:rsidRPr="003D4517" w:rsidDel="00E96159" w:rsidRDefault="00151958" w:rsidP="00151958">
      <w:pPr>
        <w:spacing w:after="0"/>
        <w:rPr>
          <w:ins w:id="1939" w:author="Ivan Pugachev" w:date="2025-12-19T09:19:00Z"/>
          <w:del w:id="1940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41" w:author="Ivan Pugachev" w:date="2025-12-19T09:19:00Z">
        <w:del w:id="1942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IN customer_id INT,</w:delText>
          </w:r>
        </w:del>
      </w:ins>
    </w:p>
    <w:p w14:paraId="74F5CED2" w14:textId="77777777" w:rsidR="00151958" w:rsidRPr="003D4517" w:rsidDel="00E96159" w:rsidRDefault="00151958" w:rsidP="00151958">
      <w:pPr>
        <w:spacing w:after="0"/>
        <w:rPr>
          <w:ins w:id="1943" w:author="Ivan Pugachev" w:date="2025-12-19T09:19:00Z"/>
          <w:del w:id="1944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45" w:author="Ivan Pugachev" w:date="2025-12-19T09:19:00Z">
        <w:del w:id="1946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IN product_id INT,</w:delText>
          </w:r>
        </w:del>
      </w:ins>
    </w:p>
    <w:p w14:paraId="150C4BB9" w14:textId="77777777" w:rsidR="00151958" w:rsidRPr="003D4517" w:rsidDel="00E96159" w:rsidRDefault="00151958" w:rsidP="00151958">
      <w:pPr>
        <w:spacing w:after="0"/>
        <w:rPr>
          <w:ins w:id="1947" w:author="Ivan Pugachev" w:date="2025-12-19T09:19:00Z"/>
          <w:del w:id="1948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49" w:author="Ivan Pugachev" w:date="2025-12-19T09:19:00Z">
        <w:del w:id="1950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IN quantity_ordered INT</w:delText>
          </w:r>
        </w:del>
      </w:ins>
    </w:p>
    <w:p w14:paraId="13C1AE62" w14:textId="77777777" w:rsidR="00151958" w:rsidRPr="003D4517" w:rsidDel="00E96159" w:rsidRDefault="00151958" w:rsidP="00151958">
      <w:pPr>
        <w:spacing w:after="0"/>
        <w:rPr>
          <w:ins w:id="1951" w:author="Ivan Pugachev" w:date="2025-12-19T09:19:00Z"/>
          <w:del w:id="1952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53" w:author="Ivan Pugachev" w:date="2025-12-19T09:19:00Z">
        <w:del w:id="1954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>)</w:delText>
          </w:r>
        </w:del>
      </w:ins>
    </w:p>
    <w:p w14:paraId="084BA598" w14:textId="77777777" w:rsidR="00151958" w:rsidRPr="003D4517" w:rsidDel="00E96159" w:rsidRDefault="00151958" w:rsidP="00151958">
      <w:pPr>
        <w:spacing w:after="0"/>
        <w:rPr>
          <w:ins w:id="1955" w:author="Ivan Pugachev" w:date="2025-12-19T09:19:00Z"/>
          <w:del w:id="1956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57" w:author="Ivan Pugachev" w:date="2025-12-19T09:19:00Z">
        <w:del w:id="1958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>BEGIN</w:delText>
          </w:r>
        </w:del>
      </w:ins>
    </w:p>
    <w:p w14:paraId="591C7057" w14:textId="77777777" w:rsidR="00151958" w:rsidRPr="003D4517" w:rsidDel="00E96159" w:rsidRDefault="00151958" w:rsidP="00151958">
      <w:pPr>
        <w:spacing w:after="0"/>
        <w:rPr>
          <w:ins w:id="1959" w:author="Ivan Pugachev" w:date="2025-12-19T09:19:00Z"/>
          <w:del w:id="1960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61" w:author="Ivan Pugachev" w:date="2025-12-19T09:19:00Z">
        <w:del w:id="1962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DECLARE product_quantity INT;</w:delText>
          </w:r>
        </w:del>
      </w:ins>
    </w:p>
    <w:p w14:paraId="330E9552" w14:textId="77777777" w:rsidR="00151958" w:rsidRPr="003D4517" w:rsidDel="00E96159" w:rsidRDefault="00151958" w:rsidP="00151958">
      <w:pPr>
        <w:spacing w:after="0"/>
        <w:rPr>
          <w:ins w:id="1963" w:author="Ivan Pugachev" w:date="2025-12-19T09:19:00Z"/>
          <w:del w:id="1964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65" w:author="Ivan Pugachev" w:date="2025-12-19T09:19:00Z">
        <w:del w:id="1966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DECLARE product_price DECIMAL(10,2);</w:delText>
          </w:r>
        </w:del>
      </w:ins>
    </w:p>
    <w:p w14:paraId="51832ADA" w14:textId="77777777" w:rsidR="00151958" w:rsidRPr="003D4517" w:rsidDel="00E96159" w:rsidRDefault="00151958" w:rsidP="00151958">
      <w:pPr>
        <w:spacing w:after="0"/>
        <w:rPr>
          <w:ins w:id="1967" w:author="Ivan Pugachev" w:date="2025-12-19T09:19:00Z"/>
          <w:del w:id="1968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69" w:author="Ivan Pugachev" w:date="2025-12-19T09:19:00Z">
        <w:del w:id="1970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DECLARE total_amount DECIMAL(10,2);</w:delText>
          </w:r>
        </w:del>
      </w:ins>
    </w:p>
    <w:p w14:paraId="300FD2A6" w14:textId="77777777" w:rsidR="00151958" w:rsidRPr="003D4517" w:rsidDel="00E96159" w:rsidRDefault="00151958" w:rsidP="00151958">
      <w:pPr>
        <w:spacing w:after="0"/>
        <w:rPr>
          <w:ins w:id="1971" w:author="Ivan Pugachev" w:date="2025-12-19T09:19:00Z"/>
          <w:del w:id="1972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73" w:author="Ivan Pugachev" w:date="2025-12-19T09:19:00Z">
        <w:del w:id="1974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DECLARE points_to_add DECIMAL(10,2);</w:delText>
          </w:r>
        </w:del>
      </w:ins>
    </w:p>
    <w:p w14:paraId="6A1101E5" w14:textId="77777777" w:rsidR="00151958" w:rsidRPr="003D4517" w:rsidDel="00E96159" w:rsidRDefault="00151958" w:rsidP="00151958">
      <w:pPr>
        <w:spacing w:after="0"/>
        <w:rPr>
          <w:ins w:id="1975" w:author="Ivan Pugachev" w:date="2025-12-19T09:19:00Z"/>
          <w:del w:id="1976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77" w:author="Ivan Pugachev" w:date="2025-12-19T09:19:00Z">
        <w:del w:id="1978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</w:delText>
          </w:r>
        </w:del>
      </w:ins>
    </w:p>
    <w:p w14:paraId="298294FF" w14:textId="77777777" w:rsidR="00151958" w:rsidRPr="003D4517" w:rsidDel="00E96159" w:rsidRDefault="00151958" w:rsidP="00151958">
      <w:pPr>
        <w:spacing w:after="0"/>
        <w:rPr>
          <w:ins w:id="1979" w:author="Ivan Pugachev" w:date="2025-12-19T09:19:00Z"/>
          <w:del w:id="1980" w:author="Дмитрий Филимонов" w:date="2026-01-29T15:27:00Z"/>
          <w:rFonts w:ascii="Courier New" w:hAnsi="Courier New" w:cs="Courier New"/>
          <w:szCs w:val="22"/>
          <w:rPrChange w:id="1981" w:author="Ivan Pugachev" w:date="2025-12-19T09:19:00Z">
            <w:rPr>
              <w:ins w:id="1982" w:author="Ivan Pugachev" w:date="2025-12-19T09:19:00Z"/>
              <w:del w:id="1983" w:author="Дмитрий Филимонов" w:date="2026-01-29T15:27:00Z"/>
              <w:rFonts w:ascii="Courier New" w:hAnsi="Courier New" w:cs="Courier New"/>
              <w:szCs w:val="22"/>
              <w:lang w:val="en-US"/>
            </w:rPr>
          </w:rPrChange>
        </w:rPr>
      </w:pPr>
      <w:ins w:id="1984" w:author="Ivan Pugachev" w:date="2025-12-19T09:19:00Z">
        <w:del w:id="1985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</w:delText>
          </w:r>
          <w:r w:rsidRPr="003D4517" w:rsidDel="00E96159">
            <w:rPr>
              <w:rFonts w:ascii="Courier New" w:hAnsi="Courier New" w:cs="Courier New"/>
              <w:szCs w:val="22"/>
              <w:rPrChange w:id="1986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>-- Получаем текущее количество и цену товара</w:delText>
          </w:r>
        </w:del>
      </w:ins>
    </w:p>
    <w:p w14:paraId="119AB635" w14:textId="77777777" w:rsidR="00151958" w:rsidRPr="003D4517" w:rsidDel="00E96159" w:rsidRDefault="00151958" w:rsidP="00151958">
      <w:pPr>
        <w:spacing w:after="0"/>
        <w:rPr>
          <w:ins w:id="1987" w:author="Ivan Pugachev" w:date="2025-12-19T09:19:00Z"/>
          <w:del w:id="1988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89" w:author="Ivan Pugachev" w:date="2025-12-19T09:19:00Z">
        <w:del w:id="1990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rPrChange w:id="1991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 xml:space="preserve">    </w:delText>
          </w:r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SELECT pro_quantity, pro_price </w:delText>
          </w:r>
        </w:del>
      </w:ins>
    </w:p>
    <w:p w14:paraId="774CD23D" w14:textId="77777777" w:rsidR="00151958" w:rsidRPr="003D4517" w:rsidDel="00E96159" w:rsidRDefault="00151958" w:rsidP="00151958">
      <w:pPr>
        <w:spacing w:after="0"/>
        <w:rPr>
          <w:ins w:id="1992" w:author="Ivan Pugachev" w:date="2025-12-19T09:19:00Z"/>
          <w:del w:id="1993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94" w:author="Ivan Pugachev" w:date="2025-12-19T09:19:00Z">
        <w:del w:id="1995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INTO product_quantity, product_price</w:delText>
          </w:r>
        </w:del>
      </w:ins>
    </w:p>
    <w:p w14:paraId="592A56D5" w14:textId="77777777" w:rsidR="00151958" w:rsidRPr="003D4517" w:rsidDel="00E96159" w:rsidRDefault="00151958" w:rsidP="00151958">
      <w:pPr>
        <w:spacing w:after="0"/>
        <w:rPr>
          <w:ins w:id="1996" w:author="Ivan Pugachev" w:date="2025-12-19T09:19:00Z"/>
          <w:del w:id="1997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1998" w:author="Ivan Pugachev" w:date="2025-12-19T09:19:00Z">
        <w:del w:id="1999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FROM menu </w:delText>
          </w:r>
        </w:del>
      </w:ins>
    </w:p>
    <w:p w14:paraId="48522024" w14:textId="77777777" w:rsidR="00151958" w:rsidRPr="003D4517" w:rsidDel="00E96159" w:rsidRDefault="00151958" w:rsidP="00151958">
      <w:pPr>
        <w:spacing w:after="0"/>
        <w:rPr>
          <w:ins w:id="2000" w:author="Ivan Pugachev" w:date="2025-12-19T09:19:00Z"/>
          <w:del w:id="2001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02" w:author="Ivan Pugachev" w:date="2025-12-19T09:19:00Z">
        <w:del w:id="2003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WHERE pro_id = product_id;</w:delText>
          </w:r>
        </w:del>
      </w:ins>
    </w:p>
    <w:p w14:paraId="11A7DB19" w14:textId="77777777" w:rsidR="00151958" w:rsidRPr="003D4517" w:rsidDel="00E96159" w:rsidRDefault="00151958" w:rsidP="00151958">
      <w:pPr>
        <w:spacing w:after="0"/>
        <w:rPr>
          <w:ins w:id="2004" w:author="Ivan Pugachev" w:date="2025-12-19T09:19:00Z"/>
          <w:del w:id="2005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06" w:author="Ivan Pugachev" w:date="2025-12-19T09:19:00Z">
        <w:del w:id="2007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</w:delText>
          </w:r>
        </w:del>
      </w:ins>
    </w:p>
    <w:p w14:paraId="6F8D15A3" w14:textId="77777777" w:rsidR="00151958" w:rsidRPr="003D4517" w:rsidDel="00E96159" w:rsidRDefault="00151958" w:rsidP="00151958">
      <w:pPr>
        <w:spacing w:after="0"/>
        <w:rPr>
          <w:ins w:id="2008" w:author="Ivan Pugachev" w:date="2025-12-19T09:19:00Z"/>
          <w:del w:id="2009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10" w:author="Ivan Pugachev" w:date="2025-12-19T09:19:00Z">
        <w:del w:id="2011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-- Проверяем существование товара</w:delText>
          </w:r>
        </w:del>
      </w:ins>
    </w:p>
    <w:p w14:paraId="1283F9F7" w14:textId="77777777" w:rsidR="00151958" w:rsidRPr="003D4517" w:rsidDel="00E96159" w:rsidRDefault="00151958" w:rsidP="00151958">
      <w:pPr>
        <w:spacing w:after="0"/>
        <w:rPr>
          <w:ins w:id="2012" w:author="Ivan Pugachev" w:date="2025-12-19T09:19:00Z"/>
          <w:del w:id="2013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14" w:author="Ivan Pugachev" w:date="2025-12-19T09:19:00Z">
        <w:del w:id="2015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IF product_quantity IS NULL THEN</w:delText>
          </w:r>
        </w:del>
      </w:ins>
    </w:p>
    <w:p w14:paraId="6C1933FF" w14:textId="77777777" w:rsidR="00151958" w:rsidRPr="003D4517" w:rsidDel="00E96159" w:rsidRDefault="00151958" w:rsidP="00151958">
      <w:pPr>
        <w:spacing w:after="0"/>
        <w:rPr>
          <w:ins w:id="2016" w:author="Ivan Pugachev" w:date="2025-12-19T09:19:00Z"/>
          <w:del w:id="2017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18" w:author="Ivan Pugachev" w:date="2025-12-19T09:19:00Z">
        <w:del w:id="2019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SELECT 'Ошибка: Товар не найден' AS 'Результат';</w:delText>
          </w:r>
        </w:del>
      </w:ins>
    </w:p>
    <w:p w14:paraId="1DECB17A" w14:textId="77777777" w:rsidR="00151958" w:rsidRPr="003D4517" w:rsidDel="00E96159" w:rsidRDefault="00151958" w:rsidP="00151958">
      <w:pPr>
        <w:spacing w:after="0"/>
        <w:rPr>
          <w:ins w:id="2020" w:author="Ivan Pugachev" w:date="2025-12-19T09:19:00Z"/>
          <w:del w:id="2021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22" w:author="Ivan Pugachev" w:date="2025-12-19T09:19:00Z">
        <w:del w:id="2023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-- Проверяем достаточно ли товара</w:delText>
          </w:r>
        </w:del>
      </w:ins>
    </w:p>
    <w:p w14:paraId="1C616845" w14:textId="77777777" w:rsidR="00151958" w:rsidRPr="003D4517" w:rsidDel="00E96159" w:rsidRDefault="00151958" w:rsidP="00151958">
      <w:pPr>
        <w:spacing w:after="0"/>
        <w:rPr>
          <w:ins w:id="2024" w:author="Ivan Pugachev" w:date="2025-12-19T09:19:00Z"/>
          <w:del w:id="2025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26" w:author="Ivan Pugachev" w:date="2025-12-19T09:19:00Z">
        <w:del w:id="2027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ELSEIF product_quantity &lt; quantity_ordered THEN</w:delText>
          </w:r>
        </w:del>
      </w:ins>
    </w:p>
    <w:p w14:paraId="5FE9D576" w14:textId="77777777" w:rsidR="00151958" w:rsidRPr="003D4517" w:rsidDel="00E96159" w:rsidRDefault="00151958" w:rsidP="00151958">
      <w:pPr>
        <w:spacing w:after="0"/>
        <w:rPr>
          <w:ins w:id="2028" w:author="Ivan Pugachev" w:date="2025-12-19T09:19:00Z"/>
          <w:del w:id="2029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30" w:author="Ivan Pugachev" w:date="2025-12-19T09:19:00Z">
        <w:del w:id="2031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SELECT</w:delText>
          </w:r>
          <w:r w:rsidRPr="003D4517" w:rsidDel="00E96159">
            <w:rPr>
              <w:rFonts w:ascii="Courier New" w:hAnsi="Courier New" w:cs="Courier New"/>
              <w:szCs w:val="22"/>
              <w:rPrChange w:id="2032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 xml:space="preserve"> </w:delText>
          </w:r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>CONCAT</w:delText>
          </w:r>
          <w:r w:rsidRPr="003D4517" w:rsidDel="00E96159">
            <w:rPr>
              <w:rFonts w:ascii="Courier New" w:hAnsi="Courier New" w:cs="Courier New"/>
              <w:szCs w:val="22"/>
              <w:rPrChange w:id="2033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 xml:space="preserve">('Ошибка: Недостаточно товара. </w:delText>
          </w:r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>В наличии: ', product_quantity) AS 'Результат';</w:delText>
          </w:r>
        </w:del>
      </w:ins>
    </w:p>
    <w:p w14:paraId="28AF0B20" w14:textId="77777777" w:rsidR="00151958" w:rsidRPr="003D4517" w:rsidDel="00E96159" w:rsidRDefault="00151958" w:rsidP="00151958">
      <w:pPr>
        <w:spacing w:after="0"/>
        <w:rPr>
          <w:ins w:id="2034" w:author="Ivan Pugachev" w:date="2025-12-19T09:19:00Z"/>
          <w:del w:id="2035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36" w:author="Ivan Pugachev" w:date="2025-12-19T09:19:00Z">
        <w:del w:id="2037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ELSE</w:delText>
          </w:r>
        </w:del>
      </w:ins>
    </w:p>
    <w:p w14:paraId="5E4A9CBF" w14:textId="77777777" w:rsidR="00151958" w:rsidRPr="003D4517" w:rsidDel="00E96159" w:rsidRDefault="00151958" w:rsidP="00151958">
      <w:pPr>
        <w:spacing w:after="0"/>
        <w:rPr>
          <w:ins w:id="2038" w:author="Ivan Pugachev" w:date="2025-12-19T09:19:00Z"/>
          <w:del w:id="2039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40" w:author="Ivan Pugachev" w:date="2025-12-19T09:19:00Z">
        <w:del w:id="2041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-- Вычисляем общую сумму заказа</w:delText>
          </w:r>
        </w:del>
      </w:ins>
    </w:p>
    <w:p w14:paraId="6F6C2838" w14:textId="77777777" w:rsidR="00151958" w:rsidRPr="003D4517" w:rsidDel="00E96159" w:rsidRDefault="00151958" w:rsidP="00151958">
      <w:pPr>
        <w:spacing w:after="0"/>
        <w:rPr>
          <w:ins w:id="2042" w:author="Ivan Pugachev" w:date="2025-12-19T09:19:00Z"/>
          <w:del w:id="2043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44" w:author="Ivan Pugachev" w:date="2025-12-19T09:19:00Z">
        <w:del w:id="2045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SET total_amount = product_price * quantity_ordered;</w:delText>
          </w:r>
        </w:del>
      </w:ins>
    </w:p>
    <w:p w14:paraId="234FEE92" w14:textId="77777777" w:rsidR="00151958" w:rsidRPr="003D4517" w:rsidDel="00E96159" w:rsidRDefault="00151958" w:rsidP="00151958">
      <w:pPr>
        <w:spacing w:after="0"/>
        <w:rPr>
          <w:ins w:id="2046" w:author="Ivan Pugachev" w:date="2025-12-19T09:19:00Z"/>
          <w:del w:id="2047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48" w:author="Ivan Pugachev" w:date="2025-12-19T09:19:00Z">
        <w:del w:id="2049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</w:delText>
          </w:r>
        </w:del>
      </w:ins>
    </w:p>
    <w:p w14:paraId="4C802530" w14:textId="77777777" w:rsidR="00151958" w:rsidRPr="003D4517" w:rsidDel="00E96159" w:rsidRDefault="00151958" w:rsidP="00151958">
      <w:pPr>
        <w:spacing w:after="0"/>
        <w:rPr>
          <w:ins w:id="2050" w:author="Ivan Pugachev" w:date="2025-12-19T09:19:00Z"/>
          <w:del w:id="2051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52" w:author="Ivan Pugachev" w:date="2025-12-19T09:19:00Z">
        <w:del w:id="2053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-- Вычисляем баллы (10% от суммы)</w:delText>
          </w:r>
        </w:del>
      </w:ins>
    </w:p>
    <w:p w14:paraId="6B1F8D95" w14:textId="77777777" w:rsidR="00151958" w:rsidRPr="003D4517" w:rsidDel="00E96159" w:rsidRDefault="00151958" w:rsidP="00151958">
      <w:pPr>
        <w:spacing w:after="0"/>
        <w:rPr>
          <w:ins w:id="2054" w:author="Ivan Pugachev" w:date="2025-12-19T09:19:00Z"/>
          <w:del w:id="2055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56" w:author="Ivan Pugachev" w:date="2025-12-19T09:19:00Z">
        <w:del w:id="2057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SET points_to_add = total_amount * 0.10;</w:delText>
          </w:r>
        </w:del>
      </w:ins>
    </w:p>
    <w:p w14:paraId="34878397" w14:textId="77777777" w:rsidR="00151958" w:rsidRPr="003D4517" w:rsidDel="00E96159" w:rsidRDefault="00151958" w:rsidP="00151958">
      <w:pPr>
        <w:spacing w:after="0"/>
        <w:rPr>
          <w:ins w:id="2058" w:author="Ivan Pugachev" w:date="2025-12-19T09:19:00Z"/>
          <w:del w:id="2059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60" w:author="Ivan Pugachev" w:date="2025-12-19T09:19:00Z">
        <w:del w:id="2061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</w:delText>
          </w:r>
        </w:del>
      </w:ins>
    </w:p>
    <w:p w14:paraId="4DD01870" w14:textId="77777777" w:rsidR="00151958" w:rsidRPr="003D4517" w:rsidDel="00E96159" w:rsidRDefault="00151958" w:rsidP="00151958">
      <w:pPr>
        <w:spacing w:after="0"/>
        <w:rPr>
          <w:ins w:id="2062" w:author="Ivan Pugachev" w:date="2025-12-19T09:19:00Z"/>
          <w:del w:id="2063" w:author="Дмитрий Филимонов" w:date="2026-01-29T15:27:00Z"/>
          <w:rFonts w:ascii="Courier New" w:hAnsi="Courier New" w:cs="Courier New"/>
          <w:szCs w:val="22"/>
          <w:rPrChange w:id="2064" w:author="Ivan Pugachev" w:date="2025-12-19T09:19:00Z">
            <w:rPr>
              <w:ins w:id="2065" w:author="Ivan Pugachev" w:date="2025-12-19T09:19:00Z"/>
              <w:del w:id="2066" w:author="Дмитрий Филимонов" w:date="2026-01-29T15:27:00Z"/>
              <w:rFonts w:ascii="Courier New" w:hAnsi="Courier New" w:cs="Courier New"/>
              <w:szCs w:val="22"/>
              <w:lang w:val="en-US"/>
            </w:rPr>
          </w:rPrChange>
        </w:rPr>
      </w:pPr>
      <w:ins w:id="2067" w:author="Ivan Pugachev" w:date="2025-12-19T09:19:00Z">
        <w:del w:id="2068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</w:delText>
          </w:r>
          <w:r w:rsidRPr="003D4517" w:rsidDel="00E96159">
            <w:rPr>
              <w:rFonts w:ascii="Courier New" w:hAnsi="Courier New" w:cs="Courier New"/>
              <w:szCs w:val="22"/>
              <w:rPrChange w:id="2069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>-- Обновляем количество товара в меню</w:delText>
          </w:r>
        </w:del>
      </w:ins>
    </w:p>
    <w:p w14:paraId="43465FB2" w14:textId="77777777" w:rsidR="00151958" w:rsidRPr="003D4517" w:rsidDel="00E96159" w:rsidRDefault="00151958" w:rsidP="00151958">
      <w:pPr>
        <w:spacing w:after="0"/>
        <w:rPr>
          <w:ins w:id="2070" w:author="Ivan Pugachev" w:date="2025-12-19T09:19:00Z"/>
          <w:del w:id="2071" w:author="Дмитрий Филимонов" w:date="2026-01-29T15:27:00Z"/>
          <w:rFonts w:ascii="Courier New" w:hAnsi="Courier New" w:cs="Courier New"/>
          <w:szCs w:val="22"/>
          <w:rPrChange w:id="2072" w:author="Ivan Pugachev" w:date="2025-12-19T09:19:00Z">
            <w:rPr>
              <w:ins w:id="2073" w:author="Ivan Pugachev" w:date="2025-12-19T09:19:00Z"/>
              <w:del w:id="2074" w:author="Дмитрий Филимонов" w:date="2026-01-29T15:27:00Z"/>
              <w:rFonts w:ascii="Courier New" w:hAnsi="Courier New" w:cs="Courier New"/>
              <w:szCs w:val="22"/>
              <w:lang w:val="en-US"/>
            </w:rPr>
          </w:rPrChange>
        </w:rPr>
      </w:pPr>
      <w:ins w:id="2075" w:author="Ivan Pugachev" w:date="2025-12-19T09:19:00Z">
        <w:del w:id="2076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rPrChange w:id="2077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 xml:space="preserve">        </w:delText>
          </w:r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>UPDATE</w:delText>
          </w:r>
          <w:r w:rsidRPr="003D4517" w:rsidDel="00E96159">
            <w:rPr>
              <w:rFonts w:ascii="Courier New" w:hAnsi="Courier New" w:cs="Courier New"/>
              <w:szCs w:val="22"/>
              <w:rPrChange w:id="2078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 xml:space="preserve"> </w:delText>
          </w:r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>menu</w:delText>
          </w:r>
          <w:r w:rsidRPr="003D4517" w:rsidDel="00E96159">
            <w:rPr>
              <w:rFonts w:ascii="Courier New" w:hAnsi="Courier New" w:cs="Courier New"/>
              <w:szCs w:val="22"/>
              <w:rPrChange w:id="2079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 xml:space="preserve"> </w:delText>
          </w:r>
        </w:del>
      </w:ins>
    </w:p>
    <w:p w14:paraId="7DD215CA" w14:textId="77777777" w:rsidR="00151958" w:rsidRPr="003D4517" w:rsidDel="00E96159" w:rsidRDefault="00151958" w:rsidP="00151958">
      <w:pPr>
        <w:spacing w:after="0"/>
        <w:rPr>
          <w:ins w:id="2080" w:author="Ivan Pugachev" w:date="2025-12-19T09:19:00Z"/>
          <w:del w:id="2081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82" w:author="Ivan Pugachev" w:date="2025-12-19T09:19:00Z">
        <w:del w:id="2083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rPrChange w:id="2084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 xml:space="preserve">        </w:delText>
          </w:r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>SET pro_quantity = pro_quantity - quantity_ordered</w:delText>
          </w:r>
        </w:del>
      </w:ins>
    </w:p>
    <w:p w14:paraId="7F9AD652" w14:textId="77777777" w:rsidR="00151958" w:rsidRPr="003D4517" w:rsidDel="00E96159" w:rsidRDefault="00151958" w:rsidP="00151958">
      <w:pPr>
        <w:spacing w:after="0"/>
        <w:rPr>
          <w:ins w:id="2085" w:author="Ivan Pugachev" w:date="2025-12-19T09:19:00Z"/>
          <w:del w:id="2086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87" w:author="Ivan Pugachev" w:date="2025-12-19T09:19:00Z">
        <w:del w:id="2088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WHERE pro_id = product_id;</w:delText>
          </w:r>
        </w:del>
      </w:ins>
    </w:p>
    <w:p w14:paraId="721D1660" w14:textId="77777777" w:rsidR="00151958" w:rsidRPr="003D4517" w:rsidDel="00E96159" w:rsidRDefault="00151958" w:rsidP="00151958">
      <w:pPr>
        <w:spacing w:after="0"/>
        <w:rPr>
          <w:ins w:id="2089" w:author="Ivan Pugachev" w:date="2025-12-19T09:19:00Z"/>
          <w:del w:id="2090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91" w:author="Ivan Pugachev" w:date="2025-12-19T09:19:00Z">
        <w:del w:id="2092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</w:delText>
          </w:r>
        </w:del>
      </w:ins>
    </w:p>
    <w:p w14:paraId="60F05430" w14:textId="77777777" w:rsidR="00151958" w:rsidRPr="003D4517" w:rsidDel="00E96159" w:rsidRDefault="00151958" w:rsidP="00151958">
      <w:pPr>
        <w:spacing w:after="0"/>
        <w:rPr>
          <w:ins w:id="2093" w:author="Ivan Pugachev" w:date="2025-12-19T09:19:00Z"/>
          <w:del w:id="2094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95" w:author="Ivan Pugachev" w:date="2025-12-19T09:19:00Z">
        <w:del w:id="2096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-- Начисляем баллы покупателю</w:delText>
          </w:r>
        </w:del>
      </w:ins>
    </w:p>
    <w:p w14:paraId="7EDAA441" w14:textId="77777777" w:rsidR="00151958" w:rsidRPr="003D4517" w:rsidDel="00E96159" w:rsidRDefault="00151958" w:rsidP="00151958">
      <w:pPr>
        <w:spacing w:after="0"/>
        <w:rPr>
          <w:ins w:id="2097" w:author="Ivan Pugachev" w:date="2025-12-19T09:19:00Z"/>
          <w:del w:id="2098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099" w:author="Ivan Pugachev" w:date="2025-12-19T09:19:00Z">
        <w:del w:id="2100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UPDATE customers </w:delText>
          </w:r>
        </w:del>
      </w:ins>
    </w:p>
    <w:p w14:paraId="24DC4441" w14:textId="77777777" w:rsidR="00151958" w:rsidRPr="003D4517" w:rsidDel="00E96159" w:rsidRDefault="00151958" w:rsidP="00151958">
      <w:pPr>
        <w:spacing w:after="0"/>
        <w:rPr>
          <w:ins w:id="2101" w:author="Ivan Pugachev" w:date="2025-12-19T09:19:00Z"/>
          <w:del w:id="2102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103" w:author="Ivan Pugachev" w:date="2025-12-19T09:19:00Z">
        <w:del w:id="2104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SET cust_points = cust_points + points_to_add</w:delText>
          </w:r>
        </w:del>
      </w:ins>
    </w:p>
    <w:p w14:paraId="31334828" w14:textId="77777777" w:rsidR="00151958" w:rsidRPr="003D4517" w:rsidDel="00E96159" w:rsidRDefault="00151958" w:rsidP="00151958">
      <w:pPr>
        <w:spacing w:after="0"/>
        <w:rPr>
          <w:ins w:id="2105" w:author="Ivan Pugachev" w:date="2025-12-19T09:19:00Z"/>
          <w:del w:id="2106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107" w:author="Ivan Pugachev" w:date="2025-12-19T09:19:00Z">
        <w:del w:id="2108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WHERE cust_id = customer_id;</w:delText>
          </w:r>
        </w:del>
      </w:ins>
    </w:p>
    <w:p w14:paraId="1763F881" w14:textId="77777777" w:rsidR="00151958" w:rsidRPr="003D4517" w:rsidDel="00E96159" w:rsidRDefault="00151958" w:rsidP="00151958">
      <w:pPr>
        <w:spacing w:after="0"/>
        <w:rPr>
          <w:ins w:id="2109" w:author="Ivan Pugachev" w:date="2025-12-19T09:19:00Z"/>
          <w:del w:id="2110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111" w:author="Ivan Pugachev" w:date="2025-12-19T09:19:00Z">
        <w:del w:id="2112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</w:delText>
          </w:r>
        </w:del>
      </w:ins>
    </w:p>
    <w:p w14:paraId="71413BC3" w14:textId="77777777" w:rsidR="00151958" w:rsidRPr="003D4517" w:rsidDel="00E96159" w:rsidRDefault="00151958" w:rsidP="00151958">
      <w:pPr>
        <w:spacing w:after="0"/>
        <w:rPr>
          <w:ins w:id="2113" w:author="Ivan Pugachev" w:date="2025-12-19T09:19:00Z"/>
          <w:del w:id="2114" w:author="Дмитрий Филимонов" w:date="2026-01-29T15:27:00Z"/>
          <w:rFonts w:ascii="Courier New" w:hAnsi="Courier New" w:cs="Courier New"/>
          <w:szCs w:val="22"/>
          <w:rPrChange w:id="2115" w:author="Ivan Pugachev" w:date="2025-12-19T09:19:00Z">
            <w:rPr>
              <w:ins w:id="2116" w:author="Ivan Pugachev" w:date="2025-12-19T09:19:00Z"/>
              <w:del w:id="2117" w:author="Дмитрий Филимонов" w:date="2026-01-29T15:27:00Z"/>
              <w:rFonts w:ascii="Courier New" w:hAnsi="Courier New" w:cs="Courier New"/>
              <w:szCs w:val="22"/>
              <w:lang w:val="en-US"/>
            </w:rPr>
          </w:rPrChange>
        </w:rPr>
      </w:pPr>
      <w:ins w:id="2118" w:author="Ivan Pugachev" w:date="2025-12-19T09:19:00Z">
        <w:del w:id="2119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</w:delText>
          </w:r>
          <w:r w:rsidRPr="003D4517" w:rsidDel="00E96159">
            <w:rPr>
              <w:rFonts w:ascii="Courier New" w:hAnsi="Courier New" w:cs="Courier New"/>
              <w:szCs w:val="22"/>
              <w:rPrChange w:id="2120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>-- Выводим результат операции с русскими названиями полей</w:delText>
          </w:r>
        </w:del>
      </w:ins>
    </w:p>
    <w:p w14:paraId="6E9E8BF1" w14:textId="77777777" w:rsidR="00151958" w:rsidRPr="003D4517" w:rsidDel="00E96159" w:rsidRDefault="00151958" w:rsidP="00151958">
      <w:pPr>
        <w:spacing w:after="0"/>
        <w:rPr>
          <w:ins w:id="2121" w:author="Ivan Pugachev" w:date="2025-12-19T09:19:00Z"/>
          <w:del w:id="2122" w:author="Дмитрий Филимонов" w:date="2026-01-29T15:27:00Z"/>
          <w:rFonts w:ascii="Courier New" w:hAnsi="Courier New" w:cs="Courier New"/>
          <w:szCs w:val="22"/>
          <w:rPrChange w:id="2123" w:author="Ivan Pugachev" w:date="2025-12-19T09:19:00Z">
            <w:rPr>
              <w:ins w:id="2124" w:author="Ivan Pugachev" w:date="2025-12-19T09:19:00Z"/>
              <w:del w:id="2125" w:author="Дмитрий Филимонов" w:date="2026-01-29T15:27:00Z"/>
              <w:rFonts w:ascii="Courier New" w:hAnsi="Courier New" w:cs="Courier New"/>
              <w:szCs w:val="22"/>
              <w:lang w:val="en-US"/>
            </w:rPr>
          </w:rPrChange>
        </w:rPr>
      </w:pPr>
      <w:ins w:id="2126" w:author="Ivan Pugachev" w:date="2025-12-19T09:19:00Z">
        <w:del w:id="2127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rPrChange w:id="2128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 xml:space="preserve">        </w:delText>
          </w:r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>SELECT</w:delText>
          </w:r>
          <w:r w:rsidRPr="003D4517" w:rsidDel="00E96159">
            <w:rPr>
              <w:rFonts w:ascii="Courier New" w:hAnsi="Courier New" w:cs="Courier New"/>
              <w:szCs w:val="22"/>
              <w:rPrChange w:id="2129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 xml:space="preserve"> </w:delText>
          </w:r>
        </w:del>
      </w:ins>
    </w:p>
    <w:p w14:paraId="536B902A" w14:textId="77777777" w:rsidR="00151958" w:rsidRPr="003D4517" w:rsidDel="00E96159" w:rsidRDefault="00151958" w:rsidP="00151958">
      <w:pPr>
        <w:spacing w:after="0"/>
        <w:rPr>
          <w:ins w:id="2130" w:author="Ivan Pugachev" w:date="2025-12-19T09:19:00Z"/>
          <w:del w:id="2131" w:author="Дмитрий Филимонов" w:date="2026-01-29T15:27:00Z"/>
          <w:rFonts w:ascii="Courier New" w:hAnsi="Courier New" w:cs="Courier New"/>
          <w:szCs w:val="22"/>
          <w:rPrChange w:id="2132" w:author="Ivan Pugachev" w:date="2025-12-19T09:19:00Z">
            <w:rPr>
              <w:ins w:id="2133" w:author="Ivan Pugachev" w:date="2025-12-19T09:19:00Z"/>
              <w:del w:id="2134" w:author="Дмитрий Филимонов" w:date="2026-01-29T15:27:00Z"/>
              <w:rFonts w:ascii="Courier New" w:hAnsi="Courier New" w:cs="Courier New"/>
              <w:szCs w:val="22"/>
              <w:lang w:val="en-US"/>
            </w:rPr>
          </w:rPrChange>
        </w:rPr>
      </w:pPr>
      <w:ins w:id="2135" w:author="Ivan Pugachev" w:date="2025-12-19T09:19:00Z">
        <w:del w:id="2136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rPrChange w:id="2137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 xml:space="preserve">            'Заказ успешно обработан' </w:delText>
          </w:r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>AS</w:delText>
          </w:r>
          <w:r w:rsidRPr="003D4517" w:rsidDel="00E96159">
            <w:rPr>
              <w:rFonts w:ascii="Courier New" w:hAnsi="Courier New" w:cs="Courier New"/>
              <w:szCs w:val="22"/>
              <w:rPrChange w:id="2138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 xml:space="preserve"> 'Результат',</w:delText>
          </w:r>
        </w:del>
      </w:ins>
    </w:p>
    <w:p w14:paraId="60867F96" w14:textId="77777777" w:rsidR="00151958" w:rsidRPr="003D4517" w:rsidDel="00E96159" w:rsidRDefault="00151958" w:rsidP="00151958">
      <w:pPr>
        <w:spacing w:after="0"/>
        <w:rPr>
          <w:ins w:id="2139" w:author="Ivan Pugachev" w:date="2025-12-19T09:19:00Z"/>
          <w:del w:id="2140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141" w:author="Ivan Pugachev" w:date="2025-12-19T09:19:00Z">
        <w:del w:id="2142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rPrChange w:id="2143" w:author="Ivan Pugachev" w:date="2025-12-19T09:19:00Z">
                <w:rPr>
                  <w:rFonts w:ascii="Courier New" w:hAnsi="Courier New" w:cs="Courier New"/>
                  <w:szCs w:val="22"/>
                  <w:lang w:val="en-US"/>
                </w:rPr>
              </w:rPrChange>
            </w:rPr>
            <w:delText xml:space="preserve">            </w:delText>
          </w:r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>(SELECT pro_name FROM menu WHERE pro_id = product_id) AS 'Название_Товара',</w:delText>
          </w:r>
        </w:del>
      </w:ins>
    </w:p>
    <w:p w14:paraId="22D97FA6" w14:textId="77777777" w:rsidR="00151958" w:rsidRPr="003D4517" w:rsidDel="00E96159" w:rsidRDefault="00151958" w:rsidP="00151958">
      <w:pPr>
        <w:spacing w:after="0"/>
        <w:rPr>
          <w:ins w:id="2144" w:author="Ivan Pugachev" w:date="2025-12-19T09:19:00Z"/>
          <w:del w:id="2145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146" w:author="Ivan Pugachev" w:date="2025-12-19T09:19:00Z">
        <w:del w:id="2147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    quantity_ordered AS 'Количество',</w:delText>
          </w:r>
        </w:del>
      </w:ins>
    </w:p>
    <w:p w14:paraId="0D02DB33" w14:textId="77777777" w:rsidR="00151958" w:rsidRPr="003D4517" w:rsidDel="00E96159" w:rsidRDefault="00151958" w:rsidP="00151958">
      <w:pPr>
        <w:spacing w:after="0"/>
        <w:rPr>
          <w:ins w:id="2148" w:author="Ivan Pugachev" w:date="2025-12-19T09:19:00Z"/>
          <w:del w:id="2149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150" w:author="Ivan Pugachev" w:date="2025-12-19T09:19:00Z">
        <w:del w:id="2151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    product_price AS 'Цена_за_Единицу',</w:delText>
          </w:r>
        </w:del>
      </w:ins>
    </w:p>
    <w:p w14:paraId="419FE97A" w14:textId="77777777" w:rsidR="00151958" w:rsidRPr="003D4517" w:rsidDel="00E96159" w:rsidRDefault="00151958" w:rsidP="00151958">
      <w:pPr>
        <w:spacing w:after="0"/>
        <w:rPr>
          <w:ins w:id="2152" w:author="Ivan Pugachev" w:date="2025-12-19T09:19:00Z"/>
          <w:del w:id="2153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154" w:author="Ivan Pugachev" w:date="2025-12-19T09:19:00Z">
        <w:del w:id="2155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    total_amount AS 'Общая_Сумма',</w:delText>
          </w:r>
        </w:del>
      </w:ins>
    </w:p>
    <w:p w14:paraId="2ECCBEC5" w14:textId="77777777" w:rsidR="00151958" w:rsidRPr="003D4517" w:rsidDel="00E96159" w:rsidRDefault="00151958" w:rsidP="00151958">
      <w:pPr>
        <w:spacing w:after="0"/>
        <w:rPr>
          <w:ins w:id="2156" w:author="Ivan Pugachev" w:date="2025-12-19T09:19:00Z"/>
          <w:del w:id="2157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158" w:author="Ivan Pugachev" w:date="2025-12-19T09:19:00Z">
        <w:del w:id="2159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        ROUND(points_to_add, 2) AS 'Начислено_Баллов';</w:delText>
          </w:r>
        </w:del>
      </w:ins>
    </w:p>
    <w:p w14:paraId="7FBF500C" w14:textId="77777777" w:rsidR="00151958" w:rsidRPr="003D4517" w:rsidDel="00E96159" w:rsidRDefault="00151958" w:rsidP="00151958">
      <w:pPr>
        <w:spacing w:after="0"/>
        <w:rPr>
          <w:ins w:id="2160" w:author="Ivan Pugachev" w:date="2025-12-19T09:19:00Z"/>
          <w:del w:id="2161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162" w:author="Ivan Pugachev" w:date="2025-12-19T09:19:00Z">
        <w:del w:id="2163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 xml:space="preserve">    END IF;</w:delText>
          </w:r>
        </w:del>
      </w:ins>
    </w:p>
    <w:p w14:paraId="696EDD4F" w14:textId="77777777" w:rsidR="00151958" w:rsidDel="00E96159" w:rsidRDefault="00151958" w:rsidP="00151958">
      <w:pPr>
        <w:spacing w:after="0"/>
        <w:rPr>
          <w:del w:id="2164" w:author="Дмитрий Филимонов" w:date="2026-01-29T15:27:00Z"/>
          <w:rFonts w:ascii="Courier New" w:hAnsi="Courier New" w:cs="Courier New"/>
          <w:szCs w:val="22"/>
          <w:lang w:val="en-US"/>
        </w:rPr>
      </w:pPr>
      <w:ins w:id="2165" w:author="Ivan Pugachev" w:date="2025-12-19T09:19:00Z">
        <w:del w:id="2166" w:author="Дмитрий Филимонов" w:date="2026-01-29T15:27:00Z">
          <w:r w:rsidRPr="003D4517" w:rsidDel="00E96159">
            <w:rPr>
              <w:rFonts w:ascii="Courier New" w:hAnsi="Courier New" w:cs="Courier New"/>
              <w:szCs w:val="22"/>
              <w:lang w:val="en-US"/>
            </w:rPr>
            <w:delText>END</w:delText>
          </w:r>
        </w:del>
      </w:ins>
      <w:del w:id="2167" w:author="Дмитрий Филимонов" w:date="2026-01-29T15:27:00Z">
        <w:r w:rsidRPr="000F258F" w:rsidDel="00E96159">
          <w:rPr>
            <w:rFonts w:ascii="Courier New" w:hAnsi="Courier New" w:cs="Courier New"/>
            <w:szCs w:val="22"/>
            <w:lang w:val="en-US"/>
          </w:rPr>
          <w:delText>CREATE PROCEDURE CloseContract(IN contract_id INT)</w:delText>
        </w:r>
      </w:del>
    </w:p>
    <w:p w14:paraId="5D2D10C4" w14:textId="77777777" w:rsidR="00151958" w:rsidDel="00E96159" w:rsidRDefault="00151958" w:rsidP="00151958">
      <w:pPr>
        <w:spacing w:after="0"/>
        <w:rPr>
          <w:ins w:id="2168" w:author="Ivan Pugachev" w:date="2025-12-19T09:53:00Z"/>
          <w:del w:id="2169" w:author="Дмитрий Филимонов" w:date="2026-01-29T15:27:00Z"/>
          <w:rFonts w:ascii="Courier New" w:hAnsi="Courier New" w:cs="Courier New"/>
          <w:szCs w:val="22"/>
          <w:lang w:val="en-US"/>
        </w:rPr>
      </w:pPr>
    </w:p>
    <w:p w14:paraId="24E90CB7" w14:textId="77777777" w:rsidR="00151958" w:rsidRDefault="00151958" w:rsidP="00151958">
      <w:pPr>
        <w:spacing w:after="0"/>
        <w:rPr>
          <w:ins w:id="2170" w:author="Дмитрий Филимонов" w:date="2026-01-29T15:31:00Z"/>
          <w:rFonts w:ascii="Courier New" w:hAnsi="Courier New" w:cs="Courier New"/>
          <w:szCs w:val="22"/>
          <w:lang w:val="en-US"/>
        </w:rPr>
      </w:pPr>
      <w:ins w:id="2171" w:author="Ivan Pugachev" w:date="2025-12-19T09:53:00Z">
        <w:del w:id="2172" w:author="Дмитрий Филимонов" w:date="2026-01-29T15:31:00Z">
          <w:r w:rsidDel="00E96159">
            <w:rPr>
              <w:noProof/>
            </w:rPr>
            <w:drawing>
              <wp:inline distT="0" distB="0" distL="0" distR="0" wp14:anchorId="232EEBD1" wp14:editId="5A19746F">
                <wp:extent cx="5940425" cy="941705"/>
                <wp:effectExtent l="0" t="0" r="3175" b="0"/>
                <wp:docPr id="212485518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4855185" name=""/>
                        <pic:cNvPicPr/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941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</w:p>
    <w:p w14:paraId="1B999655" w14:textId="77777777" w:rsidR="00151958" w:rsidRPr="000F258F" w:rsidRDefault="00151958" w:rsidP="00151958">
      <w:pPr>
        <w:spacing w:after="0"/>
        <w:rPr>
          <w:ins w:id="2173" w:author="Ivan Pugachev" w:date="2025-12-19T09:52:00Z"/>
          <w:rFonts w:ascii="Courier New" w:hAnsi="Courier New" w:cs="Courier New"/>
          <w:szCs w:val="22"/>
          <w:lang w:val="en-US"/>
        </w:rPr>
      </w:pPr>
      <w:ins w:id="2174" w:author="Дмитрий Филимонов" w:date="2026-01-29T15:31:00Z">
        <w:r w:rsidRPr="00E96159">
          <w:rPr>
            <w:rFonts w:ascii="Courier New" w:hAnsi="Courier New" w:cs="Courier New"/>
            <w:noProof/>
            <w:szCs w:val="22"/>
            <w:lang w:val="en-US"/>
          </w:rPr>
          <w:drawing>
            <wp:inline distT="0" distB="0" distL="0" distR="0" wp14:anchorId="1D94B96B" wp14:editId="6D99F158">
              <wp:extent cx="5940425" cy="4227830"/>
              <wp:effectExtent l="0" t="0" r="3175" b="1270"/>
              <wp:docPr id="6" name="Рисунок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42278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E290A27" w14:textId="77777777" w:rsidR="00151958" w:rsidRPr="000F258F" w:rsidDel="003D4517" w:rsidRDefault="00151958" w:rsidP="00151958">
      <w:pPr>
        <w:spacing w:after="0"/>
        <w:rPr>
          <w:del w:id="2175" w:author="Ivan Pugachev" w:date="2025-12-19T09:19:00Z"/>
          <w:rFonts w:ascii="Courier New" w:hAnsi="Courier New" w:cs="Courier New"/>
          <w:szCs w:val="22"/>
          <w:lang w:val="en-US"/>
        </w:rPr>
      </w:pPr>
      <w:del w:id="2176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>BEGIN</w:delText>
        </w:r>
      </w:del>
    </w:p>
    <w:p w14:paraId="37775AC0" w14:textId="77777777" w:rsidR="00151958" w:rsidRPr="000F258F" w:rsidDel="003D4517" w:rsidRDefault="00151958" w:rsidP="00151958">
      <w:pPr>
        <w:spacing w:after="0"/>
        <w:rPr>
          <w:del w:id="2177" w:author="Ivan Pugachev" w:date="2025-12-19T09:19:00Z"/>
          <w:rFonts w:ascii="Courier New" w:hAnsi="Courier New" w:cs="Courier New"/>
          <w:szCs w:val="22"/>
          <w:lang w:val="en-US"/>
        </w:rPr>
      </w:pPr>
      <w:del w:id="2178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DECLARE contract_exists INT;</w:delText>
        </w:r>
      </w:del>
    </w:p>
    <w:p w14:paraId="78E156D5" w14:textId="77777777" w:rsidR="00151958" w:rsidRPr="000F258F" w:rsidDel="003D4517" w:rsidRDefault="00151958" w:rsidP="00151958">
      <w:pPr>
        <w:spacing w:after="0"/>
        <w:rPr>
          <w:del w:id="2179" w:author="Ivan Pugachev" w:date="2025-12-19T09:19:00Z"/>
          <w:rFonts w:ascii="Courier New" w:hAnsi="Courier New" w:cs="Courier New"/>
          <w:szCs w:val="22"/>
          <w:lang w:val="en-US"/>
        </w:rPr>
      </w:pPr>
      <w:del w:id="2180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DECLARE current_status VARCHAR(20);</w:delText>
        </w:r>
      </w:del>
    </w:p>
    <w:p w14:paraId="77CD1679" w14:textId="77777777" w:rsidR="00151958" w:rsidRPr="000F258F" w:rsidDel="003D4517" w:rsidRDefault="00151958" w:rsidP="00151958">
      <w:pPr>
        <w:spacing w:after="0"/>
        <w:rPr>
          <w:del w:id="2181" w:author="Ivan Pugachev" w:date="2025-12-19T09:19:00Z"/>
          <w:rFonts w:ascii="Courier New" w:hAnsi="Courier New" w:cs="Courier New"/>
          <w:szCs w:val="22"/>
          <w:lang w:val="en-US"/>
        </w:rPr>
      </w:pPr>
      <w:del w:id="2182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DECLARE project_id_val INT;</w:delText>
        </w:r>
      </w:del>
    </w:p>
    <w:p w14:paraId="11E40BC8" w14:textId="77777777" w:rsidR="00151958" w:rsidRPr="000F258F" w:rsidDel="003D4517" w:rsidRDefault="00151958" w:rsidP="00151958">
      <w:pPr>
        <w:spacing w:after="0"/>
        <w:rPr>
          <w:del w:id="2183" w:author="Ivan Pugachev" w:date="2025-12-19T09:19:00Z"/>
          <w:rFonts w:ascii="Courier New" w:hAnsi="Courier New" w:cs="Courier New"/>
          <w:szCs w:val="22"/>
          <w:lang w:val="en-US"/>
        </w:rPr>
      </w:pPr>
      <w:del w:id="2184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</w:delText>
        </w:r>
      </w:del>
    </w:p>
    <w:p w14:paraId="74A4B9D1" w14:textId="77777777" w:rsidR="00151958" w:rsidRPr="000F258F" w:rsidDel="003D4517" w:rsidRDefault="00151958" w:rsidP="00151958">
      <w:pPr>
        <w:spacing w:after="0"/>
        <w:rPr>
          <w:del w:id="2185" w:author="Ivan Pugachev" w:date="2025-12-19T09:19:00Z"/>
          <w:rFonts w:ascii="Courier New" w:hAnsi="Courier New" w:cs="Courier New"/>
          <w:szCs w:val="22"/>
        </w:rPr>
      </w:pPr>
      <w:del w:id="2186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</w:delText>
        </w:r>
        <w:r w:rsidRPr="000F258F" w:rsidDel="003D4517">
          <w:rPr>
            <w:rFonts w:ascii="Courier New" w:hAnsi="Courier New" w:cs="Courier New"/>
            <w:szCs w:val="22"/>
          </w:rPr>
          <w:delText>-- Проверяем существование контракта и получаем данные отдельными запросами</w:delText>
        </w:r>
      </w:del>
    </w:p>
    <w:p w14:paraId="6E796FAC" w14:textId="77777777" w:rsidR="00151958" w:rsidRPr="000F258F" w:rsidDel="003D4517" w:rsidRDefault="00151958" w:rsidP="00151958">
      <w:pPr>
        <w:spacing w:after="0"/>
        <w:rPr>
          <w:del w:id="2187" w:author="Ivan Pugachev" w:date="2025-12-19T09:19:00Z"/>
          <w:rFonts w:ascii="Courier New" w:hAnsi="Courier New" w:cs="Courier New"/>
          <w:szCs w:val="22"/>
          <w:lang w:val="en-US"/>
        </w:rPr>
      </w:pPr>
      <w:del w:id="2188" w:author="Ivan Pugachev" w:date="2025-12-19T09:19:00Z">
        <w:r w:rsidRPr="000F258F" w:rsidDel="003D4517">
          <w:rPr>
            <w:rFonts w:ascii="Courier New" w:hAnsi="Courier New" w:cs="Courier New"/>
            <w:szCs w:val="22"/>
          </w:rPr>
          <w:delText xml:space="preserve">    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>SELECT COUNT(*) INTO contract_exists FROM contracts WHERE id = contract_id;</w:delText>
        </w:r>
      </w:del>
    </w:p>
    <w:p w14:paraId="43BE174A" w14:textId="77777777" w:rsidR="00151958" w:rsidRPr="000F258F" w:rsidDel="003D4517" w:rsidRDefault="00151958" w:rsidP="00151958">
      <w:pPr>
        <w:spacing w:after="0"/>
        <w:rPr>
          <w:del w:id="2189" w:author="Ivan Pugachev" w:date="2025-12-19T09:19:00Z"/>
          <w:rFonts w:ascii="Courier New" w:hAnsi="Courier New" w:cs="Courier New"/>
          <w:szCs w:val="22"/>
          <w:lang w:val="en-US"/>
        </w:rPr>
      </w:pPr>
      <w:del w:id="2190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</w:delText>
        </w:r>
      </w:del>
    </w:p>
    <w:p w14:paraId="6E904AD2" w14:textId="77777777" w:rsidR="00151958" w:rsidRPr="000F258F" w:rsidDel="003D4517" w:rsidRDefault="00151958" w:rsidP="00151958">
      <w:pPr>
        <w:spacing w:after="0"/>
        <w:rPr>
          <w:del w:id="2191" w:author="Ivan Pugachev" w:date="2025-12-19T09:19:00Z"/>
          <w:rFonts w:ascii="Courier New" w:hAnsi="Courier New" w:cs="Courier New"/>
          <w:szCs w:val="22"/>
          <w:lang w:val="en-US"/>
        </w:rPr>
      </w:pPr>
      <w:del w:id="2192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IF contract_exists = 0 THEN</w:delText>
        </w:r>
      </w:del>
    </w:p>
    <w:p w14:paraId="30934B6F" w14:textId="77777777" w:rsidR="00151958" w:rsidRPr="000F258F" w:rsidDel="003D4517" w:rsidRDefault="00151958" w:rsidP="00151958">
      <w:pPr>
        <w:spacing w:after="0"/>
        <w:rPr>
          <w:del w:id="2193" w:author="Ivan Pugachev" w:date="2025-12-19T09:19:00Z"/>
          <w:rFonts w:ascii="Courier New" w:hAnsi="Courier New" w:cs="Courier New"/>
          <w:szCs w:val="22"/>
          <w:lang w:val="en-US"/>
        </w:rPr>
      </w:pPr>
      <w:del w:id="2194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SELECT '</w:delText>
        </w:r>
        <w:r w:rsidRPr="000F258F" w:rsidDel="003D4517">
          <w:rPr>
            <w:rFonts w:ascii="Courier New" w:hAnsi="Courier New" w:cs="Courier New"/>
            <w:szCs w:val="22"/>
          </w:rPr>
          <w:delText>Ошибка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: </w:delText>
        </w:r>
        <w:r w:rsidRPr="000F258F" w:rsidDel="003D4517">
          <w:rPr>
            <w:rFonts w:ascii="Courier New" w:hAnsi="Courier New" w:cs="Courier New"/>
            <w:szCs w:val="22"/>
          </w:rPr>
          <w:delText>Контракт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не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найден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>' AS result;</w:delText>
        </w:r>
      </w:del>
    </w:p>
    <w:p w14:paraId="1DC19F98" w14:textId="77777777" w:rsidR="00151958" w:rsidRPr="000F258F" w:rsidDel="003D4517" w:rsidRDefault="00151958" w:rsidP="00151958">
      <w:pPr>
        <w:spacing w:after="0"/>
        <w:rPr>
          <w:del w:id="2195" w:author="Ivan Pugachev" w:date="2025-12-19T09:19:00Z"/>
          <w:rFonts w:ascii="Courier New" w:hAnsi="Courier New" w:cs="Courier New"/>
          <w:szCs w:val="22"/>
        </w:rPr>
      </w:pPr>
      <w:del w:id="2196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</w:delText>
        </w:r>
        <w:r w:rsidRPr="000F258F" w:rsidDel="003D4517">
          <w:rPr>
            <w:rFonts w:ascii="Courier New" w:hAnsi="Courier New" w:cs="Courier New"/>
            <w:szCs w:val="22"/>
          </w:rPr>
          <w:delText>ELSE</w:delText>
        </w:r>
      </w:del>
    </w:p>
    <w:p w14:paraId="28143B86" w14:textId="77777777" w:rsidR="00151958" w:rsidRPr="000F258F" w:rsidDel="003D4517" w:rsidRDefault="00151958" w:rsidP="00151958">
      <w:pPr>
        <w:spacing w:after="0"/>
        <w:rPr>
          <w:del w:id="2197" w:author="Ivan Pugachev" w:date="2025-12-19T09:19:00Z"/>
          <w:rFonts w:ascii="Courier New" w:hAnsi="Courier New" w:cs="Courier New"/>
          <w:szCs w:val="22"/>
        </w:rPr>
      </w:pPr>
      <w:del w:id="2198" w:author="Ivan Pugachev" w:date="2025-12-19T09:19:00Z">
        <w:r w:rsidRPr="000F258F" w:rsidDel="003D4517">
          <w:rPr>
            <w:rFonts w:ascii="Courier New" w:hAnsi="Courier New" w:cs="Courier New"/>
            <w:szCs w:val="22"/>
          </w:rPr>
          <w:delText xml:space="preserve">        -- Получаем текущий статус и project_id отдельным запросом</w:delText>
        </w:r>
      </w:del>
    </w:p>
    <w:p w14:paraId="2B3C4B17" w14:textId="77777777" w:rsidR="00151958" w:rsidRPr="000F258F" w:rsidDel="003D4517" w:rsidRDefault="00151958" w:rsidP="00151958">
      <w:pPr>
        <w:spacing w:after="0"/>
        <w:rPr>
          <w:del w:id="2199" w:author="Ivan Pugachev" w:date="2025-12-19T09:19:00Z"/>
          <w:rFonts w:ascii="Courier New" w:hAnsi="Courier New" w:cs="Courier New"/>
          <w:szCs w:val="22"/>
          <w:lang w:val="en-US"/>
        </w:rPr>
      </w:pPr>
      <w:del w:id="2200" w:author="Ivan Pugachev" w:date="2025-12-19T09:19:00Z">
        <w:r w:rsidRPr="000F258F" w:rsidDel="003D4517">
          <w:rPr>
            <w:rFonts w:ascii="Courier New" w:hAnsi="Courier New" w:cs="Courier New"/>
            <w:szCs w:val="22"/>
          </w:rPr>
          <w:delText xml:space="preserve">        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SELECT status, project_id INTO current_status, project_id_val </w:delText>
        </w:r>
      </w:del>
    </w:p>
    <w:p w14:paraId="431968CD" w14:textId="77777777" w:rsidR="00151958" w:rsidRPr="000F258F" w:rsidDel="003D4517" w:rsidRDefault="00151958" w:rsidP="00151958">
      <w:pPr>
        <w:spacing w:after="0"/>
        <w:rPr>
          <w:del w:id="2201" w:author="Ivan Pugachev" w:date="2025-12-19T09:19:00Z"/>
          <w:rFonts w:ascii="Courier New" w:hAnsi="Courier New" w:cs="Courier New"/>
          <w:szCs w:val="22"/>
          <w:lang w:val="en-US"/>
        </w:rPr>
      </w:pPr>
      <w:del w:id="2202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FROM contracts WHERE id = contract_id;</w:delText>
        </w:r>
      </w:del>
    </w:p>
    <w:p w14:paraId="40D66A32" w14:textId="77777777" w:rsidR="00151958" w:rsidRPr="000F258F" w:rsidDel="003D4517" w:rsidRDefault="00151958" w:rsidP="00151958">
      <w:pPr>
        <w:spacing w:after="0"/>
        <w:rPr>
          <w:del w:id="2203" w:author="Ivan Pugachev" w:date="2025-12-19T09:19:00Z"/>
          <w:rFonts w:ascii="Courier New" w:hAnsi="Courier New" w:cs="Courier New"/>
          <w:szCs w:val="22"/>
          <w:lang w:val="en-US"/>
        </w:rPr>
      </w:pPr>
      <w:del w:id="2204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</w:delText>
        </w:r>
      </w:del>
    </w:p>
    <w:p w14:paraId="7CB4E550" w14:textId="77777777" w:rsidR="00151958" w:rsidRPr="000F258F" w:rsidDel="003D4517" w:rsidRDefault="00151958" w:rsidP="00151958">
      <w:pPr>
        <w:spacing w:after="0"/>
        <w:rPr>
          <w:del w:id="2205" w:author="Ivan Pugachev" w:date="2025-12-19T09:19:00Z"/>
          <w:rFonts w:ascii="Courier New" w:hAnsi="Courier New" w:cs="Courier New"/>
          <w:szCs w:val="22"/>
          <w:lang w:val="en-US"/>
        </w:rPr>
      </w:pPr>
      <w:del w:id="2206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IF current_status != 'active' THEN</w:delText>
        </w:r>
      </w:del>
    </w:p>
    <w:p w14:paraId="42CE3682" w14:textId="77777777" w:rsidR="00151958" w:rsidRPr="000F258F" w:rsidDel="003D4517" w:rsidRDefault="00151958" w:rsidP="00151958">
      <w:pPr>
        <w:spacing w:after="0"/>
        <w:rPr>
          <w:del w:id="2207" w:author="Ivan Pugachev" w:date="2025-12-19T09:19:00Z"/>
          <w:rFonts w:ascii="Courier New" w:hAnsi="Courier New" w:cs="Courier New"/>
          <w:szCs w:val="22"/>
          <w:lang w:val="en-US"/>
        </w:rPr>
      </w:pPr>
      <w:del w:id="2208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SELECT CONCAT('</w:delText>
        </w:r>
        <w:r w:rsidRPr="000F258F" w:rsidDel="003D4517">
          <w:rPr>
            <w:rFonts w:ascii="Courier New" w:hAnsi="Courier New" w:cs="Courier New"/>
            <w:szCs w:val="22"/>
          </w:rPr>
          <w:delText>Ошибка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: </w:delText>
        </w:r>
        <w:r w:rsidRPr="000F258F" w:rsidDel="003D4517">
          <w:rPr>
            <w:rFonts w:ascii="Courier New" w:hAnsi="Courier New" w:cs="Courier New"/>
            <w:szCs w:val="22"/>
          </w:rPr>
          <w:delText>Контракт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уже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завершен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', current_status) AS result;</w:delText>
        </w:r>
      </w:del>
    </w:p>
    <w:p w14:paraId="7C0DEA39" w14:textId="77777777" w:rsidR="00151958" w:rsidRPr="000F258F" w:rsidDel="003D4517" w:rsidRDefault="00151958" w:rsidP="00151958">
      <w:pPr>
        <w:spacing w:after="0"/>
        <w:rPr>
          <w:del w:id="2209" w:author="Ivan Pugachev" w:date="2025-12-19T09:19:00Z"/>
          <w:rFonts w:ascii="Courier New" w:hAnsi="Courier New" w:cs="Courier New"/>
          <w:szCs w:val="22"/>
          <w:lang w:val="en-US"/>
        </w:rPr>
      </w:pPr>
      <w:del w:id="2210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ELSE</w:delText>
        </w:r>
      </w:del>
    </w:p>
    <w:p w14:paraId="3CDF741C" w14:textId="77777777" w:rsidR="00151958" w:rsidRPr="000F258F" w:rsidDel="003D4517" w:rsidRDefault="00151958" w:rsidP="00151958">
      <w:pPr>
        <w:spacing w:after="0"/>
        <w:rPr>
          <w:del w:id="2211" w:author="Ivan Pugachev" w:date="2025-12-19T09:19:00Z"/>
          <w:rFonts w:ascii="Courier New" w:hAnsi="Courier New" w:cs="Courier New"/>
          <w:szCs w:val="22"/>
          <w:lang w:val="en-US"/>
        </w:rPr>
      </w:pPr>
      <w:del w:id="2212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-- </w:delText>
        </w:r>
        <w:r w:rsidRPr="000F258F" w:rsidDel="003D4517">
          <w:rPr>
            <w:rFonts w:ascii="Courier New" w:hAnsi="Courier New" w:cs="Courier New"/>
            <w:szCs w:val="22"/>
          </w:rPr>
          <w:delText>Начинаем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транзакцию</w:delText>
        </w:r>
      </w:del>
    </w:p>
    <w:p w14:paraId="6376231F" w14:textId="77777777" w:rsidR="00151958" w:rsidRPr="000F258F" w:rsidDel="003D4517" w:rsidRDefault="00151958" w:rsidP="00151958">
      <w:pPr>
        <w:spacing w:after="0"/>
        <w:rPr>
          <w:del w:id="2213" w:author="Ivan Pugachev" w:date="2025-12-19T09:19:00Z"/>
          <w:rFonts w:ascii="Courier New" w:hAnsi="Courier New" w:cs="Courier New"/>
          <w:szCs w:val="22"/>
          <w:lang w:val="en-US"/>
        </w:rPr>
      </w:pPr>
      <w:del w:id="2214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START TRANSACTION;</w:delText>
        </w:r>
      </w:del>
    </w:p>
    <w:p w14:paraId="462E4B01" w14:textId="77777777" w:rsidR="00151958" w:rsidRPr="000F258F" w:rsidDel="003D4517" w:rsidRDefault="00151958" w:rsidP="00151958">
      <w:pPr>
        <w:spacing w:after="0"/>
        <w:rPr>
          <w:del w:id="2215" w:author="Ivan Pugachev" w:date="2025-12-19T09:19:00Z"/>
          <w:rFonts w:ascii="Courier New" w:hAnsi="Courier New" w:cs="Courier New"/>
          <w:szCs w:val="22"/>
          <w:lang w:val="en-US"/>
        </w:rPr>
      </w:pPr>
      <w:del w:id="2216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</w:delText>
        </w:r>
      </w:del>
    </w:p>
    <w:p w14:paraId="79005108" w14:textId="77777777" w:rsidR="00151958" w:rsidRPr="000F258F" w:rsidDel="003D4517" w:rsidRDefault="00151958" w:rsidP="00151958">
      <w:pPr>
        <w:spacing w:after="0"/>
        <w:rPr>
          <w:del w:id="2217" w:author="Ivan Pugachev" w:date="2025-12-19T09:19:00Z"/>
          <w:rFonts w:ascii="Courier New" w:hAnsi="Courier New" w:cs="Courier New"/>
          <w:szCs w:val="22"/>
          <w:lang w:val="en-US"/>
        </w:rPr>
      </w:pPr>
      <w:del w:id="2218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-- </w:delText>
        </w:r>
        <w:r w:rsidRPr="000F258F" w:rsidDel="003D4517">
          <w:rPr>
            <w:rFonts w:ascii="Courier New" w:hAnsi="Courier New" w:cs="Courier New"/>
            <w:szCs w:val="22"/>
          </w:rPr>
          <w:delText>Закрываем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контракт</w:delText>
        </w:r>
      </w:del>
    </w:p>
    <w:p w14:paraId="1C31A0C9" w14:textId="77777777" w:rsidR="00151958" w:rsidRPr="000F258F" w:rsidDel="003D4517" w:rsidRDefault="00151958" w:rsidP="00151958">
      <w:pPr>
        <w:spacing w:after="0"/>
        <w:rPr>
          <w:del w:id="2219" w:author="Ivan Pugachev" w:date="2025-12-19T09:19:00Z"/>
          <w:rFonts w:ascii="Courier New" w:hAnsi="Courier New" w:cs="Courier New"/>
          <w:szCs w:val="22"/>
          <w:lang w:val="en-US"/>
        </w:rPr>
      </w:pPr>
      <w:del w:id="2220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UPDATE contracts </w:delText>
        </w:r>
      </w:del>
    </w:p>
    <w:p w14:paraId="36F202AE" w14:textId="77777777" w:rsidR="00151958" w:rsidRPr="000F258F" w:rsidDel="003D4517" w:rsidRDefault="00151958" w:rsidP="00151958">
      <w:pPr>
        <w:spacing w:after="0"/>
        <w:rPr>
          <w:del w:id="2221" w:author="Ivan Pugachev" w:date="2025-12-19T09:19:00Z"/>
          <w:rFonts w:ascii="Courier New" w:hAnsi="Courier New" w:cs="Courier New"/>
          <w:szCs w:val="22"/>
          <w:lang w:val="en-US"/>
        </w:rPr>
      </w:pPr>
      <w:del w:id="2222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SET status = 'completed', </w:delText>
        </w:r>
      </w:del>
    </w:p>
    <w:p w14:paraId="7D5DA7DF" w14:textId="77777777" w:rsidR="00151958" w:rsidRPr="000F258F" w:rsidDel="003D4517" w:rsidRDefault="00151958" w:rsidP="00151958">
      <w:pPr>
        <w:spacing w:after="0"/>
        <w:rPr>
          <w:del w:id="2223" w:author="Ivan Pugachev" w:date="2025-12-19T09:19:00Z"/>
          <w:rFonts w:ascii="Courier New" w:hAnsi="Courier New" w:cs="Courier New"/>
          <w:szCs w:val="22"/>
          <w:lang w:val="en-US"/>
        </w:rPr>
      </w:pPr>
      <w:del w:id="2224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    completed_at = CURRENT_TIMESTAMP,</w:delText>
        </w:r>
      </w:del>
    </w:p>
    <w:p w14:paraId="0CFE0DFA" w14:textId="77777777" w:rsidR="00151958" w:rsidRPr="000F258F" w:rsidDel="003D4517" w:rsidRDefault="00151958" w:rsidP="00151958">
      <w:pPr>
        <w:spacing w:after="0"/>
        <w:rPr>
          <w:del w:id="2225" w:author="Ivan Pugachev" w:date="2025-12-19T09:19:00Z"/>
          <w:rFonts w:ascii="Courier New" w:hAnsi="Courier New" w:cs="Courier New"/>
          <w:szCs w:val="22"/>
          <w:lang w:val="en-US"/>
        </w:rPr>
      </w:pPr>
      <w:del w:id="2226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    updated_at = CURRENT_TIMESTAMP</w:delText>
        </w:r>
      </w:del>
    </w:p>
    <w:p w14:paraId="096ADBF5" w14:textId="77777777" w:rsidR="00151958" w:rsidRPr="000F258F" w:rsidDel="003D4517" w:rsidRDefault="00151958" w:rsidP="00151958">
      <w:pPr>
        <w:spacing w:after="0"/>
        <w:rPr>
          <w:del w:id="2227" w:author="Ivan Pugachev" w:date="2025-12-19T09:19:00Z"/>
          <w:rFonts w:ascii="Courier New" w:hAnsi="Courier New" w:cs="Courier New"/>
          <w:szCs w:val="22"/>
          <w:lang w:val="en-US"/>
        </w:rPr>
      </w:pPr>
      <w:del w:id="2228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WHERE id = contract_id;</w:delText>
        </w:r>
      </w:del>
    </w:p>
    <w:p w14:paraId="6384F8F4" w14:textId="77777777" w:rsidR="00151958" w:rsidRPr="000F258F" w:rsidDel="003D4517" w:rsidRDefault="00151958" w:rsidP="00151958">
      <w:pPr>
        <w:spacing w:after="0"/>
        <w:rPr>
          <w:del w:id="2229" w:author="Ivan Pugachev" w:date="2025-12-19T09:19:00Z"/>
          <w:rFonts w:ascii="Courier New" w:hAnsi="Courier New" w:cs="Courier New"/>
          <w:szCs w:val="22"/>
          <w:lang w:val="en-US"/>
        </w:rPr>
      </w:pPr>
      <w:del w:id="2230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</w:delText>
        </w:r>
      </w:del>
    </w:p>
    <w:p w14:paraId="7F4F9642" w14:textId="77777777" w:rsidR="00151958" w:rsidRPr="000F258F" w:rsidDel="003D4517" w:rsidRDefault="00151958" w:rsidP="00151958">
      <w:pPr>
        <w:spacing w:after="0"/>
        <w:rPr>
          <w:del w:id="2231" w:author="Ivan Pugachev" w:date="2025-12-19T09:19:00Z"/>
          <w:rFonts w:ascii="Courier New" w:hAnsi="Courier New" w:cs="Courier New"/>
          <w:szCs w:val="22"/>
          <w:lang w:val="en-US"/>
        </w:rPr>
      </w:pPr>
      <w:del w:id="2232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-- </w:delText>
        </w:r>
        <w:r w:rsidRPr="000F258F" w:rsidDel="003D4517">
          <w:rPr>
            <w:rFonts w:ascii="Courier New" w:hAnsi="Courier New" w:cs="Courier New"/>
            <w:szCs w:val="22"/>
          </w:rPr>
          <w:delText>Обновляем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статус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проекта</w:delText>
        </w:r>
      </w:del>
    </w:p>
    <w:p w14:paraId="2B445837" w14:textId="77777777" w:rsidR="00151958" w:rsidRPr="000F258F" w:rsidDel="003D4517" w:rsidRDefault="00151958" w:rsidP="00151958">
      <w:pPr>
        <w:spacing w:after="0"/>
        <w:rPr>
          <w:del w:id="2233" w:author="Ivan Pugachev" w:date="2025-12-19T09:19:00Z"/>
          <w:rFonts w:ascii="Courier New" w:hAnsi="Courier New" w:cs="Courier New"/>
          <w:szCs w:val="22"/>
          <w:lang w:val="en-US"/>
        </w:rPr>
      </w:pPr>
      <w:del w:id="2234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UPDATE projects </w:delText>
        </w:r>
      </w:del>
    </w:p>
    <w:p w14:paraId="77F901BB" w14:textId="77777777" w:rsidR="00151958" w:rsidRPr="000F258F" w:rsidDel="003D4517" w:rsidRDefault="00151958" w:rsidP="00151958">
      <w:pPr>
        <w:spacing w:after="0"/>
        <w:rPr>
          <w:del w:id="2235" w:author="Ivan Pugachev" w:date="2025-12-19T09:19:00Z"/>
          <w:rFonts w:ascii="Courier New" w:hAnsi="Courier New" w:cs="Courier New"/>
          <w:szCs w:val="22"/>
          <w:lang w:val="en-US"/>
        </w:rPr>
      </w:pPr>
      <w:del w:id="2236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SET status = 'completed',</w:delText>
        </w:r>
      </w:del>
    </w:p>
    <w:p w14:paraId="26C45547" w14:textId="77777777" w:rsidR="00151958" w:rsidRPr="000F258F" w:rsidDel="003D4517" w:rsidRDefault="00151958" w:rsidP="00151958">
      <w:pPr>
        <w:spacing w:after="0"/>
        <w:rPr>
          <w:del w:id="2237" w:author="Ivan Pugachev" w:date="2025-12-19T09:19:00Z"/>
          <w:rFonts w:ascii="Courier New" w:hAnsi="Courier New" w:cs="Courier New"/>
          <w:szCs w:val="22"/>
          <w:lang w:val="en-US"/>
        </w:rPr>
      </w:pPr>
      <w:del w:id="2238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    updated_at = CURRENT_TIMESTAMP</w:delText>
        </w:r>
      </w:del>
    </w:p>
    <w:p w14:paraId="55083F76" w14:textId="77777777" w:rsidR="00151958" w:rsidRPr="000F258F" w:rsidDel="003D4517" w:rsidRDefault="00151958" w:rsidP="00151958">
      <w:pPr>
        <w:spacing w:after="0"/>
        <w:rPr>
          <w:del w:id="2239" w:author="Ivan Pugachev" w:date="2025-12-19T09:19:00Z"/>
          <w:rFonts w:ascii="Courier New" w:hAnsi="Courier New" w:cs="Courier New"/>
          <w:szCs w:val="22"/>
          <w:lang w:val="en-US"/>
        </w:rPr>
      </w:pPr>
      <w:del w:id="2240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WHERE id = project_id_val;</w:delText>
        </w:r>
      </w:del>
    </w:p>
    <w:p w14:paraId="38777453" w14:textId="77777777" w:rsidR="00151958" w:rsidRPr="000F258F" w:rsidDel="003D4517" w:rsidRDefault="00151958" w:rsidP="00151958">
      <w:pPr>
        <w:spacing w:after="0"/>
        <w:rPr>
          <w:del w:id="2241" w:author="Ivan Pugachev" w:date="2025-12-19T09:19:00Z"/>
          <w:rFonts w:ascii="Courier New" w:hAnsi="Courier New" w:cs="Courier New"/>
          <w:szCs w:val="22"/>
          <w:lang w:val="en-US"/>
        </w:rPr>
      </w:pPr>
      <w:del w:id="2242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</w:delText>
        </w:r>
      </w:del>
    </w:p>
    <w:p w14:paraId="59B6618D" w14:textId="77777777" w:rsidR="00151958" w:rsidRPr="000F258F" w:rsidDel="003D4517" w:rsidRDefault="00151958" w:rsidP="00151958">
      <w:pPr>
        <w:spacing w:after="0"/>
        <w:rPr>
          <w:del w:id="2243" w:author="Ivan Pugachev" w:date="2025-12-19T09:19:00Z"/>
          <w:rFonts w:ascii="Courier New" w:hAnsi="Courier New" w:cs="Courier New"/>
          <w:szCs w:val="22"/>
          <w:lang w:val="en-US"/>
        </w:rPr>
      </w:pPr>
      <w:del w:id="2244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COMMIT;</w:delText>
        </w:r>
      </w:del>
    </w:p>
    <w:p w14:paraId="44C9506A" w14:textId="77777777" w:rsidR="00151958" w:rsidRPr="000F258F" w:rsidDel="003D4517" w:rsidRDefault="00151958" w:rsidP="00151958">
      <w:pPr>
        <w:spacing w:after="0"/>
        <w:rPr>
          <w:del w:id="2245" w:author="Ivan Pugachev" w:date="2025-12-19T09:19:00Z"/>
          <w:rFonts w:ascii="Courier New" w:hAnsi="Courier New" w:cs="Courier New"/>
          <w:szCs w:val="22"/>
          <w:lang w:val="en-US"/>
        </w:rPr>
      </w:pPr>
      <w:del w:id="2246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</w:delText>
        </w:r>
      </w:del>
    </w:p>
    <w:p w14:paraId="7A1EC573" w14:textId="77777777" w:rsidR="00151958" w:rsidRPr="000F258F" w:rsidDel="003D4517" w:rsidRDefault="00151958" w:rsidP="00151958">
      <w:pPr>
        <w:spacing w:after="0"/>
        <w:rPr>
          <w:del w:id="2247" w:author="Ivan Pugachev" w:date="2025-12-19T09:19:00Z"/>
          <w:rFonts w:ascii="Courier New" w:hAnsi="Courier New" w:cs="Courier New"/>
          <w:szCs w:val="22"/>
          <w:lang w:val="en-US"/>
        </w:rPr>
      </w:pPr>
      <w:del w:id="2248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    SELECT '</w:delText>
        </w:r>
        <w:r w:rsidRPr="000F258F" w:rsidDel="003D4517">
          <w:rPr>
            <w:rFonts w:ascii="Courier New" w:hAnsi="Courier New" w:cs="Courier New"/>
            <w:szCs w:val="22"/>
          </w:rPr>
          <w:delText>Контракт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успешно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завершен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>' AS result;</w:delText>
        </w:r>
      </w:del>
    </w:p>
    <w:p w14:paraId="0989CFE8" w14:textId="77777777" w:rsidR="00151958" w:rsidRPr="000F258F" w:rsidDel="003D4517" w:rsidRDefault="00151958" w:rsidP="00151958">
      <w:pPr>
        <w:spacing w:after="0"/>
        <w:rPr>
          <w:del w:id="2249" w:author="Ivan Pugachev" w:date="2025-12-19T09:19:00Z"/>
          <w:rFonts w:ascii="Courier New" w:hAnsi="Courier New" w:cs="Courier New"/>
          <w:szCs w:val="22"/>
          <w:lang w:val="en-US"/>
        </w:rPr>
      </w:pPr>
      <w:del w:id="2250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END IF;</w:delText>
        </w:r>
      </w:del>
    </w:p>
    <w:p w14:paraId="06F9A5F7" w14:textId="77777777" w:rsidR="00151958" w:rsidRPr="000F258F" w:rsidDel="003D4517" w:rsidRDefault="00151958" w:rsidP="00151958">
      <w:pPr>
        <w:spacing w:after="0"/>
        <w:rPr>
          <w:del w:id="2251" w:author="Ivan Pugachev" w:date="2025-12-19T09:19:00Z"/>
          <w:rFonts w:ascii="Courier New" w:hAnsi="Courier New" w:cs="Courier New"/>
          <w:szCs w:val="22"/>
        </w:rPr>
      </w:pPr>
      <w:del w:id="2252" w:author="Ivan Pugachev" w:date="2025-12-19T09:19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</w:delText>
        </w:r>
        <w:r w:rsidRPr="000F258F" w:rsidDel="003D4517">
          <w:rPr>
            <w:rFonts w:ascii="Courier New" w:hAnsi="Courier New" w:cs="Courier New"/>
            <w:szCs w:val="22"/>
          </w:rPr>
          <w:delText>END IF;</w:delText>
        </w:r>
      </w:del>
    </w:p>
    <w:p w14:paraId="3260AE6D" w14:textId="77777777" w:rsidR="00151958" w:rsidDel="003D4517" w:rsidRDefault="00151958" w:rsidP="00151958">
      <w:pPr>
        <w:spacing w:after="0"/>
        <w:rPr>
          <w:del w:id="2253" w:author="Ivan Pugachev" w:date="2025-12-19T09:19:00Z"/>
          <w:rFonts w:ascii="Courier New" w:hAnsi="Courier New" w:cs="Courier New"/>
          <w:szCs w:val="22"/>
          <w:lang w:val="en-GB"/>
        </w:rPr>
      </w:pPr>
      <w:del w:id="2254" w:author="Ivan Pugachev" w:date="2025-12-19T09:19:00Z">
        <w:r w:rsidRPr="000F258F" w:rsidDel="003D4517">
          <w:rPr>
            <w:rFonts w:ascii="Courier New" w:hAnsi="Courier New" w:cs="Courier New"/>
            <w:szCs w:val="22"/>
          </w:rPr>
          <w:delText>END</w:delText>
        </w:r>
      </w:del>
    </w:p>
    <w:p w14:paraId="42106031" w14:textId="77777777" w:rsidR="00151958" w:rsidRPr="005B0DDE" w:rsidRDefault="00151958" w:rsidP="00151958">
      <w:pPr>
        <w:spacing w:after="0"/>
        <w:rPr>
          <w:rFonts w:ascii="Courier New" w:hAnsi="Courier New" w:cs="Courier New"/>
          <w:szCs w:val="22"/>
          <w:lang w:val="en-GB"/>
        </w:rPr>
      </w:pPr>
      <w:del w:id="2255" w:author="Ivan Pugachev" w:date="2025-12-19T09:19:00Z">
        <w:r w:rsidRPr="005B0DDE" w:rsidDel="003D4517">
          <w:rPr>
            <w:rFonts w:ascii="Courier New" w:hAnsi="Courier New" w:cs="Courier New"/>
            <w:noProof/>
            <w:szCs w:val="22"/>
            <w:lang w:val="en-GB"/>
          </w:rPr>
          <w:drawing>
            <wp:inline distT="0" distB="0" distL="0" distR="0" wp14:anchorId="45CCB501" wp14:editId="5948C0E7">
              <wp:extent cx="5209953" cy="1352750"/>
              <wp:effectExtent l="0" t="0" r="0" b="0"/>
              <wp:docPr id="949571640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49571640" name=""/>
                      <pic:cNvPicPr/>
                    </pic:nvPicPr>
                    <pic:blipFill>
                      <a:blip r:embed="rId2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22915" cy="13561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947146A" w14:textId="77777777" w:rsidR="00151958" w:rsidRPr="00E96159" w:rsidRDefault="00151958" w:rsidP="00151958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del w:id="2256" w:author="Ivan Pugachev" w:date="2025-12-19T09:20:00Z">
        <w:r w:rsidRPr="0061780F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GetFreelancerClientRelationships</w:delText>
        </w:r>
      </w:del>
      <w:ins w:id="2257" w:author="Ivan Pugachev" w:date="2025-12-19T09:20:00Z">
        <w:del w:id="2258" w:author="Дмитрий Филимонов" w:date="2026-01-29T15:31:00Z">
          <w:r w:rsidDel="00E96159"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  <w:delText>RegisterCustomer</w:delText>
          </w:r>
        </w:del>
      </w:ins>
      <w:proofErr w:type="spellStart"/>
      <w:ins w:id="2259" w:author="Дмитрий Филимонов" w:date="2026-01-29T15:31:00Z">
        <w:r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t>get_client_events</w:t>
        </w:r>
      </w:ins>
      <w:proofErr w:type="spellEnd"/>
    </w:p>
    <w:p w14:paraId="06E6ED78" w14:textId="77777777" w:rsidR="00151958" w:rsidRPr="00A313EC" w:rsidRDefault="00151958" w:rsidP="00151958">
      <w:pPr>
        <w:rPr>
          <w:ins w:id="226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61" w:author="Дмитрий Филимонов" w:date="2026-01-29T15:31:00Z"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>CREATE PROCEDURE `</w:t>
        </w:r>
        <w:proofErr w:type="spellStart"/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>get_client_events</w:t>
        </w:r>
        <w:proofErr w:type="spellEnd"/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>` (</w:t>
        </w:r>
      </w:ins>
    </w:p>
    <w:p w14:paraId="6430C898" w14:textId="77777777" w:rsidR="00151958" w:rsidRPr="00A313EC" w:rsidRDefault="00151958" w:rsidP="00151958">
      <w:pPr>
        <w:rPr>
          <w:ins w:id="226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63" w:author="Дмитрий Филимонов" w:date="2026-01-29T15:31:00Z"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 xml:space="preserve">    IN </w:t>
        </w:r>
        <w:proofErr w:type="spellStart"/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>p_client_id</w:t>
        </w:r>
        <w:proofErr w:type="spellEnd"/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 xml:space="preserve"> INT</w:t>
        </w:r>
      </w:ins>
    </w:p>
    <w:p w14:paraId="3E8C4B4E" w14:textId="77777777" w:rsidR="00151958" w:rsidRPr="00A313EC" w:rsidRDefault="00151958" w:rsidP="00151958">
      <w:pPr>
        <w:rPr>
          <w:ins w:id="226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65" w:author="Дмитрий Филимонов" w:date="2026-01-29T15:31:00Z"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>)</w:t>
        </w:r>
      </w:ins>
    </w:p>
    <w:p w14:paraId="2731D23E" w14:textId="77777777" w:rsidR="00151958" w:rsidRPr="00A313EC" w:rsidRDefault="00151958" w:rsidP="00151958">
      <w:pPr>
        <w:rPr>
          <w:ins w:id="226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67" w:author="Дмитрий Филимонов" w:date="2026-01-29T15:31:00Z"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>BEGIN</w:t>
        </w:r>
      </w:ins>
    </w:p>
    <w:p w14:paraId="3D5B655F" w14:textId="77777777" w:rsidR="00151958" w:rsidRPr="00A313EC" w:rsidRDefault="00151958" w:rsidP="00151958">
      <w:pPr>
        <w:rPr>
          <w:ins w:id="226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69" w:author="Дмитрий Филимонов" w:date="2026-01-29T15:31:00Z"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 xml:space="preserve">    SELECT </w:t>
        </w:r>
        <w:proofErr w:type="spellStart"/>
        <w:proofErr w:type="gramStart"/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>e.event</w:t>
        </w:r>
        <w:proofErr w:type="gramEnd"/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>_name</w:t>
        </w:r>
        <w:proofErr w:type="spellEnd"/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 xml:space="preserve">, </w:t>
        </w:r>
        <w:proofErr w:type="spellStart"/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>e.event_date</w:t>
        </w:r>
        <w:proofErr w:type="spellEnd"/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 xml:space="preserve">, </w:t>
        </w:r>
        <w:proofErr w:type="spellStart"/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>e.budget</w:t>
        </w:r>
        <w:proofErr w:type="spellEnd"/>
      </w:ins>
    </w:p>
    <w:p w14:paraId="764CC6F9" w14:textId="77777777" w:rsidR="00151958" w:rsidRPr="00A313EC" w:rsidRDefault="00151958" w:rsidP="00151958">
      <w:pPr>
        <w:rPr>
          <w:ins w:id="227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71" w:author="Дмитрий Филимонов" w:date="2026-01-29T15:31:00Z"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 xml:space="preserve">    FROM events e</w:t>
        </w:r>
      </w:ins>
    </w:p>
    <w:p w14:paraId="7A7A3A03" w14:textId="77777777" w:rsidR="00151958" w:rsidRPr="00A313EC" w:rsidRDefault="00151958" w:rsidP="00151958">
      <w:pPr>
        <w:rPr>
          <w:ins w:id="227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73" w:author="Дмитрий Филимонов" w:date="2026-01-29T15:31:00Z"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 xml:space="preserve">    WHERE </w:t>
        </w:r>
        <w:proofErr w:type="spellStart"/>
        <w:proofErr w:type="gramStart"/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>e.client</w:t>
        </w:r>
        <w:proofErr w:type="gramEnd"/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>_id</w:t>
        </w:r>
        <w:proofErr w:type="spellEnd"/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 xml:space="preserve"> = </w:t>
        </w:r>
        <w:proofErr w:type="spellStart"/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>p_client_id</w:t>
        </w:r>
        <w:proofErr w:type="spellEnd"/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>;</w:t>
        </w:r>
      </w:ins>
    </w:p>
    <w:p w14:paraId="3E107329" w14:textId="77777777" w:rsidR="00151958" w:rsidDel="00A313EC" w:rsidRDefault="00151958" w:rsidP="00151958">
      <w:pPr>
        <w:spacing w:after="0"/>
        <w:rPr>
          <w:del w:id="227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75" w:author="Дмитрий Филимонов" w:date="2026-01-29T15:31:00Z">
        <w:r w:rsidRPr="00A313EC">
          <w:rPr>
            <w:rFonts w:ascii="Courier New" w:hAnsi="Courier New" w:cs="Courier New"/>
            <w:color w:val="000000"/>
            <w:szCs w:val="22"/>
            <w:lang w:val="en-US"/>
          </w:rPr>
          <w:t>END</w:t>
        </w:r>
      </w:ins>
      <w:ins w:id="2276" w:author="Ivan Pugachev" w:date="2025-12-19T09:20:00Z">
        <w:del w:id="2277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>CREATE PROCEDURE RegisterCustomer(</w:delText>
          </w:r>
        </w:del>
      </w:ins>
    </w:p>
    <w:p w14:paraId="181EBF4B" w14:textId="77777777" w:rsidR="00151958" w:rsidRPr="003D4517" w:rsidRDefault="00151958" w:rsidP="00151958">
      <w:pPr>
        <w:rPr>
          <w:ins w:id="227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</w:p>
    <w:p w14:paraId="6E9D5A17" w14:textId="77777777" w:rsidR="00151958" w:rsidRPr="003D4517" w:rsidDel="00A313EC" w:rsidRDefault="00151958" w:rsidP="00151958">
      <w:pPr>
        <w:rPr>
          <w:ins w:id="2279" w:author="Ivan Pugachev" w:date="2025-12-19T09:20:00Z"/>
          <w:del w:id="228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81" w:author="Ivan Pugachev" w:date="2025-12-19T09:20:00Z">
        <w:del w:id="2282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lastRenderedPageBreak/>
            <w:delText xml:space="preserve">    IN p_cust_name VARCHAR(45),</w:delText>
          </w:r>
        </w:del>
      </w:ins>
    </w:p>
    <w:p w14:paraId="259606E3" w14:textId="77777777" w:rsidR="00151958" w:rsidRPr="003D4517" w:rsidDel="00A313EC" w:rsidRDefault="00151958" w:rsidP="00151958">
      <w:pPr>
        <w:rPr>
          <w:ins w:id="2283" w:author="Ivan Pugachev" w:date="2025-12-19T09:20:00Z"/>
          <w:del w:id="228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85" w:author="Ivan Pugachev" w:date="2025-12-19T09:20:00Z">
        <w:del w:id="2286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IN p_cust_phone_number VARCHAR(20),</w:delText>
          </w:r>
        </w:del>
      </w:ins>
    </w:p>
    <w:p w14:paraId="079306EA" w14:textId="77777777" w:rsidR="00151958" w:rsidRPr="003D4517" w:rsidDel="00A313EC" w:rsidRDefault="00151958" w:rsidP="00151958">
      <w:pPr>
        <w:rPr>
          <w:ins w:id="2287" w:author="Ivan Pugachev" w:date="2025-12-19T09:20:00Z"/>
          <w:del w:id="228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89" w:author="Ivan Pugachev" w:date="2025-12-19T09:20:00Z">
        <w:del w:id="2290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IN p_cust_points INT,</w:delText>
          </w:r>
        </w:del>
      </w:ins>
    </w:p>
    <w:p w14:paraId="2E7CE752" w14:textId="77777777" w:rsidR="00151958" w:rsidRPr="003D4517" w:rsidDel="00A313EC" w:rsidRDefault="00151958" w:rsidP="00151958">
      <w:pPr>
        <w:rPr>
          <w:ins w:id="2291" w:author="Ivan Pugachev" w:date="2025-12-19T09:20:00Z"/>
          <w:del w:id="229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93" w:author="Ivan Pugachev" w:date="2025-12-19T09:20:00Z">
        <w:del w:id="2294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IN p_referrer_id INT</w:delText>
          </w:r>
        </w:del>
      </w:ins>
    </w:p>
    <w:p w14:paraId="08C303FE" w14:textId="77777777" w:rsidR="00151958" w:rsidRPr="003D4517" w:rsidDel="00A313EC" w:rsidRDefault="00151958" w:rsidP="00151958">
      <w:pPr>
        <w:rPr>
          <w:ins w:id="2295" w:author="Ivan Pugachev" w:date="2025-12-19T09:20:00Z"/>
          <w:del w:id="229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297" w:author="Ivan Pugachev" w:date="2025-12-19T09:20:00Z">
        <w:del w:id="2298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>)</w:delText>
          </w:r>
        </w:del>
      </w:ins>
    </w:p>
    <w:p w14:paraId="3C7CDA86" w14:textId="77777777" w:rsidR="00151958" w:rsidRPr="003D4517" w:rsidDel="00A313EC" w:rsidRDefault="00151958" w:rsidP="00151958">
      <w:pPr>
        <w:rPr>
          <w:ins w:id="2299" w:author="Ivan Pugachev" w:date="2025-12-19T09:20:00Z"/>
          <w:del w:id="230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01" w:author="Ivan Pugachev" w:date="2025-12-19T09:20:00Z">
        <w:del w:id="2302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>BEGIN</w:delText>
          </w:r>
        </w:del>
      </w:ins>
    </w:p>
    <w:p w14:paraId="1CD829D0" w14:textId="77777777" w:rsidR="00151958" w:rsidRPr="003D4517" w:rsidDel="00A313EC" w:rsidRDefault="00151958" w:rsidP="00151958">
      <w:pPr>
        <w:rPr>
          <w:ins w:id="2303" w:author="Ivan Pugachev" w:date="2025-12-19T09:20:00Z"/>
          <w:del w:id="230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05" w:author="Ivan Pugachev" w:date="2025-12-19T09:20:00Z">
        <w:del w:id="2306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DECLARE v_phone_exists INT;</w:delText>
          </w:r>
        </w:del>
      </w:ins>
    </w:p>
    <w:p w14:paraId="2BC8CFF4" w14:textId="77777777" w:rsidR="00151958" w:rsidRPr="003D4517" w:rsidDel="00A313EC" w:rsidRDefault="00151958" w:rsidP="00151958">
      <w:pPr>
        <w:rPr>
          <w:ins w:id="2307" w:author="Ivan Pugachev" w:date="2025-12-19T09:20:00Z"/>
          <w:del w:id="230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09" w:author="Ivan Pugachev" w:date="2025-12-19T09:20:00Z">
        <w:del w:id="2310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DECLARE v_welcome_bonus INT DEFAULT 100;</w:delText>
          </w:r>
        </w:del>
      </w:ins>
    </w:p>
    <w:p w14:paraId="51DE90BE" w14:textId="77777777" w:rsidR="00151958" w:rsidRPr="003D4517" w:rsidDel="00A313EC" w:rsidRDefault="00151958" w:rsidP="00151958">
      <w:pPr>
        <w:rPr>
          <w:ins w:id="2311" w:author="Ivan Pugachev" w:date="2025-12-19T09:20:00Z"/>
          <w:del w:id="231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13" w:author="Ivan Pugachev" w:date="2025-12-19T09:20:00Z">
        <w:del w:id="2314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DECLARE v_new_cust_id INT;</w:delText>
          </w:r>
        </w:del>
      </w:ins>
    </w:p>
    <w:p w14:paraId="62639F57" w14:textId="77777777" w:rsidR="00151958" w:rsidRPr="003D4517" w:rsidDel="00A313EC" w:rsidRDefault="00151958" w:rsidP="00151958">
      <w:pPr>
        <w:rPr>
          <w:ins w:id="2315" w:author="Ivan Pugachev" w:date="2025-12-19T09:20:00Z"/>
          <w:del w:id="231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17" w:author="Ivan Pugachev" w:date="2025-12-19T09:20:00Z">
        <w:del w:id="2318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DECLARE v_referrer_name VARCHAR(100);</w:delText>
          </w:r>
        </w:del>
      </w:ins>
    </w:p>
    <w:p w14:paraId="22E4B00A" w14:textId="77777777" w:rsidR="00151958" w:rsidRPr="003D4517" w:rsidDel="00A313EC" w:rsidRDefault="00151958" w:rsidP="00151958">
      <w:pPr>
        <w:rPr>
          <w:ins w:id="2319" w:author="Ivan Pugachev" w:date="2025-12-19T09:20:00Z"/>
          <w:del w:id="232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21" w:author="Ivan Pugachev" w:date="2025-12-19T09:20:00Z">
        <w:del w:id="2322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</w:delText>
          </w:r>
        </w:del>
      </w:ins>
    </w:p>
    <w:p w14:paraId="3A422488" w14:textId="77777777" w:rsidR="00151958" w:rsidRPr="003D4517" w:rsidDel="00A313EC" w:rsidRDefault="00151958" w:rsidP="00151958">
      <w:pPr>
        <w:rPr>
          <w:ins w:id="2323" w:author="Ivan Pugachev" w:date="2025-12-19T09:20:00Z"/>
          <w:del w:id="232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25" w:author="Ivan Pugachev" w:date="2025-12-19T09:20:00Z">
        <w:del w:id="2326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-- Проверяем уникальность телефона</w:delText>
          </w:r>
        </w:del>
      </w:ins>
    </w:p>
    <w:p w14:paraId="16805864" w14:textId="77777777" w:rsidR="00151958" w:rsidRPr="003D4517" w:rsidDel="00A313EC" w:rsidRDefault="00151958" w:rsidP="00151958">
      <w:pPr>
        <w:rPr>
          <w:ins w:id="2327" w:author="Ivan Pugachev" w:date="2025-12-19T09:20:00Z"/>
          <w:del w:id="232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29" w:author="Ivan Pugachev" w:date="2025-12-19T09:20:00Z">
        <w:del w:id="2330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SELECT COUNT(*) INTO v_phone_exists </w:delText>
          </w:r>
        </w:del>
      </w:ins>
    </w:p>
    <w:p w14:paraId="54CBA5C8" w14:textId="77777777" w:rsidR="00151958" w:rsidRPr="003D4517" w:rsidDel="00A313EC" w:rsidRDefault="00151958" w:rsidP="00151958">
      <w:pPr>
        <w:rPr>
          <w:ins w:id="2331" w:author="Ivan Pugachev" w:date="2025-12-19T09:20:00Z"/>
          <w:del w:id="233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33" w:author="Ivan Pugachev" w:date="2025-12-19T09:20:00Z">
        <w:del w:id="2334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FROM customers </w:delText>
          </w:r>
        </w:del>
      </w:ins>
    </w:p>
    <w:p w14:paraId="23A3BF00" w14:textId="77777777" w:rsidR="00151958" w:rsidRPr="003D4517" w:rsidDel="00A313EC" w:rsidRDefault="00151958" w:rsidP="00151958">
      <w:pPr>
        <w:rPr>
          <w:ins w:id="2335" w:author="Ivan Pugachev" w:date="2025-12-19T09:20:00Z"/>
          <w:del w:id="233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37" w:author="Ivan Pugachev" w:date="2025-12-19T09:20:00Z">
        <w:del w:id="2338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WHERE cust_phone_number = p_cust_phone_number;</w:delText>
          </w:r>
        </w:del>
      </w:ins>
    </w:p>
    <w:p w14:paraId="5BE33891" w14:textId="77777777" w:rsidR="00151958" w:rsidRPr="003D4517" w:rsidDel="00A313EC" w:rsidRDefault="00151958" w:rsidP="00151958">
      <w:pPr>
        <w:rPr>
          <w:ins w:id="2339" w:author="Ivan Pugachev" w:date="2025-12-19T09:20:00Z"/>
          <w:del w:id="234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41" w:author="Ivan Pugachev" w:date="2025-12-19T09:20:00Z">
        <w:del w:id="2342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</w:delText>
          </w:r>
        </w:del>
      </w:ins>
    </w:p>
    <w:p w14:paraId="36FDFD26" w14:textId="77777777" w:rsidR="00151958" w:rsidRPr="003D4517" w:rsidDel="00A313EC" w:rsidRDefault="00151958" w:rsidP="00151958">
      <w:pPr>
        <w:rPr>
          <w:ins w:id="2343" w:author="Ivan Pugachev" w:date="2025-12-19T09:20:00Z"/>
          <w:del w:id="2344" w:author="Дмитрий Филимонов" w:date="2026-01-29T15:31:00Z"/>
          <w:rFonts w:ascii="Courier New" w:hAnsi="Courier New" w:cs="Courier New"/>
          <w:color w:val="000000"/>
          <w:szCs w:val="22"/>
          <w:rPrChange w:id="2345" w:author="Ivan Pugachev" w:date="2025-12-19T09:20:00Z">
            <w:rPr>
              <w:ins w:id="2346" w:author="Ivan Pugachev" w:date="2025-12-19T09:20:00Z"/>
              <w:del w:id="2347" w:author="Дмитрий Филимонов" w:date="2026-01-29T15:31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ins w:id="2348" w:author="Ivan Pugachev" w:date="2025-12-19T09:20:00Z">
        <w:del w:id="2349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IF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rPrChange w:id="2350" w:author="Ivan Pugachev" w:date="2025-12-19T09:20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>v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rPrChange w:id="2351" w:author="Ivan Pugachev" w:date="2025-12-19T09:20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>_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>phone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rPrChange w:id="2352" w:author="Ivan Pugachev" w:date="2025-12-19T09:20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>_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>exists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rPrChange w:id="2353" w:author="Ivan Pugachev" w:date="2025-12-19T09:20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&gt; 0 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>THEN</w:delText>
          </w:r>
        </w:del>
      </w:ins>
    </w:p>
    <w:p w14:paraId="48E578EA" w14:textId="77777777" w:rsidR="00151958" w:rsidRPr="003D4517" w:rsidDel="00A313EC" w:rsidRDefault="00151958" w:rsidP="00151958">
      <w:pPr>
        <w:rPr>
          <w:ins w:id="2354" w:author="Ivan Pugachev" w:date="2025-12-19T09:20:00Z"/>
          <w:del w:id="2355" w:author="Дмитрий Филимонов" w:date="2026-01-29T15:31:00Z"/>
          <w:rFonts w:ascii="Courier New" w:hAnsi="Courier New" w:cs="Courier New"/>
          <w:color w:val="000000"/>
          <w:szCs w:val="22"/>
          <w:rPrChange w:id="2356" w:author="Ivan Pugachev" w:date="2025-12-19T09:20:00Z">
            <w:rPr>
              <w:ins w:id="2357" w:author="Ivan Pugachev" w:date="2025-12-19T09:20:00Z"/>
              <w:del w:id="2358" w:author="Дмитрий Филимонов" w:date="2026-01-29T15:31:00Z"/>
              <w:rFonts w:ascii="Courier New" w:hAnsi="Courier New" w:cs="Courier New"/>
              <w:color w:val="000000"/>
              <w:szCs w:val="22"/>
              <w:lang w:val="en-US"/>
            </w:rPr>
          </w:rPrChange>
        </w:rPr>
      </w:pPr>
      <w:ins w:id="2359" w:author="Ivan Pugachev" w:date="2025-12-19T09:20:00Z">
        <w:del w:id="2360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rPrChange w:id="2361" w:author="Ivan Pugachev" w:date="2025-12-19T09:20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       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>SELECT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rPrChange w:id="2362" w:author="Ivan Pugachev" w:date="2025-12-19T09:20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'Ошибка: Клиент с таким телефоном уже зарегистрирован' 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>AS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rPrChange w:id="2363" w:author="Ivan Pugachev" w:date="2025-12-19T09:20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>result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rPrChange w:id="2364" w:author="Ivan Pugachev" w:date="2025-12-19T09:20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>;</w:delText>
          </w:r>
        </w:del>
      </w:ins>
    </w:p>
    <w:p w14:paraId="265C883E" w14:textId="77777777" w:rsidR="00151958" w:rsidRPr="003D4517" w:rsidDel="00A313EC" w:rsidRDefault="00151958" w:rsidP="00151958">
      <w:pPr>
        <w:rPr>
          <w:ins w:id="2365" w:author="Ivan Pugachev" w:date="2025-12-19T09:20:00Z"/>
          <w:del w:id="236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67" w:author="Ivan Pugachev" w:date="2025-12-19T09:20:00Z">
        <w:del w:id="2368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rPrChange w:id="2369" w:author="Ivan Pugachev" w:date="2025-12-19T09:20:00Z">
                <w:rPr>
                  <w:rFonts w:ascii="Courier New" w:hAnsi="Courier New" w:cs="Courier New"/>
                  <w:color w:val="000000"/>
                  <w:szCs w:val="22"/>
                  <w:lang w:val="en-US"/>
                </w:rPr>
              </w:rPrChange>
            </w:rPr>
            <w:delText xml:space="preserve">    </w:delText>
          </w:r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>ELSE</w:delText>
          </w:r>
        </w:del>
      </w:ins>
    </w:p>
    <w:p w14:paraId="46E38731" w14:textId="77777777" w:rsidR="00151958" w:rsidRPr="003D4517" w:rsidDel="00A313EC" w:rsidRDefault="00151958" w:rsidP="00151958">
      <w:pPr>
        <w:rPr>
          <w:ins w:id="2370" w:author="Ivan Pugachev" w:date="2025-12-19T09:20:00Z"/>
          <w:del w:id="2371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72" w:author="Ivan Pugachev" w:date="2025-12-19T09:20:00Z">
        <w:del w:id="2373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-- Устанавливаем начальные баллы</w:delText>
          </w:r>
        </w:del>
      </w:ins>
    </w:p>
    <w:p w14:paraId="21C64662" w14:textId="77777777" w:rsidR="00151958" w:rsidRPr="003D4517" w:rsidDel="00A313EC" w:rsidRDefault="00151958" w:rsidP="00151958">
      <w:pPr>
        <w:rPr>
          <w:ins w:id="2374" w:author="Ivan Pugachev" w:date="2025-12-19T09:20:00Z"/>
          <w:del w:id="2375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76" w:author="Ivan Pugachev" w:date="2025-12-19T09:20:00Z">
        <w:del w:id="2377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IF p_cust_points IS NULL OR p_cust_points &lt; 0 THEN</w:delText>
          </w:r>
        </w:del>
      </w:ins>
    </w:p>
    <w:p w14:paraId="4E86E070" w14:textId="77777777" w:rsidR="00151958" w:rsidRPr="003D4517" w:rsidDel="00A313EC" w:rsidRDefault="00151958" w:rsidP="00151958">
      <w:pPr>
        <w:rPr>
          <w:ins w:id="2378" w:author="Ivan Pugachev" w:date="2025-12-19T09:20:00Z"/>
          <w:del w:id="2379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80" w:author="Ivan Pugachev" w:date="2025-12-19T09:20:00Z">
        <w:del w:id="2381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SET p_cust_points = v_welcome_bonus;</w:delText>
          </w:r>
        </w:del>
      </w:ins>
    </w:p>
    <w:p w14:paraId="275D036D" w14:textId="77777777" w:rsidR="00151958" w:rsidRPr="003D4517" w:rsidDel="00A313EC" w:rsidRDefault="00151958" w:rsidP="00151958">
      <w:pPr>
        <w:rPr>
          <w:ins w:id="2382" w:author="Ivan Pugachev" w:date="2025-12-19T09:20:00Z"/>
          <w:del w:id="2383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84" w:author="Ivan Pugachev" w:date="2025-12-19T09:20:00Z">
        <w:del w:id="2385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END IF;</w:delText>
          </w:r>
        </w:del>
      </w:ins>
    </w:p>
    <w:p w14:paraId="3659452A" w14:textId="77777777" w:rsidR="00151958" w:rsidRPr="003D4517" w:rsidDel="00A313EC" w:rsidRDefault="00151958" w:rsidP="00151958">
      <w:pPr>
        <w:rPr>
          <w:ins w:id="2386" w:author="Ivan Pugachev" w:date="2025-12-19T09:20:00Z"/>
          <w:del w:id="2387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88" w:author="Ivan Pugachev" w:date="2025-12-19T09:20:00Z">
        <w:del w:id="2389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</w:delText>
          </w:r>
        </w:del>
      </w:ins>
    </w:p>
    <w:p w14:paraId="19BF2A8F" w14:textId="77777777" w:rsidR="00151958" w:rsidRPr="003D4517" w:rsidDel="00A313EC" w:rsidRDefault="00151958" w:rsidP="00151958">
      <w:pPr>
        <w:rPr>
          <w:ins w:id="2390" w:author="Ivan Pugachev" w:date="2025-12-19T09:20:00Z"/>
          <w:del w:id="2391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92" w:author="Ivan Pugachev" w:date="2025-12-19T09:20:00Z">
        <w:del w:id="2393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-- Регистрируем нового клиента</w:delText>
          </w:r>
        </w:del>
      </w:ins>
    </w:p>
    <w:p w14:paraId="55D082AB" w14:textId="77777777" w:rsidR="00151958" w:rsidRPr="003D4517" w:rsidDel="00A313EC" w:rsidRDefault="00151958" w:rsidP="00151958">
      <w:pPr>
        <w:rPr>
          <w:ins w:id="2394" w:author="Ivan Pugachev" w:date="2025-12-19T09:20:00Z"/>
          <w:del w:id="2395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396" w:author="Ivan Pugachev" w:date="2025-12-19T09:20:00Z">
        <w:del w:id="2397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INSERT INTO customers (cust_name, cust_phone_number, cust_points)</w:delText>
          </w:r>
        </w:del>
      </w:ins>
    </w:p>
    <w:p w14:paraId="3B31C857" w14:textId="77777777" w:rsidR="00151958" w:rsidRPr="003D4517" w:rsidDel="00A313EC" w:rsidRDefault="00151958" w:rsidP="00151958">
      <w:pPr>
        <w:rPr>
          <w:ins w:id="2398" w:author="Ivan Pugachev" w:date="2025-12-19T09:20:00Z"/>
          <w:del w:id="2399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00" w:author="Ivan Pugachev" w:date="2025-12-19T09:20:00Z">
        <w:del w:id="2401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VALUES (p_cust_name, p_cust_phone_number, p_cust_points);</w:delText>
          </w:r>
        </w:del>
      </w:ins>
    </w:p>
    <w:p w14:paraId="7FDF92DC" w14:textId="77777777" w:rsidR="00151958" w:rsidRPr="003D4517" w:rsidDel="00A313EC" w:rsidRDefault="00151958" w:rsidP="00151958">
      <w:pPr>
        <w:rPr>
          <w:ins w:id="2402" w:author="Ivan Pugachev" w:date="2025-12-19T09:20:00Z"/>
          <w:del w:id="2403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04" w:author="Ivan Pugachev" w:date="2025-12-19T09:20:00Z">
        <w:del w:id="2405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</w:delText>
          </w:r>
        </w:del>
      </w:ins>
    </w:p>
    <w:p w14:paraId="3F11F948" w14:textId="77777777" w:rsidR="00151958" w:rsidRPr="003D4517" w:rsidDel="00A313EC" w:rsidRDefault="00151958" w:rsidP="00151958">
      <w:pPr>
        <w:rPr>
          <w:ins w:id="2406" w:author="Ivan Pugachev" w:date="2025-12-19T09:20:00Z"/>
          <w:del w:id="2407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08" w:author="Ivan Pugachev" w:date="2025-12-19T09:20:00Z">
        <w:del w:id="2409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SET v_new_cust_id = LAST_INSERT_ID();</w:delText>
          </w:r>
        </w:del>
      </w:ins>
    </w:p>
    <w:p w14:paraId="2F9526A2" w14:textId="77777777" w:rsidR="00151958" w:rsidRPr="003D4517" w:rsidDel="00A313EC" w:rsidRDefault="00151958" w:rsidP="00151958">
      <w:pPr>
        <w:rPr>
          <w:ins w:id="2410" w:author="Ivan Pugachev" w:date="2025-12-19T09:20:00Z"/>
          <w:del w:id="2411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12" w:author="Ivan Pugachev" w:date="2025-12-19T09:20:00Z">
        <w:del w:id="2413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</w:delText>
          </w:r>
        </w:del>
      </w:ins>
    </w:p>
    <w:p w14:paraId="07F7E8C6" w14:textId="77777777" w:rsidR="00151958" w:rsidRPr="003D4517" w:rsidDel="00A313EC" w:rsidRDefault="00151958" w:rsidP="00151958">
      <w:pPr>
        <w:rPr>
          <w:ins w:id="2414" w:author="Ivan Pugachev" w:date="2025-12-19T09:20:00Z"/>
          <w:del w:id="2415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16" w:author="Ivan Pugachev" w:date="2025-12-19T09:20:00Z">
        <w:del w:id="2417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-- Обработка рекомендателя</w:delText>
          </w:r>
        </w:del>
      </w:ins>
    </w:p>
    <w:p w14:paraId="4CA9B830" w14:textId="77777777" w:rsidR="00151958" w:rsidRPr="003D4517" w:rsidDel="00A313EC" w:rsidRDefault="00151958" w:rsidP="00151958">
      <w:pPr>
        <w:rPr>
          <w:ins w:id="2418" w:author="Ivan Pugachev" w:date="2025-12-19T09:20:00Z"/>
          <w:del w:id="2419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20" w:author="Ivan Pugachev" w:date="2025-12-19T09:20:00Z">
        <w:del w:id="2421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IF p_referrer_id IS NOT NULL AND p_referrer_id &gt; 0 THEN</w:delText>
          </w:r>
        </w:del>
      </w:ins>
    </w:p>
    <w:p w14:paraId="260BF57C" w14:textId="77777777" w:rsidR="00151958" w:rsidRPr="003D4517" w:rsidDel="00A313EC" w:rsidRDefault="00151958" w:rsidP="00151958">
      <w:pPr>
        <w:rPr>
          <w:ins w:id="2422" w:author="Ivan Pugachev" w:date="2025-12-19T09:20:00Z"/>
          <w:del w:id="2423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24" w:author="Ivan Pugachev" w:date="2025-12-19T09:20:00Z">
        <w:del w:id="2425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-- Проверяем существование рекомендателя</w:delText>
          </w:r>
        </w:del>
      </w:ins>
    </w:p>
    <w:p w14:paraId="33D56D0A" w14:textId="77777777" w:rsidR="00151958" w:rsidRPr="003D4517" w:rsidDel="00A313EC" w:rsidRDefault="00151958" w:rsidP="00151958">
      <w:pPr>
        <w:rPr>
          <w:ins w:id="2426" w:author="Ivan Pugachev" w:date="2025-12-19T09:20:00Z"/>
          <w:del w:id="2427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28" w:author="Ivan Pugachev" w:date="2025-12-19T09:20:00Z">
        <w:del w:id="2429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SELECT cust_name INTO v_referrer_name</w:delText>
          </w:r>
        </w:del>
      </w:ins>
    </w:p>
    <w:p w14:paraId="1DC4EE0E" w14:textId="77777777" w:rsidR="00151958" w:rsidRPr="003D4517" w:rsidDel="00A313EC" w:rsidRDefault="00151958" w:rsidP="00151958">
      <w:pPr>
        <w:rPr>
          <w:ins w:id="2430" w:author="Ivan Pugachev" w:date="2025-12-19T09:20:00Z"/>
          <w:del w:id="2431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32" w:author="Ivan Pugachev" w:date="2025-12-19T09:20:00Z">
        <w:del w:id="2433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FROM customers </w:delText>
          </w:r>
        </w:del>
      </w:ins>
    </w:p>
    <w:p w14:paraId="26ED4543" w14:textId="77777777" w:rsidR="00151958" w:rsidRPr="003D4517" w:rsidDel="00A313EC" w:rsidRDefault="00151958" w:rsidP="00151958">
      <w:pPr>
        <w:rPr>
          <w:ins w:id="2434" w:author="Ivan Pugachev" w:date="2025-12-19T09:20:00Z"/>
          <w:del w:id="2435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36" w:author="Ivan Pugachev" w:date="2025-12-19T09:20:00Z">
        <w:del w:id="2437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WHERE cust_id = p_referrer_id;</w:delText>
          </w:r>
        </w:del>
      </w:ins>
    </w:p>
    <w:p w14:paraId="7786DB53" w14:textId="77777777" w:rsidR="00151958" w:rsidRPr="003D4517" w:rsidDel="00A313EC" w:rsidRDefault="00151958" w:rsidP="00151958">
      <w:pPr>
        <w:rPr>
          <w:ins w:id="2438" w:author="Ivan Pugachev" w:date="2025-12-19T09:20:00Z"/>
          <w:del w:id="2439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40" w:author="Ivan Pugachev" w:date="2025-12-19T09:20:00Z">
        <w:del w:id="2441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</w:delText>
          </w:r>
        </w:del>
      </w:ins>
    </w:p>
    <w:p w14:paraId="0B990401" w14:textId="77777777" w:rsidR="00151958" w:rsidRPr="003D4517" w:rsidDel="00A313EC" w:rsidRDefault="00151958" w:rsidP="00151958">
      <w:pPr>
        <w:rPr>
          <w:ins w:id="2442" w:author="Ivan Pugachev" w:date="2025-12-19T09:20:00Z"/>
          <w:del w:id="2443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44" w:author="Ivan Pugachev" w:date="2025-12-19T09:20:00Z">
        <w:del w:id="2445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IF v_referrer_name IS NOT NULL THEN</w:delText>
          </w:r>
        </w:del>
      </w:ins>
    </w:p>
    <w:p w14:paraId="083B4FCA" w14:textId="77777777" w:rsidR="00151958" w:rsidRPr="003D4517" w:rsidDel="00A313EC" w:rsidRDefault="00151958" w:rsidP="00151958">
      <w:pPr>
        <w:rPr>
          <w:ins w:id="2446" w:author="Ivan Pugachev" w:date="2025-12-19T09:20:00Z"/>
          <w:del w:id="2447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48" w:author="Ivan Pugachev" w:date="2025-12-19T09:20:00Z">
        <w:del w:id="2449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-- Начисляем баллы</w:delText>
          </w:r>
        </w:del>
      </w:ins>
    </w:p>
    <w:p w14:paraId="6670BF6A" w14:textId="77777777" w:rsidR="00151958" w:rsidRPr="003D4517" w:rsidDel="00A313EC" w:rsidRDefault="00151958" w:rsidP="00151958">
      <w:pPr>
        <w:rPr>
          <w:ins w:id="2450" w:author="Ivan Pugachev" w:date="2025-12-19T09:20:00Z"/>
          <w:del w:id="2451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52" w:author="Ivan Pugachev" w:date="2025-12-19T09:20:00Z">
        <w:del w:id="2453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UPDATE customers </w:delText>
          </w:r>
        </w:del>
      </w:ins>
    </w:p>
    <w:p w14:paraId="0E6C26D8" w14:textId="77777777" w:rsidR="00151958" w:rsidRPr="003D4517" w:rsidDel="00A313EC" w:rsidRDefault="00151958" w:rsidP="00151958">
      <w:pPr>
        <w:rPr>
          <w:ins w:id="2454" w:author="Ivan Pugachev" w:date="2025-12-19T09:20:00Z"/>
          <w:del w:id="2455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56" w:author="Ivan Pugachev" w:date="2025-12-19T09:20:00Z">
        <w:del w:id="2457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SET cust_points = cust_points + 50</w:delText>
          </w:r>
        </w:del>
      </w:ins>
    </w:p>
    <w:p w14:paraId="661ADE12" w14:textId="77777777" w:rsidR="00151958" w:rsidRPr="003D4517" w:rsidDel="00A313EC" w:rsidRDefault="00151958" w:rsidP="00151958">
      <w:pPr>
        <w:rPr>
          <w:ins w:id="2458" w:author="Ivan Pugachev" w:date="2025-12-19T09:20:00Z"/>
          <w:del w:id="2459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60" w:author="Ivan Pugachev" w:date="2025-12-19T09:20:00Z">
        <w:del w:id="2461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WHERE cust_id = p_referrer_id;</w:delText>
          </w:r>
        </w:del>
      </w:ins>
    </w:p>
    <w:p w14:paraId="2FC63BD2" w14:textId="77777777" w:rsidR="00151958" w:rsidRPr="003D4517" w:rsidDel="00A313EC" w:rsidRDefault="00151958" w:rsidP="00151958">
      <w:pPr>
        <w:rPr>
          <w:ins w:id="2462" w:author="Ivan Pugachev" w:date="2025-12-19T09:20:00Z"/>
          <w:del w:id="2463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64" w:author="Ivan Pugachev" w:date="2025-12-19T09:20:00Z">
        <w:del w:id="2465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</w:delText>
          </w:r>
        </w:del>
      </w:ins>
    </w:p>
    <w:p w14:paraId="62F1B49D" w14:textId="77777777" w:rsidR="00151958" w:rsidRPr="003D4517" w:rsidDel="00A313EC" w:rsidRDefault="00151958" w:rsidP="00151958">
      <w:pPr>
        <w:rPr>
          <w:ins w:id="2466" w:author="Ivan Pugachev" w:date="2025-12-19T09:20:00Z"/>
          <w:del w:id="2467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68" w:author="Ivan Pugachev" w:date="2025-12-19T09:20:00Z">
        <w:del w:id="2469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UPDATE customers </w:delText>
          </w:r>
        </w:del>
      </w:ins>
    </w:p>
    <w:p w14:paraId="6DAAD641" w14:textId="77777777" w:rsidR="00151958" w:rsidRPr="003D4517" w:rsidDel="00A313EC" w:rsidRDefault="00151958" w:rsidP="00151958">
      <w:pPr>
        <w:rPr>
          <w:ins w:id="2470" w:author="Ivan Pugachev" w:date="2025-12-19T09:20:00Z"/>
          <w:del w:id="2471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72" w:author="Ivan Pugachev" w:date="2025-12-19T09:20:00Z">
        <w:del w:id="2473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SET cust_points = cust_points + 20</w:delText>
          </w:r>
        </w:del>
      </w:ins>
    </w:p>
    <w:p w14:paraId="4DEA790B" w14:textId="77777777" w:rsidR="00151958" w:rsidRPr="003D4517" w:rsidDel="00A313EC" w:rsidRDefault="00151958" w:rsidP="00151958">
      <w:pPr>
        <w:rPr>
          <w:ins w:id="2474" w:author="Ivan Pugachev" w:date="2025-12-19T09:20:00Z"/>
          <w:del w:id="2475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76" w:author="Ivan Pugachev" w:date="2025-12-19T09:20:00Z">
        <w:del w:id="2477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WHERE cust_id = v_new_cust_id;</w:delText>
          </w:r>
        </w:del>
      </w:ins>
    </w:p>
    <w:p w14:paraId="37327789" w14:textId="77777777" w:rsidR="00151958" w:rsidRPr="003D4517" w:rsidDel="00A313EC" w:rsidRDefault="00151958" w:rsidP="00151958">
      <w:pPr>
        <w:rPr>
          <w:ins w:id="2478" w:author="Ivan Pugachev" w:date="2025-12-19T09:20:00Z"/>
          <w:del w:id="2479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80" w:author="Ivan Pugachev" w:date="2025-12-19T09:20:00Z">
        <w:del w:id="2481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</w:delText>
          </w:r>
        </w:del>
      </w:ins>
    </w:p>
    <w:p w14:paraId="262082C3" w14:textId="77777777" w:rsidR="00151958" w:rsidRPr="003D4517" w:rsidDel="00A313EC" w:rsidRDefault="00151958" w:rsidP="00151958">
      <w:pPr>
        <w:rPr>
          <w:ins w:id="2482" w:author="Ivan Pugachev" w:date="2025-12-19T09:20:00Z"/>
          <w:del w:id="2483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84" w:author="Ivan Pugachev" w:date="2025-12-19T09:20:00Z">
        <w:del w:id="2485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SET p_cust_points = p_cust_points + 20;</w:delText>
          </w:r>
        </w:del>
      </w:ins>
    </w:p>
    <w:p w14:paraId="48452AF6" w14:textId="77777777" w:rsidR="00151958" w:rsidRPr="003D4517" w:rsidDel="00A313EC" w:rsidRDefault="00151958" w:rsidP="00151958">
      <w:pPr>
        <w:rPr>
          <w:ins w:id="2486" w:author="Ivan Pugachev" w:date="2025-12-19T09:20:00Z"/>
          <w:del w:id="2487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88" w:author="Ivan Pugachev" w:date="2025-12-19T09:20:00Z">
        <w:del w:id="2489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</w:delText>
          </w:r>
        </w:del>
      </w:ins>
    </w:p>
    <w:p w14:paraId="208DFB15" w14:textId="77777777" w:rsidR="00151958" w:rsidRPr="003D4517" w:rsidDel="00A313EC" w:rsidRDefault="00151958" w:rsidP="00151958">
      <w:pPr>
        <w:rPr>
          <w:ins w:id="2490" w:author="Ivan Pugachev" w:date="2025-12-19T09:20:00Z"/>
          <w:del w:id="2491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92" w:author="Ivan Pugachev" w:date="2025-12-19T09:20:00Z">
        <w:del w:id="2493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SELECT </w:delText>
          </w:r>
        </w:del>
      </w:ins>
    </w:p>
    <w:p w14:paraId="01E614B2" w14:textId="77777777" w:rsidR="00151958" w:rsidRPr="003D4517" w:rsidDel="00A313EC" w:rsidRDefault="00151958" w:rsidP="00151958">
      <w:pPr>
        <w:rPr>
          <w:ins w:id="2494" w:author="Ivan Pugachev" w:date="2025-12-19T09:20:00Z"/>
          <w:del w:id="2495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496" w:author="Ivan Pugachev" w:date="2025-12-19T09:20:00Z">
        <w:del w:id="2497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    'Успешно' AS status,</w:delText>
          </w:r>
        </w:del>
      </w:ins>
    </w:p>
    <w:p w14:paraId="72B4AFC0" w14:textId="77777777" w:rsidR="00151958" w:rsidRPr="003D4517" w:rsidDel="00A313EC" w:rsidRDefault="00151958" w:rsidP="00151958">
      <w:pPr>
        <w:rPr>
          <w:ins w:id="2498" w:author="Ivan Pugachev" w:date="2025-12-19T09:20:00Z"/>
          <w:del w:id="2499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00" w:author="Ivan Pugachev" w:date="2025-12-19T09:20:00Z">
        <w:del w:id="2501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    CONCAT('Клиент ', p_cust_name, ' зарегистрирован') AS message,</w:delText>
          </w:r>
        </w:del>
      </w:ins>
    </w:p>
    <w:p w14:paraId="18C756B6" w14:textId="77777777" w:rsidR="00151958" w:rsidRPr="003D4517" w:rsidDel="00A313EC" w:rsidRDefault="00151958" w:rsidP="00151958">
      <w:pPr>
        <w:rPr>
          <w:ins w:id="2502" w:author="Ivan Pugachev" w:date="2025-12-19T09:20:00Z"/>
          <w:del w:id="2503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04" w:author="Ivan Pugachev" w:date="2025-12-19T09:20:00Z">
        <w:del w:id="2505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    p_cust_points AS ваши_баллы,</w:delText>
          </w:r>
        </w:del>
      </w:ins>
    </w:p>
    <w:p w14:paraId="32563532" w14:textId="77777777" w:rsidR="00151958" w:rsidRPr="003D4517" w:rsidDel="00A313EC" w:rsidRDefault="00151958" w:rsidP="00151958">
      <w:pPr>
        <w:rPr>
          <w:ins w:id="2506" w:author="Ivan Pugachev" w:date="2025-12-19T09:20:00Z"/>
          <w:del w:id="2507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08" w:author="Ivan Pugachev" w:date="2025-12-19T09:20:00Z">
        <w:del w:id="2509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    v_new_cust_id AS ваш_id,</w:delText>
          </w:r>
        </w:del>
      </w:ins>
    </w:p>
    <w:p w14:paraId="30439808" w14:textId="77777777" w:rsidR="00151958" w:rsidRPr="003D4517" w:rsidDel="00A313EC" w:rsidRDefault="00151958" w:rsidP="00151958">
      <w:pPr>
        <w:rPr>
          <w:ins w:id="2510" w:author="Ivan Pugachev" w:date="2025-12-19T09:20:00Z"/>
          <w:del w:id="2511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12" w:author="Ivan Pugachev" w:date="2025-12-19T09:20:00Z">
        <w:del w:id="2513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    v_referrer_name AS рекомендатель;</w:delText>
          </w:r>
        </w:del>
      </w:ins>
    </w:p>
    <w:p w14:paraId="2C2C2EB8" w14:textId="77777777" w:rsidR="00151958" w:rsidRPr="003D4517" w:rsidDel="00A313EC" w:rsidRDefault="00151958" w:rsidP="00151958">
      <w:pPr>
        <w:rPr>
          <w:ins w:id="2514" w:author="Ivan Pugachev" w:date="2025-12-19T09:20:00Z"/>
          <w:del w:id="2515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16" w:author="Ivan Pugachev" w:date="2025-12-19T09:20:00Z">
        <w:del w:id="2517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ELSE</w:delText>
          </w:r>
        </w:del>
      </w:ins>
    </w:p>
    <w:p w14:paraId="36090B15" w14:textId="77777777" w:rsidR="00151958" w:rsidRPr="003D4517" w:rsidDel="00A313EC" w:rsidRDefault="00151958" w:rsidP="00151958">
      <w:pPr>
        <w:rPr>
          <w:ins w:id="2518" w:author="Ivan Pugachev" w:date="2025-12-19T09:20:00Z"/>
          <w:del w:id="2519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20" w:author="Ivan Pugachev" w:date="2025-12-19T09:20:00Z">
        <w:del w:id="2521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SELECT </w:delText>
          </w:r>
        </w:del>
      </w:ins>
    </w:p>
    <w:p w14:paraId="13FAEDFD" w14:textId="77777777" w:rsidR="00151958" w:rsidRPr="003D4517" w:rsidDel="00A313EC" w:rsidRDefault="00151958" w:rsidP="00151958">
      <w:pPr>
        <w:rPr>
          <w:ins w:id="2522" w:author="Ivan Pugachev" w:date="2025-12-19T09:20:00Z"/>
          <w:del w:id="2523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24" w:author="Ivan Pugachev" w:date="2025-12-19T09:20:00Z">
        <w:del w:id="2525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    'Успешно' AS status,</w:delText>
          </w:r>
        </w:del>
      </w:ins>
    </w:p>
    <w:p w14:paraId="1C88AFB8" w14:textId="77777777" w:rsidR="00151958" w:rsidRPr="003D4517" w:rsidDel="00A313EC" w:rsidRDefault="00151958" w:rsidP="00151958">
      <w:pPr>
        <w:rPr>
          <w:ins w:id="2526" w:author="Ivan Pugachev" w:date="2025-12-19T09:20:00Z"/>
          <w:del w:id="2527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28" w:author="Ivan Pugachev" w:date="2025-12-19T09:20:00Z">
        <w:del w:id="2529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    CONCAT('Клиент ', p_cust_name, ' зарегистрирован') AS message,</w:delText>
          </w:r>
        </w:del>
      </w:ins>
    </w:p>
    <w:p w14:paraId="42C9F126" w14:textId="77777777" w:rsidR="00151958" w:rsidRPr="003D4517" w:rsidDel="00A313EC" w:rsidRDefault="00151958" w:rsidP="00151958">
      <w:pPr>
        <w:rPr>
          <w:ins w:id="2530" w:author="Ivan Pugachev" w:date="2025-12-19T09:20:00Z"/>
          <w:del w:id="2531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32" w:author="Ivan Pugachev" w:date="2025-12-19T09:20:00Z">
        <w:del w:id="2533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    p_cust_points AS ваши_баллы,</w:delText>
          </w:r>
        </w:del>
      </w:ins>
    </w:p>
    <w:p w14:paraId="58350756" w14:textId="77777777" w:rsidR="00151958" w:rsidRPr="003D4517" w:rsidDel="00A313EC" w:rsidRDefault="00151958" w:rsidP="00151958">
      <w:pPr>
        <w:rPr>
          <w:ins w:id="2534" w:author="Ivan Pugachev" w:date="2025-12-19T09:20:00Z"/>
          <w:del w:id="2535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36" w:author="Ivan Pugachev" w:date="2025-12-19T09:20:00Z">
        <w:del w:id="2537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    v_new_cust_id AS ваш_id;</w:delText>
          </w:r>
        </w:del>
      </w:ins>
    </w:p>
    <w:p w14:paraId="0567417E" w14:textId="77777777" w:rsidR="00151958" w:rsidRPr="003D4517" w:rsidDel="00A313EC" w:rsidRDefault="00151958" w:rsidP="00151958">
      <w:pPr>
        <w:rPr>
          <w:ins w:id="2538" w:author="Ivan Pugachev" w:date="2025-12-19T09:20:00Z"/>
          <w:del w:id="2539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40" w:author="Ivan Pugachev" w:date="2025-12-19T09:20:00Z">
        <w:del w:id="2541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END IF;</w:delText>
          </w:r>
        </w:del>
      </w:ins>
    </w:p>
    <w:p w14:paraId="65482AAE" w14:textId="77777777" w:rsidR="00151958" w:rsidRPr="003D4517" w:rsidDel="00A313EC" w:rsidRDefault="00151958" w:rsidP="00151958">
      <w:pPr>
        <w:rPr>
          <w:ins w:id="2542" w:author="Ivan Pugachev" w:date="2025-12-19T09:20:00Z"/>
          <w:del w:id="2543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44" w:author="Ivan Pugachev" w:date="2025-12-19T09:20:00Z">
        <w:del w:id="2545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ELSE</w:delText>
          </w:r>
        </w:del>
      </w:ins>
    </w:p>
    <w:p w14:paraId="1C9A3FFC" w14:textId="77777777" w:rsidR="00151958" w:rsidRPr="003D4517" w:rsidDel="00A313EC" w:rsidRDefault="00151958" w:rsidP="00151958">
      <w:pPr>
        <w:rPr>
          <w:ins w:id="2546" w:author="Ivan Pugachev" w:date="2025-12-19T09:20:00Z"/>
          <w:del w:id="2547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48" w:author="Ivan Pugachev" w:date="2025-12-19T09:20:00Z">
        <w:del w:id="2549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SELECT </w:delText>
          </w:r>
        </w:del>
      </w:ins>
    </w:p>
    <w:p w14:paraId="64957A2A" w14:textId="77777777" w:rsidR="00151958" w:rsidRPr="003D4517" w:rsidDel="00A313EC" w:rsidRDefault="00151958" w:rsidP="00151958">
      <w:pPr>
        <w:rPr>
          <w:ins w:id="2550" w:author="Ivan Pugachev" w:date="2025-12-19T09:20:00Z"/>
          <w:del w:id="2551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52" w:author="Ivan Pugachev" w:date="2025-12-19T09:20:00Z">
        <w:del w:id="2553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'Успешно' AS status,</w:delText>
          </w:r>
        </w:del>
      </w:ins>
    </w:p>
    <w:p w14:paraId="557C925F" w14:textId="77777777" w:rsidR="00151958" w:rsidRPr="003D4517" w:rsidDel="00A313EC" w:rsidRDefault="00151958" w:rsidP="00151958">
      <w:pPr>
        <w:rPr>
          <w:ins w:id="2554" w:author="Ivan Pugachev" w:date="2025-12-19T09:20:00Z"/>
          <w:del w:id="2555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56" w:author="Ivan Pugachev" w:date="2025-12-19T09:20:00Z">
        <w:del w:id="2557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CONCAT('Клиент ', p_cust_name, ' зарегистрирован') AS message,</w:delText>
          </w:r>
        </w:del>
      </w:ins>
    </w:p>
    <w:p w14:paraId="27081CAE" w14:textId="77777777" w:rsidR="00151958" w:rsidRPr="003D4517" w:rsidDel="00A313EC" w:rsidRDefault="00151958" w:rsidP="00151958">
      <w:pPr>
        <w:rPr>
          <w:ins w:id="2558" w:author="Ivan Pugachev" w:date="2025-12-19T09:20:00Z"/>
          <w:del w:id="2559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60" w:author="Ivan Pugachev" w:date="2025-12-19T09:20:00Z">
        <w:del w:id="2561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p_cust_points AS ваши_баллы,</w:delText>
          </w:r>
        </w:del>
      </w:ins>
    </w:p>
    <w:p w14:paraId="7D4114B3" w14:textId="77777777" w:rsidR="00151958" w:rsidRPr="003D4517" w:rsidDel="00A313EC" w:rsidRDefault="00151958" w:rsidP="00151958">
      <w:pPr>
        <w:rPr>
          <w:ins w:id="2562" w:author="Ivan Pugachev" w:date="2025-12-19T09:20:00Z"/>
          <w:del w:id="2563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64" w:author="Ivan Pugachev" w:date="2025-12-19T09:20:00Z">
        <w:del w:id="2565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        v_new_cust_id AS ваш_id;</w:delText>
          </w:r>
        </w:del>
      </w:ins>
    </w:p>
    <w:p w14:paraId="44C420E5" w14:textId="77777777" w:rsidR="00151958" w:rsidRPr="003D4517" w:rsidDel="00A313EC" w:rsidRDefault="00151958" w:rsidP="00151958">
      <w:pPr>
        <w:rPr>
          <w:ins w:id="2566" w:author="Ivan Pugachev" w:date="2025-12-19T09:20:00Z"/>
          <w:del w:id="2567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68" w:author="Ivan Pugachev" w:date="2025-12-19T09:20:00Z">
        <w:del w:id="2569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    END IF;</w:delText>
          </w:r>
        </w:del>
      </w:ins>
    </w:p>
    <w:p w14:paraId="332ED36C" w14:textId="77777777" w:rsidR="00151958" w:rsidRPr="003D4517" w:rsidDel="00A313EC" w:rsidRDefault="00151958" w:rsidP="00151958">
      <w:pPr>
        <w:rPr>
          <w:ins w:id="2570" w:author="Ivan Pugachev" w:date="2025-12-19T09:20:00Z"/>
          <w:del w:id="2571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72" w:author="Ivan Pugachev" w:date="2025-12-19T09:20:00Z">
        <w:del w:id="2573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 xml:space="preserve">    END IF;</w:delText>
          </w:r>
        </w:del>
      </w:ins>
    </w:p>
    <w:p w14:paraId="2671B518" w14:textId="77777777" w:rsidR="00151958" w:rsidRPr="000F258F" w:rsidDel="00A313EC" w:rsidRDefault="00151958" w:rsidP="00151958">
      <w:pPr>
        <w:spacing w:after="0"/>
        <w:rPr>
          <w:del w:id="257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ins w:id="2575" w:author="Ivan Pugachev" w:date="2025-12-19T09:20:00Z">
        <w:del w:id="2576" w:author="Дмитрий Филимонов" w:date="2026-01-29T15:31:00Z">
          <w:r w:rsidRPr="003D4517" w:rsidDel="00A313EC">
            <w:rPr>
              <w:rFonts w:ascii="Courier New" w:hAnsi="Courier New" w:cs="Courier New"/>
              <w:color w:val="000000"/>
              <w:szCs w:val="22"/>
              <w:lang w:val="en-US"/>
            </w:rPr>
            <w:delText>END</w:delText>
          </w:r>
        </w:del>
      </w:ins>
      <w:del w:id="257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>CREATE PROCEDURE GetFreelancerClientRelationships()</w:delText>
        </w:r>
      </w:del>
    </w:p>
    <w:p w14:paraId="733D31E8" w14:textId="77777777" w:rsidR="00151958" w:rsidRPr="000F258F" w:rsidDel="00A313EC" w:rsidRDefault="00151958" w:rsidP="00151958">
      <w:pPr>
        <w:spacing w:after="0"/>
        <w:rPr>
          <w:del w:id="257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7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>BEGIN</w:delText>
        </w:r>
      </w:del>
    </w:p>
    <w:p w14:paraId="0DB08978" w14:textId="77777777" w:rsidR="00151958" w:rsidRPr="000F258F" w:rsidDel="00A313EC" w:rsidRDefault="00151958" w:rsidP="00151958">
      <w:pPr>
        <w:spacing w:after="0"/>
        <w:rPr>
          <w:del w:id="258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8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done INT DEFAULT FALSE;</w:delText>
        </w:r>
      </w:del>
    </w:p>
    <w:p w14:paraId="4896818E" w14:textId="77777777" w:rsidR="00151958" w:rsidRPr="000F258F" w:rsidDel="00A313EC" w:rsidRDefault="00151958" w:rsidP="00151958">
      <w:pPr>
        <w:spacing w:after="0"/>
        <w:rPr>
          <w:del w:id="258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8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freelancer_id_val INT;</w:delText>
        </w:r>
      </w:del>
    </w:p>
    <w:p w14:paraId="50F510EE" w14:textId="77777777" w:rsidR="00151958" w:rsidRPr="000F258F" w:rsidDel="00A313EC" w:rsidRDefault="00151958" w:rsidP="00151958">
      <w:pPr>
        <w:spacing w:after="0"/>
        <w:rPr>
          <w:del w:id="258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8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freelancer_name_val VARCHAR(16);</w:delText>
        </w:r>
      </w:del>
    </w:p>
    <w:p w14:paraId="64976D53" w14:textId="77777777" w:rsidR="00151958" w:rsidRPr="000F258F" w:rsidDel="00A313EC" w:rsidRDefault="00151958" w:rsidP="00151958">
      <w:pPr>
        <w:spacing w:after="0"/>
        <w:rPr>
          <w:del w:id="258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8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client_list TEXT;</w:delText>
        </w:r>
      </w:del>
    </w:p>
    <w:p w14:paraId="2049F474" w14:textId="77777777" w:rsidR="00151958" w:rsidRPr="000F258F" w:rsidDel="00A313EC" w:rsidRDefault="00151958" w:rsidP="00151958">
      <w:pPr>
        <w:spacing w:after="0"/>
        <w:rPr>
          <w:del w:id="258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8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project_count_val INT;</w:delText>
        </w:r>
      </w:del>
    </w:p>
    <w:p w14:paraId="5033BDD0" w14:textId="77777777" w:rsidR="00151958" w:rsidRPr="000F258F" w:rsidDel="00A313EC" w:rsidRDefault="00151958" w:rsidP="00151958">
      <w:pPr>
        <w:spacing w:after="0"/>
        <w:rPr>
          <w:del w:id="259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9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6C05ACD3" w14:textId="77777777" w:rsidR="00151958" w:rsidRPr="000F258F" w:rsidDel="00A313EC" w:rsidRDefault="00151958" w:rsidP="00151958">
      <w:pPr>
        <w:spacing w:after="0"/>
        <w:rPr>
          <w:del w:id="259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9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-- 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Объявляем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курсор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ПЕРЕД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обработчиком</w:delText>
        </w:r>
      </w:del>
    </w:p>
    <w:p w14:paraId="30C419CF" w14:textId="77777777" w:rsidR="00151958" w:rsidRPr="000F258F" w:rsidDel="00A313EC" w:rsidRDefault="00151958" w:rsidP="00151958">
      <w:pPr>
        <w:spacing w:after="0"/>
        <w:rPr>
          <w:del w:id="259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9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freelancer_cursor CURSOR FOR </w:delText>
        </w:r>
      </w:del>
    </w:p>
    <w:p w14:paraId="6E1ED71D" w14:textId="77777777" w:rsidR="00151958" w:rsidRPr="000F258F" w:rsidDel="00A313EC" w:rsidRDefault="00151958" w:rsidP="00151958">
      <w:pPr>
        <w:spacing w:after="0"/>
        <w:rPr>
          <w:del w:id="259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9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SELECT DISTINCT u.id, u.name</w:delText>
        </w:r>
      </w:del>
    </w:p>
    <w:p w14:paraId="302F673A" w14:textId="77777777" w:rsidR="00151958" w:rsidRPr="000F258F" w:rsidDel="00A313EC" w:rsidRDefault="00151958" w:rsidP="00151958">
      <w:pPr>
        <w:spacing w:after="0"/>
        <w:rPr>
          <w:del w:id="259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59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FROM users u</w:delText>
        </w:r>
      </w:del>
    </w:p>
    <w:p w14:paraId="2597E0EE" w14:textId="77777777" w:rsidR="00151958" w:rsidRPr="000F258F" w:rsidDel="00A313EC" w:rsidRDefault="00151958" w:rsidP="00151958">
      <w:pPr>
        <w:spacing w:after="0"/>
        <w:rPr>
          <w:del w:id="260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0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WHERE u.role = 'freelancer';</w:delText>
        </w:r>
      </w:del>
    </w:p>
    <w:p w14:paraId="4E9CE187" w14:textId="77777777" w:rsidR="00151958" w:rsidRPr="000F258F" w:rsidDel="00A313EC" w:rsidRDefault="00151958" w:rsidP="00151958">
      <w:pPr>
        <w:spacing w:after="0"/>
        <w:rPr>
          <w:del w:id="260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0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7384D46D" w14:textId="77777777" w:rsidR="00151958" w:rsidRPr="000F258F" w:rsidDel="00A313EC" w:rsidRDefault="00151958" w:rsidP="00151958">
      <w:pPr>
        <w:spacing w:after="0"/>
        <w:rPr>
          <w:del w:id="260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0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CONTINUE HANDLER FOR NOT FOUND SET done = TRUE;</w:delText>
        </w:r>
      </w:del>
    </w:p>
    <w:p w14:paraId="49D65860" w14:textId="77777777" w:rsidR="00151958" w:rsidRPr="000F258F" w:rsidDel="00A313EC" w:rsidRDefault="00151958" w:rsidP="00151958">
      <w:pPr>
        <w:spacing w:after="0"/>
        <w:rPr>
          <w:del w:id="260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0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3F09419A" w14:textId="77777777" w:rsidR="00151958" w:rsidRPr="000F258F" w:rsidDel="00A313EC" w:rsidRDefault="00151958" w:rsidP="00151958">
      <w:pPr>
        <w:spacing w:after="0"/>
        <w:rPr>
          <w:del w:id="2608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0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-- Таблица 1: Фрилансеры -&gt; Клиенты</w:delText>
        </w:r>
      </w:del>
    </w:p>
    <w:p w14:paraId="61268BE8" w14:textId="77777777" w:rsidR="00151958" w:rsidRPr="000F258F" w:rsidDel="00A313EC" w:rsidRDefault="00151958" w:rsidP="00151958">
      <w:pPr>
        <w:spacing w:after="0"/>
        <w:rPr>
          <w:del w:id="2610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1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SELECT '=== ФРИЛАНСЕРЫ И ИХ КЛИЕНТЫ ===' AS ' ';</w:delText>
        </w:r>
      </w:del>
    </w:p>
    <w:p w14:paraId="1ED230C1" w14:textId="77777777" w:rsidR="00151958" w:rsidRPr="000F258F" w:rsidDel="00A313EC" w:rsidRDefault="00151958" w:rsidP="00151958">
      <w:pPr>
        <w:spacing w:after="0"/>
        <w:rPr>
          <w:del w:id="2612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1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</w:delText>
        </w:r>
      </w:del>
    </w:p>
    <w:p w14:paraId="00A51E0E" w14:textId="77777777" w:rsidR="00151958" w:rsidRPr="000F258F" w:rsidDel="00A313EC" w:rsidRDefault="00151958" w:rsidP="00151958">
      <w:pPr>
        <w:spacing w:after="0"/>
        <w:rPr>
          <w:del w:id="261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1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>OPEN freelancer_cursor;</w:delText>
        </w:r>
      </w:del>
    </w:p>
    <w:p w14:paraId="597EAC91" w14:textId="77777777" w:rsidR="00151958" w:rsidRPr="000F258F" w:rsidDel="00A313EC" w:rsidRDefault="00151958" w:rsidP="00151958">
      <w:pPr>
        <w:spacing w:after="0"/>
        <w:rPr>
          <w:del w:id="261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1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6BAF1A54" w14:textId="77777777" w:rsidR="00151958" w:rsidRPr="000F258F" w:rsidDel="00A313EC" w:rsidRDefault="00151958" w:rsidP="00151958">
      <w:pPr>
        <w:spacing w:after="0"/>
        <w:rPr>
          <w:del w:id="261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1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freelancer_loop: LOOP</w:delText>
        </w:r>
      </w:del>
    </w:p>
    <w:p w14:paraId="37920426" w14:textId="77777777" w:rsidR="00151958" w:rsidRPr="000F258F" w:rsidDel="00A313EC" w:rsidRDefault="00151958" w:rsidP="00151958">
      <w:pPr>
        <w:spacing w:after="0"/>
        <w:rPr>
          <w:del w:id="262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2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FETCH freelancer_cursor INTO freelancer_id_val, freelancer_name_val;</w:delText>
        </w:r>
      </w:del>
    </w:p>
    <w:p w14:paraId="77B5F48D" w14:textId="77777777" w:rsidR="00151958" w:rsidRPr="000F258F" w:rsidDel="00A313EC" w:rsidRDefault="00151958" w:rsidP="00151958">
      <w:pPr>
        <w:spacing w:after="0"/>
        <w:rPr>
          <w:del w:id="262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2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IF done THEN</w:delText>
        </w:r>
      </w:del>
    </w:p>
    <w:p w14:paraId="1A73C1C2" w14:textId="77777777" w:rsidR="00151958" w:rsidRPr="000F258F" w:rsidDel="00A313EC" w:rsidRDefault="00151958" w:rsidP="00151958">
      <w:pPr>
        <w:spacing w:after="0"/>
        <w:rPr>
          <w:del w:id="262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2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LEAVE freelancer_loop;</w:delText>
        </w:r>
      </w:del>
    </w:p>
    <w:p w14:paraId="65DCDEC1" w14:textId="77777777" w:rsidR="00151958" w:rsidRPr="000F258F" w:rsidDel="00A313EC" w:rsidRDefault="00151958" w:rsidP="00151958">
      <w:pPr>
        <w:spacing w:after="0"/>
        <w:rPr>
          <w:del w:id="2626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2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END IF;</w:delText>
        </w:r>
      </w:del>
    </w:p>
    <w:p w14:paraId="655A838E" w14:textId="77777777" w:rsidR="00151958" w:rsidRPr="000F258F" w:rsidDel="00A313EC" w:rsidRDefault="00151958" w:rsidP="00151958">
      <w:pPr>
        <w:spacing w:after="0"/>
        <w:rPr>
          <w:del w:id="2628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2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    </w:delText>
        </w:r>
      </w:del>
    </w:p>
    <w:p w14:paraId="5C75B893" w14:textId="77777777" w:rsidR="00151958" w:rsidRPr="000F258F" w:rsidDel="00A313EC" w:rsidRDefault="00151958" w:rsidP="00151958">
      <w:pPr>
        <w:spacing w:after="0"/>
        <w:rPr>
          <w:del w:id="2630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3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    -- Для каждого фрилансера получаем список клиентов</w:delText>
        </w:r>
      </w:del>
    </w:p>
    <w:p w14:paraId="2B36BF03" w14:textId="77777777" w:rsidR="00151958" w:rsidRPr="000F258F" w:rsidDel="00A313EC" w:rsidRDefault="00151958" w:rsidP="00151958">
      <w:pPr>
        <w:spacing w:after="0"/>
        <w:rPr>
          <w:del w:id="263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3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    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SELECT </w:delText>
        </w:r>
      </w:del>
    </w:p>
    <w:p w14:paraId="6E4AA73C" w14:textId="77777777" w:rsidR="00151958" w:rsidRPr="000F258F" w:rsidDel="00A313EC" w:rsidRDefault="00151958" w:rsidP="00151958">
      <w:pPr>
        <w:spacing w:after="0"/>
        <w:rPr>
          <w:del w:id="263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3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GROUP_CONCAT(DISTINCT cl.name ORDER BY cl.name SEPARATOR ', ') AS clients,</w:delText>
        </w:r>
      </w:del>
    </w:p>
    <w:p w14:paraId="40FE9E23" w14:textId="77777777" w:rsidR="00151958" w:rsidRPr="000F258F" w:rsidDel="00A313EC" w:rsidRDefault="00151958" w:rsidP="00151958">
      <w:pPr>
        <w:spacing w:after="0"/>
        <w:rPr>
          <w:del w:id="263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3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COUNT(DISTINCT c.id) AS total_contracts</w:delText>
        </w:r>
      </w:del>
    </w:p>
    <w:p w14:paraId="03056994" w14:textId="77777777" w:rsidR="00151958" w:rsidRPr="000F258F" w:rsidDel="00A313EC" w:rsidRDefault="00151958" w:rsidP="00151958">
      <w:pPr>
        <w:spacing w:after="0"/>
        <w:rPr>
          <w:del w:id="263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3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INTO client_list, project_count_val</w:delText>
        </w:r>
      </w:del>
    </w:p>
    <w:p w14:paraId="01B00379" w14:textId="77777777" w:rsidR="00151958" w:rsidRPr="000F258F" w:rsidDel="00A313EC" w:rsidRDefault="00151958" w:rsidP="00151958">
      <w:pPr>
        <w:spacing w:after="0"/>
        <w:rPr>
          <w:del w:id="264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4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FROM contracts c</w:delText>
        </w:r>
      </w:del>
    </w:p>
    <w:p w14:paraId="5881EEFB" w14:textId="77777777" w:rsidR="00151958" w:rsidRPr="000F258F" w:rsidDel="00A313EC" w:rsidRDefault="00151958" w:rsidP="00151958">
      <w:pPr>
        <w:spacing w:after="0"/>
        <w:rPr>
          <w:del w:id="264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4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JOIN users cl ON c.client_id = cl.id</w:delText>
        </w:r>
      </w:del>
    </w:p>
    <w:p w14:paraId="0BBA029A" w14:textId="77777777" w:rsidR="00151958" w:rsidRPr="000F258F" w:rsidDel="00A313EC" w:rsidRDefault="00151958" w:rsidP="00151958">
      <w:pPr>
        <w:spacing w:after="0"/>
        <w:rPr>
          <w:del w:id="264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4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WHERE c.freelancer_id = freelancer_id_val;</w:delText>
        </w:r>
      </w:del>
    </w:p>
    <w:p w14:paraId="7A027D99" w14:textId="77777777" w:rsidR="00151958" w:rsidRPr="000F258F" w:rsidDel="00A313EC" w:rsidRDefault="00151958" w:rsidP="00151958">
      <w:pPr>
        <w:spacing w:after="0"/>
        <w:rPr>
          <w:del w:id="264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4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4C994480" w14:textId="77777777" w:rsidR="00151958" w:rsidRPr="000F258F" w:rsidDel="00A313EC" w:rsidRDefault="00151958" w:rsidP="00151958">
      <w:pPr>
        <w:spacing w:after="0"/>
        <w:rPr>
          <w:del w:id="264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4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IF client_list IS NOT NULL THEN</w:delText>
        </w:r>
      </w:del>
    </w:p>
    <w:p w14:paraId="2EE5CE53" w14:textId="77777777" w:rsidR="00151958" w:rsidRPr="000F258F" w:rsidDel="00A313EC" w:rsidRDefault="00151958" w:rsidP="00151958">
      <w:pPr>
        <w:spacing w:after="0"/>
        <w:rPr>
          <w:del w:id="265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5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SELECT </w:delText>
        </w:r>
      </w:del>
    </w:p>
    <w:p w14:paraId="4129083D" w14:textId="77777777" w:rsidR="00151958" w:rsidRPr="000F258F" w:rsidDel="00A313EC" w:rsidRDefault="00151958" w:rsidP="00151958">
      <w:pPr>
        <w:spacing w:after="0"/>
        <w:rPr>
          <w:del w:id="265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5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freelancer_name_val AS '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Фрилансер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>',</w:delText>
        </w:r>
      </w:del>
    </w:p>
    <w:p w14:paraId="5E2DEDF1" w14:textId="77777777" w:rsidR="00151958" w:rsidRPr="000F258F" w:rsidDel="00A313EC" w:rsidRDefault="00151958" w:rsidP="00151958">
      <w:pPr>
        <w:spacing w:after="0"/>
        <w:rPr>
          <w:del w:id="265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5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client_list AS '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Клиенты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>',</w:delText>
        </w:r>
      </w:del>
    </w:p>
    <w:p w14:paraId="230E11F7" w14:textId="77777777" w:rsidR="00151958" w:rsidRPr="000F258F" w:rsidDel="00A313EC" w:rsidRDefault="00151958" w:rsidP="00151958">
      <w:pPr>
        <w:spacing w:after="0"/>
        <w:rPr>
          <w:del w:id="265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5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project_count_val AS '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Контрактов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>';</w:delText>
        </w:r>
      </w:del>
    </w:p>
    <w:p w14:paraId="6DD3FB48" w14:textId="77777777" w:rsidR="00151958" w:rsidRPr="000F258F" w:rsidDel="00A313EC" w:rsidRDefault="00151958" w:rsidP="00151958">
      <w:pPr>
        <w:spacing w:after="0"/>
        <w:rPr>
          <w:del w:id="265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5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END IF;</w:delText>
        </w:r>
      </w:del>
    </w:p>
    <w:p w14:paraId="785BEF17" w14:textId="77777777" w:rsidR="00151958" w:rsidRPr="000F258F" w:rsidDel="00A313EC" w:rsidRDefault="00151958" w:rsidP="00151958">
      <w:pPr>
        <w:spacing w:after="0"/>
        <w:rPr>
          <w:del w:id="266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6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79F041F5" w14:textId="77777777" w:rsidR="00151958" w:rsidRPr="000F258F" w:rsidDel="00A313EC" w:rsidRDefault="00151958" w:rsidP="00151958">
      <w:pPr>
        <w:spacing w:after="0"/>
        <w:rPr>
          <w:del w:id="266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6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END LOOP freelancer_loop;</w:delText>
        </w:r>
      </w:del>
    </w:p>
    <w:p w14:paraId="111F56E8" w14:textId="77777777" w:rsidR="00151958" w:rsidRPr="000F258F" w:rsidDel="00A313EC" w:rsidRDefault="00151958" w:rsidP="00151958">
      <w:pPr>
        <w:spacing w:after="0"/>
        <w:rPr>
          <w:del w:id="266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6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7A55C257" w14:textId="77777777" w:rsidR="00151958" w:rsidRPr="000F258F" w:rsidDel="00A313EC" w:rsidRDefault="00151958" w:rsidP="00151958">
      <w:pPr>
        <w:spacing w:after="0"/>
        <w:rPr>
          <w:del w:id="2666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6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CLOSE freelancer_cursor;</w:delText>
        </w:r>
      </w:del>
    </w:p>
    <w:p w14:paraId="470D8F6C" w14:textId="77777777" w:rsidR="00151958" w:rsidRPr="000F258F" w:rsidDel="00A313EC" w:rsidRDefault="00151958" w:rsidP="00151958">
      <w:pPr>
        <w:spacing w:after="0"/>
        <w:rPr>
          <w:del w:id="2668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6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</w:delText>
        </w:r>
      </w:del>
    </w:p>
    <w:p w14:paraId="6E43F9F9" w14:textId="77777777" w:rsidR="00151958" w:rsidRPr="000F258F" w:rsidDel="00A313EC" w:rsidRDefault="00151958" w:rsidP="00151958">
      <w:pPr>
        <w:spacing w:after="0"/>
        <w:rPr>
          <w:del w:id="2670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7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-- Сбрасываем флаг для второго курсора</w:delText>
        </w:r>
      </w:del>
    </w:p>
    <w:p w14:paraId="40D9BA32" w14:textId="77777777" w:rsidR="00151958" w:rsidRPr="000F258F" w:rsidDel="00A313EC" w:rsidRDefault="00151958" w:rsidP="00151958">
      <w:pPr>
        <w:spacing w:after="0"/>
        <w:rPr>
          <w:del w:id="2672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7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SET done = FALSE;</w:delText>
        </w:r>
      </w:del>
    </w:p>
    <w:p w14:paraId="7BC8EA00" w14:textId="77777777" w:rsidR="00151958" w:rsidRPr="000F258F" w:rsidDel="00A313EC" w:rsidRDefault="00151958" w:rsidP="00151958">
      <w:pPr>
        <w:spacing w:after="0"/>
        <w:rPr>
          <w:del w:id="2674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7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</w:delText>
        </w:r>
      </w:del>
    </w:p>
    <w:p w14:paraId="65C5FA08" w14:textId="77777777" w:rsidR="00151958" w:rsidRPr="000F258F" w:rsidDel="00A313EC" w:rsidRDefault="00151958" w:rsidP="00151958">
      <w:pPr>
        <w:spacing w:after="0"/>
        <w:rPr>
          <w:del w:id="2676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7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-- Таблица 2: Клиенты -&gt; Фрилансеры</w:delText>
        </w:r>
      </w:del>
    </w:p>
    <w:p w14:paraId="771604CE" w14:textId="77777777" w:rsidR="00151958" w:rsidRPr="000F258F" w:rsidDel="00A313EC" w:rsidRDefault="00151958" w:rsidP="00151958">
      <w:pPr>
        <w:spacing w:after="0"/>
        <w:rPr>
          <w:del w:id="2678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7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SELECT '=== КЛИЕНТЫ И ИХ ФРИЛАНСЕРЫ ===' AS ' ';</w:delText>
        </w:r>
      </w:del>
    </w:p>
    <w:p w14:paraId="22C3555D" w14:textId="77777777" w:rsidR="00151958" w:rsidRPr="000F258F" w:rsidDel="00A313EC" w:rsidRDefault="00151958" w:rsidP="00151958">
      <w:pPr>
        <w:spacing w:after="0"/>
        <w:rPr>
          <w:del w:id="2680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68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</w:delText>
        </w:r>
      </w:del>
    </w:p>
    <w:p w14:paraId="3AAE9472" w14:textId="77777777" w:rsidR="00151958" w:rsidRPr="000F258F" w:rsidDel="00A313EC" w:rsidRDefault="00151958" w:rsidP="00151958">
      <w:pPr>
        <w:spacing w:after="0"/>
        <w:rPr>
          <w:del w:id="268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8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>BEGIN</w:delText>
        </w:r>
      </w:del>
    </w:p>
    <w:p w14:paraId="5681B414" w14:textId="77777777" w:rsidR="00151958" w:rsidRPr="000F258F" w:rsidDel="00A313EC" w:rsidRDefault="00151958" w:rsidP="00151958">
      <w:pPr>
        <w:spacing w:after="0"/>
        <w:rPr>
          <w:del w:id="268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8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DECLARE client_id_val INT;</w:delText>
        </w:r>
      </w:del>
    </w:p>
    <w:p w14:paraId="48E634DD" w14:textId="77777777" w:rsidR="00151958" w:rsidRPr="000F258F" w:rsidDel="00A313EC" w:rsidRDefault="00151958" w:rsidP="00151958">
      <w:pPr>
        <w:spacing w:after="0"/>
        <w:rPr>
          <w:del w:id="268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8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DECLARE client_name_val VARCHAR(16);</w:delText>
        </w:r>
      </w:del>
    </w:p>
    <w:p w14:paraId="4286D4B5" w14:textId="77777777" w:rsidR="00151958" w:rsidRPr="000F258F" w:rsidDel="00A313EC" w:rsidRDefault="00151958" w:rsidP="00151958">
      <w:pPr>
        <w:spacing w:after="0"/>
        <w:rPr>
          <w:del w:id="268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8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DECLARE freelancer_list TEXT;</w:delText>
        </w:r>
      </w:del>
    </w:p>
    <w:p w14:paraId="499AF61A" w14:textId="77777777" w:rsidR="00151958" w:rsidRPr="000F258F" w:rsidDel="00A313EC" w:rsidRDefault="00151958" w:rsidP="00151958">
      <w:pPr>
        <w:spacing w:after="0"/>
        <w:rPr>
          <w:del w:id="269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9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DECLARE client_project_count_val INT;</w:delText>
        </w:r>
      </w:del>
    </w:p>
    <w:p w14:paraId="58E00ED2" w14:textId="77777777" w:rsidR="00151958" w:rsidRPr="000F258F" w:rsidDel="00A313EC" w:rsidRDefault="00151958" w:rsidP="00151958">
      <w:pPr>
        <w:spacing w:after="0"/>
        <w:rPr>
          <w:del w:id="269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9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26A58427" w14:textId="77777777" w:rsidR="00151958" w:rsidRPr="000F258F" w:rsidDel="00A313EC" w:rsidRDefault="00151958" w:rsidP="00151958">
      <w:pPr>
        <w:spacing w:after="0"/>
        <w:rPr>
          <w:del w:id="269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9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-- 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Курсор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для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клиентов</w:delText>
        </w:r>
      </w:del>
    </w:p>
    <w:p w14:paraId="36CB9B4B" w14:textId="77777777" w:rsidR="00151958" w:rsidRPr="000F258F" w:rsidDel="00A313EC" w:rsidRDefault="00151958" w:rsidP="00151958">
      <w:pPr>
        <w:spacing w:after="0"/>
        <w:rPr>
          <w:del w:id="269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9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DECLARE client_cursor CURSOR FOR </w:delText>
        </w:r>
      </w:del>
    </w:p>
    <w:p w14:paraId="3C115EE4" w14:textId="77777777" w:rsidR="00151958" w:rsidRPr="000F258F" w:rsidDel="00A313EC" w:rsidRDefault="00151958" w:rsidP="00151958">
      <w:pPr>
        <w:spacing w:after="0"/>
        <w:rPr>
          <w:del w:id="269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69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SELECT DISTINCT u.id, u.name</w:delText>
        </w:r>
      </w:del>
    </w:p>
    <w:p w14:paraId="01723815" w14:textId="77777777" w:rsidR="00151958" w:rsidRPr="000F258F" w:rsidDel="00A313EC" w:rsidRDefault="00151958" w:rsidP="00151958">
      <w:pPr>
        <w:spacing w:after="0"/>
        <w:rPr>
          <w:del w:id="270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0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FROM users u</w:delText>
        </w:r>
      </w:del>
    </w:p>
    <w:p w14:paraId="15DE3CA6" w14:textId="77777777" w:rsidR="00151958" w:rsidRPr="000F258F" w:rsidDel="00A313EC" w:rsidRDefault="00151958" w:rsidP="00151958">
      <w:pPr>
        <w:spacing w:after="0"/>
        <w:rPr>
          <w:del w:id="270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0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WHERE u.role = 'client';</w:delText>
        </w:r>
      </w:del>
    </w:p>
    <w:p w14:paraId="09C95692" w14:textId="77777777" w:rsidR="00151958" w:rsidRPr="000F258F" w:rsidDel="00A313EC" w:rsidRDefault="00151958" w:rsidP="00151958">
      <w:pPr>
        <w:spacing w:after="0"/>
        <w:rPr>
          <w:del w:id="270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0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0C0AC8BD" w14:textId="77777777" w:rsidR="00151958" w:rsidRPr="000F258F" w:rsidDel="00A313EC" w:rsidRDefault="00151958" w:rsidP="00151958">
      <w:pPr>
        <w:spacing w:after="0"/>
        <w:rPr>
          <w:del w:id="270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0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DECLARE CONTINUE HANDLER FOR NOT FOUND SET done = TRUE;</w:delText>
        </w:r>
      </w:del>
    </w:p>
    <w:p w14:paraId="14C3C481" w14:textId="77777777" w:rsidR="00151958" w:rsidRPr="000F258F" w:rsidDel="00A313EC" w:rsidRDefault="00151958" w:rsidP="00151958">
      <w:pPr>
        <w:spacing w:after="0"/>
        <w:rPr>
          <w:del w:id="270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0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35564FC9" w14:textId="77777777" w:rsidR="00151958" w:rsidRPr="000F258F" w:rsidDel="00A313EC" w:rsidRDefault="00151958" w:rsidP="00151958">
      <w:pPr>
        <w:spacing w:after="0"/>
        <w:rPr>
          <w:del w:id="271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1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OPEN client_cursor;</w:delText>
        </w:r>
      </w:del>
    </w:p>
    <w:p w14:paraId="4B3F95B8" w14:textId="77777777" w:rsidR="00151958" w:rsidRPr="000F258F" w:rsidDel="00A313EC" w:rsidRDefault="00151958" w:rsidP="00151958">
      <w:pPr>
        <w:spacing w:after="0"/>
        <w:rPr>
          <w:del w:id="271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1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615F7ECF" w14:textId="77777777" w:rsidR="00151958" w:rsidRPr="000F258F" w:rsidDel="00A313EC" w:rsidRDefault="00151958" w:rsidP="00151958">
      <w:pPr>
        <w:spacing w:after="0"/>
        <w:rPr>
          <w:del w:id="271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1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client_loop: LOOP</w:delText>
        </w:r>
      </w:del>
    </w:p>
    <w:p w14:paraId="2790ADF5" w14:textId="77777777" w:rsidR="00151958" w:rsidRPr="000F258F" w:rsidDel="00A313EC" w:rsidRDefault="00151958" w:rsidP="00151958">
      <w:pPr>
        <w:spacing w:after="0"/>
        <w:rPr>
          <w:del w:id="271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1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FETCH client_cursor INTO client_id_val, client_name_val;</w:delText>
        </w:r>
      </w:del>
    </w:p>
    <w:p w14:paraId="746E52E9" w14:textId="77777777" w:rsidR="00151958" w:rsidRPr="0061780F" w:rsidDel="00A313EC" w:rsidRDefault="00151958" w:rsidP="00151958">
      <w:pPr>
        <w:spacing w:after="0"/>
        <w:rPr>
          <w:del w:id="271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1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</w:delText>
        </w:r>
        <w:r w:rsidRPr="0061780F" w:rsidDel="00A313EC">
          <w:rPr>
            <w:rFonts w:ascii="Courier New" w:hAnsi="Courier New" w:cs="Courier New"/>
            <w:color w:val="000000"/>
            <w:szCs w:val="22"/>
            <w:lang w:val="en-US"/>
          </w:rPr>
          <w:delText>IF done THEN</w:delText>
        </w:r>
      </w:del>
    </w:p>
    <w:p w14:paraId="476FBCB7" w14:textId="77777777" w:rsidR="00151958" w:rsidRPr="000F258F" w:rsidDel="00A313EC" w:rsidRDefault="00151958" w:rsidP="00151958">
      <w:pPr>
        <w:spacing w:after="0"/>
        <w:rPr>
          <w:del w:id="272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21" w:author="Дмитрий Филимонов" w:date="2026-01-29T15:31:00Z">
        <w:r w:rsidRPr="0061780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>LEAVE client_loop;</w:delText>
        </w:r>
      </w:del>
    </w:p>
    <w:p w14:paraId="24A78CED" w14:textId="77777777" w:rsidR="00151958" w:rsidRPr="0061780F" w:rsidDel="00A313EC" w:rsidRDefault="00151958" w:rsidP="00151958">
      <w:pPr>
        <w:spacing w:after="0"/>
        <w:rPr>
          <w:del w:id="2722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72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END</w:delText>
        </w:r>
        <w:r w:rsidRPr="0061780F" w:rsidDel="00A313EC">
          <w:rPr>
            <w:rFonts w:ascii="Courier New" w:hAnsi="Courier New" w:cs="Courier New"/>
            <w:color w:val="000000"/>
            <w:szCs w:val="22"/>
          </w:rPr>
          <w:delText xml:space="preserve"> 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>IF</w:delText>
        </w:r>
        <w:r w:rsidRPr="0061780F" w:rsidDel="00A313EC">
          <w:rPr>
            <w:rFonts w:ascii="Courier New" w:hAnsi="Courier New" w:cs="Courier New"/>
            <w:color w:val="000000"/>
            <w:szCs w:val="22"/>
          </w:rPr>
          <w:delText>;</w:delText>
        </w:r>
      </w:del>
    </w:p>
    <w:p w14:paraId="4AD62EC6" w14:textId="77777777" w:rsidR="00151958" w:rsidRPr="0061780F" w:rsidDel="00A313EC" w:rsidRDefault="00151958" w:rsidP="00151958">
      <w:pPr>
        <w:spacing w:after="0"/>
        <w:rPr>
          <w:del w:id="2724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725" w:author="Дмитрий Филимонов" w:date="2026-01-29T15:31:00Z">
        <w:r w:rsidRPr="0061780F" w:rsidDel="00A313EC">
          <w:rPr>
            <w:rFonts w:ascii="Courier New" w:hAnsi="Courier New" w:cs="Courier New"/>
            <w:color w:val="000000"/>
            <w:szCs w:val="22"/>
          </w:rPr>
          <w:delText xml:space="preserve">            </w:delText>
        </w:r>
      </w:del>
    </w:p>
    <w:p w14:paraId="15CD3122" w14:textId="77777777" w:rsidR="00151958" w:rsidRPr="000F258F" w:rsidDel="00A313EC" w:rsidRDefault="00151958" w:rsidP="00151958">
      <w:pPr>
        <w:spacing w:after="0"/>
        <w:rPr>
          <w:del w:id="2726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727" w:author="Дмитрий Филимонов" w:date="2026-01-29T15:31:00Z">
        <w:r w:rsidRPr="0061780F" w:rsidDel="00A313EC">
          <w:rPr>
            <w:rFonts w:ascii="Courier New" w:hAnsi="Courier New" w:cs="Courier New"/>
            <w:color w:val="000000"/>
            <w:szCs w:val="22"/>
          </w:rPr>
          <w:delText xml:space="preserve">            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-- Для каждого клиента получаем список фрилансеров</w:delText>
        </w:r>
      </w:del>
    </w:p>
    <w:p w14:paraId="7BE29899" w14:textId="77777777" w:rsidR="00151958" w:rsidRPr="000F258F" w:rsidDel="00A313EC" w:rsidRDefault="00151958" w:rsidP="00151958">
      <w:pPr>
        <w:spacing w:after="0"/>
        <w:rPr>
          <w:del w:id="272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2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        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SELECT </w:delText>
        </w:r>
      </w:del>
    </w:p>
    <w:p w14:paraId="3F052F13" w14:textId="77777777" w:rsidR="00151958" w:rsidRPr="000F258F" w:rsidDel="00A313EC" w:rsidRDefault="00151958" w:rsidP="00151958">
      <w:pPr>
        <w:spacing w:after="0"/>
        <w:rPr>
          <w:del w:id="273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3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GROUP_CONCAT(DISTINCT fl.name ORDER BY fl.name SEPARATOR ', ') AS freelancers,</w:delText>
        </w:r>
      </w:del>
    </w:p>
    <w:p w14:paraId="44EBD1BB" w14:textId="77777777" w:rsidR="00151958" w:rsidRPr="000F258F" w:rsidDel="00A313EC" w:rsidRDefault="00151958" w:rsidP="00151958">
      <w:pPr>
        <w:spacing w:after="0"/>
        <w:rPr>
          <w:del w:id="273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3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COUNT(DISTINCT c.id) AS total_contracts</w:delText>
        </w:r>
      </w:del>
    </w:p>
    <w:p w14:paraId="25D9C701" w14:textId="77777777" w:rsidR="00151958" w:rsidRPr="000F258F" w:rsidDel="00A313EC" w:rsidRDefault="00151958" w:rsidP="00151958">
      <w:pPr>
        <w:spacing w:after="0"/>
        <w:rPr>
          <w:del w:id="273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3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INTO freelancer_list, client_project_count_val</w:delText>
        </w:r>
      </w:del>
    </w:p>
    <w:p w14:paraId="2EB44390" w14:textId="77777777" w:rsidR="00151958" w:rsidRPr="000F258F" w:rsidDel="00A313EC" w:rsidRDefault="00151958" w:rsidP="00151958">
      <w:pPr>
        <w:spacing w:after="0"/>
        <w:rPr>
          <w:del w:id="273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3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FROM contracts c</w:delText>
        </w:r>
      </w:del>
    </w:p>
    <w:p w14:paraId="5490A8C1" w14:textId="77777777" w:rsidR="00151958" w:rsidRPr="000F258F" w:rsidDel="00A313EC" w:rsidRDefault="00151958" w:rsidP="00151958">
      <w:pPr>
        <w:spacing w:after="0"/>
        <w:rPr>
          <w:del w:id="273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3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JOIN users fl ON c.freelancer_id = fl.id</w:delText>
        </w:r>
      </w:del>
    </w:p>
    <w:p w14:paraId="4CA6CBDB" w14:textId="77777777" w:rsidR="00151958" w:rsidRPr="000F258F" w:rsidDel="00A313EC" w:rsidRDefault="00151958" w:rsidP="00151958">
      <w:pPr>
        <w:spacing w:after="0"/>
        <w:rPr>
          <w:del w:id="274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4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WHERE c.client_id = client_id_val;</w:delText>
        </w:r>
      </w:del>
    </w:p>
    <w:p w14:paraId="35E75EEF" w14:textId="77777777" w:rsidR="00151958" w:rsidRPr="000F258F" w:rsidDel="00A313EC" w:rsidRDefault="00151958" w:rsidP="00151958">
      <w:pPr>
        <w:spacing w:after="0"/>
        <w:rPr>
          <w:del w:id="274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4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</w:delText>
        </w:r>
      </w:del>
    </w:p>
    <w:p w14:paraId="0831D084" w14:textId="77777777" w:rsidR="00151958" w:rsidRPr="000F258F" w:rsidDel="00A313EC" w:rsidRDefault="00151958" w:rsidP="00151958">
      <w:pPr>
        <w:spacing w:after="0"/>
        <w:rPr>
          <w:del w:id="274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4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IF freelancer_list IS NOT NULL THEN</w:delText>
        </w:r>
      </w:del>
    </w:p>
    <w:p w14:paraId="7A191BAF" w14:textId="77777777" w:rsidR="00151958" w:rsidRPr="000F258F" w:rsidDel="00A313EC" w:rsidRDefault="00151958" w:rsidP="00151958">
      <w:pPr>
        <w:spacing w:after="0"/>
        <w:rPr>
          <w:del w:id="274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4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SELECT </w:delText>
        </w:r>
      </w:del>
    </w:p>
    <w:p w14:paraId="30481092" w14:textId="77777777" w:rsidR="00151958" w:rsidRPr="000F258F" w:rsidDel="00A313EC" w:rsidRDefault="00151958" w:rsidP="00151958">
      <w:pPr>
        <w:spacing w:after="0"/>
        <w:rPr>
          <w:del w:id="274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4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    client_name_val AS '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Клиент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>',</w:delText>
        </w:r>
      </w:del>
    </w:p>
    <w:p w14:paraId="57B07E97" w14:textId="77777777" w:rsidR="00151958" w:rsidRPr="000F258F" w:rsidDel="00A313EC" w:rsidRDefault="00151958" w:rsidP="00151958">
      <w:pPr>
        <w:spacing w:after="0"/>
        <w:rPr>
          <w:del w:id="275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5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    freelancer_list AS '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Фрилансеры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>',</w:delText>
        </w:r>
      </w:del>
    </w:p>
    <w:p w14:paraId="28F5409F" w14:textId="77777777" w:rsidR="00151958" w:rsidRPr="000F258F" w:rsidDel="00A313EC" w:rsidRDefault="00151958" w:rsidP="00151958">
      <w:pPr>
        <w:spacing w:after="0"/>
        <w:rPr>
          <w:del w:id="2752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5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    client_project_count_val AS '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Контрактов</w:delText>
        </w:r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>';</w:delText>
        </w:r>
      </w:del>
    </w:p>
    <w:p w14:paraId="63BCDE77" w14:textId="77777777" w:rsidR="00151958" w:rsidRPr="000F258F" w:rsidDel="00A313EC" w:rsidRDefault="00151958" w:rsidP="00151958">
      <w:pPr>
        <w:spacing w:after="0"/>
        <w:rPr>
          <w:del w:id="2754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5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END IF;</w:delText>
        </w:r>
      </w:del>
    </w:p>
    <w:p w14:paraId="5FAF58BD" w14:textId="77777777" w:rsidR="00151958" w:rsidRPr="000F258F" w:rsidDel="00A313EC" w:rsidRDefault="00151958" w:rsidP="00151958">
      <w:pPr>
        <w:spacing w:after="0"/>
        <w:rPr>
          <w:del w:id="2756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5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</w:delText>
        </w:r>
      </w:del>
    </w:p>
    <w:p w14:paraId="64EC3EDF" w14:textId="77777777" w:rsidR="00151958" w:rsidRPr="000F258F" w:rsidDel="00A313EC" w:rsidRDefault="00151958" w:rsidP="00151958">
      <w:pPr>
        <w:spacing w:after="0"/>
        <w:rPr>
          <w:del w:id="2758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5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END LOOP client_loop;</w:delText>
        </w:r>
      </w:del>
    </w:p>
    <w:p w14:paraId="5634E6A6" w14:textId="77777777" w:rsidR="00151958" w:rsidRPr="000F258F" w:rsidDel="00A313EC" w:rsidRDefault="00151958" w:rsidP="00151958">
      <w:pPr>
        <w:spacing w:after="0"/>
        <w:rPr>
          <w:del w:id="2760" w:author="Дмитрий Филимонов" w:date="2026-01-29T15:31:00Z"/>
          <w:rFonts w:ascii="Courier New" w:hAnsi="Courier New" w:cs="Courier New"/>
          <w:color w:val="000000"/>
          <w:szCs w:val="22"/>
          <w:lang w:val="en-US"/>
        </w:rPr>
      </w:pPr>
      <w:del w:id="2761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46814EE3" w14:textId="77777777" w:rsidR="00151958" w:rsidRPr="000F258F" w:rsidDel="00A313EC" w:rsidRDefault="00151958" w:rsidP="00151958">
      <w:pPr>
        <w:spacing w:after="0"/>
        <w:rPr>
          <w:del w:id="2762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763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  <w:r w:rsidRPr="000F258F" w:rsidDel="00A313EC">
          <w:rPr>
            <w:rFonts w:ascii="Courier New" w:hAnsi="Courier New" w:cs="Courier New"/>
            <w:color w:val="000000"/>
            <w:szCs w:val="22"/>
          </w:rPr>
          <w:delText>CLOSE client_cursor;</w:delText>
        </w:r>
      </w:del>
    </w:p>
    <w:p w14:paraId="69BC3979" w14:textId="77777777" w:rsidR="00151958" w:rsidRPr="000F258F" w:rsidDel="00A313EC" w:rsidRDefault="00151958" w:rsidP="00151958">
      <w:pPr>
        <w:spacing w:after="0"/>
        <w:rPr>
          <w:del w:id="2764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765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END;</w:delText>
        </w:r>
      </w:del>
    </w:p>
    <w:p w14:paraId="74F5BD15" w14:textId="77777777" w:rsidR="00151958" w:rsidRPr="000F258F" w:rsidDel="00A313EC" w:rsidRDefault="00151958" w:rsidP="00151958">
      <w:pPr>
        <w:spacing w:after="0"/>
        <w:rPr>
          <w:del w:id="2766" w:author="Дмитрий Филимонов" w:date="2026-01-29T15:31:00Z"/>
          <w:rFonts w:ascii="Courier New" w:hAnsi="Courier New" w:cs="Courier New"/>
          <w:color w:val="000000"/>
          <w:szCs w:val="22"/>
        </w:rPr>
      </w:pPr>
      <w:del w:id="2767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 xml:space="preserve">    </w:delText>
        </w:r>
      </w:del>
    </w:p>
    <w:p w14:paraId="1263BE93" w14:textId="77777777" w:rsidR="00151958" w:rsidDel="00A313EC" w:rsidRDefault="00151958" w:rsidP="00151958">
      <w:pPr>
        <w:spacing w:after="0"/>
        <w:rPr>
          <w:del w:id="2768" w:author="Дмитрий Филимонов" w:date="2026-01-29T15:31:00Z"/>
          <w:rFonts w:ascii="Courier New" w:hAnsi="Courier New" w:cs="Courier New"/>
          <w:color w:val="000000"/>
          <w:szCs w:val="22"/>
          <w:lang w:val="en-GB"/>
        </w:rPr>
      </w:pPr>
      <w:del w:id="2769" w:author="Дмитрий Филимонов" w:date="2026-01-29T15:31:00Z">
        <w:r w:rsidRPr="000F258F" w:rsidDel="00A313EC">
          <w:rPr>
            <w:rFonts w:ascii="Courier New" w:hAnsi="Courier New" w:cs="Courier New"/>
            <w:color w:val="000000"/>
            <w:szCs w:val="22"/>
          </w:rPr>
          <w:delText>END</w:delText>
        </w:r>
      </w:del>
    </w:p>
    <w:p w14:paraId="1792CF44" w14:textId="77777777" w:rsidR="00151958" w:rsidRPr="005B0DDE" w:rsidRDefault="00151958" w:rsidP="00151958">
      <w:pPr>
        <w:spacing w:after="0"/>
        <w:rPr>
          <w:rFonts w:ascii="Courier New" w:hAnsi="Courier New" w:cs="Courier New"/>
          <w:color w:val="000000"/>
          <w:szCs w:val="22"/>
          <w:lang w:val="en-GB"/>
        </w:rPr>
      </w:pPr>
      <w:del w:id="2770" w:author="Дмитрий Филимонов" w:date="2026-01-29T15:31:00Z">
        <w:r w:rsidRPr="005B0DDE" w:rsidDel="00A313EC">
          <w:rPr>
            <w:rFonts w:ascii="Courier New" w:hAnsi="Courier New" w:cs="Courier New"/>
            <w:noProof/>
            <w:color w:val="000000"/>
            <w:szCs w:val="22"/>
            <w:lang w:val="en-GB"/>
          </w:rPr>
          <w:drawing>
            <wp:inline distT="0" distB="0" distL="0" distR="0" wp14:anchorId="571D3A14" wp14:editId="1749FB24">
              <wp:extent cx="5940425" cy="6092825"/>
              <wp:effectExtent l="0" t="0" r="3175" b="3175"/>
              <wp:docPr id="1906186185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06186185" name=""/>
                      <pic:cNvPicPr/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60928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2771" w:author="Ivan Pugachev" w:date="2025-12-19T09:52:00Z">
        <w:del w:id="2772" w:author="Дмитрий Филимонов" w:date="2026-01-29T15:31:00Z">
          <w:r w:rsidRPr="00C371AC" w:rsidDel="00A313EC">
            <w:rPr>
              <w:noProof/>
            </w:rPr>
            <w:delText xml:space="preserve"> </w:delText>
          </w:r>
        </w:del>
        <w:del w:id="2773" w:author="Дмитрий Филимонов" w:date="2026-01-29T15:33:00Z">
          <w:r w:rsidDel="00A313EC">
            <w:rPr>
              <w:noProof/>
            </w:rPr>
            <w:drawing>
              <wp:inline distT="0" distB="0" distL="0" distR="0" wp14:anchorId="0C3460CF" wp14:editId="507298AD">
                <wp:extent cx="5940425" cy="1242695"/>
                <wp:effectExtent l="0" t="0" r="3175" b="0"/>
                <wp:docPr id="144964910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9649108" name=""/>
                        <pic:cNvPicPr/>
                      </pic:nvPicPr>
                      <pic:blipFill>
                        <a:blip r:embed="rId2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12426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  <w:ins w:id="2774" w:author="Дмитрий Филимонов" w:date="2026-01-29T15:33:00Z">
        <w:r w:rsidRPr="00A313EC">
          <w:rPr>
            <w:noProof/>
          </w:rPr>
          <w:drawing>
            <wp:inline distT="0" distB="0" distL="0" distR="0" wp14:anchorId="5757F685" wp14:editId="649925B4">
              <wp:extent cx="3419952" cy="1552792"/>
              <wp:effectExtent l="0" t="0" r="0" b="9525"/>
              <wp:docPr id="7" name="Рисунок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19952" cy="155279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6263094" w14:textId="77777777" w:rsidR="00151958" w:rsidRPr="008C7ECA" w:rsidDel="003D4517" w:rsidRDefault="00151958" w:rsidP="00151958">
      <w:pPr>
        <w:rPr>
          <w:del w:id="2775" w:author="Ivan Pugachev" w:date="2025-12-19T09:21:00Z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del w:id="2776" w:author="Ivan Pugachev" w:date="2025-12-19T09:21:00Z">
        <w:r w:rsidRPr="008C7ECA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GetDaysUntilDeadline</w:delText>
        </w:r>
      </w:del>
    </w:p>
    <w:p w14:paraId="3222858B" w14:textId="77777777" w:rsidR="00151958" w:rsidRPr="000F258F" w:rsidDel="003D4517" w:rsidRDefault="00151958" w:rsidP="00151958">
      <w:pPr>
        <w:spacing w:after="0"/>
        <w:rPr>
          <w:del w:id="2777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78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CREATE PROCEDURE GetDaysUntilDeadline(IN project_id INT)</w:delText>
        </w:r>
      </w:del>
    </w:p>
    <w:p w14:paraId="7169EF00" w14:textId="77777777" w:rsidR="00151958" w:rsidRPr="000F258F" w:rsidDel="003D4517" w:rsidRDefault="00151958" w:rsidP="00151958">
      <w:pPr>
        <w:spacing w:after="0"/>
        <w:rPr>
          <w:del w:id="2779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80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BEGIN</w:delText>
        </w:r>
      </w:del>
    </w:p>
    <w:p w14:paraId="0802B41C" w14:textId="77777777" w:rsidR="00151958" w:rsidRPr="000F258F" w:rsidDel="003D4517" w:rsidRDefault="00151958" w:rsidP="00151958">
      <w:pPr>
        <w:spacing w:after="0"/>
        <w:rPr>
          <w:del w:id="2781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82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project_deadline DATE;</w:delText>
        </w:r>
      </w:del>
    </w:p>
    <w:p w14:paraId="6AC4593B" w14:textId="77777777" w:rsidR="00151958" w:rsidRPr="000F258F" w:rsidDel="003D4517" w:rsidRDefault="00151958" w:rsidP="00151958">
      <w:pPr>
        <w:spacing w:after="0"/>
        <w:rPr>
          <w:del w:id="2783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84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DECLARE days_remaining INT;</w:delText>
        </w:r>
      </w:del>
    </w:p>
    <w:p w14:paraId="09A01C15" w14:textId="77777777" w:rsidR="00151958" w:rsidRPr="000F258F" w:rsidDel="003D4517" w:rsidRDefault="00151958" w:rsidP="00151958">
      <w:pPr>
        <w:spacing w:after="0"/>
        <w:rPr>
          <w:del w:id="2785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86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5E61F777" w14:textId="77777777" w:rsidR="00151958" w:rsidRPr="000F258F" w:rsidDel="003D4517" w:rsidRDefault="00151958" w:rsidP="00151958">
      <w:pPr>
        <w:spacing w:after="0"/>
        <w:rPr>
          <w:del w:id="2787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88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--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Получаем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дедлайн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проекта</w:delText>
        </w:r>
      </w:del>
    </w:p>
    <w:p w14:paraId="6F5F8604" w14:textId="77777777" w:rsidR="00151958" w:rsidRPr="000F258F" w:rsidDel="003D4517" w:rsidRDefault="00151958" w:rsidP="00151958">
      <w:pPr>
        <w:spacing w:after="0"/>
        <w:rPr>
          <w:del w:id="2789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90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SELECT deadline INTO project_deadline </w:delText>
        </w:r>
      </w:del>
    </w:p>
    <w:p w14:paraId="3EA535F9" w14:textId="77777777" w:rsidR="00151958" w:rsidRPr="000F258F" w:rsidDel="003D4517" w:rsidRDefault="00151958" w:rsidP="00151958">
      <w:pPr>
        <w:spacing w:after="0"/>
        <w:rPr>
          <w:del w:id="2791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92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FROM projects </w:delText>
        </w:r>
      </w:del>
    </w:p>
    <w:p w14:paraId="6314684C" w14:textId="77777777" w:rsidR="00151958" w:rsidRPr="000F258F" w:rsidDel="003D4517" w:rsidRDefault="00151958" w:rsidP="00151958">
      <w:pPr>
        <w:spacing w:after="0"/>
        <w:rPr>
          <w:del w:id="2793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94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WHERE id = project_id;</w:delText>
        </w:r>
      </w:del>
    </w:p>
    <w:p w14:paraId="20F21975" w14:textId="77777777" w:rsidR="00151958" w:rsidRPr="000F258F" w:rsidDel="003D4517" w:rsidRDefault="00151958" w:rsidP="00151958">
      <w:pPr>
        <w:spacing w:after="0"/>
        <w:rPr>
          <w:del w:id="2795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96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</w:delText>
        </w:r>
      </w:del>
    </w:p>
    <w:p w14:paraId="02C75BEC" w14:textId="77777777" w:rsidR="00151958" w:rsidRPr="000F258F" w:rsidDel="003D4517" w:rsidRDefault="00151958" w:rsidP="00151958">
      <w:pPr>
        <w:spacing w:after="0"/>
        <w:rPr>
          <w:del w:id="2797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798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IF project_deadline IS NULL THEN</w:delText>
        </w:r>
      </w:del>
    </w:p>
    <w:p w14:paraId="351E2BFA" w14:textId="77777777" w:rsidR="00151958" w:rsidRPr="000F258F" w:rsidDel="003D4517" w:rsidRDefault="00151958" w:rsidP="00151958">
      <w:pPr>
        <w:spacing w:after="0"/>
        <w:rPr>
          <w:del w:id="2799" w:author="Ivan Pugachev" w:date="2025-12-19T09:21:00Z"/>
          <w:rFonts w:ascii="Courier New" w:hAnsi="Courier New" w:cs="Courier New"/>
          <w:color w:val="000000"/>
          <w:szCs w:val="22"/>
        </w:rPr>
      </w:pPr>
      <w:del w:id="2800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SELECT 'Для этого проекта нет дедлайна' AS result;</w:delText>
        </w:r>
      </w:del>
    </w:p>
    <w:p w14:paraId="6189D4FC" w14:textId="77777777" w:rsidR="00151958" w:rsidRPr="000F258F" w:rsidDel="003D4517" w:rsidRDefault="00151958" w:rsidP="00151958">
      <w:pPr>
        <w:spacing w:after="0"/>
        <w:rPr>
          <w:del w:id="2801" w:author="Ivan Pugachev" w:date="2025-12-19T09:21:00Z"/>
          <w:rFonts w:ascii="Courier New" w:hAnsi="Courier New" w:cs="Courier New"/>
          <w:color w:val="000000"/>
          <w:szCs w:val="22"/>
        </w:rPr>
      </w:pPr>
      <w:del w:id="2802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ELSE</w:delText>
        </w:r>
      </w:del>
    </w:p>
    <w:p w14:paraId="7FBCBD1B" w14:textId="77777777" w:rsidR="00151958" w:rsidRPr="000F258F" w:rsidDel="003D4517" w:rsidRDefault="00151958" w:rsidP="00151958">
      <w:pPr>
        <w:spacing w:after="0"/>
        <w:rPr>
          <w:del w:id="2803" w:author="Ivan Pugachev" w:date="2025-12-19T09:21:00Z"/>
          <w:rFonts w:ascii="Courier New" w:hAnsi="Courier New" w:cs="Courier New"/>
          <w:color w:val="000000"/>
          <w:szCs w:val="22"/>
        </w:rPr>
      </w:pPr>
      <w:del w:id="2804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    -- Вычисляем разницу в днях между сегодня и дедлайном</w:delText>
        </w:r>
      </w:del>
    </w:p>
    <w:p w14:paraId="06AFB4CA" w14:textId="77777777" w:rsidR="00151958" w:rsidRPr="000F258F" w:rsidDel="003D4517" w:rsidRDefault="00151958" w:rsidP="00151958">
      <w:pPr>
        <w:spacing w:after="0"/>
        <w:rPr>
          <w:del w:id="2805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806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</w:rPr>
          <w:delText xml:space="preserve">        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SET days_remaining = DATEDIFF(project_deadline, CURDATE());</w:delText>
        </w:r>
      </w:del>
    </w:p>
    <w:p w14:paraId="1DB76627" w14:textId="77777777" w:rsidR="00151958" w:rsidRPr="000F258F" w:rsidDel="003D4517" w:rsidRDefault="00151958" w:rsidP="00151958">
      <w:pPr>
        <w:spacing w:after="0"/>
        <w:rPr>
          <w:del w:id="2807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808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</w:delText>
        </w:r>
      </w:del>
    </w:p>
    <w:p w14:paraId="1FD6A58F" w14:textId="77777777" w:rsidR="00151958" w:rsidRPr="000F258F" w:rsidDel="003D4517" w:rsidRDefault="00151958" w:rsidP="00151958">
      <w:pPr>
        <w:spacing w:after="0"/>
        <w:rPr>
          <w:del w:id="2809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810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--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Возвращаем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результат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с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анализом</w:delText>
        </w:r>
      </w:del>
    </w:p>
    <w:p w14:paraId="089A2C0E" w14:textId="77777777" w:rsidR="00151958" w:rsidRPr="000F258F" w:rsidDel="003D4517" w:rsidRDefault="00151958" w:rsidP="00151958">
      <w:pPr>
        <w:spacing w:after="0"/>
        <w:rPr>
          <w:del w:id="2811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812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SELECT </w:delText>
        </w:r>
      </w:del>
    </w:p>
    <w:p w14:paraId="1D98C50B" w14:textId="77777777" w:rsidR="00151958" w:rsidRPr="000F258F" w:rsidDel="003D4517" w:rsidRDefault="00151958" w:rsidP="00151958">
      <w:pPr>
        <w:spacing w:after="0"/>
        <w:rPr>
          <w:del w:id="2813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814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project_deadline as deadline_date,</w:delText>
        </w:r>
      </w:del>
    </w:p>
    <w:p w14:paraId="08CBF411" w14:textId="77777777" w:rsidR="00151958" w:rsidRPr="000F258F" w:rsidDel="003D4517" w:rsidRDefault="00151958" w:rsidP="00151958">
      <w:pPr>
        <w:spacing w:after="0"/>
        <w:rPr>
          <w:del w:id="2815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816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days_remaining as days_until_deadline,</w:delText>
        </w:r>
      </w:del>
    </w:p>
    <w:p w14:paraId="135EE514" w14:textId="77777777" w:rsidR="00151958" w:rsidRPr="000F258F" w:rsidDel="003D4517" w:rsidRDefault="00151958" w:rsidP="00151958">
      <w:pPr>
        <w:spacing w:after="0"/>
        <w:rPr>
          <w:del w:id="2817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818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CASE </w:delText>
        </w:r>
      </w:del>
    </w:p>
    <w:p w14:paraId="3A86ECE2" w14:textId="77777777" w:rsidR="00151958" w:rsidRPr="000F258F" w:rsidDel="003D4517" w:rsidRDefault="00151958" w:rsidP="00151958">
      <w:pPr>
        <w:spacing w:after="0"/>
        <w:rPr>
          <w:del w:id="2819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820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WHEN days_remaining &gt; 0 THEN CONCAT('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До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дедлайна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', days_remaining, '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дней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')</w:delText>
        </w:r>
      </w:del>
    </w:p>
    <w:p w14:paraId="653A71EA" w14:textId="77777777" w:rsidR="00151958" w:rsidRPr="000F258F" w:rsidDel="003D4517" w:rsidRDefault="00151958" w:rsidP="00151958">
      <w:pPr>
        <w:spacing w:after="0"/>
        <w:rPr>
          <w:del w:id="2821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822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WHEN days_remaining = 0 THEN '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Дедлайн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сегодня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'</w:delText>
        </w:r>
      </w:del>
    </w:p>
    <w:p w14:paraId="0E3119B8" w14:textId="77777777" w:rsidR="00151958" w:rsidRPr="000F258F" w:rsidDel="003D4517" w:rsidRDefault="00151958" w:rsidP="00151958">
      <w:pPr>
        <w:spacing w:after="0"/>
        <w:rPr>
          <w:del w:id="2823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824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    ELSE CONCAT('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Дедлайн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просрочен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', ABS(days_remaining), '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дней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color w:val="000000"/>
            <w:szCs w:val="22"/>
          </w:rPr>
          <w:delText>назад</w:delText>
        </w:r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')</w:delText>
        </w:r>
      </w:del>
    </w:p>
    <w:p w14:paraId="0CB4570D" w14:textId="77777777" w:rsidR="00151958" w:rsidRPr="000F258F" w:rsidDel="003D4517" w:rsidRDefault="00151958" w:rsidP="00151958">
      <w:pPr>
        <w:spacing w:after="0"/>
        <w:rPr>
          <w:del w:id="2825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826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        END as deadline_status;</w:delText>
        </w:r>
      </w:del>
    </w:p>
    <w:p w14:paraId="7D7C51D4" w14:textId="77777777" w:rsidR="00151958" w:rsidRPr="000F258F" w:rsidDel="003D4517" w:rsidRDefault="00151958" w:rsidP="00151958">
      <w:pPr>
        <w:spacing w:after="0"/>
        <w:rPr>
          <w:del w:id="2827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828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 xml:space="preserve">    END IF;</w:delText>
        </w:r>
      </w:del>
    </w:p>
    <w:p w14:paraId="255C367E" w14:textId="77777777" w:rsidR="00151958" w:rsidDel="003D4517" w:rsidRDefault="00151958" w:rsidP="00151958">
      <w:pPr>
        <w:spacing w:after="0"/>
        <w:rPr>
          <w:del w:id="2829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830" w:author="Ivan Pugachev" w:date="2025-12-19T09:21:00Z">
        <w:r w:rsidRPr="000F258F" w:rsidDel="003D4517">
          <w:rPr>
            <w:rFonts w:ascii="Courier New" w:hAnsi="Courier New" w:cs="Courier New"/>
            <w:color w:val="000000"/>
            <w:szCs w:val="22"/>
            <w:lang w:val="en-US"/>
          </w:rPr>
          <w:delText>END</w:delText>
        </w:r>
      </w:del>
    </w:p>
    <w:p w14:paraId="5DA338A4" w14:textId="77777777" w:rsidR="00151958" w:rsidRPr="000F258F" w:rsidDel="003D4517" w:rsidRDefault="00151958" w:rsidP="00151958">
      <w:pPr>
        <w:spacing w:after="0"/>
        <w:rPr>
          <w:del w:id="2831" w:author="Ivan Pugachev" w:date="2025-12-19T09:21:00Z"/>
          <w:rFonts w:ascii="Courier New" w:hAnsi="Courier New" w:cs="Courier New"/>
          <w:color w:val="000000"/>
          <w:szCs w:val="22"/>
          <w:lang w:val="en-US"/>
        </w:rPr>
      </w:pPr>
      <w:del w:id="2832" w:author="Ivan Pugachev" w:date="2025-12-19T09:21:00Z">
        <w:r w:rsidRPr="005B0DDE" w:rsidDel="003D4517">
          <w:rPr>
            <w:rFonts w:ascii="Courier New" w:hAnsi="Courier New" w:cs="Courier New"/>
            <w:noProof/>
            <w:color w:val="000000"/>
            <w:szCs w:val="22"/>
            <w:lang w:val="en-US"/>
          </w:rPr>
          <w:drawing>
            <wp:inline distT="0" distB="0" distL="0" distR="0" wp14:anchorId="62485EFA" wp14:editId="0D708EF1">
              <wp:extent cx="5940425" cy="1394460"/>
              <wp:effectExtent l="0" t="0" r="3175" b="0"/>
              <wp:docPr id="431047184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31047184" name=""/>
                      <pic:cNvPicPr/>
                    </pic:nvPicPr>
                    <pic:blipFill>
                      <a:blip r:embed="rId2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13944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59C0E69C" w14:textId="77777777" w:rsidR="00151958" w:rsidRPr="000F258F" w:rsidDel="003D4517" w:rsidRDefault="00151958" w:rsidP="00151958">
      <w:pPr>
        <w:rPr>
          <w:del w:id="2833" w:author="Ivan Pugachev" w:date="2025-12-19T09:21:00Z"/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</w:pPr>
      <w:del w:id="2834" w:author="Ivan Pugachev" w:date="2025-12-19T09:21:00Z">
        <w:r w:rsidRPr="000F258F"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US"/>
          </w:rPr>
          <w:delText>GetCategoryStat</w:delText>
        </w:r>
        <w:r w:rsidDel="003D4517">
          <w:rPr>
            <w:rFonts w:ascii="Times New Roman" w:hAnsi="Times New Roman" w:cs="Times New Roman"/>
            <w:b/>
            <w:bCs/>
            <w:color w:val="000000"/>
            <w:sz w:val="28"/>
            <w:szCs w:val="28"/>
            <w:lang w:val="en-GB"/>
          </w:rPr>
          <w:delText>s</w:delText>
        </w:r>
      </w:del>
    </w:p>
    <w:p w14:paraId="585BD240" w14:textId="77777777" w:rsidR="00151958" w:rsidRPr="000F258F" w:rsidDel="003D4517" w:rsidRDefault="00151958" w:rsidP="00151958">
      <w:pPr>
        <w:spacing w:after="0"/>
        <w:rPr>
          <w:del w:id="2835" w:author="Ivan Pugachev" w:date="2025-12-19T09:21:00Z"/>
          <w:rFonts w:ascii="Courier New" w:hAnsi="Courier New" w:cs="Courier New"/>
          <w:szCs w:val="22"/>
          <w:lang w:val="en-US"/>
        </w:rPr>
      </w:pPr>
      <w:del w:id="2836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>CREATE PROCEDURE GetCategoryStats()</w:delText>
        </w:r>
      </w:del>
    </w:p>
    <w:p w14:paraId="559DCA73" w14:textId="77777777" w:rsidR="00151958" w:rsidRPr="0061780F" w:rsidDel="003D4517" w:rsidRDefault="00151958" w:rsidP="00151958">
      <w:pPr>
        <w:spacing w:after="0"/>
        <w:rPr>
          <w:del w:id="2837" w:author="Ivan Pugachev" w:date="2025-12-19T09:21:00Z"/>
          <w:rFonts w:ascii="Courier New" w:hAnsi="Courier New" w:cs="Courier New"/>
          <w:szCs w:val="22"/>
          <w:lang w:val="en-US"/>
        </w:rPr>
      </w:pPr>
      <w:del w:id="2838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>BEGIN</w:delText>
        </w:r>
      </w:del>
    </w:p>
    <w:p w14:paraId="216C7885" w14:textId="77777777" w:rsidR="00151958" w:rsidRPr="0061780F" w:rsidDel="003D4517" w:rsidRDefault="00151958" w:rsidP="00151958">
      <w:pPr>
        <w:spacing w:after="0"/>
        <w:rPr>
          <w:del w:id="2839" w:author="Ivan Pugachev" w:date="2025-12-19T09:21:00Z"/>
          <w:rFonts w:ascii="Courier New" w:hAnsi="Courier New" w:cs="Courier New"/>
          <w:szCs w:val="22"/>
          <w:lang w:val="en-US"/>
        </w:rPr>
      </w:pPr>
      <w:del w:id="2840" w:author="Ivan Pugachev" w:date="2025-12-19T09:21:00Z">
        <w:r w:rsidRPr="0061780F" w:rsidDel="003D4517">
          <w:rPr>
            <w:rFonts w:ascii="Courier New" w:hAnsi="Courier New" w:cs="Courier New"/>
            <w:szCs w:val="22"/>
            <w:lang w:val="en-US"/>
          </w:rPr>
          <w:delText xml:space="preserve">    -- </w:delText>
        </w:r>
        <w:r w:rsidRPr="000F258F" w:rsidDel="003D4517">
          <w:rPr>
            <w:rFonts w:ascii="Courier New" w:hAnsi="Courier New" w:cs="Courier New"/>
            <w:szCs w:val="22"/>
          </w:rPr>
          <w:delText>Простая</w:delText>
        </w:r>
        <w:r w:rsidRPr="0061780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статистика</w:delText>
        </w:r>
        <w:r w:rsidRPr="0061780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по</w:delText>
        </w:r>
        <w:r w:rsidRPr="0061780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  <w:r w:rsidRPr="000F258F" w:rsidDel="003D4517">
          <w:rPr>
            <w:rFonts w:ascii="Courier New" w:hAnsi="Courier New" w:cs="Courier New"/>
            <w:szCs w:val="22"/>
          </w:rPr>
          <w:delText>категориям</w:delText>
        </w:r>
      </w:del>
    </w:p>
    <w:p w14:paraId="59583884" w14:textId="77777777" w:rsidR="00151958" w:rsidRPr="0061780F" w:rsidDel="003D4517" w:rsidRDefault="00151958" w:rsidP="00151958">
      <w:pPr>
        <w:spacing w:after="0"/>
        <w:rPr>
          <w:del w:id="2841" w:author="Ivan Pugachev" w:date="2025-12-19T09:21:00Z"/>
          <w:rFonts w:ascii="Courier New" w:hAnsi="Courier New" w:cs="Courier New"/>
          <w:szCs w:val="22"/>
          <w:lang w:val="en-US"/>
        </w:rPr>
      </w:pPr>
      <w:del w:id="2842" w:author="Ivan Pugachev" w:date="2025-12-19T09:21:00Z">
        <w:r w:rsidRPr="0061780F" w:rsidDel="003D4517">
          <w:rPr>
            <w:rFonts w:ascii="Courier New" w:hAnsi="Courier New" w:cs="Courier New"/>
            <w:szCs w:val="22"/>
            <w:lang w:val="en-US"/>
          </w:rPr>
          <w:delText xml:space="preserve">    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>SELECT</w:delText>
        </w:r>
        <w:r w:rsidRPr="0061780F" w:rsidDel="003D4517">
          <w:rPr>
            <w:rFonts w:ascii="Courier New" w:hAnsi="Courier New" w:cs="Courier New"/>
            <w:szCs w:val="22"/>
            <w:lang w:val="en-US"/>
          </w:rPr>
          <w:delText xml:space="preserve"> </w:delText>
        </w:r>
      </w:del>
    </w:p>
    <w:p w14:paraId="287D149E" w14:textId="77777777" w:rsidR="00151958" w:rsidRPr="000F258F" w:rsidDel="003D4517" w:rsidRDefault="00151958" w:rsidP="00151958">
      <w:pPr>
        <w:spacing w:after="0"/>
        <w:rPr>
          <w:del w:id="2843" w:author="Ivan Pugachev" w:date="2025-12-19T09:21:00Z"/>
          <w:rFonts w:ascii="Courier New" w:hAnsi="Courier New" w:cs="Courier New"/>
          <w:szCs w:val="22"/>
          <w:lang w:val="en-US"/>
        </w:rPr>
      </w:pPr>
      <w:del w:id="2844" w:author="Ivan Pugachev" w:date="2025-12-19T09:21:00Z">
        <w:r w:rsidRPr="0061780F" w:rsidDel="003D4517">
          <w:rPr>
            <w:rFonts w:ascii="Courier New" w:hAnsi="Courier New" w:cs="Courier New"/>
            <w:szCs w:val="22"/>
            <w:lang w:val="en-US"/>
          </w:rPr>
          <w:delText xml:space="preserve">        </w:delText>
        </w:r>
        <w:r w:rsidRPr="000F258F" w:rsidDel="003D4517">
          <w:rPr>
            <w:rFonts w:ascii="Courier New" w:hAnsi="Courier New" w:cs="Courier New"/>
            <w:szCs w:val="22"/>
            <w:lang w:val="en-US"/>
          </w:rPr>
          <w:delText>c.name AS 'Категория',</w:delText>
        </w:r>
      </w:del>
    </w:p>
    <w:p w14:paraId="618CC41E" w14:textId="77777777" w:rsidR="00151958" w:rsidRPr="000F258F" w:rsidDel="003D4517" w:rsidRDefault="00151958" w:rsidP="00151958">
      <w:pPr>
        <w:spacing w:after="0"/>
        <w:rPr>
          <w:del w:id="2845" w:author="Ivan Pugachev" w:date="2025-12-19T09:21:00Z"/>
          <w:rFonts w:ascii="Courier New" w:hAnsi="Courier New" w:cs="Courier New"/>
          <w:szCs w:val="22"/>
          <w:lang w:val="en-US"/>
        </w:rPr>
      </w:pPr>
      <w:del w:id="2846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c.description AS 'Описание',</w:delText>
        </w:r>
      </w:del>
    </w:p>
    <w:p w14:paraId="704CA11E" w14:textId="77777777" w:rsidR="00151958" w:rsidRPr="000F258F" w:rsidDel="003D4517" w:rsidRDefault="00151958" w:rsidP="00151958">
      <w:pPr>
        <w:spacing w:after="0"/>
        <w:rPr>
          <w:del w:id="2847" w:author="Ivan Pugachev" w:date="2025-12-19T09:21:00Z"/>
          <w:rFonts w:ascii="Courier New" w:hAnsi="Courier New" w:cs="Courier New"/>
          <w:szCs w:val="22"/>
          <w:lang w:val="en-US"/>
        </w:rPr>
      </w:pPr>
      <w:del w:id="2848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COUNT(p.id) AS 'Всего проектов',</w:delText>
        </w:r>
      </w:del>
    </w:p>
    <w:p w14:paraId="46CDDD28" w14:textId="77777777" w:rsidR="00151958" w:rsidRPr="000F258F" w:rsidDel="003D4517" w:rsidRDefault="00151958" w:rsidP="00151958">
      <w:pPr>
        <w:spacing w:after="0"/>
        <w:rPr>
          <w:del w:id="2849" w:author="Ivan Pugachev" w:date="2025-12-19T09:21:00Z"/>
          <w:rFonts w:ascii="Courier New" w:hAnsi="Courier New" w:cs="Courier New"/>
          <w:szCs w:val="22"/>
          <w:lang w:val="en-US"/>
        </w:rPr>
      </w:pPr>
      <w:del w:id="2850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COUNT(CASE WHEN p.status = 'open' THEN 1 END) AS 'Открытые',</w:delText>
        </w:r>
      </w:del>
    </w:p>
    <w:p w14:paraId="62AA18AD" w14:textId="77777777" w:rsidR="00151958" w:rsidRPr="000F258F" w:rsidDel="003D4517" w:rsidRDefault="00151958" w:rsidP="00151958">
      <w:pPr>
        <w:spacing w:after="0"/>
        <w:rPr>
          <w:del w:id="2851" w:author="Ivan Pugachev" w:date="2025-12-19T09:21:00Z"/>
          <w:rFonts w:ascii="Courier New" w:hAnsi="Courier New" w:cs="Courier New"/>
          <w:szCs w:val="22"/>
          <w:lang w:val="en-US"/>
        </w:rPr>
      </w:pPr>
      <w:del w:id="2852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COUNT(CASE WHEN p.status = 'in_progress' THEN 1 END) AS 'В работе',</w:delText>
        </w:r>
      </w:del>
    </w:p>
    <w:p w14:paraId="32819A30" w14:textId="77777777" w:rsidR="00151958" w:rsidRPr="000F258F" w:rsidDel="003D4517" w:rsidRDefault="00151958" w:rsidP="00151958">
      <w:pPr>
        <w:spacing w:after="0"/>
        <w:rPr>
          <w:del w:id="2853" w:author="Ivan Pugachev" w:date="2025-12-19T09:21:00Z"/>
          <w:rFonts w:ascii="Courier New" w:hAnsi="Courier New" w:cs="Courier New"/>
          <w:szCs w:val="22"/>
          <w:lang w:val="en-US"/>
        </w:rPr>
      </w:pPr>
      <w:del w:id="2854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COUNT(CASE WHEN p.status = 'completed' THEN 1 END) AS 'Завершенные',</w:delText>
        </w:r>
      </w:del>
    </w:p>
    <w:p w14:paraId="3104E826" w14:textId="77777777" w:rsidR="00151958" w:rsidRPr="000F258F" w:rsidDel="003D4517" w:rsidRDefault="00151958" w:rsidP="00151958">
      <w:pPr>
        <w:spacing w:after="0"/>
        <w:rPr>
          <w:del w:id="2855" w:author="Ivan Pugachev" w:date="2025-12-19T09:21:00Z"/>
          <w:rFonts w:ascii="Courier New" w:hAnsi="Courier New" w:cs="Courier New"/>
          <w:szCs w:val="22"/>
          <w:lang w:val="en-US"/>
        </w:rPr>
      </w:pPr>
      <w:del w:id="2856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    COUNT(CASE WHEN p.status = 'cancelled' THEN 1 END) AS 'Отмененные'</w:delText>
        </w:r>
      </w:del>
    </w:p>
    <w:p w14:paraId="244AC2F0" w14:textId="77777777" w:rsidR="00151958" w:rsidRPr="000F258F" w:rsidDel="003D4517" w:rsidRDefault="00151958" w:rsidP="00151958">
      <w:pPr>
        <w:spacing w:after="0"/>
        <w:rPr>
          <w:del w:id="2857" w:author="Ivan Pugachev" w:date="2025-12-19T09:21:00Z"/>
          <w:rFonts w:ascii="Courier New" w:hAnsi="Courier New" w:cs="Courier New"/>
          <w:szCs w:val="22"/>
          <w:lang w:val="en-US"/>
        </w:rPr>
      </w:pPr>
      <w:del w:id="2858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FROM categories c</w:delText>
        </w:r>
      </w:del>
    </w:p>
    <w:p w14:paraId="63252F73" w14:textId="77777777" w:rsidR="00151958" w:rsidRPr="000F258F" w:rsidDel="003D4517" w:rsidRDefault="00151958" w:rsidP="00151958">
      <w:pPr>
        <w:spacing w:after="0"/>
        <w:rPr>
          <w:del w:id="2859" w:author="Ivan Pugachev" w:date="2025-12-19T09:21:00Z"/>
          <w:rFonts w:ascii="Courier New" w:hAnsi="Courier New" w:cs="Courier New"/>
          <w:szCs w:val="22"/>
          <w:lang w:val="en-US"/>
        </w:rPr>
      </w:pPr>
      <w:del w:id="2860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LEFT JOIN projects p ON c.id = p.category_id</w:delText>
        </w:r>
      </w:del>
    </w:p>
    <w:p w14:paraId="249A4CCF" w14:textId="77777777" w:rsidR="00151958" w:rsidRPr="000F258F" w:rsidDel="003D4517" w:rsidRDefault="00151958" w:rsidP="00151958">
      <w:pPr>
        <w:spacing w:after="0"/>
        <w:rPr>
          <w:del w:id="2861" w:author="Ivan Pugachev" w:date="2025-12-19T09:21:00Z"/>
          <w:rFonts w:ascii="Courier New" w:hAnsi="Courier New" w:cs="Courier New"/>
          <w:szCs w:val="22"/>
          <w:lang w:val="en-US"/>
        </w:rPr>
      </w:pPr>
      <w:del w:id="2862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GROUP BY c.id, c.name, c.description</w:delText>
        </w:r>
      </w:del>
    </w:p>
    <w:p w14:paraId="4E81689B" w14:textId="77777777" w:rsidR="00151958" w:rsidRPr="000F258F" w:rsidDel="003D4517" w:rsidRDefault="00151958" w:rsidP="00151958">
      <w:pPr>
        <w:spacing w:after="0"/>
        <w:rPr>
          <w:del w:id="2863" w:author="Ivan Pugachev" w:date="2025-12-19T09:21:00Z"/>
          <w:rFonts w:ascii="Courier New" w:hAnsi="Courier New" w:cs="Courier New"/>
          <w:szCs w:val="22"/>
          <w:lang w:val="en-US"/>
        </w:rPr>
      </w:pPr>
      <w:del w:id="2864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ORDER BY COUNT(p.id) DESC;</w:delText>
        </w:r>
      </w:del>
    </w:p>
    <w:p w14:paraId="5596E01E" w14:textId="77777777" w:rsidR="00151958" w:rsidRPr="000F258F" w:rsidDel="003D4517" w:rsidRDefault="00151958" w:rsidP="00151958">
      <w:pPr>
        <w:spacing w:after="0"/>
        <w:rPr>
          <w:del w:id="2865" w:author="Ivan Pugachev" w:date="2025-12-19T09:21:00Z"/>
          <w:rFonts w:ascii="Courier New" w:hAnsi="Courier New" w:cs="Courier New"/>
          <w:szCs w:val="22"/>
          <w:lang w:val="en-US"/>
        </w:rPr>
      </w:pPr>
      <w:del w:id="2866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 xml:space="preserve">    </w:delText>
        </w:r>
      </w:del>
    </w:p>
    <w:p w14:paraId="1820C8A0" w14:textId="77777777" w:rsidR="00151958" w:rsidDel="003D4517" w:rsidRDefault="00151958" w:rsidP="00151958">
      <w:pPr>
        <w:spacing w:after="0"/>
        <w:rPr>
          <w:del w:id="2867" w:author="Ivan Pugachev" w:date="2025-12-19T09:21:00Z"/>
          <w:rFonts w:ascii="Courier New" w:hAnsi="Courier New" w:cs="Courier New"/>
          <w:szCs w:val="22"/>
          <w:lang w:val="en-US"/>
        </w:rPr>
      </w:pPr>
      <w:del w:id="2868" w:author="Ivan Pugachev" w:date="2025-12-19T09:21:00Z">
        <w:r w:rsidRPr="000F258F" w:rsidDel="003D4517">
          <w:rPr>
            <w:rFonts w:ascii="Courier New" w:hAnsi="Courier New" w:cs="Courier New"/>
            <w:szCs w:val="22"/>
            <w:lang w:val="en-US"/>
          </w:rPr>
          <w:delText>END</w:delText>
        </w:r>
      </w:del>
    </w:p>
    <w:p w14:paraId="3CBD60EA" w14:textId="77777777" w:rsidR="00151958" w:rsidDel="003D4517" w:rsidRDefault="00151958" w:rsidP="00151958">
      <w:pPr>
        <w:spacing w:after="0"/>
        <w:rPr>
          <w:del w:id="2869" w:author="Ivan Pugachev" w:date="2025-12-19T09:21:00Z"/>
          <w:rFonts w:ascii="Courier New" w:hAnsi="Courier New" w:cs="Courier New"/>
          <w:szCs w:val="22"/>
          <w:lang w:val="en-US"/>
        </w:rPr>
      </w:pPr>
      <w:del w:id="2870" w:author="Ivan Pugachev" w:date="2025-12-19T09:21:00Z">
        <w:r w:rsidRPr="005B0DDE" w:rsidDel="003D4517">
          <w:rPr>
            <w:rFonts w:ascii="Courier New" w:hAnsi="Courier New" w:cs="Courier New"/>
            <w:noProof/>
            <w:szCs w:val="22"/>
            <w:lang w:val="en-US"/>
          </w:rPr>
          <w:drawing>
            <wp:inline distT="0" distB="0" distL="0" distR="0" wp14:anchorId="3228592A" wp14:editId="50F18124">
              <wp:extent cx="5940425" cy="1052195"/>
              <wp:effectExtent l="0" t="0" r="3175" b="0"/>
              <wp:docPr id="245679544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45679544" name=""/>
                      <pic:cNvPicPr/>
                    </pic:nvPicPr>
                    <pic:blipFill>
                      <a:blip r:embed="rId2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10521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483BD317" w14:textId="77777777" w:rsidR="00151958" w:rsidDel="003D4517" w:rsidRDefault="00151958" w:rsidP="00151958">
      <w:pPr>
        <w:spacing w:after="0"/>
        <w:rPr>
          <w:del w:id="2871" w:author="Ivan Pugachev" w:date="2025-12-19T09:21:00Z"/>
          <w:rFonts w:ascii="Courier New" w:hAnsi="Courier New" w:cs="Courier New"/>
          <w:szCs w:val="22"/>
          <w:lang w:val="en-US"/>
        </w:rPr>
      </w:pPr>
    </w:p>
    <w:p w14:paraId="3A1DEA47" w14:textId="77777777" w:rsidR="00151958" w:rsidDel="003D4517" w:rsidRDefault="00151958" w:rsidP="00151958">
      <w:pPr>
        <w:spacing w:after="0"/>
        <w:rPr>
          <w:del w:id="2872" w:author="Ivan Pugachev" w:date="2025-12-19T09:21:00Z"/>
          <w:rFonts w:ascii="Courier New" w:hAnsi="Courier New" w:cs="Courier New"/>
          <w:szCs w:val="22"/>
          <w:lang w:val="en-US"/>
        </w:rPr>
      </w:pPr>
    </w:p>
    <w:p w14:paraId="28B1863A" w14:textId="77777777" w:rsidR="00151958" w:rsidDel="003D4517" w:rsidRDefault="00151958" w:rsidP="00151958">
      <w:pPr>
        <w:spacing w:after="0"/>
        <w:rPr>
          <w:del w:id="2873" w:author="Ivan Pugachev" w:date="2025-12-19T09:21:00Z"/>
          <w:rFonts w:ascii="Courier New" w:hAnsi="Courier New" w:cs="Courier New"/>
          <w:szCs w:val="22"/>
          <w:lang w:val="en-US"/>
        </w:rPr>
      </w:pPr>
    </w:p>
    <w:p w14:paraId="3D773025" w14:textId="77777777" w:rsidR="00151958" w:rsidRPr="000F258F" w:rsidRDefault="00151958" w:rsidP="00151958">
      <w:pPr>
        <w:spacing w:after="0"/>
        <w:rPr>
          <w:rFonts w:ascii="Courier New" w:hAnsi="Courier New" w:cs="Courier New"/>
          <w:szCs w:val="22"/>
          <w:lang w:val="en-US"/>
        </w:rPr>
      </w:pPr>
    </w:p>
    <w:p w14:paraId="207EC373" w14:textId="77777777" w:rsidR="00151958" w:rsidRDefault="00151958" w:rsidP="00151958">
      <w:pPr>
        <w:jc w:val="center"/>
        <w:rPr>
          <w:ins w:id="2874" w:author="Ivan Pugachev" w:date="2026-01-12T11:45:00Z"/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1CDB9C" w14:textId="77777777" w:rsidR="00151958" w:rsidRDefault="00151958" w:rsidP="00151958">
      <w:pPr>
        <w:jc w:val="center"/>
        <w:rPr>
          <w:ins w:id="2875" w:author="Ivan Pugachev" w:date="2026-01-12T11:45:00Z"/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21B86E" w14:textId="77777777" w:rsidR="00151958" w:rsidRPr="00DB7638" w:rsidRDefault="00151958" w:rsidP="001519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C41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28AD15C0" w14:textId="77777777" w:rsidR="00151958" w:rsidRDefault="00151958" w:rsidP="0015195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индивидуального задания была р</w:t>
      </w:r>
      <w:r w:rsidRPr="00EE266E">
        <w:rPr>
          <w:rFonts w:ascii="Times New Roman" w:hAnsi="Times New Roman" w:cs="Times New Roman"/>
          <w:sz w:val="28"/>
          <w:szCs w:val="28"/>
        </w:rPr>
        <w:t>азработана и реализована реляционная база данных «</w:t>
      </w:r>
      <w:ins w:id="2876" w:author="Дмитрий Филимонов" w:date="2026-01-29T15:33:00Z">
        <w:r>
          <w:rPr>
            <w:rFonts w:ascii="Times New Roman" w:hAnsi="Times New Roman" w:cs="Times New Roman"/>
            <w:sz w:val="28"/>
            <w:szCs w:val="28"/>
            <w:lang w:val="en-US"/>
          </w:rPr>
          <w:t>event</w:t>
        </w:r>
        <w:r w:rsidRPr="00A313EC">
          <w:rPr>
            <w:rFonts w:ascii="Times New Roman" w:hAnsi="Times New Roman" w:cs="Times New Roman"/>
            <w:sz w:val="28"/>
            <w:szCs w:val="28"/>
            <w:rPrChange w:id="2877" w:author="Дмитрий Филимонов" w:date="2026-01-29T15:33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_</w:t>
        </w:r>
        <w:r>
          <w:rPr>
            <w:rFonts w:ascii="Times New Roman" w:hAnsi="Times New Roman" w:cs="Times New Roman"/>
            <w:sz w:val="28"/>
            <w:szCs w:val="28"/>
            <w:lang w:val="en-US"/>
          </w:rPr>
          <w:t>agency</w:t>
        </w:r>
      </w:ins>
      <w:ins w:id="2878" w:author="Ivan Pugachev" w:date="2025-12-19T09:57:00Z">
        <w:del w:id="2879" w:author="Дмитрий Филимонов" w:date="2026-01-29T15:33:00Z">
          <w:r w:rsidDel="00A313EC">
            <w:rPr>
              <w:rFonts w:ascii="Times New Roman" w:hAnsi="Times New Roman" w:cs="Times New Roman"/>
              <w:sz w:val="28"/>
              <w:szCs w:val="28"/>
              <w:lang w:val="en-US"/>
            </w:rPr>
            <w:delText>coffee</w:delText>
          </w:r>
          <w:r w:rsidRPr="00D30024" w:rsidDel="00A313EC">
            <w:rPr>
              <w:rFonts w:ascii="Times New Roman" w:hAnsi="Times New Roman" w:cs="Times New Roman"/>
              <w:sz w:val="28"/>
              <w:szCs w:val="28"/>
              <w:rPrChange w:id="2880" w:author="Ivan Pugachev" w:date="2025-12-19T09:57:00Z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</w:rPrChange>
            </w:rPr>
            <w:delText>_</w:delText>
          </w:r>
          <w:r w:rsidDel="00A313EC">
            <w:rPr>
              <w:rFonts w:ascii="Times New Roman" w:hAnsi="Times New Roman" w:cs="Times New Roman"/>
              <w:sz w:val="28"/>
              <w:szCs w:val="28"/>
              <w:lang w:val="en-US"/>
            </w:rPr>
            <w:delText>shop</w:delText>
          </w:r>
        </w:del>
      </w:ins>
      <w:del w:id="2881" w:author="Ivan Pugachev" w:date="2025-12-19T09:56:00Z">
        <w:r w:rsidRPr="00EE266E" w:rsidDel="00D30024">
          <w:rPr>
            <w:rFonts w:ascii="Times New Roman" w:hAnsi="Times New Roman" w:cs="Times New Roman"/>
            <w:sz w:val="28"/>
            <w:szCs w:val="28"/>
          </w:rPr>
          <w:delText>freelance</w:delText>
        </w:r>
      </w:del>
      <w:r w:rsidRPr="00EE266E">
        <w:rPr>
          <w:rFonts w:ascii="Times New Roman" w:hAnsi="Times New Roman" w:cs="Times New Roman"/>
          <w:sz w:val="28"/>
          <w:szCs w:val="28"/>
        </w:rPr>
        <w:t xml:space="preserve">» для </w:t>
      </w:r>
      <w:del w:id="2882" w:author="Ivan Pugachev" w:date="2025-12-19T09:57:00Z">
        <w:r w:rsidRPr="00EE266E" w:rsidDel="00D30024">
          <w:rPr>
            <w:rFonts w:ascii="Times New Roman" w:hAnsi="Times New Roman" w:cs="Times New Roman"/>
            <w:sz w:val="28"/>
            <w:szCs w:val="28"/>
          </w:rPr>
          <w:delText>платформы фриланс-услуг</w:delText>
        </w:r>
      </w:del>
      <w:ins w:id="2883" w:author="Дмитрий Филимонов" w:date="2026-01-29T15:33:00Z">
        <w:r>
          <w:rPr>
            <w:rFonts w:ascii="Times New Roman" w:hAnsi="Times New Roman" w:cs="Times New Roman"/>
            <w:sz w:val="28"/>
            <w:szCs w:val="28"/>
          </w:rPr>
          <w:t>ивент-</w:t>
        </w:r>
        <w:proofErr w:type="spellStart"/>
        <w:r>
          <w:rPr>
            <w:rFonts w:ascii="Times New Roman" w:hAnsi="Times New Roman" w:cs="Times New Roman"/>
            <w:sz w:val="28"/>
            <w:szCs w:val="28"/>
          </w:rPr>
          <w:t>агенства</w:t>
        </w:r>
      </w:ins>
      <w:proofErr w:type="spellEnd"/>
      <w:ins w:id="2884" w:author="Ivan Pugachev" w:date="2025-12-19T09:57:00Z">
        <w:del w:id="2885" w:author="Дмитрий Филимонов" w:date="2026-01-29T15:33:00Z">
          <w:r w:rsidDel="00A313EC">
            <w:rPr>
              <w:rFonts w:ascii="Times New Roman" w:hAnsi="Times New Roman" w:cs="Times New Roman"/>
              <w:sz w:val="28"/>
              <w:szCs w:val="28"/>
            </w:rPr>
            <w:delText>кофейни</w:delText>
          </w:r>
        </w:del>
      </w:ins>
      <w:r w:rsidRPr="00EE266E">
        <w:rPr>
          <w:rFonts w:ascii="Times New Roman" w:hAnsi="Times New Roman" w:cs="Times New Roman"/>
          <w:sz w:val="28"/>
          <w:szCs w:val="28"/>
        </w:rPr>
        <w:t xml:space="preserve"> в MySQL </w:t>
      </w:r>
      <w:proofErr w:type="spellStart"/>
      <w:r w:rsidRPr="00EE266E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EE266E">
        <w:rPr>
          <w:rFonts w:ascii="Times New Roman" w:hAnsi="Times New Roman" w:cs="Times New Roman"/>
          <w:sz w:val="28"/>
          <w:szCs w:val="28"/>
        </w:rPr>
        <w:t>: спроектирована схема (</w:t>
      </w:r>
      <w:ins w:id="2886" w:author="Ivan Pugachev" w:date="2025-12-19T09:57:00Z">
        <w:r>
          <w:rPr>
            <w:rFonts w:ascii="Times New Roman" w:hAnsi="Times New Roman" w:cs="Times New Roman"/>
            <w:sz w:val="28"/>
            <w:szCs w:val="28"/>
          </w:rPr>
          <w:t>5</w:t>
        </w:r>
      </w:ins>
      <w:del w:id="2887" w:author="Ivan Pugachev" w:date="2025-12-19T09:57:00Z">
        <w:r w:rsidRPr="00EE266E" w:rsidDel="00D30024">
          <w:rPr>
            <w:rFonts w:ascii="Times New Roman" w:hAnsi="Times New Roman" w:cs="Times New Roman"/>
            <w:sz w:val="28"/>
            <w:szCs w:val="28"/>
          </w:rPr>
          <w:delText>6</w:delText>
        </w:r>
      </w:del>
      <w:r w:rsidRPr="00EE266E">
        <w:rPr>
          <w:rFonts w:ascii="Times New Roman" w:hAnsi="Times New Roman" w:cs="Times New Roman"/>
          <w:sz w:val="28"/>
          <w:szCs w:val="28"/>
        </w:rPr>
        <w:t xml:space="preserve"> таблиц), выполнено </w:t>
      </w:r>
      <w:proofErr w:type="spellStart"/>
      <w:r w:rsidRPr="00EE266E"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 w:rsidRPr="00EE266E">
        <w:rPr>
          <w:rFonts w:ascii="Times New Roman" w:hAnsi="Times New Roman" w:cs="Times New Roman"/>
          <w:sz w:val="28"/>
          <w:szCs w:val="28"/>
        </w:rPr>
        <w:t xml:space="preserve"> Engineering и наполнение тестовыми данными.</w:t>
      </w:r>
      <w:ins w:id="2888" w:author="Ivan Pugachev" w:date="2025-12-19T09:57:00Z">
        <w:r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del w:id="2889" w:author="Ivan Pugachev" w:date="2025-12-19T09:57:00Z">
        <w:r w:rsidRPr="00EE266E" w:rsidDel="00D30024">
          <w:rPr>
            <w:rFonts w:ascii="Times New Roman" w:hAnsi="Times New Roman" w:cs="Times New Roman"/>
            <w:sz w:val="28"/>
            <w:szCs w:val="28"/>
          </w:rPr>
          <w:delText xml:space="preserve"> Реализован набор хранимых процедур для регистрации пользователей, управления проектами, контрактами и отзывами с автоматическим пересчетом рейтингов. Продемонстрированы транзакции, работа с курсором для построения отчетов и сложные выборки с объединениями таблиц. </w:delText>
        </w:r>
      </w:del>
      <w:r w:rsidRPr="00EE266E">
        <w:rPr>
          <w:rFonts w:ascii="Times New Roman" w:hAnsi="Times New Roman" w:cs="Times New Roman"/>
          <w:sz w:val="28"/>
          <w:szCs w:val="28"/>
        </w:rPr>
        <w:t>Подготовлен полный отчет с EER-диаграммой и SQL-скриптами.</w:t>
      </w:r>
    </w:p>
    <w:p w14:paraId="13282CAA" w14:textId="77777777" w:rsidR="00151958" w:rsidRPr="00D30024" w:rsidRDefault="00151958" w:rsidP="00151958">
      <w:pPr>
        <w:ind w:firstLine="708"/>
        <w:jc w:val="center"/>
        <w:rPr>
          <w:ins w:id="2890" w:author="Ivan Pugachev" w:date="2025-12-19T09:21:00Z"/>
          <w:rFonts w:ascii="Times New Roman" w:hAnsi="Times New Roman" w:cs="Times New Roman"/>
          <w:b/>
          <w:bCs/>
          <w:sz w:val="28"/>
          <w:szCs w:val="28"/>
          <w:rPrChange w:id="2891" w:author="Ivan Pugachev" w:date="2025-12-19T09:59:00Z">
            <w:rPr>
              <w:ins w:id="2892" w:author="Ivan Pugachev" w:date="2025-12-19T09:21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</w:pPr>
    </w:p>
    <w:p w14:paraId="07462351" w14:textId="77777777" w:rsidR="00151958" w:rsidRDefault="00151958" w:rsidP="00151958">
      <w:pPr>
        <w:ind w:firstLine="708"/>
        <w:jc w:val="center"/>
        <w:rPr>
          <w:ins w:id="2893" w:author="Ivan Pugachev" w:date="2025-12-19T09:59:00Z"/>
          <w:rFonts w:ascii="Times New Roman" w:hAnsi="Times New Roman" w:cs="Times New Roman"/>
          <w:b/>
          <w:bCs/>
          <w:sz w:val="28"/>
          <w:szCs w:val="28"/>
        </w:rPr>
        <w:pPrChange w:id="2894" w:author="Ivan Pugachev" w:date="2025-12-19T09:59:00Z">
          <w:pPr>
            <w:ind w:firstLine="708"/>
          </w:pPr>
        </w:pPrChange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Forward</w:t>
      </w:r>
      <w:r w:rsidRPr="00EE26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script</w:t>
      </w:r>
    </w:p>
    <w:p w14:paraId="28C59EB0" w14:textId="77777777" w:rsidR="00151958" w:rsidRPr="003114D6" w:rsidRDefault="00151958" w:rsidP="00151958">
      <w:pPr>
        <w:ind w:firstLine="708"/>
        <w:rPr>
          <w:ins w:id="2895" w:author="Дмитрий Филимонов" w:date="2026-01-29T15:10:00Z"/>
          <w:lang w:val="en-US"/>
          <w:rPrChange w:id="2896" w:author="Дмитрий Филимонов" w:date="2026-01-29T15:10:00Z">
            <w:rPr>
              <w:ins w:id="2897" w:author="Дмитрий Филимонов" w:date="2026-01-29T15:10:00Z"/>
            </w:rPr>
          </w:rPrChange>
        </w:rPr>
      </w:pPr>
      <w:ins w:id="2898" w:author="Ivan Pugachev" w:date="2025-12-19T09:58:00Z">
        <w:r w:rsidRPr="00482950">
          <w:t xml:space="preserve"> </w:t>
        </w:r>
      </w:ins>
      <w:ins w:id="2899" w:author="Дмитрий Филимонов" w:date="2026-01-29T15:10:00Z">
        <w:r w:rsidRPr="003114D6">
          <w:rPr>
            <w:lang w:val="en-US"/>
            <w:rPrChange w:id="2900" w:author="Дмитрий Филимонов" w:date="2026-01-29T15:10:00Z">
              <w:rPr/>
            </w:rPrChange>
          </w:rPr>
          <w:t>-- MySQL Workbench Forward Engineering</w:t>
        </w:r>
      </w:ins>
    </w:p>
    <w:p w14:paraId="40658B9F" w14:textId="77777777" w:rsidR="00151958" w:rsidRPr="003114D6" w:rsidRDefault="00151958" w:rsidP="00151958">
      <w:pPr>
        <w:ind w:firstLine="708"/>
        <w:rPr>
          <w:ins w:id="2901" w:author="Дмитрий Филимонов" w:date="2026-01-29T15:10:00Z"/>
          <w:lang w:val="en-US"/>
          <w:rPrChange w:id="2902" w:author="Дмитрий Филимонов" w:date="2026-01-29T15:10:00Z">
            <w:rPr>
              <w:ins w:id="2903" w:author="Дмитрий Филимонов" w:date="2026-01-29T15:10:00Z"/>
            </w:rPr>
          </w:rPrChange>
        </w:rPr>
      </w:pPr>
    </w:p>
    <w:p w14:paraId="12AA29C2" w14:textId="77777777" w:rsidR="00151958" w:rsidRPr="003114D6" w:rsidRDefault="00151958" w:rsidP="00151958">
      <w:pPr>
        <w:ind w:firstLine="708"/>
        <w:rPr>
          <w:ins w:id="2904" w:author="Дмитрий Филимонов" w:date="2026-01-29T15:10:00Z"/>
          <w:lang w:val="en-US"/>
          <w:rPrChange w:id="2905" w:author="Дмитрий Филимонов" w:date="2026-01-29T15:10:00Z">
            <w:rPr>
              <w:ins w:id="2906" w:author="Дмитрий Филимонов" w:date="2026-01-29T15:10:00Z"/>
            </w:rPr>
          </w:rPrChange>
        </w:rPr>
      </w:pPr>
      <w:ins w:id="2907" w:author="Дмитрий Филимонов" w:date="2026-01-29T15:10:00Z">
        <w:r w:rsidRPr="003114D6">
          <w:rPr>
            <w:lang w:val="en-US"/>
            <w:rPrChange w:id="2908" w:author="Дмитрий Филимонов" w:date="2026-01-29T15:10:00Z">
              <w:rPr/>
            </w:rPrChange>
          </w:rPr>
          <w:t>SET @OLD_UNIQUE_CHECKS=@@UNIQUE_CHECKS, UNIQUE_CHECKS=0;</w:t>
        </w:r>
      </w:ins>
    </w:p>
    <w:p w14:paraId="2510A689" w14:textId="77777777" w:rsidR="00151958" w:rsidRPr="003114D6" w:rsidRDefault="00151958" w:rsidP="00151958">
      <w:pPr>
        <w:ind w:firstLine="708"/>
        <w:rPr>
          <w:ins w:id="2909" w:author="Дмитрий Филимонов" w:date="2026-01-29T15:10:00Z"/>
          <w:lang w:val="en-US"/>
          <w:rPrChange w:id="2910" w:author="Дмитрий Филимонов" w:date="2026-01-29T15:10:00Z">
            <w:rPr>
              <w:ins w:id="2911" w:author="Дмитрий Филимонов" w:date="2026-01-29T15:10:00Z"/>
            </w:rPr>
          </w:rPrChange>
        </w:rPr>
      </w:pPr>
      <w:ins w:id="2912" w:author="Дмитрий Филимонов" w:date="2026-01-29T15:10:00Z">
        <w:r w:rsidRPr="003114D6">
          <w:rPr>
            <w:lang w:val="en-US"/>
            <w:rPrChange w:id="2913" w:author="Дмитрий Филимонов" w:date="2026-01-29T15:10:00Z">
              <w:rPr/>
            </w:rPrChange>
          </w:rPr>
          <w:t>SET @OLD_FOREIGN_KEY_CHECKS=@@FOREIGN_KEY_CHECKS, FOREIGN_KEY_CHECKS=0;</w:t>
        </w:r>
      </w:ins>
    </w:p>
    <w:p w14:paraId="0AD18BF2" w14:textId="77777777" w:rsidR="00151958" w:rsidRPr="003114D6" w:rsidRDefault="00151958" w:rsidP="00151958">
      <w:pPr>
        <w:ind w:firstLine="708"/>
        <w:rPr>
          <w:ins w:id="2914" w:author="Дмитрий Филимонов" w:date="2026-01-29T15:10:00Z"/>
          <w:lang w:val="en-US"/>
          <w:rPrChange w:id="2915" w:author="Дмитрий Филимонов" w:date="2026-01-29T15:10:00Z">
            <w:rPr>
              <w:ins w:id="2916" w:author="Дмитрий Филимонов" w:date="2026-01-29T15:10:00Z"/>
            </w:rPr>
          </w:rPrChange>
        </w:rPr>
      </w:pPr>
      <w:ins w:id="2917" w:author="Дмитрий Филимонов" w:date="2026-01-29T15:10:00Z">
        <w:r w:rsidRPr="003114D6">
          <w:rPr>
            <w:lang w:val="en-US"/>
            <w:rPrChange w:id="2918" w:author="Дмитрий Филимонов" w:date="2026-01-29T15:10:00Z">
              <w:rPr/>
            </w:rPrChange>
          </w:rPr>
          <w:t>SET @OLD_SQL_MODE=@@SQL_MODE, SQL_MODE='ONLY_FULL_GROUP_</w:t>
        </w:r>
        <w:proofErr w:type="gramStart"/>
        <w:r w:rsidRPr="003114D6">
          <w:rPr>
            <w:lang w:val="en-US"/>
            <w:rPrChange w:id="2919" w:author="Дмитрий Филимонов" w:date="2026-01-29T15:10:00Z">
              <w:rPr/>
            </w:rPrChange>
          </w:rPr>
          <w:t>BY,STRICT</w:t>
        </w:r>
        <w:proofErr w:type="gramEnd"/>
        <w:r w:rsidRPr="003114D6">
          <w:rPr>
            <w:lang w:val="en-US"/>
            <w:rPrChange w:id="2920" w:author="Дмитрий Филимонов" w:date="2026-01-29T15:10:00Z">
              <w:rPr/>
            </w:rPrChange>
          </w:rPr>
          <w:t>_TRANS_TABLES,NO_ZERO_IN_DATE,NO_ZERO_DATE,ERROR_FOR_DIVISION_BY_ZERO,NO_ENGINE_SUBSTITUTION';</w:t>
        </w:r>
      </w:ins>
    </w:p>
    <w:p w14:paraId="23F282E8" w14:textId="77777777" w:rsidR="00151958" w:rsidRPr="003114D6" w:rsidRDefault="00151958" w:rsidP="00151958">
      <w:pPr>
        <w:ind w:firstLine="708"/>
        <w:rPr>
          <w:ins w:id="2921" w:author="Дмитрий Филимонов" w:date="2026-01-29T15:10:00Z"/>
          <w:lang w:val="en-US"/>
          <w:rPrChange w:id="2922" w:author="Дмитрий Филимонов" w:date="2026-01-29T15:10:00Z">
            <w:rPr>
              <w:ins w:id="2923" w:author="Дмитрий Филимонов" w:date="2026-01-29T15:10:00Z"/>
            </w:rPr>
          </w:rPrChange>
        </w:rPr>
      </w:pPr>
    </w:p>
    <w:p w14:paraId="2994B667" w14:textId="77777777" w:rsidR="00151958" w:rsidRPr="003114D6" w:rsidRDefault="00151958" w:rsidP="00151958">
      <w:pPr>
        <w:ind w:firstLine="708"/>
        <w:rPr>
          <w:ins w:id="2924" w:author="Дмитрий Филимонов" w:date="2026-01-29T15:10:00Z"/>
          <w:lang w:val="en-US"/>
          <w:rPrChange w:id="2925" w:author="Дмитрий Филимонов" w:date="2026-01-29T15:10:00Z">
            <w:rPr>
              <w:ins w:id="2926" w:author="Дмитрий Филимонов" w:date="2026-01-29T15:10:00Z"/>
            </w:rPr>
          </w:rPrChange>
        </w:rPr>
      </w:pPr>
      <w:ins w:id="2927" w:author="Дмитрий Филимонов" w:date="2026-01-29T15:10:00Z">
        <w:r w:rsidRPr="003114D6">
          <w:rPr>
            <w:lang w:val="en-US"/>
            <w:rPrChange w:id="2928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49266921" w14:textId="77777777" w:rsidR="00151958" w:rsidRPr="003114D6" w:rsidRDefault="00151958" w:rsidP="00151958">
      <w:pPr>
        <w:ind w:firstLine="708"/>
        <w:rPr>
          <w:ins w:id="2929" w:author="Дмитрий Филимонов" w:date="2026-01-29T15:10:00Z"/>
          <w:lang w:val="en-US"/>
          <w:rPrChange w:id="2930" w:author="Дмитрий Филимонов" w:date="2026-01-29T15:10:00Z">
            <w:rPr>
              <w:ins w:id="2931" w:author="Дмитрий Филимонов" w:date="2026-01-29T15:10:00Z"/>
            </w:rPr>
          </w:rPrChange>
        </w:rPr>
      </w:pPr>
      <w:ins w:id="2932" w:author="Дмитрий Филимонов" w:date="2026-01-29T15:10:00Z">
        <w:r w:rsidRPr="003114D6">
          <w:rPr>
            <w:lang w:val="en-US"/>
            <w:rPrChange w:id="2933" w:author="Дмитрий Филимонов" w:date="2026-01-29T15:10:00Z">
              <w:rPr/>
            </w:rPrChange>
          </w:rPr>
          <w:t xml:space="preserve">-- Schema </w:t>
        </w:r>
        <w:proofErr w:type="spellStart"/>
        <w:r w:rsidRPr="003114D6">
          <w:rPr>
            <w:lang w:val="en-US"/>
            <w:rPrChange w:id="2934" w:author="Дмитрий Филимонов" w:date="2026-01-29T15:10:00Z">
              <w:rPr/>
            </w:rPrChange>
          </w:rPr>
          <w:t>event_agency</w:t>
        </w:r>
        <w:proofErr w:type="spellEnd"/>
      </w:ins>
    </w:p>
    <w:p w14:paraId="619BFD6A" w14:textId="77777777" w:rsidR="00151958" w:rsidRPr="003114D6" w:rsidRDefault="00151958" w:rsidP="00151958">
      <w:pPr>
        <w:ind w:firstLine="708"/>
        <w:rPr>
          <w:ins w:id="2935" w:author="Дмитрий Филимонов" w:date="2026-01-29T15:10:00Z"/>
          <w:lang w:val="en-US"/>
          <w:rPrChange w:id="2936" w:author="Дмитрий Филимонов" w:date="2026-01-29T15:10:00Z">
            <w:rPr>
              <w:ins w:id="2937" w:author="Дмитрий Филимонов" w:date="2026-01-29T15:10:00Z"/>
            </w:rPr>
          </w:rPrChange>
        </w:rPr>
      </w:pPr>
      <w:ins w:id="2938" w:author="Дмитрий Филимонов" w:date="2026-01-29T15:10:00Z">
        <w:r w:rsidRPr="003114D6">
          <w:rPr>
            <w:lang w:val="en-US"/>
            <w:rPrChange w:id="2939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3855B0F6" w14:textId="77777777" w:rsidR="00151958" w:rsidRPr="003114D6" w:rsidRDefault="00151958" w:rsidP="00151958">
      <w:pPr>
        <w:ind w:firstLine="708"/>
        <w:rPr>
          <w:ins w:id="2940" w:author="Дмитрий Филимонов" w:date="2026-01-29T15:10:00Z"/>
          <w:lang w:val="en-US"/>
          <w:rPrChange w:id="2941" w:author="Дмитрий Филимонов" w:date="2026-01-29T15:10:00Z">
            <w:rPr>
              <w:ins w:id="2942" w:author="Дмитрий Филимонов" w:date="2026-01-29T15:10:00Z"/>
            </w:rPr>
          </w:rPrChange>
        </w:rPr>
      </w:pPr>
    </w:p>
    <w:p w14:paraId="4A72A4F5" w14:textId="77777777" w:rsidR="00151958" w:rsidRPr="003114D6" w:rsidRDefault="00151958" w:rsidP="00151958">
      <w:pPr>
        <w:ind w:firstLine="708"/>
        <w:rPr>
          <w:ins w:id="2943" w:author="Дмитрий Филимонов" w:date="2026-01-29T15:10:00Z"/>
          <w:lang w:val="en-US"/>
          <w:rPrChange w:id="2944" w:author="Дмитрий Филимонов" w:date="2026-01-29T15:10:00Z">
            <w:rPr>
              <w:ins w:id="2945" w:author="Дмитрий Филимонов" w:date="2026-01-29T15:10:00Z"/>
            </w:rPr>
          </w:rPrChange>
        </w:rPr>
      </w:pPr>
      <w:ins w:id="2946" w:author="Дмитрий Филимонов" w:date="2026-01-29T15:10:00Z">
        <w:r w:rsidRPr="003114D6">
          <w:rPr>
            <w:lang w:val="en-US"/>
            <w:rPrChange w:id="2947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2B2F31CF" w14:textId="77777777" w:rsidR="00151958" w:rsidRPr="003114D6" w:rsidRDefault="00151958" w:rsidP="00151958">
      <w:pPr>
        <w:ind w:firstLine="708"/>
        <w:rPr>
          <w:ins w:id="2948" w:author="Дмитрий Филимонов" w:date="2026-01-29T15:10:00Z"/>
          <w:lang w:val="en-US"/>
          <w:rPrChange w:id="2949" w:author="Дмитрий Филимонов" w:date="2026-01-29T15:10:00Z">
            <w:rPr>
              <w:ins w:id="2950" w:author="Дмитрий Филимонов" w:date="2026-01-29T15:10:00Z"/>
            </w:rPr>
          </w:rPrChange>
        </w:rPr>
      </w:pPr>
      <w:ins w:id="2951" w:author="Дмитрий Филимонов" w:date="2026-01-29T15:10:00Z">
        <w:r w:rsidRPr="003114D6">
          <w:rPr>
            <w:lang w:val="en-US"/>
            <w:rPrChange w:id="2952" w:author="Дмитрий Филимонов" w:date="2026-01-29T15:10:00Z">
              <w:rPr/>
            </w:rPrChange>
          </w:rPr>
          <w:t xml:space="preserve">-- Schema </w:t>
        </w:r>
        <w:proofErr w:type="spellStart"/>
        <w:r w:rsidRPr="003114D6">
          <w:rPr>
            <w:lang w:val="en-US"/>
            <w:rPrChange w:id="2953" w:author="Дмитрий Филимонов" w:date="2026-01-29T15:10:00Z">
              <w:rPr/>
            </w:rPrChange>
          </w:rPr>
          <w:t>event_agency</w:t>
        </w:r>
        <w:proofErr w:type="spellEnd"/>
      </w:ins>
    </w:p>
    <w:p w14:paraId="4C968DC4" w14:textId="77777777" w:rsidR="00151958" w:rsidRPr="003114D6" w:rsidRDefault="00151958" w:rsidP="00151958">
      <w:pPr>
        <w:ind w:firstLine="708"/>
        <w:rPr>
          <w:ins w:id="2954" w:author="Дмитрий Филимонов" w:date="2026-01-29T15:10:00Z"/>
          <w:lang w:val="en-US"/>
          <w:rPrChange w:id="2955" w:author="Дмитрий Филимонов" w:date="2026-01-29T15:10:00Z">
            <w:rPr>
              <w:ins w:id="2956" w:author="Дмитрий Филимонов" w:date="2026-01-29T15:10:00Z"/>
            </w:rPr>
          </w:rPrChange>
        </w:rPr>
      </w:pPr>
      <w:ins w:id="2957" w:author="Дмитрий Филимонов" w:date="2026-01-29T15:10:00Z">
        <w:r w:rsidRPr="003114D6">
          <w:rPr>
            <w:lang w:val="en-US"/>
            <w:rPrChange w:id="2958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46C9818D" w14:textId="77777777" w:rsidR="00151958" w:rsidRPr="003114D6" w:rsidRDefault="00151958" w:rsidP="00151958">
      <w:pPr>
        <w:ind w:firstLine="708"/>
        <w:rPr>
          <w:ins w:id="2959" w:author="Дмитрий Филимонов" w:date="2026-01-29T15:10:00Z"/>
          <w:lang w:val="en-US"/>
          <w:rPrChange w:id="2960" w:author="Дмитрий Филимонов" w:date="2026-01-29T15:10:00Z">
            <w:rPr>
              <w:ins w:id="2961" w:author="Дмитрий Филимонов" w:date="2026-01-29T15:10:00Z"/>
            </w:rPr>
          </w:rPrChange>
        </w:rPr>
      </w:pPr>
      <w:ins w:id="2962" w:author="Дмитрий Филимонов" w:date="2026-01-29T15:10:00Z">
        <w:r w:rsidRPr="003114D6">
          <w:rPr>
            <w:lang w:val="en-US"/>
            <w:rPrChange w:id="2963" w:author="Дмитрий Филимонов" w:date="2026-01-29T15:10:00Z">
              <w:rPr/>
            </w:rPrChange>
          </w:rPr>
          <w:t>CREATE SCHEMA IF NOT EXISTS `</w:t>
        </w:r>
        <w:proofErr w:type="spellStart"/>
        <w:r w:rsidRPr="003114D6">
          <w:rPr>
            <w:lang w:val="en-US"/>
            <w:rPrChange w:id="2964" w:author="Дмитрий Филимонов" w:date="2026-01-29T15:10:00Z">
              <w:rPr/>
            </w:rPrChange>
          </w:rPr>
          <w:t>event_agency</w:t>
        </w:r>
        <w:proofErr w:type="spellEnd"/>
        <w:r w:rsidRPr="003114D6">
          <w:rPr>
            <w:lang w:val="en-US"/>
            <w:rPrChange w:id="2965" w:author="Дмитрий Филимонов" w:date="2026-01-29T15:10:00Z">
              <w:rPr/>
            </w:rPrChange>
          </w:rPr>
          <w:t>` DEFAULT CHARACTER SET utf</w:t>
        </w:r>
        <w:proofErr w:type="gramStart"/>
        <w:r w:rsidRPr="003114D6">
          <w:rPr>
            <w:lang w:val="en-US"/>
            <w:rPrChange w:id="2966" w:author="Дмитрий Филимонов" w:date="2026-01-29T15:10:00Z">
              <w:rPr/>
            </w:rPrChange>
          </w:rPr>
          <w:t>8 ;</w:t>
        </w:r>
        <w:proofErr w:type="gramEnd"/>
      </w:ins>
    </w:p>
    <w:p w14:paraId="3B7BE6E6" w14:textId="77777777" w:rsidR="00151958" w:rsidRPr="003114D6" w:rsidRDefault="00151958" w:rsidP="00151958">
      <w:pPr>
        <w:ind w:firstLine="708"/>
        <w:rPr>
          <w:ins w:id="2967" w:author="Дмитрий Филимонов" w:date="2026-01-29T15:10:00Z"/>
          <w:lang w:val="en-US"/>
          <w:rPrChange w:id="2968" w:author="Дмитрий Филимонов" w:date="2026-01-29T15:10:00Z">
            <w:rPr>
              <w:ins w:id="2969" w:author="Дмитрий Филимонов" w:date="2026-01-29T15:10:00Z"/>
            </w:rPr>
          </w:rPrChange>
        </w:rPr>
      </w:pPr>
      <w:ins w:id="2970" w:author="Дмитрий Филимонов" w:date="2026-01-29T15:10:00Z">
        <w:r w:rsidRPr="003114D6">
          <w:rPr>
            <w:lang w:val="en-US"/>
            <w:rPrChange w:id="2971" w:author="Дмитрий Филимонов" w:date="2026-01-29T15:10:00Z">
              <w:rPr/>
            </w:rPrChange>
          </w:rPr>
          <w:t>USE `</w:t>
        </w:r>
        <w:proofErr w:type="spellStart"/>
        <w:r w:rsidRPr="003114D6">
          <w:rPr>
            <w:lang w:val="en-US"/>
            <w:rPrChange w:id="2972" w:author="Дмитрий Филимонов" w:date="2026-01-29T15:10:00Z">
              <w:rPr/>
            </w:rPrChange>
          </w:rPr>
          <w:t>event_agency</w:t>
        </w:r>
        <w:proofErr w:type="spellEnd"/>
        <w:proofErr w:type="gramStart"/>
        <w:r w:rsidRPr="003114D6">
          <w:rPr>
            <w:lang w:val="en-US"/>
            <w:rPrChange w:id="2973" w:author="Дмитрий Филимонов" w:date="2026-01-29T15:10:00Z">
              <w:rPr/>
            </w:rPrChange>
          </w:rPr>
          <w:t>` ;</w:t>
        </w:r>
        <w:proofErr w:type="gramEnd"/>
      </w:ins>
    </w:p>
    <w:p w14:paraId="1B55D5E1" w14:textId="77777777" w:rsidR="00151958" w:rsidRPr="003114D6" w:rsidRDefault="00151958" w:rsidP="00151958">
      <w:pPr>
        <w:ind w:firstLine="708"/>
        <w:rPr>
          <w:ins w:id="2974" w:author="Дмитрий Филимонов" w:date="2026-01-29T15:10:00Z"/>
          <w:lang w:val="en-US"/>
          <w:rPrChange w:id="2975" w:author="Дмитрий Филимонов" w:date="2026-01-29T15:10:00Z">
            <w:rPr>
              <w:ins w:id="2976" w:author="Дмитрий Филимонов" w:date="2026-01-29T15:10:00Z"/>
            </w:rPr>
          </w:rPrChange>
        </w:rPr>
      </w:pPr>
    </w:p>
    <w:p w14:paraId="46FAE7CA" w14:textId="77777777" w:rsidR="00151958" w:rsidRPr="003114D6" w:rsidRDefault="00151958" w:rsidP="00151958">
      <w:pPr>
        <w:ind w:firstLine="708"/>
        <w:rPr>
          <w:ins w:id="2977" w:author="Дмитрий Филимонов" w:date="2026-01-29T15:10:00Z"/>
          <w:lang w:val="en-US"/>
          <w:rPrChange w:id="2978" w:author="Дмитрий Филимонов" w:date="2026-01-29T15:10:00Z">
            <w:rPr>
              <w:ins w:id="2979" w:author="Дмитрий Филимонов" w:date="2026-01-29T15:10:00Z"/>
            </w:rPr>
          </w:rPrChange>
        </w:rPr>
      </w:pPr>
      <w:ins w:id="2980" w:author="Дмитрий Филимонов" w:date="2026-01-29T15:10:00Z">
        <w:r w:rsidRPr="003114D6">
          <w:rPr>
            <w:lang w:val="en-US"/>
            <w:rPrChange w:id="2981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229AFC10" w14:textId="77777777" w:rsidR="00151958" w:rsidRPr="003114D6" w:rsidRDefault="00151958" w:rsidP="00151958">
      <w:pPr>
        <w:ind w:firstLine="708"/>
        <w:rPr>
          <w:ins w:id="2982" w:author="Дмитрий Филимонов" w:date="2026-01-29T15:10:00Z"/>
          <w:lang w:val="en-US"/>
          <w:rPrChange w:id="2983" w:author="Дмитрий Филимонов" w:date="2026-01-29T15:10:00Z">
            <w:rPr>
              <w:ins w:id="2984" w:author="Дмитрий Филимонов" w:date="2026-01-29T15:10:00Z"/>
            </w:rPr>
          </w:rPrChange>
        </w:rPr>
      </w:pPr>
      <w:ins w:id="2985" w:author="Дмитрий Филимонов" w:date="2026-01-29T15:10:00Z">
        <w:r w:rsidRPr="003114D6">
          <w:rPr>
            <w:lang w:val="en-US"/>
            <w:rPrChange w:id="2986" w:author="Дмитрий Филимонов" w:date="2026-01-29T15:10:00Z">
              <w:rPr/>
            </w:rPrChange>
          </w:rPr>
          <w:t>-- Table `</w:t>
        </w:r>
        <w:proofErr w:type="spellStart"/>
        <w:r w:rsidRPr="003114D6">
          <w:rPr>
            <w:lang w:val="en-US"/>
            <w:rPrChange w:id="2987" w:author="Дмитрий Филимонов" w:date="2026-01-29T15:10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2988" w:author="Дмитрий Филимонов" w:date="2026-01-29T15:10:00Z">
              <w:rPr/>
            </w:rPrChange>
          </w:rPr>
          <w:t>`.`</w:t>
        </w:r>
        <w:proofErr w:type="gramEnd"/>
        <w:r w:rsidRPr="003114D6">
          <w:rPr>
            <w:lang w:val="en-US"/>
            <w:rPrChange w:id="2989" w:author="Дмитрий Филимонов" w:date="2026-01-29T15:10:00Z">
              <w:rPr/>
            </w:rPrChange>
          </w:rPr>
          <w:t>clients</w:t>
        </w:r>
        <w:proofErr w:type="spellEnd"/>
        <w:r w:rsidRPr="003114D6">
          <w:rPr>
            <w:lang w:val="en-US"/>
            <w:rPrChange w:id="2990" w:author="Дмитрий Филимонов" w:date="2026-01-29T15:10:00Z">
              <w:rPr/>
            </w:rPrChange>
          </w:rPr>
          <w:t>`</w:t>
        </w:r>
      </w:ins>
    </w:p>
    <w:p w14:paraId="2EC4B6D3" w14:textId="77777777" w:rsidR="00151958" w:rsidRPr="003114D6" w:rsidRDefault="00151958" w:rsidP="00151958">
      <w:pPr>
        <w:ind w:firstLine="708"/>
        <w:rPr>
          <w:ins w:id="2991" w:author="Дмитрий Филимонов" w:date="2026-01-29T15:10:00Z"/>
          <w:lang w:val="en-US"/>
          <w:rPrChange w:id="2992" w:author="Дмитрий Филимонов" w:date="2026-01-29T15:10:00Z">
            <w:rPr>
              <w:ins w:id="2993" w:author="Дмитрий Филимонов" w:date="2026-01-29T15:10:00Z"/>
            </w:rPr>
          </w:rPrChange>
        </w:rPr>
      </w:pPr>
      <w:ins w:id="2994" w:author="Дмитрий Филимонов" w:date="2026-01-29T15:10:00Z">
        <w:r w:rsidRPr="003114D6">
          <w:rPr>
            <w:lang w:val="en-US"/>
            <w:rPrChange w:id="2995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4BA67B4B" w14:textId="77777777" w:rsidR="00151958" w:rsidRPr="003114D6" w:rsidRDefault="00151958" w:rsidP="00151958">
      <w:pPr>
        <w:ind w:firstLine="708"/>
        <w:rPr>
          <w:ins w:id="2996" w:author="Дмитрий Филимонов" w:date="2026-01-29T15:10:00Z"/>
          <w:lang w:val="en-US"/>
          <w:rPrChange w:id="2997" w:author="Дмитрий Филимонов" w:date="2026-01-29T15:10:00Z">
            <w:rPr>
              <w:ins w:id="2998" w:author="Дмитрий Филимонов" w:date="2026-01-29T15:10:00Z"/>
            </w:rPr>
          </w:rPrChange>
        </w:rPr>
      </w:pPr>
      <w:ins w:id="2999" w:author="Дмитрий Филимонов" w:date="2026-01-29T15:10:00Z">
        <w:r w:rsidRPr="003114D6">
          <w:rPr>
            <w:lang w:val="en-US"/>
            <w:rPrChange w:id="3000" w:author="Дмитрий Филимонов" w:date="2026-01-29T15:10:00Z">
              <w:rPr/>
            </w:rPrChange>
          </w:rPr>
          <w:t>DROP TABLE IF EXISTS `</w:t>
        </w:r>
        <w:proofErr w:type="spellStart"/>
        <w:r w:rsidRPr="003114D6">
          <w:rPr>
            <w:lang w:val="en-US"/>
            <w:rPrChange w:id="3001" w:author="Дмитрий Филимонов" w:date="2026-01-29T15:10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3002" w:author="Дмитрий Филимонов" w:date="2026-01-29T15:10:00Z">
              <w:rPr/>
            </w:rPrChange>
          </w:rPr>
          <w:t>`.`</w:t>
        </w:r>
        <w:proofErr w:type="gramEnd"/>
        <w:r w:rsidRPr="003114D6">
          <w:rPr>
            <w:lang w:val="en-US"/>
            <w:rPrChange w:id="3003" w:author="Дмитрий Филимонов" w:date="2026-01-29T15:10:00Z">
              <w:rPr/>
            </w:rPrChange>
          </w:rPr>
          <w:t>clients</w:t>
        </w:r>
        <w:proofErr w:type="spellEnd"/>
        <w:r w:rsidRPr="003114D6">
          <w:rPr>
            <w:lang w:val="en-US"/>
            <w:rPrChange w:id="3004" w:author="Дмитрий Филимонов" w:date="2026-01-29T15:10:00Z">
              <w:rPr/>
            </w:rPrChange>
          </w:rPr>
          <w:t>` ;</w:t>
        </w:r>
      </w:ins>
    </w:p>
    <w:p w14:paraId="4CD4C064" w14:textId="77777777" w:rsidR="00151958" w:rsidRPr="003114D6" w:rsidRDefault="00151958" w:rsidP="00151958">
      <w:pPr>
        <w:ind w:firstLine="708"/>
        <w:rPr>
          <w:ins w:id="3005" w:author="Дмитрий Филимонов" w:date="2026-01-29T15:10:00Z"/>
          <w:lang w:val="en-US"/>
          <w:rPrChange w:id="3006" w:author="Дмитрий Филимонов" w:date="2026-01-29T15:10:00Z">
            <w:rPr>
              <w:ins w:id="3007" w:author="Дмитрий Филимонов" w:date="2026-01-29T15:10:00Z"/>
            </w:rPr>
          </w:rPrChange>
        </w:rPr>
      </w:pPr>
    </w:p>
    <w:p w14:paraId="18E5957F" w14:textId="77777777" w:rsidR="00151958" w:rsidRPr="003114D6" w:rsidRDefault="00151958" w:rsidP="00151958">
      <w:pPr>
        <w:ind w:firstLine="708"/>
        <w:rPr>
          <w:ins w:id="3008" w:author="Дмитрий Филимонов" w:date="2026-01-29T15:10:00Z"/>
          <w:lang w:val="en-US"/>
          <w:rPrChange w:id="3009" w:author="Дмитрий Филимонов" w:date="2026-01-29T15:10:00Z">
            <w:rPr>
              <w:ins w:id="3010" w:author="Дмитрий Филимонов" w:date="2026-01-29T15:10:00Z"/>
            </w:rPr>
          </w:rPrChange>
        </w:rPr>
      </w:pPr>
      <w:ins w:id="3011" w:author="Дмитрий Филимонов" w:date="2026-01-29T15:10:00Z">
        <w:r w:rsidRPr="003114D6">
          <w:rPr>
            <w:lang w:val="en-US"/>
            <w:rPrChange w:id="3012" w:author="Дмитрий Филимонов" w:date="2026-01-29T15:10:00Z">
              <w:rPr/>
            </w:rPrChange>
          </w:rPr>
          <w:t>CREATE TABLE IF NOT EXISTS `</w:t>
        </w:r>
        <w:proofErr w:type="spellStart"/>
        <w:r w:rsidRPr="003114D6">
          <w:rPr>
            <w:lang w:val="en-US"/>
            <w:rPrChange w:id="3013" w:author="Дмитрий Филимонов" w:date="2026-01-29T15:10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3014" w:author="Дмитрий Филимонов" w:date="2026-01-29T15:10:00Z">
              <w:rPr/>
            </w:rPrChange>
          </w:rPr>
          <w:t>`.`</w:t>
        </w:r>
        <w:proofErr w:type="gramEnd"/>
        <w:r w:rsidRPr="003114D6">
          <w:rPr>
            <w:lang w:val="en-US"/>
            <w:rPrChange w:id="3015" w:author="Дмитрий Филимонов" w:date="2026-01-29T15:10:00Z">
              <w:rPr/>
            </w:rPrChange>
          </w:rPr>
          <w:t>clients</w:t>
        </w:r>
        <w:proofErr w:type="spellEnd"/>
        <w:r w:rsidRPr="003114D6">
          <w:rPr>
            <w:lang w:val="en-US"/>
            <w:rPrChange w:id="3016" w:author="Дмитрий Филимонов" w:date="2026-01-29T15:10:00Z">
              <w:rPr/>
            </w:rPrChange>
          </w:rPr>
          <w:t>` (</w:t>
        </w:r>
      </w:ins>
    </w:p>
    <w:p w14:paraId="3AA4E275" w14:textId="77777777" w:rsidR="00151958" w:rsidRPr="003114D6" w:rsidRDefault="00151958" w:rsidP="00151958">
      <w:pPr>
        <w:ind w:firstLine="708"/>
        <w:rPr>
          <w:ins w:id="3017" w:author="Дмитрий Филимонов" w:date="2026-01-29T15:10:00Z"/>
          <w:lang w:val="en-US"/>
          <w:rPrChange w:id="3018" w:author="Дмитрий Филимонов" w:date="2026-01-29T15:10:00Z">
            <w:rPr>
              <w:ins w:id="3019" w:author="Дмитрий Филимонов" w:date="2026-01-29T15:10:00Z"/>
            </w:rPr>
          </w:rPrChange>
        </w:rPr>
      </w:pPr>
      <w:ins w:id="3020" w:author="Дмитрий Филимонов" w:date="2026-01-29T15:10:00Z">
        <w:r w:rsidRPr="003114D6">
          <w:rPr>
            <w:lang w:val="en-US"/>
            <w:rPrChange w:id="3021" w:author="Дмитрий Филимонов" w:date="2026-01-29T15:10:00Z">
              <w:rPr/>
            </w:rPrChange>
          </w:rPr>
          <w:t xml:space="preserve">  `</w:t>
        </w:r>
        <w:proofErr w:type="spellStart"/>
        <w:r w:rsidRPr="003114D6">
          <w:rPr>
            <w:lang w:val="en-US"/>
            <w:rPrChange w:id="3022" w:author="Дмитрий Филимонов" w:date="2026-01-29T15:10:00Z">
              <w:rPr/>
            </w:rPrChange>
          </w:rPr>
          <w:t>client_id</w:t>
        </w:r>
        <w:proofErr w:type="spellEnd"/>
        <w:r w:rsidRPr="003114D6">
          <w:rPr>
            <w:lang w:val="en-US"/>
            <w:rPrChange w:id="3023" w:author="Дмитрий Филимонов" w:date="2026-01-29T15:10:00Z">
              <w:rPr/>
            </w:rPrChange>
          </w:rPr>
          <w:t>` INT NOT NULL,</w:t>
        </w:r>
      </w:ins>
    </w:p>
    <w:p w14:paraId="62907A9E" w14:textId="77777777" w:rsidR="00151958" w:rsidRPr="003114D6" w:rsidRDefault="00151958" w:rsidP="00151958">
      <w:pPr>
        <w:ind w:firstLine="708"/>
        <w:rPr>
          <w:ins w:id="3024" w:author="Дмитрий Филимонов" w:date="2026-01-29T15:10:00Z"/>
          <w:lang w:val="en-US"/>
          <w:rPrChange w:id="3025" w:author="Дмитрий Филимонов" w:date="2026-01-29T15:10:00Z">
            <w:rPr>
              <w:ins w:id="3026" w:author="Дмитрий Филимонов" w:date="2026-01-29T15:10:00Z"/>
            </w:rPr>
          </w:rPrChange>
        </w:rPr>
      </w:pPr>
      <w:ins w:id="3027" w:author="Дмитрий Филимонов" w:date="2026-01-29T15:10:00Z">
        <w:r w:rsidRPr="003114D6">
          <w:rPr>
            <w:lang w:val="en-US"/>
            <w:rPrChange w:id="3028" w:author="Дмитрий Филимонов" w:date="2026-01-29T15:10:00Z">
              <w:rPr/>
            </w:rPrChange>
          </w:rPr>
          <w:t xml:space="preserve">  `</w:t>
        </w:r>
        <w:proofErr w:type="spellStart"/>
        <w:r w:rsidRPr="003114D6">
          <w:rPr>
            <w:lang w:val="en-US"/>
            <w:rPrChange w:id="3029" w:author="Дмитрий Филимонов" w:date="2026-01-29T15:10:00Z">
              <w:rPr/>
            </w:rPrChange>
          </w:rPr>
          <w:t>full_name</w:t>
        </w:r>
        <w:proofErr w:type="spellEnd"/>
        <w:r w:rsidRPr="003114D6">
          <w:rPr>
            <w:lang w:val="en-US"/>
            <w:rPrChange w:id="3030" w:author="Дмитрий Филимонов" w:date="2026-01-29T15:10:00Z">
              <w:rPr/>
            </w:rPrChange>
          </w:rPr>
          <w:t xml:space="preserve">` </w:t>
        </w:r>
        <w:proofErr w:type="gramStart"/>
        <w:r w:rsidRPr="003114D6">
          <w:rPr>
            <w:lang w:val="en-US"/>
            <w:rPrChange w:id="3031" w:author="Дмитрий Филимонов" w:date="2026-01-29T15:10:00Z">
              <w:rPr/>
            </w:rPrChange>
          </w:rPr>
          <w:t>VARCHAR(</w:t>
        </w:r>
        <w:proofErr w:type="gramEnd"/>
        <w:r w:rsidRPr="003114D6">
          <w:rPr>
            <w:lang w:val="en-US"/>
            <w:rPrChange w:id="3032" w:author="Дмитрий Филимонов" w:date="2026-01-29T15:10:00Z">
              <w:rPr/>
            </w:rPrChange>
          </w:rPr>
          <w:t>100) NOT NULL,</w:t>
        </w:r>
      </w:ins>
    </w:p>
    <w:p w14:paraId="5BBCF09D" w14:textId="77777777" w:rsidR="00151958" w:rsidRPr="003114D6" w:rsidRDefault="00151958" w:rsidP="00151958">
      <w:pPr>
        <w:ind w:firstLine="708"/>
        <w:rPr>
          <w:ins w:id="3033" w:author="Дмитрий Филимонов" w:date="2026-01-29T15:10:00Z"/>
          <w:lang w:val="en-US"/>
          <w:rPrChange w:id="3034" w:author="Дмитрий Филимонов" w:date="2026-01-29T15:10:00Z">
            <w:rPr>
              <w:ins w:id="3035" w:author="Дмитрий Филимонов" w:date="2026-01-29T15:10:00Z"/>
            </w:rPr>
          </w:rPrChange>
        </w:rPr>
      </w:pPr>
      <w:ins w:id="3036" w:author="Дмитрий Филимонов" w:date="2026-01-29T15:10:00Z">
        <w:r w:rsidRPr="003114D6">
          <w:rPr>
            <w:lang w:val="en-US"/>
            <w:rPrChange w:id="3037" w:author="Дмитрий Филимонов" w:date="2026-01-29T15:10:00Z">
              <w:rPr/>
            </w:rPrChange>
          </w:rPr>
          <w:t xml:space="preserve">  `phone` </w:t>
        </w:r>
        <w:proofErr w:type="gramStart"/>
        <w:r w:rsidRPr="003114D6">
          <w:rPr>
            <w:lang w:val="en-US"/>
            <w:rPrChange w:id="3038" w:author="Дмитрий Филимонов" w:date="2026-01-29T15:10:00Z">
              <w:rPr/>
            </w:rPrChange>
          </w:rPr>
          <w:t>VARCHAR(</w:t>
        </w:r>
        <w:proofErr w:type="gramEnd"/>
        <w:r w:rsidRPr="003114D6">
          <w:rPr>
            <w:lang w:val="en-US"/>
            <w:rPrChange w:id="3039" w:author="Дмитрий Филимонов" w:date="2026-01-29T15:10:00Z">
              <w:rPr/>
            </w:rPrChange>
          </w:rPr>
          <w:t>20) NULL,</w:t>
        </w:r>
      </w:ins>
    </w:p>
    <w:p w14:paraId="7A67A27B" w14:textId="77777777" w:rsidR="00151958" w:rsidRPr="003114D6" w:rsidRDefault="00151958" w:rsidP="00151958">
      <w:pPr>
        <w:ind w:firstLine="708"/>
        <w:rPr>
          <w:ins w:id="3040" w:author="Дмитрий Филимонов" w:date="2026-01-29T15:10:00Z"/>
          <w:lang w:val="en-US"/>
          <w:rPrChange w:id="3041" w:author="Дмитрий Филимонов" w:date="2026-01-29T15:10:00Z">
            <w:rPr>
              <w:ins w:id="3042" w:author="Дмитрий Филимонов" w:date="2026-01-29T15:10:00Z"/>
            </w:rPr>
          </w:rPrChange>
        </w:rPr>
      </w:pPr>
      <w:ins w:id="3043" w:author="Дмитрий Филимонов" w:date="2026-01-29T15:10:00Z">
        <w:r w:rsidRPr="003114D6">
          <w:rPr>
            <w:lang w:val="en-US"/>
            <w:rPrChange w:id="3044" w:author="Дмитрий Филимонов" w:date="2026-01-29T15:10:00Z">
              <w:rPr/>
            </w:rPrChange>
          </w:rPr>
          <w:t xml:space="preserve">  `email` </w:t>
        </w:r>
        <w:proofErr w:type="gramStart"/>
        <w:r w:rsidRPr="003114D6">
          <w:rPr>
            <w:lang w:val="en-US"/>
            <w:rPrChange w:id="3045" w:author="Дмитрий Филимонов" w:date="2026-01-29T15:10:00Z">
              <w:rPr/>
            </w:rPrChange>
          </w:rPr>
          <w:t>VARCHAR(</w:t>
        </w:r>
        <w:proofErr w:type="gramEnd"/>
        <w:r w:rsidRPr="003114D6">
          <w:rPr>
            <w:lang w:val="en-US"/>
            <w:rPrChange w:id="3046" w:author="Дмитрий Филимонов" w:date="2026-01-29T15:10:00Z">
              <w:rPr/>
            </w:rPrChange>
          </w:rPr>
          <w:t>100) NULL,</w:t>
        </w:r>
      </w:ins>
    </w:p>
    <w:p w14:paraId="74D134A7" w14:textId="77777777" w:rsidR="00151958" w:rsidRPr="003114D6" w:rsidRDefault="00151958" w:rsidP="00151958">
      <w:pPr>
        <w:ind w:firstLine="708"/>
        <w:rPr>
          <w:ins w:id="3047" w:author="Дмитрий Филимонов" w:date="2026-01-29T15:10:00Z"/>
          <w:lang w:val="en-US"/>
          <w:rPrChange w:id="3048" w:author="Дмитрий Филимонов" w:date="2026-01-29T15:10:00Z">
            <w:rPr>
              <w:ins w:id="3049" w:author="Дмитрий Филимонов" w:date="2026-01-29T15:10:00Z"/>
            </w:rPr>
          </w:rPrChange>
        </w:rPr>
      </w:pPr>
      <w:ins w:id="3050" w:author="Дмитрий Филимонов" w:date="2026-01-29T15:10:00Z">
        <w:r w:rsidRPr="003114D6">
          <w:rPr>
            <w:lang w:val="en-US"/>
            <w:rPrChange w:id="3051" w:author="Дмитрий Филимонов" w:date="2026-01-29T15:10:00Z">
              <w:rPr/>
            </w:rPrChange>
          </w:rPr>
          <w:t xml:space="preserve">  PRIMARY KEY (`</w:t>
        </w:r>
        <w:proofErr w:type="spellStart"/>
        <w:r w:rsidRPr="003114D6">
          <w:rPr>
            <w:lang w:val="en-US"/>
            <w:rPrChange w:id="3052" w:author="Дмитрий Филимонов" w:date="2026-01-29T15:10:00Z">
              <w:rPr/>
            </w:rPrChange>
          </w:rPr>
          <w:t>client_id</w:t>
        </w:r>
        <w:proofErr w:type="spellEnd"/>
        <w:r w:rsidRPr="003114D6">
          <w:rPr>
            <w:lang w:val="en-US"/>
            <w:rPrChange w:id="3053" w:author="Дмитрий Филимонов" w:date="2026-01-29T15:10:00Z">
              <w:rPr/>
            </w:rPrChange>
          </w:rPr>
          <w:t>`))</w:t>
        </w:r>
      </w:ins>
    </w:p>
    <w:p w14:paraId="18DDE122" w14:textId="77777777" w:rsidR="00151958" w:rsidRPr="003114D6" w:rsidRDefault="00151958" w:rsidP="00151958">
      <w:pPr>
        <w:ind w:firstLine="708"/>
        <w:rPr>
          <w:ins w:id="3054" w:author="Дмитрий Филимонов" w:date="2026-01-29T15:10:00Z"/>
          <w:lang w:val="en-US"/>
          <w:rPrChange w:id="3055" w:author="Дмитрий Филимонов" w:date="2026-01-29T15:10:00Z">
            <w:rPr>
              <w:ins w:id="3056" w:author="Дмитрий Филимонов" w:date="2026-01-29T15:10:00Z"/>
            </w:rPr>
          </w:rPrChange>
        </w:rPr>
      </w:pPr>
      <w:ins w:id="3057" w:author="Дмитрий Филимонов" w:date="2026-01-29T15:10:00Z">
        <w:r w:rsidRPr="003114D6">
          <w:rPr>
            <w:lang w:val="en-US"/>
            <w:rPrChange w:id="3058" w:author="Дмитрий Филимонов" w:date="2026-01-29T15:10:00Z">
              <w:rPr/>
            </w:rPrChange>
          </w:rPr>
          <w:t xml:space="preserve">ENGINE = </w:t>
        </w:r>
        <w:proofErr w:type="spellStart"/>
        <w:r w:rsidRPr="003114D6">
          <w:rPr>
            <w:lang w:val="en-US"/>
            <w:rPrChange w:id="3059" w:author="Дмитрий Филимонов" w:date="2026-01-29T15:10:00Z">
              <w:rPr/>
            </w:rPrChange>
          </w:rPr>
          <w:t>InnoDB</w:t>
        </w:r>
        <w:proofErr w:type="spellEnd"/>
        <w:r w:rsidRPr="003114D6">
          <w:rPr>
            <w:lang w:val="en-US"/>
            <w:rPrChange w:id="3060" w:author="Дмитрий Филимонов" w:date="2026-01-29T15:10:00Z">
              <w:rPr/>
            </w:rPrChange>
          </w:rPr>
          <w:t>;</w:t>
        </w:r>
      </w:ins>
    </w:p>
    <w:p w14:paraId="13128F93" w14:textId="77777777" w:rsidR="00151958" w:rsidRPr="003114D6" w:rsidRDefault="00151958" w:rsidP="00151958">
      <w:pPr>
        <w:ind w:firstLine="708"/>
        <w:rPr>
          <w:ins w:id="3061" w:author="Дмитрий Филимонов" w:date="2026-01-29T15:10:00Z"/>
          <w:lang w:val="en-US"/>
          <w:rPrChange w:id="3062" w:author="Дмитрий Филимонов" w:date="2026-01-29T15:10:00Z">
            <w:rPr>
              <w:ins w:id="3063" w:author="Дмитрий Филимонов" w:date="2026-01-29T15:10:00Z"/>
            </w:rPr>
          </w:rPrChange>
        </w:rPr>
      </w:pPr>
    </w:p>
    <w:p w14:paraId="4A1AB30C" w14:textId="77777777" w:rsidR="00151958" w:rsidRPr="003114D6" w:rsidRDefault="00151958" w:rsidP="00151958">
      <w:pPr>
        <w:ind w:firstLine="708"/>
        <w:rPr>
          <w:ins w:id="3064" w:author="Дмитрий Филимонов" w:date="2026-01-29T15:10:00Z"/>
          <w:lang w:val="en-US"/>
          <w:rPrChange w:id="3065" w:author="Дмитрий Филимонов" w:date="2026-01-29T15:10:00Z">
            <w:rPr>
              <w:ins w:id="3066" w:author="Дмитрий Филимонов" w:date="2026-01-29T15:10:00Z"/>
            </w:rPr>
          </w:rPrChange>
        </w:rPr>
      </w:pPr>
    </w:p>
    <w:p w14:paraId="7D53B97C" w14:textId="77777777" w:rsidR="00151958" w:rsidRPr="003114D6" w:rsidRDefault="00151958" w:rsidP="00151958">
      <w:pPr>
        <w:ind w:firstLine="708"/>
        <w:rPr>
          <w:ins w:id="3067" w:author="Дмитрий Филимонов" w:date="2026-01-29T15:10:00Z"/>
          <w:lang w:val="en-US"/>
          <w:rPrChange w:id="3068" w:author="Дмитрий Филимонов" w:date="2026-01-29T15:10:00Z">
            <w:rPr>
              <w:ins w:id="3069" w:author="Дмитрий Филимонов" w:date="2026-01-29T15:10:00Z"/>
            </w:rPr>
          </w:rPrChange>
        </w:rPr>
      </w:pPr>
      <w:ins w:id="3070" w:author="Дмитрий Филимонов" w:date="2026-01-29T15:10:00Z">
        <w:r w:rsidRPr="003114D6">
          <w:rPr>
            <w:lang w:val="en-US"/>
            <w:rPrChange w:id="3071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0FFFB9FE" w14:textId="77777777" w:rsidR="00151958" w:rsidRPr="003114D6" w:rsidRDefault="00151958" w:rsidP="00151958">
      <w:pPr>
        <w:ind w:firstLine="708"/>
        <w:rPr>
          <w:ins w:id="3072" w:author="Дмитрий Филимонов" w:date="2026-01-29T15:10:00Z"/>
          <w:lang w:val="en-US"/>
          <w:rPrChange w:id="3073" w:author="Дмитрий Филимонов" w:date="2026-01-29T15:10:00Z">
            <w:rPr>
              <w:ins w:id="3074" w:author="Дмитрий Филимонов" w:date="2026-01-29T15:10:00Z"/>
            </w:rPr>
          </w:rPrChange>
        </w:rPr>
      </w:pPr>
      <w:ins w:id="3075" w:author="Дмитрий Филимонов" w:date="2026-01-29T15:10:00Z">
        <w:r w:rsidRPr="003114D6">
          <w:rPr>
            <w:lang w:val="en-US"/>
            <w:rPrChange w:id="3076" w:author="Дмитрий Филимонов" w:date="2026-01-29T15:10:00Z">
              <w:rPr/>
            </w:rPrChange>
          </w:rPr>
          <w:t>-- Table `</w:t>
        </w:r>
        <w:proofErr w:type="spellStart"/>
        <w:r w:rsidRPr="003114D6">
          <w:rPr>
            <w:lang w:val="en-US"/>
            <w:rPrChange w:id="3077" w:author="Дмитрий Филимонов" w:date="2026-01-29T15:10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3078" w:author="Дмитрий Филимонов" w:date="2026-01-29T15:10:00Z">
              <w:rPr/>
            </w:rPrChange>
          </w:rPr>
          <w:t>`.`</w:t>
        </w:r>
        <w:proofErr w:type="gramEnd"/>
        <w:r w:rsidRPr="003114D6">
          <w:rPr>
            <w:lang w:val="en-US"/>
            <w:rPrChange w:id="3079" w:author="Дмитрий Филимонов" w:date="2026-01-29T15:10:00Z">
              <w:rPr/>
            </w:rPrChange>
          </w:rPr>
          <w:t>events</w:t>
        </w:r>
        <w:proofErr w:type="spellEnd"/>
        <w:r w:rsidRPr="003114D6">
          <w:rPr>
            <w:lang w:val="en-US"/>
            <w:rPrChange w:id="3080" w:author="Дмитрий Филимонов" w:date="2026-01-29T15:10:00Z">
              <w:rPr/>
            </w:rPrChange>
          </w:rPr>
          <w:t>`</w:t>
        </w:r>
      </w:ins>
    </w:p>
    <w:p w14:paraId="608F0722" w14:textId="77777777" w:rsidR="00151958" w:rsidRPr="003114D6" w:rsidRDefault="00151958" w:rsidP="00151958">
      <w:pPr>
        <w:ind w:firstLine="708"/>
        <w:rPr>
          <w:ins w:id="3081" w:author="Дмитрий Филимонов" w:date="2026-01-29T15:10:00Z"/>
          <w:lang w:val="en-US"/>
          <w:rPrChange w:id="3082" w:author="Дмитрий Филимонов" w:date="2026-01-29T15:10:00Z">
            <w:rPr>
              <w:ins w:id="3083" w:author="Дмитрий Филимонов" w:date="2026-01-29T15:10:00Z"/>
            </w:rPr>
          </w:rPrChange>
        </w:rPr>
      </w:pPr>
      <w:ins w:id="3084" w:author="Дмитрий Филимонов" w:date="2026-01-29T15:10:00Z">
        <w:r w:rsidRPr="003114D6">
          <w:rPr>
            <w:lang w:val="en-US"/>
            <w:rPrChange w:id="3085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6A119697" w14:textId="77777777" w:rsidR="00151958" w:rsidRPr="003114D6" w:rsidRDefault="00151958" w:rsidP="00151958">
      <w:pPr>
        <w:ind w:firstLine="708"/>
        <w:rPr>
          <w:ins w:id="3086" w:author="Дмитрий Филимонов" w:date="2026-01-29T15:10:00Z"/>
          <w:lang w:val="en-US"/>
          <w:rPrChange w:id="3087" w:author="Дмитрий Филимонов" w:date="2026-01-29T15:10:00Z">
            <w:rPr>
              <w:ins w:id="3088" w:author="Дмитрий Филимонов" w:date="2026-01-29T15:10:00Z"/>
            </w:rPr>
          </w:rPrChange>
        </w:rPr>
      </w:pPr>
      <w:ins w:id="3089" w:author="Дмитрий Филимонов" w:date="2026-01-29T15:10:00Z">
        <w:r w:rsidRPr="003114D6">
          <w:rPr>
            <w:lang w:val="en-US"/>
            <w:rPrChange w:id="3090" w:author="Дмитрий Филимонов" w:date="2026-01-29T15:10:00Z">
              <w:rPr/>
            </w:rPrChange>
          </w:rPr>
          <w:t>DROP TABLE IF EXISTS `</w:t>
        </w:r>
        <w:proofErr w:type="spellStart"/>
        <w:r w:rsidRPr="003114D6">
          <w:rPr>
            <w:lang w:val="en-US"/>
            <w:rPrChange w:id="3091" w:author="Дмитрий Филимонов" w:date="2026-01-29T15:10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3092" w:author="Дмитрий Филимонов" w:date="2026-01-29T15:10:00Z">
              <w:rPr/>
            </w:rPrChange>
          </w:rPr>
          <w:t>`.`</w:t>
        </w:r>
        <w:proofErr w:type="gramEnd"/>
        <w:r w:rsidRPr="003114D6">
          <w:rPr>
            <w:lang w:val="en-US"/>
            <w:rPrChange w:id="3093" w:author="Дмитрий Филимонов" w:date="2026-01-29T15:10:00Z">
              <w:rPr/>
            </w:rPrChange>
          </w:rPr>
          <w:t>events</w:t>
        </w:r>
        <w:proofErr w:type="spellEnd"/>
        <w:r w:rsidRPr="003114D6">
          <w:rPr>
            <w:lang w:val="en-US"/>
            <w:rPrChange w:id="3094" w:author="Дмитрий Филимонов" w:date="2026-01-29T15:10:00Z">
              <w:rPr/>
            </w:rPrChange>
          </w:rPr>
          <w:t>` ;</w:t>
        </w:r>
      </w:ins>
    </w:p>
    <w:p w14:paraId="3FCB06A2" w14:textId="77777777" w:rsidR="00151958" w:rsidRPr="003114D6" w:rsidRDefault="00151958" w:rsidP="00151958">
      <w:pPr>
        <w:ind w:firstLine="708"/>
        <w:rPr>
          <w:ins w:id="3095" w:author="Дмитрий Филимонов" w:date="2026-01-29T15:10:00Z"/>
          <w:lang w:val="en-US"/>
          <w:rPrChange w:id="3096" w:author="Дмитрий Филимонов" w:date="2026-01-29T15:10:00Z">
            <w:rPr>
              <w:ins w:id="3097" w:author="Дмитрий Филимонов" w:date="2026-01-29T15:10:00Z"/>
            </w:rPr>
          </w:rPrChange>
        </w:rPr>
      </w:pPr>
    </w:p>
    <w:p w14:paraId="6ACA3E47" w14:textId="77777777" w:rsidR="00151958" w:rsidRPr="003114D6" w:rsidRDefault="00151958" w:rsidP="00151958">
      <w:pPr>
        <w:ind w:firstLine="708"/>
        <w:rPr>
          <w:ins w:id="3098" w:author="Дмитрий Филимонов" w:date="2026-01-29T15:10:00Z"/>
          <w:lang w:val="en-US"/>
          <w:rPrChange w:id="3099" w:author="Дмитрий Филимонов" w:date="2026-01-29T15:10:00Z">
            <w:rPr>
              <w:ins w:id="3100" w:author="Дмитрий Филимонов" w:date="2026-01-29T15:10:00Z"/>
            </w:rPr>
          </w:rPrChange>
        </w:rPr>
      </w:pPr>
      <w:ins w:id="3101" w:author="Дмитрий Филимонов" w:date="2026-01-29T15:10:00Z">
        <w:r w:rsidRPr="003114D6">
          <w:rPr>
            <w:lang w:val="en-US"/>
            <w:rPrChange w:id="3102" w:author="Дмитрий Филимонов" w:date="2026-01-29T15:10:00Z">
              <w:rPr/>
            </w:rPrChange>
          </w:rPr>
          <w:t>CREATE TABLE IF NOT EXISTS `</w:t>
        </w:r>
        <w:proofErr w:type="spellStart"/>
        <w:r w:rsidRPr="003114D6">
          <w:rPr>
            <w:lang w:val="en-US"/>
            <w:rPrChange w:id="3103" w:author="Дмитрий Филимонов" w:date="2026-01-29T15:10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3104" w:author="Дмитрий Филимонов" w:date="2026-01-29T15:10:00Z">
              <w:rPr/>
            </w:rPrChange>
          </w:rPr>
          <w:t>`.`</w:t>
        </w:r>
        <w:proofErr w:type="gramEnd"/>
        <w:r w:rsidRPr="003114D6">
          <w:rPr>
            <w:lang w:val="en-US"/>
            <w:rPrChange w:id="3105" w:author="Дмитрий Филимонов" w:date="2026-01-29T15:10:00Z">
              <w:rPr/>
            </w:rPrChange>
          </w:rPr>
          <w:t>events</w:t>
        </w:r>
        <w:proofErr w:type="spellEnd"/>
        <w:r w:rsidRPr="003114D6">
          <w:rPr>
            <w:lang w:val="en-US"/>
            <w:rPrChange w:id="3106" w:author="Дмитрий Филимонов" w:date="2026-01-29T15:10:00Z">
              <w:rPr/>
            </w:rPrChange>
          </w:rPr>
          <w:t>` (</w:t>
        </w:r>
      </w:ins>
    </w:p>
    <w:p w14:paraId="6BC42A4B" w14:textId="77777777" w:rsidR="00151958" w:rsidRPr="003114D6" w:rsidRDefault="00151958" w:rsidP="00151958">
      <w:pPr>
        <w:ind w:firstLine="708"/>
        <w:rPr>
          <w:ins w:id="3107" w:author="Дмитрий Филимонов" w:date="2026-01-29T15:10:00Z"/>
          <w:lang w:val="en-US"/>
          <w:rPrChange w:id="3108" w:author="Дмитрий Филимонов" w:date="2026-01-29T15:10:00Z">
            <w:rPr>
              <w:ins w:id="3109" w:author="Дмитрий Филимонов" w:date="2026-01-29T15:10:00Z"/>
            </w:rPr>
          </w:rPrChange>
        </w:rPr>
      </w:pPr>
      <w:ins w:id="3110" w:author="Дмитрий Филимонов" w:date="2026-01-29T15:10:00Z">
        <w:r w:rsidRPr="003114D6">
          <w:rPr>
            <w:lang w:val="en-US"/>
            <w:rPrChange w:id="3111" w:author="Дмитрий Филимонов" w:date="2026-01-29T15:10:00Z">
              <w:rPr/>
            </w:rPrChange>
          </w:rPr>
          <w:t xml:space="preserve">  `</w:t>
        </w:r>
        <w:proofErr w:type="spellStart"/>
        <w:r w:rsidRPr="003114D6">
          <w:rPr>
            <w:lang w:val="en-US"/>
            <w:rPrChange w:id="3112" w:author="Дмитрий Филимонов" w:date="2026-01-29T15:10:00Z">
              <w:rPr/>
            </w:rPrChange>
          </w:rPr>
          <w:t>event_id</w:t>
        </w:r>
        <w:proofErr w:type="spellEnd"/>
        <w:r w:rsidRPr="003114D6">
          <w:rPr>
            <w:lang w:val="en-US"/>
            <w:rPrChange w:id="3113" w:author="Дмитрий Филимонов" w:date="2026-01-29T15:10:00Z">
              <w:rPr/>
            </w:rPrChange>
          </w:rPr>
          <w:t>` INT NOT NULL AUTO_INCREMENT,</w:t>
        </w:r>
      </w:ins>
    </w:p>
    <w:p w14:paraId="5F976CDD" w14:textId="77777777" w:rsidR="00151958" w:rsidRPr="003114D6" w:rsidRDefault="00151958" w:rsidP="00151958">
      <w:pPr>
        <w:ind w:firstLine="708"/>
        <w:rPr>
          <w:ins w:id="3114" w:author="Дмитрий Филимонов" w:date="2026-01-29T15:10:00Z"/>
          <w:lang w:val="en-US"/>
          <w:rPrChange w:id="3115" w:author="Дмитрий Филимонов" w:date="2026-01-29T15:10:00Z">
            <w:rPr>
              <w:ins w:id="3116" w:author="Дмитрий Филимонов" w:date="2026-01-29T15:10:00Z"/>
            </w:rPr>
          </w:rPrChange>
        </w:rPr>
      </w:pPr>
      <w:ins w:id="3117" w:author="Дмитрий Филимонов" w:date="2026-01-29T15:10:00Z">
        <w:r w:rsidRPr="003114D6">
          <w:rPr>
            <w:lang w:val="en-US"/>
            <w:rPrChange w:id="3118" w:author="Дмитрий Филимонов" w:date="2026-01-29T15:10:00Z">
              <w:rPr/>
            </w:rPrChange>
          </w:rPr>
          <w:t xml:space="preserve">  `</w:t>
        </w:r>
        <w:proofErr w:type="spellStart"/>
        <w:r w:rsidRPr="003114D6">
          <w:rPr>
            <w:lang w:val="en-US"/>
            <w:rPrChange w:id="3119" w:author="Дмитрий Филимонов" w:date="2026-01-29T15:10:00Z">
              <w:rPr/>
            </w:rPrChange>
          </w:rPr>
          <w:t>client_id</w:t>
        </w:r>
        <w:proofErr w:type="spellEnd"/>
        <w:r w:rsidRPr="003114D6">
          <w:rPr>
            <w:lang w:val="en-US"/>
            <w:rPrChange w:id="3120" w:author="Дмитрий Филимонов" w:date="2026-01-29T15:10:00Z">
              <w:rPr/>
            </w:rPrChange>
          </w:rPr>
          <w:t>` INT NOT NULL,</w:t>
        </w:r>
      </w:ins>
    </w:p>
    <w:p w14:paraId="4F385099" w14:textId="77777777" w:rsidR="00151958" w:rsidRPr="003114D6" w:rsidRDefault="00151958" w:rsidP="00151958">
      <w:pPr>
        <w:ind w:firstLine="708"/>
        <w:rPr>
          <w:ins w:id="3121" w:author="Дмитрий Филимонов" w:date="2026-01-29T15:10:00Z"/>
          <w:lang w:val="en-US"/>
          <w:rPrChange w:id="3122" w:author="Дмитрий Филимонов" w:date="2026-01-29T15:10:00Z">
            <w:rPr>
              <w:ins w:id="3123" w:author="Дмитрий Филимонов" w:date="2026-01-29T15:10:00Z"/>
            </w:rPr>
          </w:rPrChange>
        </w:rPr>
      </w:pPr>
      <w:ins w:id="3124" w:author="Дмитрий Филимонов" w:date="2026-01-29T15:10:00Z">
        <w:r w:rsidRPr="003114D6">
          <w:rPr>
            <w:lang w:val="en-US"/>
            <w:rPrChange w:id="3125" w:author="Дмитрий Филимонов" w:date="2026-01-29T15:10:00Z">
              <w:rPr/>
            </w:rPrChange>
          </w:rPr>
          <w:t xml:space="preserve">  `</w:t>
        </w:r>
        <w:proofErr w:type="spellStart"/>
        <w:r w:rsidRPr="003114D6">
          <w:rPr>
            <w:lang w:val="en-US"/>
            <w:rPrChange w:id="3126" w:author="Дмитрий Филимонов" w:date="2026-01-29T15:10:00Z">
              <w:rPr/>
            </w:rPrChange>
          </w:rPr>
          <w:t>event_name</w:t>
        </w:r>
        <w:proofErr w:type="spellEnd"/>
        <w:r w:rsidRPr="003114D6">
          <w:rPr>
            <w:lang w:val="en-US"/>
            <w:rPrChange w:id="3127" w:author="Дмитрий Филимонов" w:date="2026-01-29T15:10:00Z">
              <w:rPr/>
            </w:rPrChange>
          </w:rPr>
          <w:t xml:space="preserve">` </w:t>
        </w:r>
        <w:proofErr w:type="gramStart"/>
        <w:r w:rsidRPr="003114D6">
          <w:rPr>
            <w:lang w:val="en-US"/>
            <w:rPrChange w:id="3128" w:author="Дмитрий Филимонов" w:date="2026-01-29T15:10:00Z">
              <w:rPr/>
            </w:rPrChange>
          </w:rPr>
          <w:t>VARCHAR(</w:t>
        </w:r>
        <w:proofErr w:type="gramEnd"/>
        <w:r w:rsidRPr="003114D6">
          <w:rPr>
            <w:lang w:val="en-US"/>
            <w:rPrChange w:id="3129" w:author="Дмитрий Филимонов" w:date="2026-01-29T15:10:00Z">
              <w:rPr/>
            </w:rPrChange>
          </w:rPr>
          <w:t>100) NULL,</w:t>
        </w:r>
      </w:ins>
    </w:p>
    <w:p w14:paraId="3E78D027" w14:textId="77777777" w:rsidR="00151958" w:rsidRPr="003114D6" w:rsidRDefault="00151958" w:rsidP="00151958">
      <w:pPr>
        <w:ind w:firstLine="708"/>
        <w:rPr>
          <w:ins w:id="3130" w:author="Дмитрий Филимонов" w:date="2026-01-29T15:10:00Z"/>
          <w:lang w:val="en-US"/>
          <w:rPrChange w:id="3131" w:author="Дмитрий Филимонов" w:date="2026-01-29T15:10:00Z">
            <w:rPr>
              <w:ins w:id="3132" w:author="Дмитрий Филимонов" w:date="2026-01-29T15:10:00Z"/>
            </w:rPr>
          </w:rPrChange>
        </w:rPr>
      </w:pPr>
      <w:ins w:id="3133" w:author="Дмитрий Филимонов" w:date="2026-01-29T15:10:00Z">
        <w:r w:rsidRPr="003114D6">
          <w:rPr>
            <w:lang w:val="en-US"/>
            <w:rPrChange w:id="3134" w:author="Дмитрий Филимонов" w:date="2026-01-29T15:10:00Z">
              <w:rPr/>
            </w:rPrChange>
          </w:rPr>
          <w:t xml:space="preserve">  `</w:t>
        </w:r>
        <w:proofErr w:type="spellStart"/>
        <w:r w:rsidRPr="003114D6">
          <w:rPr>
            <w:lang w:val="en-US"/>
            <w:rPrChange w:id="3135" w:author="Дмитрий Филимонов" w:date="2026-01-29T15:10:00Z">
              <w:rPr/>
            </w:rPrChange>
          </w:rPr>
          <w:t>event_date</w:t>
        </w:r>
        <w:proofErr w:type="spellEnd"/>
        <w:r w:rsidRPr="003114D6">
          <w:rPr>
            <w:lang w:val="en-US"/>
            <w:rPrChange w:id="3136" w:author="Дмитрий Филимонов" w:date="2026-01-29T15:10:00Z">
              <w:rPr/>
            </w:rPrChange>
          </w:rPr>
          <w:t>` DATE NULL,</w:t>
        </w:r>
      </w:ins>
    </w:p>
    <w:p w14:paraId="3BD64874" w14:textId="77777777" w:rsidR="00151958" w:rsidRPr="003114D6" w:rsidRDefault="00151958" w:rsidP="00151958">
      <w:pPr>
        <w:ind w:firstLine="708"/>
        <w:rPr>
          <w:ins w:id="3137" w:author="Дмитрий Филимонов" w:date="2026-01-29T15:10:00Z"/>
          <w:lang w:val="en-US"/>
          <w:rPrChange w:id="3138" w:author="Дмитрий Филимонов" w:date="2026-01-29T15:10:00Z">
            <w:rPr>
              <w:ins w:id="3139" w:author="Дмитрий Филимонов" w:date="2026-01-29T15:10:00Z"/>
            </w:rPr>
          </w:rPrChange>
        </w:rPr>
      </w:pPr>
      <w:ins w:id="3140" w:author="Дмитрий Филимонов" w:date="2026-01-29T15:10:00Z">
        <w:r w:rsidRPr="003114D6">
          <w:rPr>
            <w:lang w:val="en-US"/>
            <w:rPrChange w:id="3141" w:author="Дмитрий Филимонов" w:date="2026-01-29T15:10:00Z">
              <w:rPr/>
            </w:rPrChange>
          </w:rPr>
          <w:t xml:space="preserve">  `budget` </w:t>
        </w:r>
        <w:proofErr w:type="gramStart"/>
        <w:r w:rsidRPr="003114D6">
          <w:rPr>
            <w:lang w:val="en-US"/>
            <w:rPrChange w:id="3142" w:author="Дмитрий Филимонов" w:date="2026-01-29T15:10:00Z">
              <w:rPr/>
            </w:rPrChange>
          </w:rPr>
          <w:t>DECIMAL(</w:t>
        </w:r>
        <w:proofErr w:type="gramEnd"/>
        <w:r w:rsidRPr="003114D6">
          <w:rPr>
            <w:lang w:val="en-US"/>
            <w:rPrChange w:id="3143" w:author="Дмитрий Филимонов" w:date="2026-01-29T15:10:00Z">
              <w:rPr/>
            </w:rPrChange>
          </w:rPr>
          <w:t>10,2) NULL,</w:t>
        </w:r>
      </w:ins>
    </w:p>
    <w:p w14:paraId="26A64D47" w14:textId="77777777" w:rsidR="00151958" w:rsidRPr="003114D6" w:rsidRDefault="00151958" w:rsidP="00151958">
      <w:pPr>
        <w:ind w:firstLine="708"/>
        <w:rPr>
          <w:ins w:id="3144" w:author="Дмитрий Филимонов" w:date="2026-01-29T15:10:00Z"/>
          <w:lang w:val="en-US"/>
          <w:rPrChange w:id="3145" w:author="Дмитрий Филимонов" w:date="2026-01-29T15:10:00Z">
            <w:rPr>
              <w:ins w:id="3146" w:author="Дмитрий Филимонов" w:date="2026-01-29T15:10:00Z"/>
            </w:rPr>
          </w:rPrChange>
        </w:rPr>
      </w:pPr>
      <w:ins w:id="3147" w:author="Дмитрий Филимонов" w:date="2026-01-29T15:10:00Z">
        <w:r w:rsidRPr="003114D6">
          <w:rPr>
            <w:lang w:val="en-US"/>
            <w:rPrChange w:id="3148" w:author="Дмитрий Филимонов" w:date="2026-01-29T15:10:00Z">
              <w:rPr/>
            </w:rPrChange>
          </w:rPr>
          <w:t xml:space="preserve">  PRIMARY KEY (`</w:t>
        </w:r>
        <w:proofErr w:type="spellStart"/>
        <w:r w:rsidRPr="003114D6">
          <w:rPr>
            <w:lang w:val="en-US"/>
            <w:rPrChange w:id="3149" w:author="Дмитрий Филимонов" w:date="2026-01-29T15:10:00Z">
              <w:rPr/>
            </w:rPrChange>
          </w:rPr>
          <w:t>event_id</w:t>
        </w:r>
        <w:proofErr w:type="spellEnd"/>
        <w:r w:rsidRPr="003114D6">
          <w:rPr>
            <w:lang w:val="en-US"/>
            <w:rPrChange w:id="3150" w:author="Дмитрий Филимонов" w:date="2026-01-29T15:10:00Z">
              <w:rPr/>
            </w:rPrChange>
          </w:rPr>
          <w:t>`),</w:t>
        </w:r>
      </w:ins>
    </w:p>
    <w:p w14:paraId="54EF6D0A" w14:textId="77777777" w:rsidR="00151958" w:rsidRPr="003114D6" w:rsidRDefault="00151958" w:rsidP="00151958">
      <w:pPr>
        <w:ind w:firstLine="708"/>
        <w:rPr>
          <w:ins w:id="3151" w:author="Дмитрий Филимонов" w:date="2026-01-29T15:10:00Z"/>
          <w:lang w:val="en-US"/>
          <w:rPrChange w:id="3152" w:author="Дмитрий Филимонов" w:date="2026-01-29T15:10:00Z">
            <w:rPr>
              <w:ins w:id="3153" w:author="Дмитрий Филимонов" w:date="2026-01-29T15:10:00Z"/>
            </w:rPr>
          </w:rPrChange>
        </w:rPr>
      </w:pPr>
      <w:ins w:id="3154" w:author="Дмитрий Филимонов" w:date="2026-01-29T15:10:00Z">
        <w:r w:rsidRPr="003114D6">
          <w:rPr>
            <w:lang w:val="en-US"/>
            <w:rPrChange w:id="3155" w:author="Дмитрий Филимонов" w:date="2026-01-29T15:10:00Z">
              <w:rPr/>
            </w:rPrChange>
          </w:rPr>
          <w:t xml:space="preserve">  INDEX `</w:t>
        </w:r>
        <w:proofErr w:type="spellStart"/>
        <w:r w:rsidRPr="003114D6">
          <w:rPr>
            <w:lang w:val="en-US"/>
            <w:rPrChange w:id="3156" w:author="Дмитрий Филимонов" w:date="2026-01-29T15:10:00Z">
              <w:rPr/>
            </w:rPrChange>
          </w:rPr>
          <w:t>client_id_idx</w:t>
        </w:r>
        <w:proofErr w:type="spellEnd"/>
        <w:r w:rsidRPr="003114D6">
          <w:rPr>
            <w:lang w:val="en-US"/>
            <w:rPrChange w:id="3157" w:author="Дмитрий Филимонов" w:date="2026-01-29T15:10:00Z">
              <w:rPr/>
            </w:rPrChange>
          </w:rPr>
          <w:t>` (`</w:t>
        </w:r>
        <w:proofErr w:type="spellStart"/>
        <w:r w:rsidRPr="003114D6">
          <w:rPr>
            <w:lang w:val="en-US"/>
            <w:rPrChange w:id="3158" w:author="Дмитрий Филимонов" w:date="2026-01-29T15:10:00Z">
              <w:rPr/>
            </w:rPrChange>
          </w:rPr>
          <w:t>client_id</w:t>
        </w:r>
        <w:proofErr w:type="spellEnd"/>
        <w:r w:rsidRPr="003114D6">
          <w:rPr>
            <w:lang w:val="en-US"/>
            <w:rPrChange w:id="3159" w:author="Дмитрий Филимонов" w:date="2026-01-29T15:10:00Z">
              <w:rPr/>
            </w:rPrChange>
          </w:rPr>
          <w:t>` ASC) VISIBLE,</w:t>
        </w:r>
      </w:ins>
    </w:p>
    <w:p w14:paraId="00370715" w14:textId="77777777" w:rsidR="00151958" w:rsidRPr="003114D6" w:rsidRDefault="00151958" w:rsidP="00151958">
      <w:pPr>
        <w:ind w:firstLine="708"/>
        <w:rPr>
          <w:ins w:id="3160" w:author="Дмитрий Филимонов" w:date="2026-01-29T15:10:00Z"/>
          <w:lang w:val="en-US"/>
          <w:rPrChange w:id="3161" w:author="Дмитрий Филимонов" w:date="2026-01-29T15:10:00Z">
            <w:rPr>
              <w:ins w:id="3162" w:author="Дмитрий Филимонов" w:date="2026-01-29T15:10:00Z"/>
            </w:rPr>
          </w:rPrChange>
        </w:rPr>
      </w:pPr>
      <w:ins w:id="3163" w:author="Дмитрий Филимонов" w:date="2026-01-29T15:10:00Z">
        <w:r w:rsidRPr="003114D6">
          <w:rPr>
            <w:lang w:val="en-US"/>
            <w:rPrChange w:id="3164" w:author="Дмитрий Филимонов" w:date="2026-01-29T15:10:00Z">
              <w:rPr/>
            </w:rPrChange>
          </w:rPr>
          <w:t xml:space="preserve">  CONSTRAINT `</w:t>
        </w:r>
        <w:proofErr w:type="spellStart"/>
        <w:r w:rsidRPr="003114D6">
          <w:rPr>
            <w:lang w:val="en-US"/>
            <w:rPrChange w:id="3165" w:author="Дмитрий Филимонов" w:date="2026-01-29T15:10:00Z">
              <w:rPr/>
            </w:rPrChange>
          </w:rPr>
          <w:t>client_id</w:t>
        </w:r>
        <w:proofErr w:type="spellEnd"/>
        <w:r w:rsidRPr="003114D6">
          <w:rPr>
            <w:lang w:val="en-US"/>
            <w:rPrChange w:id="3166" w:author="Дмитрий Филимонов" w:date="2026-01-29T15:10:00Z">
              <w:rPr/>
            </w:rPrChange>
          </w:rPr>
          <w:t>`</w:t>
        </w:r>
      </w:ins>
    </w:p>
    <w:p w14:paraId="5A175A10" w14:textId="77777777" w:rsidR="00151958" w:rsidRPr="003114D6" w:rsidRDefault="00151958" w:rsidP="00151958">
      <w:pPr>
        <w:ind w:firstLine="708"/>
        <w:rPr>
          <w:ins w:id="3167" w:author="Дмитрий Филимонов" w:date="2026-01-29T15:10:00Z"/>
          <w:lang w:val="en-US"/>
          <w:rPrChange w:id="3168" w:author="Дмитрий Филимонов" w:date="2026-01-29T15:10:00Z">
            <w:rPr>
              <w:ins w:id="3169" w:author="Дмитрий Филимонов" w:date="2026-01-29T15:10:00Z"/>
            </w:rPr>
          </w:rPrChange>
        </w:rPr>
      </w:pPr>
      <w:ins w:id="3170" w:author="Дмитрий Филимонов" w:date="2026-01-29T15:10:00Z">
        <w:r w:rsidRPr="003114D6">
          <w:rPr>
            <w:lang w:val="en-US"/>
            <w:rPrChange w:id="3171" w:author="Дмитрий Филимонов" w:date="2026-01-29T15:10:00Z">
              <w:rPr/>
            </w:rPrChange>
          </w:rPr>
          <w:t xml:space="preserve">    FOREIGN KEY (`</w:t>
        </w:r>
        <w:proofErr w:type="spellStart"/>
        <w:r w:rsidRPr="003114D6">
          <w:rPr>
            <w:lang w:val="en-US"/>
            <w:rPrChange w:id="3172" w:author="Дмитрий Филимонов" w:date="2026-01-29T15:10:00Z">
              <w:rPr/>
            </w:rPrChange>
          </w:rPr>
          <w:t>client_id</w:t>
        </w:r>
        <w:proofErr w:type="spellEnd"/>
        <w:r w:rsidRPr="003114D6">
          <w:rPr>
            <w:lang w:val="en-US"/>
            <w:rPrChange w:id="3173" w:author="Дмитрий Филимонов" w:date="2026-01-29T15:10:00Z">
              <w:rPr/>
            </w:rPrChange>
          </w:rPr>
          <w:t>`)</w:t>
        </w:r>
      </w:ins>
    </w:p>
    <w:p w14:paraId="4CE702D0" w14:textId="77777777" w:rsidR="00151958" w:rsidRPr="003114D6" w:rsidRDefault="00151958" w:rsidP="00151958">
      <w:pPr>
        <w:ind w:firstLine="708"/>
        <w:rPr>
          <w:ins w:id="3174" w:author="Дмитрий Филимонов" w:date="2026-01-29T15:10:00Z"/>
          <w:lang w:val="en-US"/>
          <w:rPrChange w:id="3175" w:author="Дмитрий Филимонов" w:date="2026-01-29T15:10:00Z">
            <w:rPr>
              <w:ins w:id="3176" w:author="Дмитрий Филимонов" w:date="2026-01-29T15:10:00Z"/>
            </w:rPr>
          </w:rPrChange>
        </w:rPr>
      </w:pPr>
      <w:ins w:id="3177" w:author="Дмитрий Филимонов" w:date="2026-01-29T15:10:00Z">
        <w:r w:rsidRPr="003114D6">
          <w:rPr>
            <w:lang w:val="en-US"/>
            <w:rPrChange w:id="3178" w:author="Дмитрий Филимонов" w:date="2026-01-29T15:10:00Z">
              <w:rPr/>
            </w:rPrChange>
          </w:rPr>
          <w:t xml:space="preserve">    REFERENCES `</w:t>
        </w:r>
        <w:proofErr w:type="spellStart"/>
        <w:r w:rsidRPr="003114D6">
          <w:rPr>
            <w:lang w:val="en-US"/>
            <w:rPrChange w:id="3179" w:author="Дмитрий Филимонов" w:date="2026-01-29T15:10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3180" w:author="Дмитрий Филимонов" w:date="2026-01-29T15:10:00Z">
              <w:rPr/>
            </w:rPrChange>
          </w:rPr>
          <w:t>`.`</w:t>
        </w:r>
        <w:proofErr w:type="gramEnd"/>
        <w:r w:rsidRPr="003114D6">
          <w:rPr>
            <w:lang w:val="en-US"/>
            <w:rPrChange w:id="3181" w:author="Дмитрий Филимонов" w:date="2026-01-29T15:10:00Z">
              <w:rPr/>
            </w:rPrChange>
          </w:rPr>
          <w:t>clients</w:t>
        </w:r>
        <w:proofErr w:type="spellEnd"/>
        <w:r w:rsidRPr="003114D6">
          <w:rPr>
            <w:lang w:val="en-US"/>
            <w:rPrChange w:id="3182" w:author="Дмитрий Филимонов" w:date="2026-01-29T15:10:00Z">
              <w:rPr/>
            </w:rPrChange>
          </w:rPr>
          <w:t>` (`</w:t>
        </w:r>
        <w:proofErr w:type="spellStart"/>
        <w:r w:rsidRPr="003114D6">
          <w:rPr>
            <w:lang w:val="en-US"/>
            <w:rPrChange w:id="3183" w:author="Дмитрий Филимонов" w:date="2026-01-29T15:10:00Z">
              <w:rPr/>
            </w:rPrChange>
          </w:rPr>
          <w:t>client_id</w:t>
        </w:r>
        <w:proofErr w:type="spellEnd"/>
        <w:r w:rsidRPr="003114D6">
          <w:rPr>
            <w:lang w:val="en-US"/>
            <w:rPrChange w:id="3184" w:author="Дмитрий Филимонов" w:date="2026-01-29T15:10:00Z">
              <w:rPr/>
            </w:rPrChange>
          </w:rPr>
          <w:t>`)</w:t>
        </w:r>
      </w:ins>
    </w:p>
    <w:p w14:paraId="5563B61C" w14:textId="77777777" w:rsidR="00151958" w:rsidRPr="003114D6" w:rsidRDefault="00151958" w:rsidP="00151958">
      <w:pPr>
        <w:ind w:firstLine="708"/>
        <w:rPr>
          <w:ins w:id="3185" w:author="Дмитрий Филимонов" w:date="2026-01-29T15:10:00Z"/>
          <w:lang w:val="en-US"/>
          <w:rPrChange w:id="3186" w:author="Дмитрий Филимонов" w:date="2026-01-29T15:10:00Z">
            <w:rPr>
              <w:ins w:id="3187" w:author="Дмитрий Филимонов" w:date="2026-01-29T15:10:00Z"/>
            </w:rPr>
          </w:rPrChange>
        </w:rPr>
      </w:pPr>
      <w:ins w:id="3188" w:author="Дмитрий Филимонов" w:date="2026-01-29T15:10:00Z">
        <w:r w:rsidRPr="003114D6">
          <w:rPr>
            <w:lang w:val="en-US"/>
            <w:rPrChange w:id="3189" w:author="Дмитрий Филимонов" w:date="2026-01-29T15:10:00Z">
              <w:rPr/>
            </w:rPrChange>
          </w:rPr>
          <w:t xml:space="preserve">    ON DELETE NO ACTION</w:t>
        </w:r>
      </w:ins>
    </w:p>
    <w:p w14:paraId="6D4E3420" w14:textId="77777777" w:rsidR="00151958" w:rsidRPr="003114D6" w:rsidRDefault="00151958" w:rsidP="00151958">
      <w:pPr>
        <w:ind w:firstLine="708"/>
        <w:rPr>
          <w:ins w:id="3190" w:author="Дмитрий Филимонов" w:date="2026-01-29T15:10:00Z"/>
          <w:lang w:val="en-US"/>
          <w:rPrChange w:id="3191" w:author="Дмитрий Филимонов" w:date="2026-01-29T15:10:00Z">
            <w:rPr>
              <w:ins w:id="3192" w:author="Дмитрий Филимонов" w:date="2026-01-29T15:10:00Z"/>
            </w:rPr>
          </w:rPrChange>
        </w:rPr>
      </w:pPr>
      <w:ins w:id="3193" w:author="Дмитрий Филимонов" w:date="2026-01-29T15:10:00Z">
        <w:r w:rsidRPr="003114D6">
          <w:rPr>
            <w:lang w:val="en-US"/>
            <w:rPrChange w:id="3194" w:author="Дмитрий Филимонов" w:date="2026-01-29T15:10:00Z">
              <w:rPr/>
            </w:rPrChange>
          </w:rPr>
          <w:t xml:space="preserve">    ON UPDATE NO ACTION)</w:t>
        </w:r>
      </w:ins>
    </w:p>
    <w:p w14:paraId="6C32954D" w14:textId="77777777" w:rsidR="00151958" w:rsidRPr="003114D6" w:rsidRDefault="00151958" w:rsidP="00151958">
      <w:pPr>
        <w:ind w:firstLine="708"/>
        <w:rPr>
          <w:ins w:id="3195" w:author="Дмитрий Филимонов" w:date="2026-01-29T15:10:00Z"/>
          <w:lang w:val="en-US"/>
          <w:rPrChange w:id="3196" w:author="Дмитрий Филимонов" w:date="2026-01-29T15:10:00Z">
            <w:rPr>
              <w:ins w:id="3197" w:author="Дмитрий Филимонов" w:date="2026-01-29T15:10:00Z"/>
            </w:rPr>
          </w:rPrChange>
        </w:rPr>
      </w:pPr>
      <w:ins w:id="3198" w:author="Дмитрий Филимонов" w:date="2026-01-29T15:10:00Z">
        <w:r w:rsidRPr="003114D6">
          <w:rPr>
            <w:lang w:val="en-US"/>
            <w:rPrChange w:id="3199" w:author="Дмитрий Филимонов" w:date="2026-01-29T15:10:00Z">
              <w:rPr/>
            </w:rPrChange>
          </w:rPr>
          <w:lastRenderedPageBreak/>
          <w:t xml:space="preserve">ENGINE = </w:t>
        </w:r>
        <w:proofErr w:type="spellStart"/>
        <w:r w:rsidRPr="003114D6">
          <w:rPr>
            <w:lang w:val="en-US"/>
            <w:rPrChange w:id="3200" w:author="Дмитрий Филимонов" w:date="2026-01-29T15:10:00Z">
              <w:rPr/>
            </w:rPrChange>
          </w:rPr>
          <w:t>InnoDB</w:t>
        </w:r>
        <w:proofErr w:type="spellEnd"/>
        <w:r w:rsidRPr="003114D6">
          <w:rPr>
            <w:lang w:val="en-US"/>
            <w:rPrChange w:id="3201" w:author="Дмитрий Филимонов" w:date="2026-01-29T15:10:00Z">
              <w:rPr/>
            </w:rPrChange>
          </w:rPr>
          <w:t>;</w:t>
        </w:r>
      </w:ins>
    </w:p>
    <w:p w14:paraId="6B96978B" w14:textId="77777777" w:rsidR="00151958" w:rsidRPr="003114D6" w:rsidRDefault="00151958" w:rsidP="00151958">
      <w:pPr>
        <w:ind w:firstLine="708"/>
        <w:rPr>
          <w:ins w:id="3202" w:author="Дмитрий Филимонов" w:date="2026-01-29T15:10:00Z"/>
          <w:lang w:val="en-US"/>
          <w:rPrChange w:id="3203" w:author="Дмитрий Филимонов" w:date="2026-01-29T15:10:00Z">
            <w:rPr>
              <w:ins w:id="3204" w:author="Дмитрий Филимонов" w:date="2026-01-29T15:10:00Z"/>
            </w:rPr>
          </w:rPrChange>
        </w:rPr>
      </w:pPr>
    </w:p>
    <w:p w14:paraId="0B4090FB" w14:textId="77777777" w:rsidR="00151958" w:rsidRPr="003114D6" w:rsidRDefault="00151958" w:rsidP="00151958">
      <w:pPr>
        <w:ind w:firstLine="708"/>
        <w:rPr>
          <w:ins w:id="3205" w:author="Дмитрий Филимонов" w:date="2026-01-29T15:10:00Z"/>
          <w:lang w:val="en-US"/>
          <w:rPrChange w:id="3206" w:author="Дмитрий Филимонов" w:date="2026-01-29T15:10:00Z">
            <w:rPr>
              <w:ins w:id="3207" w:author="Дмитрий Филимонов" w:date="2026-01-29T15:10:00Z"/>
            </w:rPr>
          </w:rPrChange>
        </w:rPr>
      </w:pPr>
    </w:p>
    <w:p w14:paraId="4706ACCC" w14:textId="77777777" w:rsidR="00151958" w:rsidRPr="003114D6" w:rsidRDefault="00151958" w:rsidP="00151958">
      <w:pPr>
        <w:ind w:firstLine="708"/>
        <w:rPr>
          <w:ins w:id="3208" w:author="Дмитрий Филимонов" w:date="2026-01-29T15:10:00Z"/>
          <w:lang w:val="en-US"/>
          <w:rPrChange w:id="3209" w:author="Дмитрий Филимонов" w:date="2026-01-29T15:10:00Z">
            <w:rPr>
              <w:ins w:id="3210" w:author="Дмитрий Филимонов" w:date="2026-01-29T15:10:00Z"/>
            </w:rPr>
          </w:rPrChange>
        </w:rPr>
      </w:pPr>
      <w:ins w:id="3211" w:author="Дмитрий Филимонов" w:date="2026-01-29T15:10:00Z">
        <w:r w:rsidRPr="003114D6">
          <w:rPr>
            <w:lang w:val="en-US"/>
            <w:rPrChange w:id="3212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661FF01D" w14:textId="77777777" w:rsidR="00151958" w:rsidRPr="003114D6" w:rsidRDefault="00151958" w:rsidP="00151958">
      <w:pPr>
        <w:ind w:firstLine="708"/>
        <w:rPr>
          <w:ins w:id="3213" w:author="Дмитрий Филимонов" w:date="2026-01-29T15:10:00Z"/>
          <w:lang w:val="en-US"/>
          <w:rPrChange w:id="3214" w:author="Дмитрий Филимонов" w:date="2026-01-29T15:10:00Z">
            <w:rPr>
              <w:ins w:id="3215" w:author="Дмитрий Филимонов" w:date="2026-01-29T15:10:00Z"/>
            </w:rPr>
          </w:rPrChange>
        </w:rPr>
      </w:pPr>
      <w:ins w:id="3216" w:author="Дмитрий Филимонов" w:date="2026-01-29T15:10:00Z">
        <w:r w:rsidRPr="003114D6">
          <w:rPr>
            <w:lang w:val="en-US"/>
            <w:rPrChange w:id="3217" w:author="Дмитрий Филимонов" w:date="2026-01-29T15:10:00Z">
              <w:rPr/>
            </w:rPrChange>
          </w:rPr>
          <w:t>-- Table `</w:t>
        </w:r>
        <w:proofErr w:type="spellStart"/>
        <w:r w:rsidRPr="003114D6">
          <w:rPr>
            <w:lang w:val="en-US"/>
            <w:rPrChange w:id="3218" w:author="Дмитрий Филимонов" w:date="2026-01-29T15:10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3219" w:author="Дмитрий Филимонов" w:date="2026-01-29T15:10:00Z">
              <w:rPr/>
            </w:rPrChange>
          </w:rPr>
          <w:t>`.`</w:t>
        </w:r>
        <w:proofErr w:type="gramEnd"/>
        <w:r w:rsidRPr="003114D6">
          <w:rPr>
            <w:lang w:val="en-US"/>
            <w:rPrChange w:id="3220" w:author="Дмитрий Филимонов" w:date="2026-01-29T15:10:00Z">
              <w:rPr/>
            </w:rPrChange>
          </w:rPr>
          <w:t>employees</w:t>
        </w:r>
        <w:proofErr w:type="spellEnd"/>
        <w:r w:rsidRPr="003114D6">
          <w:rPr>
            <w:lang w:val="en-US"/>
            <w:rPrChange w:id="3221" w:author="Дмитрий Филимонов" w:date="2026-01-29T15:10:00Z">
              <w:rPr/>
            </w:rPrChange>
          </w:rPr>
          <w:t>`</w:t>
        </w:r>
      </w:ins>
    </w:p>
    <w:p w14:paraId="724B78DA" w14:textId="77777777" w:rsidR="00151958" w:rsidRPr="003114D6" w:rsidRDefault="00151958" w:rsidP="00151958">
      <w:pPr>
        <w:ind w:firstLine="708"/>
        <w:rPr>
          <w:ins w:id="3222" w:author="Дмитрий Филимонов" w:date="2026-01-29T15:10:00Z"/>
          <w:lang w:val="en-US"/>
          <w:rPrChange w:id="3223" w:author="Дмитрий Филимонов" w:date="2026-01-29T15:10:00Z">
            <w:rPr>
              <w:ins w:id="3224" w:author="Дмитрий Филимонов" w:date="2026-01-29T15:10:00Z"/>
            </w:rPr>
          </w:rPrChange>
        </w:rPr>
      </w:pPr>
      <w:ins w:id="3225" w:author="Дмитрий Филимонов" w:date="2026-01-29T15:10:00Z">
        <w:r w:rsidRPr="003114D6">
          <w:rPr>
            <w:lang w:val="en-US"/>
            <w:rPrChange w:id="3226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546827C0" w14:textId="77777777" w:rsidR="00151958" w:rsidRPr="003114D6" w:rsidRDefault="00151958" w:rsidP="00151958">
      <w:pPr>
        <w:ind w:firstLine="708"/>
        <w:rPr>
          <w:ins w:id="3227" w:author="Дмитрий Филимонов" w:date="2026-01-29T15:10:00Z"/>
          <w:lang w:val="en-US"/>
          <w:rPrChange w:id="3228" w:author="Дмитрий Филимонов" w:date="2026-01-29T15:10:00Z">
            <w:rPr>
              <w:ins w:id="3229" w:author="Дмитрий Филимонов" w:date="2026-01-29T15:10:00Z"/>
            </w:rPr>
          </w:rPrChange>
        </w:rPr>
      </w:pPr>
      <w:ins w:id="3230" w:author="Дмитрий Филимонов" w:date="2026-01-29T15:10:00Z">
        <w:r w:rsidRPr="003114D6">
          <w:rPr>
            <w:lang w:val="en-US"/>
            <w:rPrChange w:id="3231" w:author="Дмитрий Филимонов" w:date="2026-01-29T15:10:00Z">
              <w:rPr/>
            </w:rPrChange>
          </w:rPr>
          <w:t>DROP TABLE IF EXISTS `</w:t>
        </w:r>
        <w:proofErr w:type="spellStart"/>
        <w:r w:rsidRPr="003114D6">
          <w:rPr>
            <w:lang w:val="en-US"/>
            <w:rPrChange w:id="3232" w:author="Дмитрий Филимонов" w:date="2026-01-29T15:10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3233" w:author="Дмитрий Филимонов" w:date="2026-01-29T15:10:00Z">
              <w:rPr/>
            </w:rPrChange>
          </w:rPr>
          <w:t>`.`</w:t>
        </w:r>
        <w:proofErr w:type="gramEnd"/>
        <w:r w:rsidRPr="003114D6">
          <w:rPr>
            <w:lang w:val="en-US"/>
            <w:rPrChange w:id="3234" w:author="Дмитрий Филимонов" w:date="2026-01-29T15:10:00Z">
              <w:rPr/>
            </w:rPrChange>
          </w:rPr>
          <w:t>employees</w:t>
        </w:r>
        <w:proofErr w:type="spellEnd"/>
        <w:r w:rsidRPr="003114D6">
          <w:rPr>
            <w:lang w:val="en-US"/>
            <w:rPrChange w:id="3235" w:author="Дмитрий Филимонов" w:date="2026-01-29T15:10:00Z">
              <w:rPr/>
            </w:rPrChange>
          </w:rPr>
          <w:t>` ;</w:t>
        </w:r>
      </w:ins>
    </w:p>
    <w:p w14:paraId="3AC9C199" w14:textId="77777777" w:rsidR="00151958" w:rsidRPr="003114D6" w:rsidRDefault="00151958" w:rsidP="00151958">
      <w:pPr>
        <w:ind w:firstLine="708"/>
        <w:rPr>
          <w:ins w:id="3236" w:author="Дмитрий Филимонов" w:date="2026-01-29T15:10:00Z"/>
          <w:lang w:val="en-US"/>
          <w:rPrChange w:id="3237" w:author="Дмитрий Филимонов" w:date="2026-01-29T15:10:00Z">
            <w:rPr>
              <w:ins w:id="3238" w:author="Дмитрий Филимонов" w:date="2026-01-29T15:10:00Z"/>
            </w:rPr>
          </w:rPrChange>
        </w:rPr>
      </w:pPr>
    </w:p>
    <w:p w14:paraId="6914E40B" w14:textId="77777777" w:rsidR="00151958" w:rsidRPr="003114D6" w:rsidRDefault="00151958" w:rsidP="00151958">
      <w:pPr>
        <w:ind w:firstLine="708"/>
        <w:rPr>
          <w:ins w:id="3239" w:author="Дмитрий Филимонов" w:date="2026-01-29T15:10:00Z"/>
          <w:lang w:val="en-US"/>
          <w:rPrChange w:id="3240" w:author="Дмитрий Филимонов" w:date="2026-01-29T15:10:00Z">
            <w:rPr>
              <w:ins w:id="3241" w:author="Дмитрий Филимонов" w:date="2026-01-29T15:10:00Z"/>
            </w:rPr>
          </w:rPrChange>
        </w:rPr>
      </w:pPr>
      <w:ins w:id="3242" w:author="Дмитрий Филимонов" w:date="2026-01-29T15:10:00Z">
        <w:r w:rsidRPr="003114D6">
          <w:rPr>
            <w:lang w:val="en-US"/>
            <w:rPrChange w:id="3243" w:author="Дмитрий Филимонов" w:date="2026-01-29T15:10:00Z">
              <w:rPr/>
            </w:rPrChange>
          </w:rPr>
          <w:t>CREATE TABLE IF NOT EXISTS `</w:t>
        </w:r>
        <w:proofErr w:type="spellStart"/>
        <w:r w:rsidRPr="003114D6">
          <w:rPr>
            <w:lang w:val="en-US"/>
            <w:rPrChange w:id="3244" w:author="Дмитрий Филимонов" w:date="2026-01-29T15:10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3245" w:author="Дмитрий Филимонов" w:date="2026-01-29T15:10:00Z">
              <w:rPr/>
            </w:rPrChange>
          </w:rPr>
          <w:t>`.`</w:t>
        </w:r>
        <w:proofErr w:type="gramEnd"/>
        <w:r w:rsidRPr="003114D6">
          <w:rPr>
            <w:lang w:val="en-US"/>
            <w:rPrChange w:id="3246" w:author="Дмитрий Филимонов" w:date="2026-01-29T15:10:00Z">
              <w:rPr/>
            </w:rPrChange>
          </w:rPr>
          <w:t>employees</w:t>
        </w:r>
        <w:proofErr w:type="spellEnd"/>
        <w:r w:rsidRPr="003114D6">
          <w:rPr>
            <w:lang w:val="en-US"/>
            <w:rPrChange w:id="3247" w:author="Дмитрий Филимонов" w:date="2026-01-29T15:10:00Z">
              <w:rPr/>
            </w:rPrChange>
          </w:rPr>
          <w:t>` (</w:t>
        </w:r>
      </w:ins>
    </w:p>
    <w:p w14:paraId="617D758D" w14:textId="77777777" w:rsidR="00151958" w:rsidRPr="003114D6" w:rsidRDefault="00151958" w:rsidP="00151958">
      <w:pPr>
        <w:ind w:firstLine="708"/>
        <w:rPr>
          <w:ins w:id="3248" w:author="Дмитрий Филимонов" w:date="2026-01-29T15:10:00Z"/>
          <w:lang w:val="en-US"/>
          <w:rPrChange w:id="3249" w:author="Дмитрий Филимонов" w:date="2026-01-29T15:10:00Z">
            <w:rPr>
              <w:ins w:id="3250" w:author="Дмитрий Филимонов" w:date="2026-01-29T15:10:00Z"/>
            </w:rPr>
          </w:rPrChange>
        </w:rPr>
      </w:pPr>
      <w:ins w:id="3251" w:author="Дмитрий Филимонов" w:date="2026-01-29T15:10:00Z">
        <w:r w:rsidRPr="003114D6">
          <w:rPr>
            <w:lang w:val="en-US"/>
            <w:rPrChange w:id="3252" w:author="Дмитрий Филимонов" w:date="2026-01-29T15:10:00Z">
              <w:rPr/>
            </w:rPrChange>
          </w:rPr>
          <w:t xml:space="preserve">  `</w:t>
        </w:r>
        <w:proofErr w:type="spellStart"/>
        <w:r w:rsidRPr="003114D6">
          <w:rPr>
            <w:lang w:val="en-US"/>
            <w:rPrChange w:id="3253" w:author="Дмитрий Филимонов" w:date="2026-01-29T15:10:00Z">
              <w:rPr/>
            </w:rPrChange>
          </w:rPr>
          <w:t>employee_id</w:t>
        </w:r>
        <w:proofErr w:type="spellEnd"/>
        <w:r w:rsidRPr="003114D6">
          <w:rPr>
            <w:lang w:val="en-US"/>
            <w:rPrChange w:id="3254" w:author="Дмитрий Филимонов" w:date="2026-01-29T15:10:00Z">
              <w:rPr/>
            </w:rPrChange>
          </w:rPr>
          <w:t>` INT NOT NULL AUTO_INCREMENT,</w:t>
        </w:r>
      </w:ins>
    </w:p>
    <w:p w14:paraId="25139038" w14:textId="77777777" w:rsidR="00151958" w:rsidRPr="003114D6" w:rsidRDefault="00151958" w:rsidP="00151958">
      <w:pPr>
        <w:ind w:firstLine="708"/>
        <w:rPr>
          <w:ins w:id="3255" w:author="Дмитрий Филимонов" w:date="2026-01-29T15:10:00Z"/>
          <w:lang w:val="en-US"/>
          <w:rPrChange w:id="3256" w:author="Дмитрий Филимонов" w:date="2026-01-29T15:10:00Z">
            <w:rPr>
              <w:ins w:id="3257" w:author="Дмитрий Филимонов" w:date="2026-01-29T15:10:00Z"/>
            </w:rPr>
          </w:rPrChange>
        </w:rPr>
      </w:pPr>
      <w:ins w:id="3258" w:author="Дмитрий Филимонов" w:date="2026-01-29T15:10:00Z">
        <w:r w:rsidRPr="003114D6">
          <w:rPr>
            <w:lang w:val="en-US"/>
            <w:rPrChange w:id="3259" w:author="Дмитрий Филимонов" w:date="2026-01-29T15:10:00Z">
              <w:rPr/>
            </w:rPrChange>
          </w:rPr>
          <w:t xml:space="preserve">  `</w:t>
        </w:r>
        <w:proofErr w:type="spellStart"/>
        <w:r w:rsidRPr="003114D6">
          <w:rPr>
            <w:lang w:val="en-US"/>
            <w:rPrChange w:id="3260" w:author="Дмитрий Филимонов" w:date="2026-01-29T15:10:00Z">
              <w:rPr/>
            </w:rPrChange>
          </w:rPr>
          <w:t>full_name</w:t>
        </w:r>
        <w:proofErr w:type="spellEnd"/>
        <w:r w:rsidRPr="003114D6">
          <w:rPr>
            <w:lang w:val="en-US"/>
            <w:rPrChange w:id="3261" w:author="Дмитрий Филимонов" w:date="2026-01-29T15:10:00Z">
              <w:rPr/>
            </w:rPrChange>
          </w:rPr>
          <w:t xml:space="preserve">` </w:t>
        </w:r>
        <w:proofErr w:type="gramStart"/>
        <w:r w:rsidRPr="003114D6">
          <w:rPr>
            <w:lang w:val="en-US"/>
            <w:rPrChange w:id="3262" w:author="Дмитрий Филимонов" w:date="2026-01-29T15:10:00Z">
              <w:rPr/>
            </w:rPrChange>
          </w:rPr>
          <w:t>VARCHAR(</w:t>
        </w:r>
        <w:proofErr w:type="gramEnd"/>
        <w:r w:rsidRPr="003114D6">
          <w:rPr>
            <w:lang w:val="en-US"/>
            <w:rPrChange w:id="3263" w:author="Дмитрий Филимонов" w:date="2026-01-29T15:10:00Z">
              <w:rPr/>
            </w:rPrChange>
          </w:rPr>
          <w:t>100) NULL,</w:t>
        </w:r>
      </w:ins>
    </w:p>
    <w:p w14:paraId="7A9080B1" w14:textId="77777777" w:rsidR="00151958" w:rsidRPr="003114D6" w:rsidRDefault="00151958" w:rsidP="00151958">
      <w:pPr>
        <w:ind w:firstLine="708"/>
        <w:rPr>
          <w:ins w:id="3264" w:author="Дмитрий Филимонов" w:date="2026-01-29T15:10:00Z"/>
          <w:lang w:val="en-US"/>
          <w:rPrChange w:id="3265" w:author="Дмитрий Филимонов" w:date="2026-01-29T15:10:00Z">
            <w:rPr>
              <w:ins w:id="3266" w:author="Дмитрий Филимонов" w:date="2026-01-29T15:10:00Z"/>
            </w:rPr>
          </w:rPrChange>
        </w:rPr>
      </w:pPr>
      <w:ins w:id="3267" w:author="Дмитрий Филимонов" w:date="2026-01-29T15:10:00Z">
        <w:r w:rsidRPr="003114D6">
          <w:rPr>
            <w:lang w:val="en-US"/>
            <w:rPrChange w:id="3268" w:author="Дмитрий Филимонов" w:date="2026-01-29T15:10:00Z">
              <w:rPr/>
            </w:rPrChange>
          </w:rPr>
          <w:t xml:space="preserve">  `position` </w:t>
        </w:r>
        <w:proofErr w:type="gramStart"/>
        <w:r w:rsidRPr="003114D6">
          <w:rPr>
            <w:lang w:val="en-US"/>
            <w:rPrChange w:id="3269" w:author="Дмитрий Филимонов" w:date="2026-01-29T15:10:00Z">
              <w:rPr/>
            </w:rPrChange>
          </w:rPr>
          <w:t>VARCHAR(</w:t>
        </w:r>
        <w:proofErr w:type="gramEnd"/>
        <w:r w:rsidRPr="003114D6">
          <w:rPr>
            <w:lang w:val="en-US"/>
            <w:rPrChange w:id="3270" w:author="Дмитрий Филимонов" w:date="2026-01-29T15:10:00Z">
              <w:rPr/>
            </w:rPrChange>
          </w:rPr>
          <w:t>50) NULL,</w:t>
        </w:r>
      </w:ins>
    </w:p>
    <w:p w14:paraId="14A60A07" w14:textId="77777777" w:rsidR="00151958" w:rsidRPr="003114D6" w:rsidRDefault="00151958" w:rsidP="00151958">
      <w:pPr>
        <w:ind w:firstLine="708"/>
        <w:rPr>
          <w:ins w:id="3271" w:author="Дмитрий Филимонов" w:date="2026-01-29T15:10:00Z"/>
          <w:lang w:val="en-US"/>
          <w:rPrChange w:id="3272" w:author="Дмитрий Филимонов" w:date="2026-01-29T15:10:00Z">
            <w:rPr>
              <w:ins w:id="3273" w:author="Дмитрий Филимонов" w:date="2026-01-29T15:10:00Z"/>
            </w:rPr>
          </w:rPrChange>
        </w:rPr>
      </w:pPr>
      <w:ins w:id="3274" w:author="Дмитрий Филимонов" w:date="2026-01-29T15:10:00Z">
        <w:r w:rsidRPr="003114D6">
          <w:rPr>
            <w:lang w:val="en-US"/>
            <w:rPrChange w:id="3275" w:author="Дмитрий Филимонов" w:date="2026-01-29T15:10:00Z">
              <w:rPr/>
            </w:rPrChange>
          </w:rPr>
          <w:t xml:space="preserve">  `salary` </w:t>
        </w:r>
        <w:proofErr w:type="gramStart"/>
        <w:r w:rsidRPr="003114D6">
          <w:rPr>
            <w:lang w:val="en-US"/>
            <w:rPrChange w:id="3276" w:author="Дмитрий Филимонов" w:date="2026-01-29T15:10:00Z">
              <w:rPr/>
            </w:rPrChange>
          </w:rPr>
          <w:t>DECIMAL(</w:t>
        </w:r>
        <w:proofErr w:type="gramEnd"/>
        <w:r w:rsidRPr="003114D6">
          <w:rPr>
            <w:lang w:val="en-US"/>
            <w:rPrChange w:id="3277" w:author="Дмитрий Филимонов" w:date="2026-01-29T15:10:00Z">
              <w:rPr/>
            </w:rPrChange>
          </w:rPr>
          <w:t>10,2) NULL,</w:t>
        </w:r>
      </w:ins>
    </w:p>
    <w:p w14:paraId="40DB6E9B" w14:textId="77777777" w:rsidR="00151958" w:rsidRPr="003114D6" w:rsidRDefault="00151958" w:rsidP="00151958">
      <w:pPr>
        <w:ind w:firstLine="708"/>
        <w:rPr>
          <w:ins w:id="3278" w:author="Дмитрий Филимонов" w:date="2026-01-29T15:10:00Z"/>
          <w:lang w:val="en-US"/>
          <w:rPrChange w:id="3279" w:author="Дмитрий Филимонов" w:date="2026-01-29T15:10:00Z">
            <w:rPr>
              <w:ins w:id="3280" w:author="Дмитрий Филимонов" w:date="2026-01-29T15:10:00Z"/>
            </w:rPr>
          </w:rPrChange>
        </w:rPr>
      </w:pPr>
      <w:ins w:id="3281" w:author="Дмитрий Филимонов" w:date="2026-01-29T15:10:00Z">
        <w:r w:rsidRPr="003114D6">
          <w:rPr>
            <w:lang w:val="en-US"/>
            <w:rPrChange w:id="3282" w:author="Дмитрий Филимонов" w:date="2026-01-29T15:10:00Z">
              <w:rPr/>
            </w:rPrChange>
          </w:rPr>
          <w:t xml:space="preserve">  PRIMARY KEY (`</w:t>
        </w:r>
        <w:proofErr w:type="spellStart"/>
        <w:r w:rsidRPr="003114D6">
          <w:rPr>
            <w:lang w:val="en-US"/>
            <w:rPrChange w:id="3283" w:author="Дмитрий Филимонов" w:date="2026-01-29T15:10:00Z">
              <w:rPr/>
            </w:rPrChange>
          </w:rPr>
          <w:t>employee_id</w:t>
        </w:r>
        <w:proofErr w:type="spellEnd"/>
        <w:r w:rsidRPr="003114D6">
          <w:rPr>
            <w:lang w:val="en-US"/>
            <w:rPrChange w:id="3284" w:author="Дмитрий Филимонов" w:date="2026-01-29T15:10:00Z">
              <w:rPr/>
            </w:rPrChange>
          </w:rPr>
          <w:t>`))</w:t>
        </w:r>
      </w:ins>
    </w:p>
    <w:p w14:paraId="3D2F15C3" w14:textId="77777777" w:rsidR="00151958" w:rsidRPr="003114D6" w:rsidRDefault="00151958" w:rsidP="00151958">
      <w:pPr>
        <w:ind w:firstLine="708"/>
        <w:rPr>
          <w:ins w:id="3285" w:author="Дмитрий Филимонов" w:date="2026-01-29T15:10:00Z"/>
          <w:lang w:val="en-US"/>
          <w:rPrChange w:id="3286" w:author="Дмитрий Филимонов" w:date="2026-01-29T15:10:00Z">
            <w:rPr>
              <w:ins w:id="3287" w:author="Дмитрий Филимонов" w:date="2026-01-29T15:10:00Z"/>
            </w:rPr>
          </w:rPrChange>
        </w:rPr>
      </w:pPr>
      <w:ins w:id="3288" w:author="Дмитрий Филимонов" w:date="2026-01-29T15:10:00Z">
        <w:r w:rsidRPr="003114D6">
          <w:rPr>
            <w:lang w:val="en-US"/>
            <w:rPrChange w:id="3289" w:author="Дмитрий Филимонов" w:date="2026-01-29T15:10:00Z">
              <w:rPr/>
            </w:rPrChange>
          </w:rPr>
          <w:t xml:space="preserve">ENGINE = </w:t>
        </w:r>
        <w:proofErr w:type="spellStart"/>
        <w:r w:rsidRPr="003114D6">
          <w:rPr>
            <w:lang w:val="en-US"/>
            <w:rPrChange w:id="3290" w:author="Дмитрий Филимонов" w:date="2026-01-29T15:10:00Z">
              <w:rPr/>
            </w:rPrChange>
          </w:rPr>
          <w:t>InnoDB</w:t>
        </w:r>
        <w:proofErr w:type="spellEnd"/>
        <w:r w:rsidRPr="003114D6">
          <w:rPr>
            <w:lang w:val="en-US"/>
            <w:rPrChange w:id="3291" w:author="Дмитрий Филимонов" w:date="2026-01-29T15:10:00Z">
              <w:rPr/>
            </w:rPrChange>
          </w:rPr>
          <w:t>;</w:t>
        </w:r>
      </w:ins>
    </w:p>
    <w:p w14:paraId="5262B16E" w14:textId="77777777" w:rsidR="00151958" w:rsidRPr="003114D6" w:rsidRDefault="00151958" w:rsidP="00151958">
      <w:pPr>
        <w:ind w:firstLine="708"/>
        <w:rPr>
          <w:ins w:id="3292" w:author="Дмитрий Филимонов" w:date="2026-01-29T15:10:00Z"/>
          <w:lang w:val="en-US"/>
          <w:rPrChange w:id="3293" w:author="Дмитрий Филимонов" w:date="2026-01-29T15:10:00Z">
            <w:rPr>
              <w:ins w:id="3294" w:author="Дмитрий Филимонов" w:date="2026-01-29T15:10:00Z"/>
            </w:rPr>
          </w:rPrChange>
        </w:rPr>
      </w:pPr>
    </w:p>
    <w:p w14:paraId="2F3DAFC4" w14:textId="77777777" w:rsidR="00151958" w:rsidRPr="003114D6" w:rsidRDefault="00151958" w:rsidP="00151958">
      <w:pPr>
        <w:ind w:firstLine="708"/>
        <w:rPr>
          <w:ins w:id="3295" w:author="Дмитрий Филимонов" w:date="2026-01-29T15:10:00Z"/>
          <w:lang w:val="en-US"/>
          <w:rPrChange w:id="3296" w:author="Дмитрий Филимонов" w:date="2026-01-29T15:10:00Z">
            <w:rPr>
              <w:ins w:id="3297" w:author="Дмитрий Филимонов" w:date="2026-01-29T15:10:00Z"/>
            </w:rPr>
          </w:rPrChange>
        </w:rPr>
      </w:pPr>
    </w:p>
    <w:p w14:paraId="6C8CADC5" w14:textId="77777777" w:rsidR="00151958" w:rsidRPr="003114D6" w:rsidRDefault="00151958" w:rsidP="00151958">
      <w:pPr>
        <w:ind w:firstLine="708"/>
        <w:rPr>
          <w:ins w:id="3298" w:author="Дмитрий Филимонов" w:date="2026-01-29T15:10:00Z"/>
          <w:lang w:val="en-US"/>
          <w:rPrChange w:id="3299" w:author="Дмитрий Филимонов" w:date="2026-01-29T15:10:00Z">
            <w:rPr>
              <w:ins w:id="3300" w:author="Дмитрий Филимонов" w:date="2026-01-29T15:10:00Z"/>
            </w:rPr>
          </w:rPrChange>
        </w:rPr>
      </w:pPr>
      <w:ins w:id="3301" w:author="Дмитрий Филимонов" w:date="2026-01-29T15:10:00Z">
        <w:r w:rsidRPr="003114D6">
          <w:rPr>
            <w:lang w:val="en-US"/>
            <w:rPrChange w:id="3302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6BF347EA" w14:textId="77777777" w:rsidR="00151958" w:rsidRPr="003114D6" w:rsidRDefault="00151958" w:rsidP="00151958">
      <w:pPr>
        <w:ind w:firstLine="708"/>
        <w:rPr>
          <w:ins w:id="3303" w:author="Дмитрий Филимонов" w:date="2026-01-29T15:10:00Z"/>
          <w:lang w:val="en-US"/>
          <w:rPrChange w:id="3304" w:author="Дмитрий Филимонов" w:date="2026-01-29T15:10:00Z">
            <w:rPr>
              <w:ins w:id="3305" w:author="Дмитрий Филимонов" w:date="2026-01-29T15:10:00Z"/>
            </w:rPr>
          </w:rPrChange>
        </w:rPr>
      </w:pPr>
      <w:ins w:id="3306" w:author="Дмитрий Филимонов" w:date="2026-01-29T15:10:00Z">
        <w:r w:rsidRPr="003114D6">
          <w:rPr>
            <w:lang w:val="en-US"/>
            <w:rPrChange w:id="3307" w:author="Дмитрий Филимонов" w:date="2026-01-29T15:10:00Z">
              <w:rPr/>
            </w:rPrChange>
          </w:rPr>
          <w:t>-- Table `</w:t>
        </w:r>
        <w:proofErr w:type="spellStart"/>
        <w:r w:rsidRPr="003114D6">
          <w:rPr>
            <w:lang w:val="en-US"/>
            <w:rPrChange w:id="3308" w:author="Дмитрий Филимонов" w:date="2026-01-29T15:10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3309" w:author="Дмитрий Филимонов" w:date="2026-01-29T15:10:00Z">
              <w:rPr/>
            </w:rPrChange>
          </w:rPr>
          <w:t>`.`</w:t>
        </w:r>
        <w:proofErr w:type="gramEnd"/>
        <w:r w:rsidRPr="003114D6">
          <w:rPr>
            <w:lang w:val="en-US"/>
            <w:rPrChange w:id="3310" w:author="Дмитрий Филимонов" w:date="2026-01-29T15:10:00Z">
              <w:rPr/>
            </w:rPrChange>
          </w:rPr>
          <w:t>contractors</w:t>
        </w:r>
        <w:proofErr w:type="spellEnd"/>
        <w:r w:rsidRPr="003114D6">
          <w:rPr>
            <w:lang w:val="en-US"/>
            <w:rPrChange w:id="3311" w:author="Дмитрий Филимонов" w:date="2026-01-29T15:10:00Z">
              <w:rPr/>
            </w:rPrChange>
          </w:rPr>
          <w:t>`</w:t>
        </w:r>
      </w:ins>
    </w:p>
    <w:p w14:paraId="6F1AC4D4" w14:textId="77777777" w:rsidR="00151958" w:rsidRPr="003114D6" w:rsidRDefault="00151958" w:rsidP="00151958">
      <w:pPr>
        <w:ind w:firstLine="708"/>
        <w:rPr>
          <w:ins w:id="3312" w:author="Дмитрий Филимонов" w:date="2026-01-29T15:10:00Z"/>
          <w:lang w:val="en-US"/>
          <w:rPrChange w:id="3313" w:author="Дмитрий Филимонов" w:date="2026-01-29T15:10:00Z">
            <w:rPr>
              <w:ins w:id="3314" w:author="Дмитрий Филимонов" w:date="2026-01-29T15:10:00Z"/>
            </w:rPr>
          </w:rPrChange>
        </w:rPr>
      </w:pPr>
      <w:ins w:id="3315" w:author="Дмитрий Филимонов" w:date="2026-01-29T15:10:00Z">
        <w:r w:rsidRPr="003114D6">
          <w:rPr>
            <w:lang w:val="en-US"/>
            <w:rPrChange w:id="3316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70FDFDB6" w14:textId="77777777" w:rsidR="00151958" w:rsidRPr="003114D6" w:rsidRDefault="00151958" w:rsidP="00151958">
      <w:pPr>
        <w:ind w:firstLine="708"/>
        <w:rPr>
          <w:ins w:id="3317" w:author="Дмитрий Филимонов" w:date="2026-01-29T15:10:00Z"/>
          <w:lang w:val="en-US"/>
          <w:rPrChange w:id="3318" w:author="Дмитрий Филимонов" w:date="2026-01-29T15:10:00Z">
            <w:rPr>
              <w:ins w:id="3319" w:author="Дмитрий Филимонов" w:date="2026-01-29T15:10:00Z"/>
            </w:rPr>
          </w:rPrChange>
        </w:rPr>
      </w:pPr>
      <w:ins w:id="3320" w:author="Дмитрий Филимонов" w:date="2026-01-29T15:10:00Z">
        <w:r w:rsidRPr="003114D6">
          <w:rPr>
            <w:lang w:val="en-US"/>
            <w:rPrChange w:id="3321" w:author="Дмитрий Филимонов" w:date="2026-01-29T15:10:00Z">
              <w:rPr/>
            </w:rPrChange>
          </w:rPr>
          <w:t>DROP TABLE IF EXISTS `</w:t>
        </w:r>
        <w:proofErr w:type="spellStart"/>
        <w:r w:rsidRPr="003114D6">
          <w:rPr>
            <w:lang w:val="en-US"/>
            <w:rPrChange w:id="3322" w:author="Дмитрий Филимонов" w:date="2026-01-29T15:10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3323" w:author="Дмитрий Филимонов" w:date="2026-01-29T15:10:00Z">
              <w:rPr/>
            </w:rPrChange>
          </w:rPr>
          <w:t>`.`</w:t>
        </w:r>
        <w:proofErr w:type="gramEnd"/>
        <w:r w:rsidRPr="003114D6">
          <w:rPr>
            <w:lang w:val="en-US"/>
            <w:rPrChange w:id="3324" w:author="Дмитрий Филимонов" w:date="2026-01-29T15:10:00Z">
              <w:rPr/>
            </w:rPrChange>
          </w:rPr>
          <w:t>contractors</w:t>
        </w:r>
        <w:proofErr w:type="spellEnd"/>
        <w:r w:rsidRPr="003114D6">
          <w:rPr>
            <w:lang w:val="en-US"/>
            <w:rPrChange w:id="3325" w:author="Дмитрий Филимонов" w:date="2026-01-29T15:10:00Z">
              <w:rPr/>
            </w:rPrChange>
          </w:rPr>
          <w:t>` ;</w:t>
        </w:r>
      </w:ins>
    </w:p>
    <w:p w14:paraId="5AFB2354" w14:textId="77777777" w:rsidR="00151958" w:rsidRPr="003114D6" w:rsidRDefault="00151958" w:rsidP="00151958">
      <w:pPr>
        <w:ind w:firstLine="708"/>
        <w:rPr>
          <w:ins w:id="3326" w:author="Дмитрий Филимонов" w:date="2026-01-29T15:10:00Z"/>
          <w:lang w:val="en-US"/>
          <w:rPrChange w:id="3327" w:author="Дмитрий Филимонов" w:date="2026-01-29T15:10:00Z">
            <w:rPr>
              <w:ins w:id="3328" w:author="Дмитрий Филимонов" w:date="2026-01-29T15:10:00Z"/>
            </w:rPr>
          </w:rPrChange>
        </w:rPr>
      </w:pPr>
    </w:p>
    <w:p w14:paraId="6F87433A" w14:textId="77777777" w:rsidR="00151958" w:rsidRPr="003114D6" w:rsidRDefault="00151958" w:rsidP="00151958">
      <w:pPr>
        <w:ind w:firstLine="708"/>
        <w:rPr>
          <w:ins w:id="3329" w:author="Дмитрий Филимонов" w:date="2026-01-29T15:10:00Z"/>
          <w:lang w:val="en-US"/>
          <w:rPrChange w:id="3330" w:author="Дмитрий Филимонов" w:date="2026-01-29T15:10:00Z">
            <w:rPr>
              <w:ins w:id="3331" w:author="Дмитрий Филимонов" w:date="2026-01-29T15:10:00Z"/>
            </w:rPr>
          </w:rPrChange>
        </w:rPr>
      </w:pPr>
      <w:ins w:id="3332" w:author="Дмитрий Филимонов" w:date="2026-01-29T15:10:00Z">
        <w:r w:rsidRPr="003114D6">
          <w:rPr>
            <w:lang w:val="en-US"/>
            <w:rPrChange w:id="3333" w:author="Дмитрий Филимонов" w:date="2026-01-29T15:10:00Z">
              <w:rPr/>
            </w:rPrChange>
          </w:rPr>
          <w:t>CREATE TABLE IF NOT EXISTS `</w:t>
        </w:r>
        <w:proofErr w:type="spellStart"/>
        <w:r w:rsidRPr="003114D6">
          <w:rPr>
            <w:lang w:val="en-US"/>
            <w:rPrChange w:id="3334" w:author="Дмитрий Филимонов" w:date="2026-01-29T15:10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3335" w:author="Дмитрий Филимонов" w:date="2026-01-29T15:10:00Z">
              <w:rPr/>
            </w:rPrChange>
          </w:rPr>
          <w:t>`.`</w:t>
        </w:r>
        <w:proofErr w:type="gramEnd"/>
        <w:r w:rsidRPr="003114D6">
          <w:rPr>
            <w:lang w:val="en-US"/>
            <w:rPrChange w:id="3336" w:author="Дмитрий Филимонов" w:date="2026-01-29T15:10:00Z">
              <w:rPr/>
            </w:rPrChange>
          </w:rPr>
          <w:t>contractors</w:t>
        </w:r>
        <w:proofErr w:type="spellEnd"/>
        <w:r w:rsidRPr="003114D6">
          <w:rPr>
            <w:lang w:val="en-US"/>
            <w:rPrChange w:id="3337" w:author="Дмитрий Филимонов" w:date="2026-01-29T15:10:00Z">
              <w:rPr/>
            </w:rPrChange>
          </w:rPr>
          <w:t>` (</w:t>
        </w:r>
      </w:ins>
    </w:p>
    <w:p w14:paraId="332AEF9F" w14:textId="77777777" w:rsidR="00151958" w:rsidRPr="003114D6" w:rsidRDefault="00151958" w:rsidP="00151958">
      <w:pPr>
        <w:ind w:firstLine="708"/>
        <w:rPr>
          <w:ins w:id="3338" w:author="Дмитрий Филимонов" w:date="2026-01-29T15:10:00Z"/>
          <w:lang w:val="en-US"/>
          <w:rPrChange w:id="3339" w:author="Дмитрий Филимонов" w:date="2026-01-29T15:10:00Z">
            <w:rPr>
              <w:ins w:id="3340" w:author="Дмитрий Филимонов" w:date="2026-01-29T15:10:00Z"/>
            </w:rPr>
          </w:rPrChange>
        </w:rPr>
      </w:pPr>
      <w:ins w:id="3341" w:author="Дмитрий Филимонов" w:date="2026-01-29T15:10:00Z">
        <w:r w:rsidRPr="003114D6">
          <w:rPr>
            <w:lang w:val="en-US"/>
            <w:rPrChange w:id="3342" w:author="Дмитрий Филимонов" w:date="2026-01-29T15:10:00Z">
              <w:rPr/>
            </w:rPrChange>
          </w:rPr>
          <w:t xml:space="preserve">  `</w:t>
        </w:r>
        <w:proofErr w:type="spellStart"/>
        <w:r w:rsidRPr="003114D6">
          <w:rPr>
            <w:lang w:val="en-US"/>
            <w:rPrChange w:id="3343" w:author="Дмитрий Филимонов" w:date="2026-01-29T15:10:00Z">
              <w:rPr/>
            </w:rPrChange>
          </w:rPr>
          <w:t>contractor_id</w:t>
        </w:r>
        <w:proofErr w:type="spellEnd"/>
        <w:r w:rsidRPr="003114D6">
          <w:rPr>
            <w:lang w:val="en-US"/>
            <w:rPrChange w:id="3344" w:author="Дмитрий Филимонов" w:date="2026-01-29T15:10:00Z">
              <w:rPr/>
            </w:rPrChange>
          </w:rPr>
          <w:t>` INT NOT NULL AUTO_INCREMENT,</w:t>
        </w:r>
      </w:ins>
    </w:p>
    <w:p w14:paraId="113781CE" w14:textId="77777777" w:rsidR="00151958" w:rsidRPr="003114D6" w:rsidRDefault="00151958" w:rsidP="00151958">
      <w:pPr>
        <w:ind w:firstLine="708"/>
        <w:rPr>
          <w:ins w:id="3345" w:author="Дмитрий Филимонов" w:date="2026-01-29T15:10:00Z"/>
          <w:lang w:val="en-US"/>
          <w:rPrChange w:id="3346" w:author="Дмитрий Филимонов" w:date="2026-01-29T15:10:00Z">
            <w:rPr>
              <w:ins w:id="3347" w:author="Дмитрий Филимонов" w:date="2026-01-29T15:10:00Z"/>
            </w:rPr>
          </w:rPrChange>
        </w:rPr>
      </w:pPr>
      <w:ins w:id="3348" w:author="Дмитрий Филимонов" w:date="2026-01-29T15:10:00Z">
        <w:r w:rsidRPr="003114D6">
          <w:rPr>
            <w:lang w:val="en-US"/>
            <w:rPrChange w:id="3349" w:author="Дмитрий Филимонов" w:date="2026-01-29T15:10:00Z">
              <w:rPr/>
            </w:rPrChange>
          </w:rPr>
          <w:t xml:space="preserve">  `</w:t>
        </w:r>
        <w:proofErr w:type="spellStart"/>
        <w:r w:rsidRPr="003114D6">
          <w:rPr>
            <w:lang w:val="en-US"/>
            <w:rPrChange w:id="3350" w:author="Дмитрий Филимонов" w:date="2026-01-29T15:10:00Z">
              <w:rPr/>
            </w:rPrChange>
          </w:rPr>
          <w:t>company_name</w:t>
        </w:r>
        <w:proofErr w:type="spellEnd"/>
        <w:r w:rsidRPr="003114D6">
          <w:rPr>
            <w:lang w:val="en-US"/>
            <w:rPrChange w:id="3351" w:author="Дмитрий Филимонов" w:date="2026-01-29T15:10:00Z">
              <w:rPr/>
            </w:rPrChange>
          </w:rPr>
          <w:t xml:space="preserve">` </w:t>
        </w:r>
        <w:proofErr w:type="gramStart"/>
        <w:r w:rsidRPr="003114D6">
          <w:rPr>
            <w:lang w:val="en-US"/>
            <w:rPrChange w:id="3352" w:author="Дмитрий Филимонов" w:date="2026-01-29T15:10:00Z">
              <w:rPr/>
            </w:rPrChange>
          </w:rPr>
          <w:t>VARCHAR(</w:t>
        </w:r>
        <w:proofErr w:type="gramEnd"/>
        <w:r w:rsidRPr="003114D6">
          <w:rPr>
            <w:lang w:val="en-US"/>
            <w:rPrChange w:id="3353" w:author="Дмитрий Филимонов" w:date="2026-01-29T15:10:00Z">
              <w:rPr/>
            </w:rPrChange>
          </w:rPr>
          <w:t>100) NULL,</w:t>
        </w:r>
      </w:ins>
    </w:p>
    <w:p w14:paraId="197B638D" w14:textId="77777777" w:rsidR="00151958" w:rsidRPr="003114D6" w:rsidRDefault="00151958" w:rsidP="00151958">
      <w:pPr>
        <w:ind w:firstLine="708"/>
        <w:rPr>
          <w:ins w:id="3354" w:author="Дмитрий Филимонов" w:date="2026-01-29T15:10:00Z"/>
          <w:lang w:val="en-US"/>
          <w:rPrChange w:id="3355" w:author="Дмитрий Филимонов" w:date="2026-01-29T15:10:00Z">
            <w:rPr>
              <w:ins w:id="3356" w:author="Дмитрий Филимонов" w:date="2026-01-29T15:10:00Z"/>
            </w:rPr>
          </w:rPrChange>
        </w:rPr>
      </w:pPr>
      <w:ins w:id="3357" w:author="Дмитрий Филимонов" w:date="2026-01-29T15:10:00Z">
        <w:r w:rsidRPr="003114D6">
          <w:rPr>
            <w:lang w:val="en-US"/>
            <w:rPrChange w:id="3358" w:author="Дмитрий Филимонов" w:date="2026-01-29T15:10:00Z">
              <w:rPr/>
            </w:rPrChange>
          </w:rPr>
          <w:t xml:space="preserve">  `</w:t>
        </w:r>
        <w:proofErr w:type="spellStart"/>
        <w:r w:rsidRPr="003114D6">
          <w:rPr>
            <w:lang w:val="en-US"/>
            <w:rPrChange w:id="3359" w:author="Дмитрий Филимонов" w:date="2026-01-29T15:10:00Z">
              <w:rPr/>
            </w:rPrChange>
          </w:rPr>
          <w:t>service_type</w:t>
        </w:r>
        <w:proofErr w:type="spellEnd"/>
        <w:r w:rsidRPr="003114D6">
          <w:rPr>
            <w:lang w:val="en-US"/>
            <w:rPrChange w:id="3360" w:author="Дмитрий Филимонов" w:date="2026-01-29T15:10:00Z">
              <w:rPr/>
            </w:rPrChange>
          </w:rPr>
          <w:t xml:space="preserve">` </w:t>
        </w:r>
        <w:proofErr w:type="gramStart"/>
        <w:r w:rsidRPr="003114D6">
          <w:rPr>
            <w:lang w:val="en-US"/>
            <w:rPrChange w:id="3361" w:author="Дмитрий Филимонов" w:date="2026-01-29T15:10:00Z">
              <w:rPr/>
            </w:rPrChange>
          </w:rPr>
          <w:t>VARCHAR(</w:t>
        </w:r>
        <w:proofErr w:type="gramEnd"/>
        <w:r w:rsidRPr="003114D6">
          <w:rPr>
            <w:lang w:val="en-US"/>
            <w:rPrChange w:id="3362" w:author="Дмитрий Филимонов" w:date="2026-01-29T15:10:00Z">
              <w:rPr/>
            </w:rPrChange>
          </w:rPr>
          <w:t>50) NULL,</w:t>
        </w:r>
      </w:ins>
    </w:p>
    <w:p w14:paraId="2DA6D60A" w14:textId="77777777" w:rsidR="00151958" w:rsidRPr="003114D6" w:rsidRDefault="00151958" w:rsidP="00151958">
      <w:pPr>
        <w:ind w:firstLine="708"/>
        <w:rPr>
          <w:ins w:id="3363" w:author="Дмитрий Филимонов" w:date="2026-01-29T15:10:00Z"/>
          <w:lang w:val="en-US"/>
          <w:rPrChange w:id="3364" w:author="Дмитрий Филимонов" w:date="2026-01-29T15:10:00Z">
            <w:rPr>
              <w:ins w:id="3365" w:author="Дмитрий Филимонов" w:date="2026-01-29T15:10:00Z"/>
            </w:rPr>
          </w:rPrChange>
        </w:rPr>
      </w:pPr>
      <w:ins w:id="3366" w:author="Дмитрий Филимонов" w:date="2026-01-29T15:10:00Z">
        <w:r w:rsidRPr="003114D6">
          <w:rPr>
            <w:lang w:val="en-US"/>
            <w:rPrChange w:id="3367" w:author="Дмитрий Филимонов" w:date="2026-01-29T15:10:00Z">
              <w:rPr/>
            </w:rPrChange>
          </w:rPr>
          <w:t xml:space="preserve">  `phone` </w:t>
        </w:r>
        <w:proofErr w:type="gramStart"/>
        <w:r w:rsidRPr="003114D6">
          <w:rPr>
            <w:lang w:val="en-US"/>
            <w:rPrChange w:id="3368" w:author="Дмитрий Филимонов" w:date="2026-01-29T15:10:00Z">
              <w:rPr/>
            </w:rPrChange>
          </w:rPr>
          <w:t>VARCHAR(</w:t>
        </w:r>
        <w:proofErr w:type="gramEnd"/>
        <w:r w:rsidRPr="003114D6">
          <w:rPr>
            <w:lang w:val="en-US"/>
            <w:rPrChange w:id="3369" w:author="Дмитрий Филимонов" w:date="2026-01-29T15:10:00Z">
              <w:rPr/>
            </w:rPrChange>
          </w:rPr>
          <w:t>20) NULL,</w:t>
        </w:r>
      </w:ins>
    </w:p>
    <w:p w14:paraId="746E11D9" w14:textId="77777777" w:rsidR="00151958" w:rsidRPr="003114D6" w:rsidRDefault="00151958" w:rsidP="00151958">
      <w:pPr>
        <w:ind w:firstLine="708"/>
        <w:rPr>
          <w:ins w:id="3370" w:author="Дмитрий Филимонов" w:date="2026-01-29T15:10:00Z"/>
          <w:lang w:val="en-US"/>
          <w:rPrChange w:id="3371" w:author="Дмитрий Филимонов" w:date="2026-01-29T15:10:00Z">
            <w:rPr>
              <w:ins w:id="3372" w:author="Дмитрий Филимонов" w:date="2026-01-29T15:10:00Z"/>
            </w:rPr>
          </w:rPrChange>
        </w:rPr>
      </w:pPr>
      <w:ins w:id="3373" w:author="Дмитрий Филимонов" w:date="2026-01-29T15:10:00Z">
        <w:r w:rsidRPr="003114D6">
          <w:rPr>
            <w:lang w:val="en-US"/>
            <w:rPrChange w:id="3374" w:author="Дмитрий Филимонов" w:date="2026-01-29T15:10:00Z">
              <w:rPr/>
            </w:rPrChange>
          </w:rPr>
          <w:t xml:space="preserve">  PRIMARY KEY (`</w:t>
        </w:r>
        <w:proofErr w:type="spellStart"/>
        <w:r w:rsidRPr="003114D6">
          <w:rPr>
            <w:lang w:val="en-US"/>
            <w:rPrChange w:id="3375" w:author="Дмитрий Филимонов" w:date="2026-01-29T15:10:00Z">
              <w:rPr/>
            </w:rPrChange>
          </w:rPr>
          <w:t>contractor_id</w:t>
        </w:r>
        <w:proofErr w:type="spellEnd"/>
        <w:r w:rsidRPr="003114D6">
          <w:rPr>
            <w:lang w:val="en-US"/>
            <w:rPrChange w:id="3376" w:author="Дмитрий Филимонов" w:date="2026-01-29T15:10:00Z">
              <w:rPr/>
            </w:rPrChange>
          </w:rPr>
          <w:t>`))</w:t>
        </w:r>
      </w:ins>
    </w:p>
    <w:p w14:paraId="3DAFB854" w14:textId="77777777" w:rsidR="00151958" w:rsidRPr="003114D6" w:rsidRDefault="00151958" w:rsidP="00151958">
      <w:pPr>
        <w:ind w:firstLine="708"/>
        <w:rPr>
          <w:ins w:id="3377" w:author="Дмитрий Филимонов" w:date="2026-01-29T15:10:00Z"/>
          <w:lang w:val="en-US"/>
          <w:rPrChange w:id="3378" w:author="Дмитрий Филимонов" w:date="2026-01-29T15:10:00Z">
            <w:rPr>
              <w:ins w:id="3379" w:author="Дмитрий Филимонов" w:date="2026-01-29T15:10:00Z"/>
            </w:rPr>
          </w:rPrChange>
        </w:rPr>
      </w:pPr>
      <w:ins w:id="3380" w:author="Дмитрий Филимонов" w:date="2026-01-29T15:10:00Z">
        <w:r w:rsidRPr="003114D6">
          <w:rPr>
            <w:lang w:val="en-US"/>
            <w:rPrChange w:id="3381" w:author="Дмитрий Филимонов" w:date="2026-01-29T15:10:00Z">
              <w:rPr/>
            </w:rPrChange>
          </w:rPr>
          <w:t xml:space="preserve">ENGINE = </w:t>
        </w:r>
        <w:proofErr w:type="spellStart"/>
        <w:r w:rsidRPr="003114D6">
          <w:rPr>
            <w:lang w:val="en-US"/>
            <w:rPrChange w:id="3382" w:author="Дмитрий Филимонов" w:date="2026-01-29T15:10:00Z">
              <w:rPr/>
            </w:rPrChange>
          </w:rPr>
          <w:t>InnoDB</w:t>
        </w:r>
        <w:proofErr w:type="spellEnd"/>
        <w:r w:rsidRPr="003114D6">
          <w:rPr>
            <w:lang w:val="en-US"/>
            <w:rPrChange w:id="3383" w:author="Дмитрий Филимонов" w:date="2026-01-29T15:10:00Z">
              <w:rPr/>
            </w:rPrChange>
          </w:rPr>
          <w:t>;</w:t>
        </w:r>
      </w:ins>
    </w:p>
    <w:p w14:paraId="193F4A28" w14:textId="77777777" w:rsidR="00151958" w:rsidRPr="003114D6" w:rsidRDefault="00151958" w:rsidP="00151958">
      <w:pPr>
        <w:ind w:firstLine="708"/>
        <w:rPr>
          <w:ins w:id="3384" w:author="Дмитрий Филимонов" w:date="2026-01-29T15:10:00Z"/>
          <w:lang w:val="en-US"/>
          <w:rPrChange w:id="3385" w:author="Дмитрий Филимонов" w:date="2026-01-29T15:10:00Z">
            <w:rPr>
              <w:ins w:id="3386" w:author="Дмитрий Филимонов" w:date="2026-01-29T15:10:00Z"/>
            </w:rPr>
          </w:rPrChange>
        </w:rPr>
      </w:pPr>
    </w:p>
    <w:p w14:paraId="2C0C99A1" w14:textId="77777777" w:rsidR="00151958" w:rsidRPr="003114D6" w:rsidRDefault="00151958" w:rsidP="00151958">
      <w:pPr>
        <w:ind w:firstLine="708"/>
        <w:rPr>
          <w:ins w:id="3387" w:author="Дмитрий Филимонов" w:date="2026-01-29T15:10:00Z"/>
          <w:lang w:val="en-US"/>
          <w:rPrChange w:id="3388" w:author="Дмитрий Филимонов" w:date="2026-01-29T15:10:00Z">
            <w:rPr>
              <w:ins w:id="3389" w:author="Дмитрий Филимонов" w:date="2026-01-29T15:10:00Z"/>
            </w:rPr>
          </w:rPrChange>
        </w:rPr>
      </w:pPr>
    </w:p>
    <w:p w14:paraId="7A6E78B2" w14:textId="77777777" w:rsidR="00151958" w:rsidRPr="003114D6" w:rsidRDefault="00151958" w:rsidP="00151958">
      <w:pPr>
        <w:ind w:firstLine="708"/>
        <w:rPr>
          <w:ins w:id="3390" w:author="Дмитрий Филимонов" w:date="2026-01-29T15:10:00Z"/>
          <w:lang w:val="en-US"/>
          <w:rPrChange w:id="3391" w:author="Дмитрий Филимонов" w:date="2026-01-29T15:10:00Z">
            <w:rPr>
              <w:ins w:id="3392" w:author="Дмитрий Филимонов" w:date="2026-01-29T15:10:00Z"/>
            </w:rPr>
          </w:rPrChange>
        </w:rPr>
      </w:pPr>
      <w:ins w:id="3393" w:author="Дмитрий Филимонов" w:date="2026-01-29T15:10:00Z">
        <w:r w:rsidRPr="003114D6">
          <w:rPr>
            <w:lang w:val="en-US"/>
            <w:rPrChange w:id="3394" w:author="Дмитрий Филимонов" w:date="2026-01-29T15:10:00Z">
              <w:rPr/>
            </w:rPrChange>
          </w:rPr>
          <w:t>-- -----------------------------------------------------</w:t>
        </w:r>
      </w:ins>
    </w:p>
    <w:p w14:paraId="7B19423E" w14:textId="77777777" w:rsidR="00151958" w:rsidRPr="003114D6" w:rsidRDefault="00151958" w:rsidP="00151958">
      <w:pPr>
        <w:ind w:firstLine="708"/>
        <w:rPr>
          <w:ins w:id="3395" w:author="Дмитрий Филимонов" w:date="2026-01-29T15:10:00Z"/>
          <w:lang w:val="en-US"/>
          <w:rPrChange w:id="3396" w:author="Дмитрий Филимонов" w:date="2026-01-29T15:10:00Z">
            <w:rPr>
              <w:ins w:id="3397" w:author="Дмитрий Филимонов" w:date="2026-01-29T15:10:00Z"/>
            </w:rPr>
          </w:rPrChange>
        </w:rPr>
      </w:pPr>
      <w:ins w:id="3398" w:author="Дмитрий Филимонов" w:date="2026-01-29T15:10:00Z">
        <w:r w:rsidRPr="003114D6">
          <w:rPr>
            <w:lang w:val="en-US"/>
            <w:rPrChange w:id="3399" w:author="Дмитрий Филимонов" w:date="2026-01-29T15:10:00Z">
              <w:rPr/>
            </w:rPrChange>
          </w:rPr>
          <w:t>-- Table `event_agency</w:t>
        </w:r>
        <w:proofErr w:type="gramStart"/>
        <w:r w:rsidRPr="003114D6">
          <w:rPr>
            <w:lang w:val="en-US"/>
            <w:rPrChange w:id="3400" w:author="Дмитрий Филимонов" w:date="2026-01-29T15:10:00Z">
              <w:rPr/>
            </w:rPrChange>
          </w:rPr>
          <w:t>`.`</w:t>
        </w:r>
        <w:proofErr w:type="spellStart"/>
        <w:proofErr w:type="gramEnd"/>
        <w:r w:rsidRPr="003114D6">
          <w:rPr>
            <w:lang w:val="en-US"/>
            <w:rPrChange w:id="3401" w:author="Дмитрий Филимонов" w:date="2026-01-29T15:10:00Z">
              <w:rPr/>
            </w:rPrChange>
          </w:rPr>
          <w:t>event_staff</w:t>
        </w:r>
        <w:proofErr w:type="spellEnd"/>
        <w:r w:rsidRPr="003114D6">
          <w:rPr>
            <w:lang w:val="en-US"/>
            <w:rPrChange w:id="3402" w:author="Дмитрий Филимонов" w:date="2026-01-29T15:10:00Z">
              <w:rPr/>
            </w:rPrChange>
          </w:rPr>
          <w:t>`</w:t>
        </w:r>
      </w:ins>
    </w:p>
    <w:p w14:paraId="130F2EDA" w14:textId="77777777" w:rsidR="00151958" w:rsidRPr="003114D6" w:rsidRDefault="00151958" w:rsidP="00151958">
      <w:pPr>
        <w:ind w:firstLine="708"/>
        <w:rPr>
          <w:ins w:id="3403" w:author="Дмитрий Филимонов" w:date="2026-01-29T15:10:00Z"/>
          <w:lang w:val="en-US"/>
          <w:rPrChange w:id="3404" w:author="Дмитрий Филимонов" w:date="2026-01-29T15:10:00Z">
            <w:rPr>
              <w:ins w:id="3405" w:author="Дмитрий Филимонов" w:date="2026-01-29T15:10:00Z"/>
            </w:rPr>
          </w:rPrChange>
        </w:rPr>
      </w:pPr>
      <w:ins w:id="3406" w:author="Дмитрий Филимонов" w:date="2026-01-29T15:10:00Z">
        <w:r w:rsidRPr="003114D6">
          <w:rPr>
            <w:lang w:val="en-US"/>
            <w:rPrChange w:id="3407" w:author="Дмитрий Филимонов" w:date="2026-01-29T15:10:00Z">
              <w:rPr/>
            </w:rPrChange>
          </w:rPr>
          <w:lastRenderedPageBreak/>
          <w:t>-- -----------------------------------------------------</w:t>
        </w:r>
      </w:ins>
    </w:p>
    <w:p w14:paraId="48850B14" w14:textId="77777777" w:rsidR="00151958" w:rsidRPr="003114D6" w:rsidRDefault="00151958" w:rsidP="00151958">
      <w:pPr>
        <w:ind w:firstLine="708"/>
        <w:rPr>
          <w:ins w:id="3408" w:author="Дмитрий Филимонов" w:date="2026-01-29T15:10:00Z"/>
          <w:lang w:val="en-US"/>
          <w:rPrChange w:id="3409" w:author="Дмитрий Филимонов" w:date="2026-01-29T15:10:00Z">
            <w:rPr>
              <w:ins w:id="3410" w:author="Дмитрий Филимонов" w:date="2026-01-29T15:10:00Z"/>
            </w:rPr>
          </w:rPrChange>
        </w:rPr>
      </w:pPr>
      <w:ins w:id="3411" w:author="Дмитрий Филимонов" w:date="2026-01-29T15:10:00Z">
        <w:r w:rsidRPr="003114D6">
          <w:rPr>
            <w:lang w:val="en-US"/>
            <w:rPrChange w:id="3412" w:author="Дмитрий Филимонов" w:date="2026-01-29T15:10:00Z">
              <w:rPr/>
            </w:rPrChange>
          </w:rPr>
          <w:t>DROP TABLE IF EXISTS `event_agency</w:t>
        </w:r>
        <w:proofErr w:type="gramStart"/>
        <w:r w:rsidRPr="003114D6">
          <w:rPr>
            <w:lang w:val="en-US"/>
            <w:rPrChange w:id="3413" w:author="Дмитрий Филимонов" w:date="2026-01-29T15:10:00Z">
              <w:rPr/>
            </w:rPrChange>
          </w:rPr>
          <w:t>`.`</w:t>
        </w:r>
        <w:proofErr w:type="spellStart"/>
        <w:proofErr w:type="gramEnd"/>
        <w:r w:rsidRPr="003114D6">
          <w:rPr>
            <w:lang w:val="en-US"/>
            <w:rPrChange w:id="3414" w:author="Дмитрий Филимонов" w:date="2026-01-29T15:10:00Z">
              <w:rPr/>
            </w:rPrChange>
          </w:rPr>
          <w:t>event_staff</w:t>
        </w:r>
        <w:proofErr w:type="spellEnd"/>
        <w:r w:rsidRPr="003114D6">
          <w:rPr>
            <w:lang w:val="en-US"/>
            <w:rPrChange w:id="3415" w:author="Дмитрий Филимонов" w:date="2026-01-29T15:10:00Z">
              <w:rPr/>
            </w:rPrChange>
          </w:rPr>
          <w:t>` ;</w:t>
        </w:r>
      </w:ins>
    </w:p>
    <w:p w14:paraId="3306ECB6" w14:textId="77777777" w:rsidR="00151958" w:rsidRPr="003114D6" w:rsidRDefault="00151958" w:rsidP="00151958">
      <w:pPr>
        <w:ind w:firstLine="708"/>
        <w:rPr>
          <w:ins w:id="3416" w:author="Дмитрий Филимонов" w:date="2026-01-29T15:10:00Z"/>
          <w:lang w:val="en-US"/>
          <w:rPrChange w:id="3417" w:author="Дмитрий Филимонов" w:date="2026-01-29T15:10:00Z">
            <w:rPr>
              <w:ins w:id="3418" w:author="Дмитрий Филимонов" w:date="2026-01-29T15:10:00Z"/>
            </w:rPr>
          </w:rPrChange>
        </w:rPr>
      </w:pPr>
    </w:p>
    <w:p w14:paraId="2BB3D1EB" w14:textId="77777777" w:rsidR="00151958" w:rsidRPr="003114D6" w:rsidRDefault="00151958" w:rsidP="00151958">
      <w:pPr>
        <w:ind w:firstLine="708"/>
        <w:rPr>
          <w:ins w:id="3419" w:author="Дмитрий Филимонов" w:date="2026-01-29T15:10:00Z"/>
          <w:lang w:val="en-US"/>
          <w:rPrChange w:id="3420" w:author="Дмитрий Филимонов" w:date="2026-01-29T15:10:00Z">
            <w:rPr>
              <w:ins w:id="3421" w:author="Дмитрий Филимонов" w:date="2026-01-29T15:10:00Z"/>
            </w:rPr>
          </w:rPrChange>
        </w:rPr>
      </w:pPr>
      <w:ins w:id="3422" w:author="Дмитрий Филимонов" w:date="2026-01-29T15:10:00Z">
        <w:r w:rsidRPr="003114D6">
          <w:rPr>
            <w:lang w:val="en-US"/>
            <w:rPrChange w:id="3423" w:author="Дмитрий Филимонов" w:date="2026-01-29T15:10:00Z">
              <w:rPr/>
            </w:rPrChange>
          </w:rPr>
          <w:t>CREATE TABLE IF NOT EXISTS `event_agency</w:t>
        </w:r>
        <w:proofErr w:type="gramStart"/>
        <w:r w:rsidRPr="003114D6">
          <w:rPr>
            <w:lang w:val="en-US"/>
            <w:rPrChange w:id="3424" w:author="Дмитрий Филимонов" w:date="2026-01-29T15:10:00Z">
              <w:rPr/>
            </w:rPrChange>
          </w:rPr>
          <w:t>`.`</w:t>
        </w:r>
        <w:proofErr w:type="spellStart"/>
        <w:proofErr w:type="gramEnd"/>
        <w:r w:rsidRPr="003114D6">
          <w:rPr>
            <w:lang w:val="en-US"/>
            <w:rPrChange w:id="3425" w:author="Дмитрий Филимонов" w:date="2026-01-29T15:10:00Z">
              <w:rPr/>
            </w:rPrChange>
          </w:rPr>
          <w:t>event_staff</w:t>
        </w:r>
        <w:proofErr w:type="spellEnd"/>
        <w:r w:rsidRPr="003114D6">
          <w:rPr>
            <w:lang w:val="en-US"/>
            <w:rPrChange w:id="3426" w:author="Дмитрий Филимонов" w:date="2026-01-29T15:10:00Z">
              <w:rPr/>
            </w:rPrChange>
          </w:rPr>
          <w:t>` (</w:t>
        </w:r>
      </w:ins>
    </w:p>
    <w:p w14:paraId="2C88E902" w14:textId="77777777" w:rsidR="00151958" w:rsidRPr="003114D6" w:rsidRDefault="00151958" w:rsidP="00151958">
      <w:pPr>
        <w:ind w:firstLine="708"/>
        <w:rPr>
          <w:ins w:id="3427" w:author="Дмитрий Филимонов" w:date="2026-01-29T15:10:00Z"/>
          <w:lang w:val="en-US"/>
          <w:rPrChange w:id="3428" w:author="Дмитрий Филимонов" w:date="2026-01-29T15:10:00Z">
            <w:rPr>
              <w:ins w:id="3429" w:author="Дмитрий Филимонов" w:date="2026-01-29T15:10:00Z"/>
            </w:rPr>
          </w:rPrChange>
        </w:rPr>
      </w:pPr>
      <w:ins w:id="3430" w:author="Дмитрий Филимонов" w:date="2026-01-29T15:10:00Z">
        <w:r w:rsidRPr="003114D6">
          <w:rPr>
            <w:lang w:val="en-US"/>
            <w:rPrChange w:id="3431" w:author="Дмитрий Филимонов" w:date="2026-01-29T15:10:00Z">
              <w:rPr/>
            </w:rPrChange>
          </w:rPr>
          <w:t xml:space="preserve">  `</w:t>
        </w:r>
        <w:proofErr w:type="spellStart"/>
        <w:r w:rsidRPr="003114D6">
          <w:rPr>
            <w:lang w:val="en-US"/>
            <w:rPrChange w:id="3432" w:author="Дмитрий Филимонов" w:date="2026-01-29T15:10:00Z">
              <w:rPr/>
            </w:rPrChange>
          </w:rPr>
          <w:t>event_staff_id</w:t>
        </w:r>
        <w:proofErr w:type="spellEnd"/>
        <w:r w:rsidRPr="003114D6">
          <w:rPr>
            <w:lang w:val="en-US"/>
            <w:rPrChange w:id="3433" w:author="Дмитрий Филимонов" w:date="2026-01-29T15:10:00Z">
              <w:rPr/>
            </w:rPrChange>
          </w:rPr>
          <w:t>` INT NOT NULL AUTO_INCREMENT,</w:t>
        </w:r>
      </w:ins>
    </w:p>
    <w:p w14:paraId="1B5FB3E4" w14:textId="77777777" w:rsidR="00151958" w:rsidRPr="003114D6" w:rsidRDefault="00151958" w:rsidP="00151958">
      <w:pPr>
        <w:ind w:firstLine="708"/>
        <w:rPr>
          <w:ins w:id="3434" w:author="Дмитрий Филимонов" w:date="2026-01-29T15:10:00Z"/>
          <w:lang w:val="en-US"/>
          <w:rPrChange w:id="3435" w:author="Дмитрий Филимонов" w:date="2026-01-29T15:11:00Z">
            <w:rPr>
              <w:ins w:id="3436" w:author="Дмитрий Филимонов" w:date="2026-01-29T15:10:00Z"/>
            </w:rPr>
          </w:rPrChange>
        </w:rPr>
      </w:pPr>
      <w:ins w:id="3437" w:author="Дмитрий Филимонов" w:date="2026-01-29T15:10:00Z">
        <w:r w:rsidRPr="003114D6">
          <w:rPr>
            <w:lang w:val="en-US"/>
            <w:rPrChange w:id="3438" w:author="Дмитрий Филимонов" w:date="2026-01-29T15:10:00Z">
              <w:rPr/>
            </w:rPrChange>
          </w:rPr>
          <w:t xml:space="preserve">  </w:t>
        </w:r>
        <w:r w:rsidRPr="003114D6">
          <w:rPr>
            <w:lang w:val="en-US"/>
            <w:rPrChange w:id="3439" w:author="Дмитрий Филимонов" w:date="2026-01-29T15:11:00Z">
              <w:rPr/>
            </w:rPrChange>
          </w:rPr>
          <w:t>`</w:t>
        </w:r>
        <w:proofErr w:type="spellStart"/>
        <w:r w:rsidRPr="003114D6">
          <w:rPr>
            <w:lang w:val="en-US"/>
            <w:rPrChange w:id="3440" w:author="Дмитрий Филимонов" w:date="2026-01-29T15:11:00Z">
              <w:rPr/>
            </w:rPrChange>
          </w:rPr>
          <w:t>event_id</w:t>
        </w:r>
        <w:proofErr w:type="spellEnd"/>
        <w:r w:rsidRPr="003114D6">
          <w:rPr>
            <w:lang w:val="en-US"/>
            <w:rPrChange w:id="3441" w:author="Дмитрий Филимонов" w:date="2026-01-29T15:11:00Z">
              <w:rPr/>
            </w:rPrChange>
          </w:rPr>
          <w:t>` INT NULL,</w:t>
        </w:r>
      </w:ins>
    </w:p>
    <w:p w14:paraId="4184F437" w14:textId="77777777" w:rsidR="00151958" w:rsidRPr="003114D6" w:rsidRDefault="00151958" w:rsidP="00151958">
      <w:pPr>
        <w:ind w:firstLine="708"/>
        <w:rPr>
          <w:ins w:id="3442" w:author="Дмитрий Филимонов" w:date="2026-01-29T15:10:00Z"/>
          <w:lang w:val="en-US"/>
          <w:rPrChange w:id="3443" w:author="Дмитрий Филимонов" w:date="2026-01-29T15:11:00Z">
            <w:rPr>
              <w:ins w:id="3444" w:author="Дмитрий Филимонов" w:date="2026-01-29T15:10:00Z"/>
            </w:rPr>
          </w:rPrChange>
        </w:rPr>
      </w:pPr>
      <w:ins w:id="3445" w:author="Дмитрий Филимонов" w:date="2026-01-29T15:10:00Z">
        <w:r w:rsidRPr="003114D6">
          <w:rPr>
            <w:lang w:val="en-US"/>
            <w:rPrChange w:id="3446" w:author="Дмитрий Филимонов" w:date="2026-01-29T15:11:00Z">
              <w:rPr/>
            </w:rPrChange>
          </w:rPr>
          <w:t xml:space="preserve">  `</w:t>
        </w:r>
        <w:proofErr w:type="spellStart"/>
        <w:r w:rsidRPr="003114D6">
          <w:rPr>
            <w:lang w:val="en-US"/>
            <w:rPrChange w:id="3447" w:author="Дмитрий Филимонов" w:date="2026-01-29T15:11:00Z">
              <w:rPr/>
            </w:rPrChange>
          </w:rPr>
          <w:t>employee_id</w:t>
        </w:r>
        <w:proofErr w:type="spellEnd"/>
        <w:r w:rsidRPr="003114D6">
          <w:rPr>
            <w:lang w:val="en-US"/>
            <w:rPrChange w:id="3448" w:author="Дмитрий Филимонов" w:date="2026-01-29T15:11:00Z">
              <w:rPr/>
            </w:rPrChange>
          </w:rPr>
          <w:t>` INT NULL,</w:t>
        </w:r>
      </w:ins>
    </w:p>
    <w:p w14:paraId="2499B946" w14:textId="77777777" w:rsidR="00151958" w:rsidRPr="003114D6" w:rsidRDefault="00151958" w:rsidP="00151958">
      <w:pPr>
        <w:ind w:firstLine="708"/>
        <w:rPr>
          <w:ins w:id="3449" w:author="Дмитрий Филимонов" w:date="2026-01-29T15:10:00Z"/>
          <w:lang w:val="en-US"/>
          <w:rPrChange w:id="3450" w:author="Дмитрий Филимонов" w:date="2026-01-29T15:11:00Z">
            <w:rPr>
              <w:ins w:id="3451" w:author="Дмитрий Филимонов" w:date="2026-01-29T15:10:00Z"/>
            </w:rPr>
          </w:rPrChange>
        </w:rPr>
      </w:pPr>
      <w:ins w:id="3452" w:author="Дмитрий Филимонов" w:date="2026-01-29T15:10:00Z">
        <w:r w:rsidRPr="003114D6">
          <w:rPr>
            <w:lang w:val="en-US"/>
            <w:rPrChange w:id="3453" w:author="Дмитрий Филимонов" w:date="2026-01-29T15:11:00Z">
              <w:rPr/>
            </w:rPrChange>
          </w:rPr>
          <w:t xml:space="preserve">  `</w:t>
        </w:r>
        <w:proofErr w:type="spellStart"/>
        <w:r w:rsidRPr="003114D6">
          <w:rPr>
            <w:lang w:val="en-US"/>
            <w:rPrChange w:id="3454" w:author="Дмитрий Филимонов" w:date="2026-01-29T15:11:00Z">
              <w:rPr/>
            </w:rPrChange>
          </w:rPr>
          <w:t>contractor_id</w:t>
        </w:r>
        <w:proofErr w:type="spellEnd"/>
        <w:r w:rsidRPr="003114D6">
          <w:rPr>
            <w:lang w:val="en-US"/>
            <w:rPrChange w:id="3455" w:author="Дмитрий Филимонов" w:date="2026-01-29T15:11:00Z">
              <w:rPr/>
            </w:rPrChange>
          </w:rPr>
          <w:t>` INT NULL,</w:t>
        </w:r>
      </w:ins>
    </w:p>
    <w:p w14:paraId="38657D5C" w14:textId="77777777" w:rsidR="00151958" w:rsidRPr="003114D6" w:rsidRDefault="00151958" w:rsidP="00151958">
      <w:pPr>
        <w:ind w:firstLine="708"/>
        <w:rPr>
          <w:ins w:id="3456" w:author="Дмитрий Филимонов" w:date="2026-01-29T15:10:00Z"/>
          <w:lang w:val="en-US"/>
          <w:rPrChange w:id="3457" w:author="Дмитрий Филимонов" w:date="2026-01-29T15:11:00Z">
            <w:rPr>
              <w:ins w:id="3458" w:author="Дмитрий Филимонов" w:date="2026-01-29T15:10:00Z"/>
            </w:rPr>
          </w:rPrChange>
        </w:rPr>
      </w:pPr>
      <w:ins w:id="3459" w:author="Дмитрий Филимонов" w:date="2026-01-29T15:10:00Z">
        <w:r w:rsidRPr="003114D6">
          <w:rPr>
            <w:lang w:val="en-US"/>
            <w:rPrChange w:id="3460" w:author="Дмитрий Филимонов" w:date="2026-01-29T15:11:00Z">
              <w:rPr/>
            </w:rPrChange>
          </w:rPr>
          <w:t xml:space="preserve">  `</w:t>
        </w:r>
        <w:proofErr w:type="spellStart"/>
        <w:r w:rsidRPr="003114D6">
          <w:rPr>
            <w:lang w:val="en-US"/>
            <w:rPrChange w:id="3461" w:author="Дмитрий Филимонов" w:date="2026-01-29T15:11:00Z">
              <w:rPr/>
            </w:rPrChange>
          </w:rPr>
          <w:t>role_description</w:t>
        </w:r>
        <w:proofErr w:type="spellEnd"/>
        <w:r w:rsidRPr="003114D6">
          <w:rPr>
            <w:lang w:val="en-US"/>
            <w:rPrChange w:id="3462" w:author="Дмитрий Филимонов" w:date="2026-01-29T15:11:00Z">
              <w:rPr/>
            </w:rPrChange>
          </w:rPr>
          <w:t xml:space="preserve">` </w:t>
        </w:r>
        <w:proofErr w:type="gramStart"/>
        <w:r w:rsidRPr="003114D6">
          <w:rPr>
            <w:lang w:val="en-US"/>
            <w:rPrChange w:id="3463" w:author="Дмитрий Филимонов" w:date="2026-01-29T15:11:00Z">
              <w:rPr/>
            </w:rPrChange>
          </w:rPr>
          <w:t>VARCHAR(</w:t>
        </w:r>
        <w:proofErr w:type="gramEnd"/>
        <w:r w:rsidRPr="003114D6">
          <w:rPr>
            <w:lang w:val="en-US"/>
            <w:rPrChange w:id="3464" w:author="Дмитрий Филимонов" w:date="2026-01-29T15:11:00Z">
              <w:rPr/>
            </w:rPrChange>
          </w:rPr>
          <w:t>100) NULL,</w:t>
        </w:r>
      </w:ins>
    </w:p>
    <w:p w14:paraId="2886FE7A" w14:textId="77777777" w:rsidR="00151958" w:rsidRPr="003114D6" w:rsidRDefault="00151958" w:rsidP="00151958">
      <w:pPr>
        <w:ind w:firstLine="708"/>
        <w:rPr>
          <w:ins w:id="3465" w:author="Дмитрий Филимонов" w:date="2026-01-29T15:10:00Z"/>
          <w:lang w:val="en-US"/>
          <w:rPrChange w:id="3466" w:author="Дмитрий Филимонов" w:date="2026-01-29T15:11:00Z">
            <w:rPr>
              <w:ins w:id="3467" w:author="Дмитрий Филимонов" w:date="2026-01-29T15:10:00Z"/>
            </w:rPr>
          </w:rPrChange>
        </w:rPr>
      </w:pPr>
      <w:ins w:id="3468" w:author="Дмитрий Филимонов" w:date="2026-01-29T15:10:00Z">
        <w:r w:rsidRPr="003114D6">
          <w:rPr>
            <w:lang w:val="en-US"/>
            <w:rPrChange w:id="3469" w:author="Дмитрий Филимонов" w:date="2026-01-29T15:11:00Z">
              <w:rPr/>
            </w:rPrChange>
          </w:rPr>
          <w:t xml:space="preserve">  PRIMARY KEY (`</w:t>
        </w:r>
        <w:proofErr w:type="spellStart"/>
        <w:r w:rsidRPr="003114D6">
          <w:rPr>
            <w:lang w:val="en-US"/>
            <w:rPrChange w:id="3470" w:author="Дмитрий Филимонов" w:date="2026-01-29T15:11:00Z">
              <w:rPr/>
            </w:rPrChange>
          </w:rPr>
          <w:t>event_staff_id</w:t>
        </w:r>
        <w:proofErr w:type="spellEnd"/>
        <w:r w:rsidRPr="003114D6">
          <w:rPr>
            <w:lang w:val="en-US"/>
            <w:rPrChange w:id="3471" w:author="Дмитрий Филимонов" w:date="2026-01-29T15:11:00Z">
              <w:rPr/>
            </w:rPrChange>
          </w:rPr>
          <w:t>`),</w:t>
        </w:r>
      </w:ins>
    </w:p>
    <w:p w14:paraId="5DDD4FCE" w14:textId="77777777" w:rsidR="00151958" w:rsidRPr="003114D6" w:rsidRDefault="00151958" w:rsidP="00151958">
      <w:pPr>
        <w:ind w:firstLine="708"/>
        <w:rPr>
          <w:ins w:id="3472" w:author="Дмитрий Филимонов" w:date="2026-01-29T15:10:00Z"/>
          <w:lang w:val="en-US"/>
          <w:rPrChange w:id="3473" w:author="Дмитрий Филимонов" w:date="2026-01-29T15:11:00Z">
            <w:rPr>
              <w:ins w:id="3474" w:author="Дмитрий Филимонов" w:date="2026-01-29T15:10:00Z"/>
            </w:rPr>
          </w:rPrChange>
        </w:rPr>
      </w:pPr>
      <w:ins w:id="3475" w:author="Дмитрий Филимонов" w:date="2026-01-29T15:10:00Z">
        <w:r w:rsidRPr="003114D6">
          <w:rPr>
            <w:lang w:val="en-US"/>
            <w:rPrChange w:id="3476" w:author="Дмитрий Филимонов" w:date="2026-01-29T15:11:00Z">
              <w:rPr/>
            </w:rPrChange>
          </w:rPr>
          <w:t xml:space="preserve">  INDEX `</w:t>
        </w:r>
        <w:proofErr w:type="spellStart"/>
        <w:r w:rsidRPr="003114D6">
          <w:rPr>
            <w:lang w:val="en-US"/>
            <w:rPrChange w:id="3477" w:author="Дмитрий Филимонов" w:date="2026-01-29T15:11:00Z">
              <w:rPr/>
            </w:rPrChange>
          </w:rPr>
          <w:t>event_id_idx</w:t>
        </w:r>
        <w:proofErr w:type="spellEnd"/>
        <w:r w:rsidRPr="003114D6">
          <w:rPr>
            <w:lang w:val="en-US"/>
            <w:rPrChange w:id="3478" w:author="Дмитрий Филимонов" w:date="2026-01-29T15:11:00Z">
              <w:rPr/>
            </w:rPrChange>
          </w:rPr>
          <w:t>` (`</w:t>
        </w:r>
        <w:proofErr w:type="spellStart"/>
        <w:r w:rsidRPr="003114D6">
          <w:rPr>
            <w:lang w:val="en-US"/>
            <w:rPrChange w:id="3479" w:author="Дмитрий Филимонов" w:date="2026-01-29T15:11:00Z">
              <w:rPr/>
            </w:rPrChange>
          </w:rPr>
          <w:t>event_id</w:t>
        </w:r>
        <w:proofErr w:type="spellEnd"/>
        <w:r w:rsidRPr="003114D6">
          <w:rPr>
            <w:lang w:val="en-US"/>
            <w:rPrChange w:id="3480" w:author="Дмитрий Филимонов" w:date="2026-01-29T15:11:00Z">
              <w:rPr/>
            </w:rPrChange>
          </w:rPr>
          <w:t>` ASC) VISIBLE,</w:t>
        </w:r>
      </w:ins>
    </w:p>
    <w:p w14:paraId="0E4B889A" w14:textId="77777777" w:rsidR="00151958" w:rsidRPr="003114D6" w:rsidRDefault="00151958" w:rsidP="00151958">
      <w:pPr>
        <w:ind w:firstLine="708"/>
        <w:rPr>
          <w:ins w:id="3481" w:author="Дмитрий Филимонов" w:date="2026-01-29T15:10:00Z"/>
          <w:lang w:val="en-US"/>
          <w:rPrChange w:id="3482" w:author="Дмитрий Филимонов" w:date="2026-01-29T15:11:00Z">
            <w:rPr>
              <w:ins w:id="3483" w:author="Дмитрий Филимонов" w:date="2026-01-29T15:10:00Z"/>
            </w:rPr>
          </w:rPrChange>
        </w:rPr>
      </w:pPr>
      <w:ins w:id="3484" w:author="Дмитрий Филимонов" w:date="2026-01-29T15:10:00Z">
        <w:r w:rsidRPr="003114D6">
          <w:rPr>
            <w:lang w:val="en-US"/>
            <w:rPrChange w:id="3485" w:author="Дмитрий Филимонов" w:date="2026-01-29T15:11:00Z">
              <w:rPr/>
            </w:rPrChange>
          </w:rPr>
          <w:t xml:space="preserve">  INDEX `</w:t>
        </w:r>
        <w:proofErr w:type="spellStart"/>
        <w:r w:rsidRPr="003114D6">
          <w:rPr>
            <w:lang w:val="en-US"/>
            <w:rPrChange w:id="3486" w:author="Дмитрий Филимонов" w:date="2026-01-29T15:11:00Z">
              <w:rPr/>
            </w:rPrChange>
          </w:rPr>
          <w:t>employee_id_idx</w:t>
        </w:r>
        <w:proofErr w:type="spellEnd"/>
        <w:r w:rsidRPr="003114D6">
          <w:rPr>
            <w:lang w:val="en-US"/>
            <w:rPrChange w:id="3487" w:author="Дмитрий Филимонов" w:date="2026-01-29T15:11:00Z">
              <w:rPr/>
            </w:rPrChange>
          </w:rPr>
          <w:t>` (`</w:t>
        </w:r>
        <w:proofErr w:type="spellStart"/>
        <w:r w:rsidRPr="003114D6">
          <w:rPr>
            <w:lang w:val="en-US"/>
            <w:rPrChange w:id="3488" w:author="Дмитрий Филимонов" w:date="2026-01-29T15:11:00Z">
              <w:rPr/>
            </w:rPrChange>
          </w:rPr>
          <w:t>employee_id</w:t>
        </w:r>
        <w:proofErr w:type="spellEnd"/>
        <w:r w:rsidRPr="003114D6">
          <w:rPr>
            <w:lang w:val="en-US"/>
            <w:rPrChange w:id="3489" w:author="Дмитрий Филимонов" w:date="2026-01-29T15:11:00Z">
              <w:rPr/>
            </w:rPrChange>
          </w:rPr>
          <w:t>` ASC) VISIBLE,</w:t>
        </w:r>
      </w:ins>
    </w:p>
    <w:p w14:paraId="02C42B9B" w14:textId="77777777" w:rsidR="00151958" w:rsidRPr="003114D6" w:rsidRDefault="00151958" w:rsidP="00151958">
      <w:pPr>
        <w:ind w:firstLine="708"/>
        <w:rPr>
          <w:ins w:id="3490" w:author="Дмитрий Филимонов" w:date="2026-01-29T15:10:00Z"/>
          <w:lang w:val="en-US"/>
          <w:rPrChange w:id="3491" w:author="Дмитрий Филимонов" w:date="2026-01-29T15:11:00Z">
            <w:rPr>
              <w:ins w:id="3492" w:author="Дмитрий Филимонов" w:date="2026-01-29T15:10:00Z"/>
            </w:rPr>
          </w:rPrChange>
        </w:rPr>
      </w:pPr>
      <w:ins w:id="3493" w:author="Дмитрий Филимонов" w:date="2026-01-29T15:10:00Z">
        <w:r w:rsidRPr="003114D6">
          <w:rPr>
            <w:lang w:val="en-US"/>
            <w:rPrChange w:id="3494" w:author="Дмитрий Филимонов" w:date="2026-01-29T15:11:00Z">
              <w:rPr/>
            </w:rPrChange>
          </w:rPr>
          <w:t xml:space="preserve">  INDEX `</w:t>
        </w:r>
        <w:proofErr w:type="spellStart"/>
        <w:r w:rsidRPr="003114D6">
          <w:rPr>
            <w:lang w:val="en-US"/>
            <w:rPrChange w:id="3495" w:author="Дмитрий Филимонов" w:date="2026-01-29T15:11:00Z">
              <w:rPr/>
            </w:rPrChange>
          </w:rPr>
          <w:t>contractor_id_idx</w:t>
        </w:r>
        <w:proofErr w:type="spellEnd"/>
        <w:r w:rsidRPr="003114D6">
          <w:rPr>
            <w:lang w:val="en-US"/>
            <w:rPrChange w:id="3496" w:author="Дмитрий Филимонов" w:date="2026-01-29T15:11:00Z">
              <w:rPr/>
            </w:rPrChange>
          </w:rPr>
          <w:t>` (`</w:t>
        </w:r>
        <w:proofErr w:type="spellStart"/>
        <w:r w:rsidRPr="003114D6">
          <w:rPr>
            <w:lang w:val="en-US"/>
            <w:rPrChange w:id="3497" w:author="Дмитрий Филимонов" w:date="2026-01-29T15:11:00Z">
              <w:rPr/>
            </w:rPrChange>
          </w:rPr>
          <w:t>contractor_id</w:t>
        </w:r>
        <w:proofErr w:type="spellEnd"/>
        <w:r w:rsidRPr="003114D6">
          <w:rPr>
            <w:lang w:val="en-US"/>
            <w:rPrChange w:id="3498" w:author="Дмитрий Филимонов" w:date="2026-01-29T15:11:00Z">
              <w:rPr/>
            </w:rPrChange>
          </w:rPr>
          <w:t>` ASC) VISIBLE,</w:t>
        </w:r>
      </w:ins>
    </w:p>
    <w:p w14:paraId="3AC97A81" w14:textId="77777777" w:rsidR="00151958" w:rsidRPr="003114D6" w:rsidRDefault="00151958" w:rsidP="00151958">
      <w:pPr>
        <w:ind w:firstLine="708"/>
        <w:rPr>
          <w:ins w:id="3499" w:author="Дмитрий Филимонов" w:date="2026-01-29T15:10:00Z"/>
          <w:lang w:val="en-US"/>
          <w:rPrChange w:id="3500" w:author="Дмитрий Филимонов" w:date="2026-01-29T15:11:00Z">
            <w:rPr>
              <w:ins w:id="3501" w:author="Дмитрий Филимонов" w:date="2026-01-29T15:10:00Z"/>
            </w:rPr>
          </w:rPrChange>
        </w:rPr>
      </w:pPr>
      <w:ins w:id="3502" w:author="Дмитрий Филимонов" w:date="2026-01-29T15:10:00Z">
        <w:r w:rsidRPr="003114D6">
          <w:rPr>
            <w:lang w:val="en-US"/>
            <w:rPrChange w:id="3503" w:author="Дмитрий Филимонов" w:date="2026-01-29T15:11:00Z">
              <w:rPr/>
            </w:rPrChange>
          </w:rPr>
          <w:t xml:space="preserve">  CONSTRAINT `</w:t>
        </w:r>
        <w:proofErr w:type="spellStart"/>
        <w:r w:rsidRPr="003114D6">
          <w:rPr>
            <w:lang w:val="en-US"/>
            <w:rPrChange w:id="3504" w:author="Дмитрий Филимонов" w:date="2026-01-29T15:11:00Z">
              <w:rPr/>
            </w:rPrChange>
          </w:rPr>
          <w:t>event_id</w:t>
        </w:r>
        <w:proofErr w:type="spellEnd"/>
        <w:r w:rsidRPr="003114D6">
          <w:rPr>
            <w:lang w:val="en-US"/>
            <w:rPrChange w:id="3505" w:author="Дмитрий Филимонов" w:date="2026-01-29T15:11:00Z">
              <w:rPr/>
            </w:rPrChange>
          </w:rPr>
          <w:t>`</w:t>
        </w:r>
      </w:ins>
    </w:p>
    <w:p w14:paraId="5E6D6C3F" w14:textId="77777777" w:rsidR="00151958" w:rsidRPr="003114D6" w:rsidRDefault="00151958" w:rsidP="00151958">
      <w:pPr>
        <w:ind w:firstLine="708"/>
        <w:rPr>
          <w:ins w:id="3506" w:author="Дмитрий Филимонов" w:date="2026-01-29T15:10:00Z"/>
          <w:lang w:val="en-US"/>
          <w:rPrChange w:id="3507" w:author="Дмитрий Филимонов" w:date="2026-01-29T15:11:00Z">
            <w:rPr>
              <w:ins w:id="3508" w:author="Дмитрий Филимонов" w:date="2026-01-29T15:10:00Z"/>
            </w:rPr>
          </w:rPrChange>
        </w:rPr>
      </w:pPr>
      <w:ins w:id="3509" w:author="Дмитрий Филимонов" w:date="2026-01-29T15:10:00Z">
        <w:r w:rsidRPr="003114D6">
          <w:rPr>
            <w:lang w:val="en-US"/>
            <w:rPrChange w:id="3510" w:author="Дмитрий Филимонов" w:date="2026-01-29T15:11:00Z">
              <w:rPr/>
            </w:rPrChange>
          </w:rPr>
          <w:t xml:space="preserve">    FOREIGN KEY (`</w:t>
        </w:r>
        <w:proofErr w:type="spellStart"/>
        <w:r w:rsidRPr="003114D6">
          <w:rPr>
            <w:lang w:val="en-US"/>
            <w:rPrChange w:id="3511" w:author="Дмитрий Филимонов" w:date="2026-01-29T15:11:00Z">
              <w:rPr/>
            </w:rPrChange>
          </w:rPr>
          <w:t>event_id</w:t>
        </w:r>
        <w:proofErr w:type="spellEnd"/>
        <w:r w:rsidRPr="003114D6">
          <w:rPr>
            <w:lang w:val="en-US"/>
            <w:rPrChange w:id="3512" w:author="Дмитрий Филимонов" w:date="2026-01-29T15:11:00Z">
              <w:rPr/>
            </w:rPrChange>
          </w:rPr>
          <w:t>`)</w:t>
        </w:r>
      </w:ins>
    </w:p>
    <w:p w14:paraId="26DEA560" w14:textId="77777777" w:rsidR="00151958" w:rsidRPr="003114D6" w:rsidRDefault="00151958" w:rsidP="00151958">
      <w:pPr>
        <w:ind w:firstLine="708"/>
        <w:rPr>
          <w:ins w:id="3513" w:author="Дмитрий Филимонов" w:date="2026-01-29T15:10:00Z"/>
          <w:lang w:val="en-US"/>
          <w:rPrChange w:id="3514" w:author="Дмитрий Филимонов" w:date="2026-01-29T15:11:00Z">
            <w:rPr>
              <w:ins w:id="3515" w:author="Дмитрий Филимонов" w:date="2026-01-29T15:10:00Z"/>
            </w:rPr>
          </w:rPrChange>
        </w:rPr>
      </w:pPr>
      <w:ins w:id="3516" w:author="Дмитрий Филимонов" w:date="2026-01-29T15:10:00Z">
        <w:r w:rsidRPr="003114D6">
          <w:rPr>
            <w:lang w:val="en-US"/>
            <w:rPrChange w:id="3517" w:author="Дмитрий Филимонов" w:date="2026-01-29T15:11:00Z">
              <w:rPr/>
            </w:rPrChange>
          </w:rPr>
          <w:t xml:space="preserve">    REFERENCES `</w:t>
        </w:r>
        <w:proofErr w:type="spellStart"/>
        <w:r w:rsidRPr="003114D6">
          <w:rPr>
            <w:lang w:val="en-US"/>
            <w:rPrChange w:id="3518" w:author="Дмитрий Филимонов" w:date="2026-01-29T15:11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3519" w:author="Дмитрий Филимонов" w:date="2026-01-29T15:11:00Z">
              <w:rPr/>
            </w:rPrChange>
          </w:rPr>
          <w:t>`.`</w:t>
        </w:r>
        <w:proofErr w:type="gramEnd"/>
        <w:r w:rsidRPr="003114D6">
          <w:rPr>
            <w:lang w:val="en-US"/>
            <w:rPrChange w:id="3520" w:author="Дмитрий Филимонов" w:date="2026-01-29T15:11:00Z">
              <w:rPr/>
            </w:rPrChange>
          </w:rPr>
          <w:t>events</w:t>
        </w:r>
        <w:proofErr w:type="spellEnd"/>
        <w:r w:rsidRPr="003114D6">
          <w:rPr>
            <w:lang w:val="en-US"/>
            <w:rPrChange w:id="3521" w:author="Дмитрий Филимонов" w:date="2026-01-29T15:11:00Z">
              <w:rPr/>
            </w:rPrChange>
          </w:rPr>
          <w:t>` (`</w:t>
        </w:r>
        <w:proofErr w:type="spellStart"/>
        <w:r w:rsidRPr="003114D6">
          <w:rPr>
            <w:lang w:val="en-US"/>
            <w:rPrChange w:id="3522" w:author="Дмитрий Филимонов" w:date="2026-01-29T15:11:00Z">
              <w:rPr/>
            </w:rPrChange>
          </w:rPr>
          <w:t>event_id</w:t>
        </w:r>
        <w:proofErr w:type="spellEnd"/>
        <w:r w:rsidRPr="003114D6">
          <w:rPr>
            <w:lang w:val="en-US"/>
            <w:rPrChange w:id="3523" w:author="Дмитрий Филимонов" w:date="2026-01-29T15:11:00Z">
              <w:rPr/>
            </w:rPrChange>
          </w:rPr>
          <w:t>`)</w:t>
        </w:r>
      </w:ins>
    </w:p>
    <w:p w14:paraId="467B0A59" w14:textId="77777777" w:rsidR="00151958" w:rsidRPr="003114D6" w:rsidRDefault="00151958" w:rsidP="00151958">
      <w:pPr>
        <w:ind w:firstLine="708"/>
        <w:rPr>
          <w:ins w:id="3524" w:author="Дмитрий Филимонов" w:date="2026-01-29T15:10:00Z"/>
          <w:lang w:val="en-US"/>
          <w:rPrChange w:id="3525" w:author="Дмитрий Филимонов" w:date="2026-01-29T15:11:00Z">
            <w:rPr>
              <w:ins w:id="3526" w:author="Дмитрий Филимонов" w:date="2026-01-29T15:10:00Z"/>
            </w:rPr>
          </w:rPrChange>
        </w:rPr>
      </w:pPr>
      <w:ins w:id="3527" w:author="Дмитрий Филимонов" w:date="2026-01-29T15:10:00Z">
        <w:r w:rsidRPr="003114D6">
          <w:rPr>
            <w:lang w:val="en-US"/>
            <w:rPrChange w:id="3528" w:author="Дмитрий Филимонов" w:date="2026-01-29T15:11:00Z">
              <w:rPr/>
            </w:rPrChange>
          </w:rPr>
          <w:t xml:space="preserve">    ON DELETE NO ACTION</w:t>
        </w:r>
      </w:ins>
    </w:p>
    <w:p w14:paraId="7948D431" w14:textId="77777777" w:rsidR="00151958" w:rsidRPr="003114D6" w:rsidRDefault="00151958" w:rsidP="00151958">
      <w:pPr>
        <w:ind w:firstLine="708"/>
        <w:rPr>
          <w:ins w:id="3529" w:author="Дмитрий Филимонов" w:date="2026-01-29T15:10:00Z"/>
          <w:lang w:val="en-US"/>
          <w:rPrChange w:id="3530" w:author="Дмитрий Филимонов" w:date="2026-01-29T15:11:00Z">
            <w:rPr>
              <w:ins w:id="3531" w:author="Дмитрий Филимонов" w:date="2026-01-29T15:10:00Z"/>
            </w:rPr>
          </w:rPrChange>
        </w:rPr>
      </w:pPr>
      <w:ins w:id="3532" w:author="Дмитрий Филимонов" w:date="2026-01-29T15:10:00Z">
        <w:r w:rsidRPr="003114D6">
          <w:rPr>
            <w:lang w:val="en-US"/>
            <w:rPrChange w:id="3533" w:author="Дмитрий Филимонов" w:date="2026-01-29T15:11:00Z">
              <w:rPr/>
            </w:rPrChange>
          </w:rPr>
          <w:t xml:space="preserve">    ON UPDATE NO ACTION,</w:t>
        </w:r>
      </w:ins>
    </w:p>
    <w:p w14:paraId="7A015029" w14:textId="77777777" w:rsidR="00151958" w:rsidRPr="003114D6" w:rsidRDefault="00151958" w:rsidP="00151958">
      <w:pPr>
        <w:ind w:firstLine="708"/>
        <w:rPr>
          <w:ins w:id="3534" w:author="Дмитрий Филимонов" w:date="2026-01-29T15:10:00Z"/>
          <w:lang w:val="en-US"/>
          <w:rPrChange w:id="3535" w:author="Дмитрий Филимонов" w:date="2026-01-29T15:11:00Z">
            <w:rPr>
              <w:ins w:id="3536" w:author="Дмитрий Филимонов" w:date="2026-01-29T15:10:00Z"/>
            </w:rPr>
          </w:rPrChange>
        </w:rPr>
      </w:pPr>
      <w:ins w:id="3537" w:author="Дмитрий Филимонов" w:date="2026-01-29T15:10:00Z">
        <w:r w:rsidRPr="003114D6">
          <w:rPr>
            <w:lang w:val="en-US"/>
            <w:rPrChange w:id="3538" w:author="Дмитрий Филимонов" w:date="2026-01-29T15:11:00Z">
              <w:rPr/>
            </w:rPrChange>
          </w:rPr>
          <w:t xml:space="preserve">  CONSTRAINT `</w:t>
        </w:r>
        <w:proofErr w:type="spellStart"/>
        <w:r w:rsidRPr="003114D6">
          <w:rPr>
            <w:lang w:val="en-US"/>
            <w:rPrChange w:id="3539" w:author="Дмитрий Филимонов" w:date="2026-01-29T15:11:00Z">
              <w:rPr/>
            </w:rPrChange>
          </w:rPr>
          <w:t>employee_id</w:t>
        </w:r>
        <w:proofErr w:type="spellEnd"/>
        <w:r w:rsidRPr="003114D6">
          <w:rPr>
            <w:lang w:val="en-US"/>
            <w:rPrChange w:id="3540" w:author="Дмитрий Филимонов" w:date="2026-01-29T15:11:00Z">
              <w:rPr/>
            </w:rPrChange>
          </w:rPr>
          <w:t>`</w:t>
        </w:r>
      </w:ins>
    </w:p>
    <w:p w14:paraId="1F6D388C" w14:textId="77777777" w:rsidR="00151958" w:rsidRPr="003114D6" w:rsidRDefault="00151958" w:rsidP="00151958">
      <w:pPr>
        <w:ind w:firstLine="708"/>
        <w:rPr>
          <w:ins w:id="3541" w:author="Дмитрий Филимонов" w:date="2026-01-29T15:10:00Z"/>
          <w:lang w:val="en-US"/>
          <w:rPrChange w:id="3542" w:author="Дмитрий Филимонов" w:date="2026-01-29T15:11:00Z">
            <w:rPr>
              <w:ins w:id="3543" w:author="Дмитрий Филимонов" w:date="2026-01-29T15:10:00Z"/>
            </w:rPr>
          </w:rPrChange>
        </w:rPr>
      </w:pPr>
      <w:ins w:id="3544" w:author="Дмитрий Филимонов" w:date="2026-01-29T15:10:00Z">
        <w:r w:rsidRPr="003114D6">
          <w:rPr>
            <w:lang w:val="en-US"/>
            <w:rPrChange w:id="3545" w:author="Дмитрий Филимонов" w:date="2026-01-29T15:11:00Z">
              <w:rPr/>
            </w:rPrChange>
          </w:rPr>
          <w:t xml:space="preserve">    FOREIGN KEY (`</w:t>
        </w:r>
        <w:proofErr w:type="spellStart"/>
        <w:r w:rsidRPr="003114D6">
          <w:rPr>
            <w:lang w:val="en-US"/>
            <w:rPrChange w:id="3546" w:author="Дмитрий Филимонов" w:date="2026-01-29T15:11:00Z">
              <w:rPr/>
            </w:rPrChange>
          </w:rPr>
          <w:t>employee_id</w:t>
        </w:r>
        <w:proofErr w:type="spellEnd"/>
        <w:r w:rsidRPr="003114D6">
          <w:rPr>
            <w:lang w:val="en-US"/>
            <w:rPrChange w:id="3547" w:author="Дмитрий Филимонов" w:date="2026-01-29T15:11:00Z">
              <w:rPr/>
            </w:rPrChange>
          </w:rPr>
          <w:t>`)</w:t>
        </w:r>
      </w:ins>
    </w:p>
    <w:p w14:paraId="3C1F0BE1" w14:textId="77777777" w:rsidR="00151958" w:rsidRPr="003114D6" w:rsidRDefault="00151958" w:rsidP="00151958">
      <w:pPr>
        <w:ind w:firstLine="708"/>
        <w:rPr>
          <w:ins w:id="3548" w:author="Дмитрий Филимонов" w:date="2026-01-29T15:10:00Z"/>
          <w:lang w:val="en-US"/>
          <w:rPrChange w:id="3549" w:author="Дмитрий Филимонов" w:date="2026-01-29T15:11:00Z">
            <w:rPr>
              <w:ins w:id="3550" w:author="Дмитрий Филимонов" w:date="2026-01-29T15:10:00Z"/>
            </w:rPr>
          </w:rPrChange>
        </w:rPr>
      </w:pPr>
      <w:ins w:id="3551" w:author="Дмитрий Филимонов" w:date="2026-01-29T15:10:00Z">
        <w:r w:rsidRPr="003114D6">
          <w:rPr>
            <w:lang w:val="en-US"/>
            <w:rPrChange w:id="3552" w:author="Дмитрий Филимонов" w:date="2026-01-29T15:11:00Z">
              <w:rPr/>
            </w:rPrChange>
          </w:rPr>
          <w:t xml:space="preserve">    REFERENCES `</w:t>
        </w:r>
        <w:proofErr w:type="spellStart"/>
        <w:r w:rsidRPr="003114D6">
          <w:rPr>
            <w:lang w:val="en-US"/>
            <w:rPrChange w:id="3553" w:author="Дмитрий Филимонов" w:date="2026-01-29T15:11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3554" w:author="Дмитрий Филимонов" w:date="2026-01-29T15:11:00Z">
              <w:rPr/>
            </w:rPrChange>
          </w:rPr>
          <w:t>`.`</w:t>
        </w:r>
        <w:proofErr w:type="gramEnd"/>
        <w:r w:rsidRPr="003114D6">
          <w:rPr>
            <w:lang w:val="en-US"/>
            <w:rPrChange w:id="3555" w:author="Дмитрий Филимонов" w:date="2026-01-29T15:11:00Z">
              <w:rPr/>
            </w:rPrChange>
          </w:rPr>
          <w:t>employees</w:t>
        </w:r>
        <w:proofErr w:type="spellEnd"/>
        <w:r w:rsidRPr="003114D6">
          <w:rPr>
            <w:lang w:val="en-US"/>
            <w:rPrChange w:id="3556" w:author="Дмитрий Филимонов" w:date="2026-01-29T15:11:00Z">
              <w:rPr/>
            </w:rPrChange>
          </w:rPr>
          <w:t>` (`</w:t>
        </w:r>
        <w:proofErr w:type="spellStart"/>
        <w:r w:rsidRPr="003114D6">
          <w:rPr>
            <w:lang w:val="en-US"/>
            <w:rPrChange w:id="3557" w:author="Дмитрий Филимонов" w:date="2026-01-29T15:11:00Z">
              <w:rPr/>
            </w:rPrChange>
          </w:rPr>
          <w:t>employee_id</w:t>
        </w:r>
        <w:proofErr w:type="spellEnd"/>
        <w:r w:rsidRPr="003114D6">
          <w:rPr>
            <w:lang w:val="en-US"/>
            <w:rPrChange w:id="3558" w:author="Дмитрий Филимонов" w:date="2026-01-29T15:11:00Z">
              <w:rPr/>
            </w:rPrChange>
          </w:rPr>
          <w:t>`)</w:t>
        </w:r>
      </w:ins>
    </w:p>
    <w:p w14:paraId="0E179959" w14:textId="77777777" w:rsidR="00151958" w:rsidRPr="003114D6" w:rsidRDefault="00151958" w:rsidP="00151958">
      <w:pPr>
        <w:ind w:firstLine="708"/>
        <w:rPr>
          <w:ins w:id="3559" w:author="Дмитрий Филимонов" w:date="2026-01-29T15:10:00Z"/>
          <w:lang w:val="en-US"/>
          <w:rPrChange w:id="3560" w:author="Дмитрий Филимонов" w:date="2026-01-29T15:11:00Z">
            <w:rPr>
              <w:ins w:id="3561" w:author="Дмитрий Филимонов" w:date="2026-01-29T15:10:00Z"/>
            </w:rPr>
          </w:rPrChange>
        </w:rPr>
      </w:pPr>
      <w:ins w:id="3562" w:author="Дмитрий Филимонов" w:date="2026-01-29T15:10:00Z">
        <w:r w:rsidRPr="003114D6">
          <w:rPr>
            <w:lang w:val="en-US"/>
            <w:rPrChange w:id="3563" w:author="Дмитрий Филимонов" w:date="2026-01-29T15:11:00Z">
              <w:rPr/>
            </w:rPrChange>
          </w:rPr>
          <w:t xml:space="preserve">    ON DELETE NO ACTION</w:t>
        </w:r>
      </w:ins>
    </w:p>
    <w:p w14:paraId="3A62A04F" w14:textId="77777777" w:rsidR="00151958" w:rsidRPr="003114D6" w:rsidRDefault="00151958" w:rsidP="00151958">
      <w:pPr>
        <w:ind w:firstLine="708"/>
        <w:rPr>
          <w:ins w:id="3564" w:author="Дмитрий Филимонов" w:date="2026-01-29T15:10:00Z"/>
          <w:lang w:val="en-US"/>
          <w:rPrChange w:id="3565" w:author="Дмитрий Филимонов" w:date="2026-01-29T15:11:00Z">
            <w:rPr>
              <w:ins w:id="3566" w:author="Дмитрий Филимонов" w:date="2026-01-29T15:10:00Z"/>
            </w:rPr>
          </w:rPrChange>
        </w:rPr>
      </w:pPr>
      <w:ins w:id="3567" w:author="Дмитрий Филимонов" w:date="2026-01-29T15:10:00Z">
        <w:r w:rsidRPr="003114D6">
          <w:rPr>
            <w:lang w:val="en-US"/>
            <w:rPrChange w:id="3568" w:author="Дмитрий Филимонов" w:date="2026-01-29T15:11:00Z">
              <w:rPr/>
            </w:rPrChange>
          </w:rPr>
          <w:t xml:space="preserve">    ON UPDATE NO ACTION,</w:t>
        </w:r>
      </w:ins>
    </w:p>
    <w:p w14:paraId="74ACBA48" w14:textId="77777777" w:rsidR="00151958" w:rsidRPr="003114D6" w:rsidRDefault="00151958" w:rsidP="00151958">
      <w:pPr>
        <w:ind w:firstLine="708"/>
        <w:rPr>
          <w:ins w:id="3569" w:author="Дмитрий Филимонов" w:date="2026-01-29T15:10:00Z"/>
          <w:lang w:val="en-US"/>
          <w:rPrChange w:id="3570" w:author="Дмитрий Филимонов" w:date="2026-01-29T15:11:00Z">
            <w:rPr>
              <w:ins w:id="3571" w:author="Дмитрий Филимонов" w:date="2026-01-29T15:10:00Z"/>
            </w:rPr>
          </w:rPrChange>
        </w:rPr>
      </w:pPr>
      <w:ins w:id="3572" w:author="Дмитрий Филимонов" w:date="2026-01-29T15:10:00Z">
        <w:r w:rsidRPr="003114D6">
          <w:rPr>
            <w:lang w:val="en-US"/>
            <w:rPrChange w:id="3573" w:author="Дмитрий Филимонов" w:date="2026-01-29T15:11:00Z">
              <w:rPr/>
            </w:rPrChange>
          </w:rPr>
          <w:t xml:space="preserve">  CONSTRAINT `</w:t>
        </w:r>
        <w:proofErr w:type="spellStart"/>
        <w:r w:rsidRPr="003114D6">
          <w:rPr>
            <w:lang w:val="en-US"/>
            <w:rPrChange w:id="3574" w:author="Дмитрий Филимонов" w:date="2026-01-29T15:11:00Z">
              <w:rPr/>
            </w:rPrChange>
          </w:rPr>
          <w:t>contractor_id</w:t>
        </w:r>
        <w:proofErr w:type="spellEnd"/>
        <w:r w:rsidRPr="003114D6">
          <w:rPr>
            <w:lang w:val="en-US"/>
            <w:rPrChange w:id="3575" w:author="Дмитрий Филимонов" w:date="2026-01-29T15:11:00Z">
              <w:rPr/>
            </w:rPrChange>
          </w:rPr>
          <w:t>`</w:t>
        </w:r>
      </w:ins>
    </w:p>
    <w:p w14:paraId="21735637" w14:textId="77777777" w:rsidR="00151958" w:rsidRPr="003114D6" w:rsidRDefault="00151958" w:rsidP="00151958">
      <w:pPr>
        <w:ind w:firstLine="708"/>
        <w:rPr>
          <w:ins w:id="3576" w:author="Дмитрий Филимонов" w:date="2026-01-29T15:10:00Z"/>
          <w:lang w:val="en-US"/>
          <w:rPrChange w:id="3577" w:author="Дмитрий Филимонов" w:date="2026-01-29T15:11:00Z">
            <w:rPr>
              <w:ins w:id="3578" w:author="Дмитрий Филимонов" w:date="2026-01-29T15:10:00Z"/>
            </w:rPr>
          </w:rPrChange>
        </w:rPr>
      </w:pPr>
      <w:ins w:id="3579" w:author="Дмитрий Филимонов" w:date="2026-01-29T15:10:00Z">
        <w:r w:rsidRPr="003114D6">
          <w:rPr>
            <w:lang w:val="en-US"/>
            <w:rPrChange w:id="3580" w:author="Дмитрий Филимонов" w:date="2026-01-29T15:11:00Z">
              <w:rPr/>
            </w:rPrChange>
          </w:rPr>
          <w:t xml:space="preserve">    FOREIGN KEY (`</w:t>
        </w:r>
        <w:proofErr w:type="spellStart"/>
        <w:r w:rsidRPr="003114D6">
          <w:rPr>
            <w:lang w:val="en-US"/>
            <w:rPrChange w:id="3581" w:author="Дмитрий Филимонов" w:date="2026-01-29T15:11:00Z">
              <w:rPr/>
            </w:rPrChange>
          </w:rPr>
          <w:t>contractor_id</w:t>
        </w:r>
        <w:proofErr w:type="spellEnd"/>
        <w:r w:rsidRPr="003114D6">
          <w:rPr>
            <w:lang w:val="en-US"/>
            <w:rPrChange w:id="3582" w:author="Дмитрий Филимонов" w:date="2026-01-29T15:11:00Z">
              <w:rPr/>
            </w:rPrChange>
          </w:rPr>
          <w:t>`)</w:t>
        </w:r>
      </w:ins>
    </w:p>
    <w:p w14:paraId="60BF51C6" w14:textId="77777777" w:rsidR="00151958" w:rsidRPr="003114D6" w:rsidRDefault="00151958" w:rsidP="00151958">
      <w:pPr>
        <w:ind w:firstLine="708"/>
        <w:rPr>
          <w:ins w:id="3583" w:author="Дмитрий Филимонов" w:date="2026-01-29T15:10:00Z"/>
          <w:lang w:val="en-US"/>
          <w:rPrChange w:id="3584" w:author="Дмитрий Филимонов" w:date="2026-01-29T15:11:00Z">
            <w:rPr>
              <w:ins w:id="3585" w:author="Дмитрий Филимонов" w:date="2026-01-29T15:10:00Z"/>
            </w:rPr>
          </w:rPrChange>
        </w:rPr>
      </w:pPr>
      <w:ins w:id="3586" w:author="Дмитрий Филимонов" w:date="2026-01-29T15:10:00Z">
        <w:r w:rsidRPr="003114D6">
          <w:rPr>
            <w:lang w:val="en-US"/>
            <w:rPrChange w:id="3587" w:author="Дмитрий Филимонов" w:date="2026-01-29T15:11:00Z">
              <w:rPr/>
            </w:rPrChange>
          </w:rPr>
          <w:t xml:space="preserve">    REFERENCES `</w:t>
        </w:r>
        <w:proofErr w:type="spellStart"/>
        <w:r w:rsidRPr="003114D6">
          <w:rPr>
            <w:lang w:val="en-US"/>
            <w:rPrChange w:id="3588" w:author="Дмитрий Филимонов" w:date="2026-01-29T15:11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3589" w:author="Дмитрий Филимонов" w:date="2026-01-29T15:11:00Z">
              <w:rPr/>
            </w:rPrChange>
          </w:rPr>
          <w:t>`.`</w:t>
        </w:r>
        <w:proofErr w:type="gramEnd"/>
        <w:r w:rsidRPr="003114D6">
          <w:rPr>
            <w:lang w:val="en-US"/>
            <w:rPrChange w:id="3590" w:author="Дмитрий Филимонов" w:date="2026-01-29T15:11:00Z">
              <w:rPr/>
            </w:rPrChange>
          </w:rPr>
          <w:t>contractors</w:t>
        </w:r>
        <w:proofErr w:type="spellEnd"/>
        <w:r w:rsidRPr="003114D6">
          <w:rPr>
            <w:lang w:val="en-US"/>
            <w:rPrChange w:id="3591" w:author="Дмитрий Филимонов" w:date="2026-01-29T15:11:00Z">
              <w:rPr/>
            </w:rPrChange>
          </w:rPr>
          <w:t>` (`</w:t>
        </w:r>
        <w:proofErr w:type="spellStart"/>
        <w:r w:rsidRPr="003114D6">
          <w:rPr>
            <w:lang w:val="en-US"/>
            <w:rPrChange w:id="3592" w:author="Дмитрий Филимонов" w:date="2026-01-29T15:11:00Z">
              <w:rPr/>
            </w:rPrChange>
          </w:rPr>
          <w:t>contractor_id</w:t>
        </w:r>
        <w:proofErr w:type="spellEnd"/>
        <w:r w:rsidRPr="003114D6">
          <w:rPr>
            <w:lang w:val="en-US"/>
            <w:rPrChange w:id="3593" w:author="Дмитрий Филимонов" w:date="2026-01-29T15:11:00Z">
              <w:rPr/>
            </w:rPrChange>
          </w:rPr>
          <w:t>`)</w:t>
        </w:r>
      </w:ins>
    </w:p>
    <w:p w14:paraId="26B0F1F2" w14:textId="77777777" w:rsidR="00151958" w:rsidRPr="003114D6" w:rsidRDefault="00151958" w:rsidP="00151958">
      <w:pPr>
        <w:ind w:firstLine="708"/>
        <w:rPr>
          <w:ins w:id="3594" w:author="Дмитрий Филимонов" w:date="2026-01-29T15:10:00Z"/>
          <w:lang w:val="en-US"/>
          <w:rPrChange w:id="3595" w:author="Дмитрий Филимонов" w:date="2026-01-29T15:11:00Z">
            <w:rPr>
              <w:ins w:id="3596" w:author="Дмитрий Филимонов" w:date="2026-01-29T15:10:00Z"/>
            </w:rPr>
          </w:rPrChange>
        </w:rPr>
      </w:pPr>
      <w:ins w:id="3597" w:author="Дмитрий Филимонов" w:date="2026-01-29T15:10:00Z">
        <w:r w:rsidRPr="003114D6">
          <w:rPr>
            <w:lang w:val="en-US"/>
            <w:rPrChange w:id="3598" w:author="Дмитрий Филимонов" w:date="2026-01-29T15:11:00Z">
              <w:rPr/>
            </w:rPrChange>
          </w:rPr>
          <w:t xml:space="preserve">    ON DELETE NO ACTION</w:t>
        </w:r>
      </w:ins>
    </w:p>
    <w:p w14:paraId="6D3EA2A9" w14:textId="77777777" w:rsidR="00151958" w:rsidRPr="003114D6" w:rsidRDefault="00151958" w:rsidP="00151958">
      <w:pPr>
        <w:ind w:firstLine="708"/>
        <w:rPr>
          <w:ins w:id="3599" w:author="Дмитрий Филимонов" w:date="2026-01-29T15:10:00Z"/>
          <w:lang w:val="en-US"/>
          <w:rPrChange w:id="3600" w:author="Дмитрий Филимонов" w:date="2026-01-29T15:11:00Z">
            <w:rPr>
              <w:ins w:id="3601" w:author="Дмитрий Филимонов" w:date="2026-01-29T15:10:00Z"/>
            </w:rPr>
          </w:rPrChange>
        </w:rPr>
      </w:pPr>
      <w:ins w:id="3602" w:author="Дмитрий Филимонов" w:date="2026-01-29T15:10:00Z">
        <w:r w:rsidRPr="003114D6">
          <w:rPr>
            <w:lang w:val="en-US"/>
            <w:rPrChange w:id="3603" w:author="Дмитрий Филимонов" w:date="2026-01-29T15:11:00Z">
              <w:rPr/>
            </w:rPrChange>
          </w:rPr>
          <w:t xml:space="preserve">    ON UPDATE NO ACTION)</w:t>
        </w:r>
      </w:ins>
    </w:p>
    <w:p w14:paraId="16F30DC1" w14:textId="77777777" w:rsidR="00151958" w:rsidRPr="003114D6" w:rsidRDefault="00151958" w:rsidP="00151958">
      <w:pPr>
        <w:ind w:firstLine="708"/>
        <w:rPr>
          <w:ins w:id="3604" w:author="Дмитрий Филимонов" w:date="2026-01-29T15:10:00Z"/>
          <w:lang w:val="en-US"/>
          <w:rPrChange w:id="3605" w:author="Дмитрий Филимонов" w:date="2026-01-29T15:11:00Z">
            <w:rPr>
              <w:ins w:id="3606" w:author="Дмитрий Филимонов" w:date="2026-01-29T15:10:00Z"/>
            </w:rPr>
          </w:rPrChange>
        </w:rPr>
      </w:pPr>
      <w:ins w:id="3607" w:author="Дмитрий Филимонов" w:date="2026-01-29T15:10:00Z">
        <w:r w:rsidRPr="003114D6">
          <w:rPr>
            <w:lang w:val="en-US"/>
            <w:rPrChange w:id="3608" w:author="Дмитрий Филимонов" w:date="2026-01-29T15:11:00Z">
              <w:rPr/>
            </w:rPrChange>
          </w:rPr>
          <w:t xml:space="preserve">ENGINE = </w:t>
        </w:r>
        <w:proofErr w:type="spellStart"/>
        <w:r w:rsidRPr="003114D6">
          <w:rPr>
            <w:lang w:val="en-US"/>
            <w:rPrChange w:id="3609" w:author="Дмитрий Филимонов" w:date="2026-01-29T15:11:00Z">
              <w:rPr/>
            </w:rPrChange>
          </w:rPr>
          <w:t>InnoDB</w:t>
        </w:r>
        <w:proofErr w:type="spellEnd"/>
        <w:r w:rsidRPr="003114D6">
          <w:rPr>
            <w:lang w:val="en-US"/>
            <w:rPrChange w:id="3610" w:author="Дмитрий Филимонов" w:date="2026-01-29T15:11:00Z">
              <w:rPr/>
            </w:rPrChange>
          </w:rPr>
          <w:t>;</w:t>
        </w:r>
      </w:ins>
    </w:p>
    <w:p w14:paraId="05636F5F" w14:textId="77777777" w:rsidR="00151958" w:rsidRPr="003114D6" w:rsidRDefault="00151958" w:rsidP="00151958">
      <w:pPr>
        <w:ind w:firstLine="708"/>
        <w:rPr>
          <w:ins w:id="3611" w:author="Дмитрий Филимонов" w:date="2026-01-29T15:10:00Z"/>
          <w:lang w:val="en-US"/>
          <w:rPrChange w:id="3612" w:author="Дмитрий Филимонов" w:date="2026-01-29T15:11:00Z">
            <w:rPr>
              <w:ins w:id="3613" w:author="Дмитрий Филимонов" w:date="2026-01-29T15:10:00Z"/>
            </w:rPr>
          </w:rPrChange>
        </w:rPr>
      </w:pPr>
    </w:p>
    <w:p w14:paraId="52B44336" w14:textId="77777777" w:rsidR="00151958" w:rsidRPr="003114D6" w:rsidRDefault="00151958" w:rsidP="00151958">
      <w:pPr>
        <w:ind w:firstLine="708"/>
        <w:rPr>
          <w:ins w:id="3614" w:author="Дмитрий Филимонов" w:date="2026-01-29T15:10:00Z"/>
          <w:lang w:val="en-US"/>
          <w:rPrChange w:id="3615" w:author="Дмитрий Филимонов" w:date="2026-01-29T15:11:00Z">
            <w:rPr>
              <w:ins w:id="3616" w:author="Дмитрий Филимонов" w:date="2026-01-29T15:10:00Z"/>
            </w:rPr>
          </w:rPrChange>
        </w:rPr>
      </w:pPr>
      <w:ins w:id="3617" w:author="Дмитрий Филимонов" w:date="2026-01-29T15:10:00Z">
        <w:r w:rsidRPr="003114D6">
          <w:rPr>
            <w:lang w:val="en-US"/>
            <w:rPrChange w:id="3618" w:author="Дмитрий Филимонов" w:date="2026-01-29T15:11:00Z">
              <w:rPr/>
            </w:rPrChange>
          </w:rPr>
          <w:t>USE `</w:t>
        </w:r>
        <w:proofErr w:type="spellStart"/>
        <w:r w:rsidRPr="003114D6">
          <w:rPr>
            <w:lang w:val="en-US"/>
            <w:rPrChange w:id="3619" w:author="Дмитрий Филимонов" w:date="2026-01-29T15:11:00Z">
              <w:rPr/>
            </w:rPrChange>
          </w:rPr>
          <w:t>event_agency</w:t>
        </w:r>
        <w:proofErr w:type="spellEnd"/>
        <w:proofErr w:type="gramStart"/>
        <w:r w:rsidRPr="003114D6">
          <w:rPr>
            <w:lang w:val="en-US"/>
            <w:rPrChange w:id="3620" w:author="Дмитрий Филимонов" w:date="2026-01-29T15:11:00Z">
              <w:rPr/>
            </w:rPrChange>
          </w:rPr>
          <w:t>` ;</w:t>
        </w:r>
        <w:proofErr w:type="gramEnd"/>
      </w:ins>
    </w:p>
    <w:p w14:paraId="68835531" w14:textId="77777777" w:rsidR="00151958" w:rsidRPr="003114D6" w:rsidRDefault="00151958" w:rsidP="00151958">
      <w:pPr>
        <w:ind w:firstLine="708"/>
        <w:rPr>
          <w:ins w:id="3621" w:author="Дмитрий Филимонов" w:date="2026-01-29T15:10:00Z"/>
          <w:lang w:val="en-US"/>
          <w:rPrChange w:id="3622" w:author="Дмитрий Филимонов" w:date="2026-01-29T15:11:00Z">
            <w:rPr>
              <w:ins w:id="3623" w:author="Дмитрий Филимонов" w:date="2026-01-29T15:10:00Z"/>
            </w:rPr>
          </w:rPrChange>
        </w:rPr>
      </w:pPr>
    </w:p>
    <w:p w14:paraId="11682C32" w14:textId="77777777" w:rsidR="00151958" w:rsidRPr="003114D6" w:rsidRDefault="00151958" w:rsidP="00151958">
      <w:pPr>
        <w:ind w:firstLine="708"/>
        <w:rPr>
          <w:ins w:id="3624" w:author="Дмитрий Филимонов" w:date="2026-01-29T15:10:00Z"/>
          <w:lang w:val="en-US"/>
          <w:rPrChange w:id="3625" w:author="Дмитрий Филимонов" w:date="2026-01-29T15:11:00Z">
            <w:rPr>
              <w:ins w:id="3626" w:author="Дмитрий Филимонов" w:date="2026-01-29T15:10:00Z"/>
            </w:rPr>
          </w:rPrChange>
        </w:rPr>
      </w:pPr>
      <w:ins w:id="3627" w:author="Дмитрий Филимонов" w:date="2026-01-29T15:10:00Z">
        <w:r w:rsidRPr="003114D6">
          <w:rPr>
            <w:lang w:val="en-US"/>
            <w:rPrChange w:id="3628" w:author="Дмитрий Филимонов" w:date="2026-01-29T15:11:00Z">
              <w:rPr/>
            </w:rPrChange>
          </w:rPr>
          <w:t>-- -----------------------------------------------------</w:t>
        </w:r>
      </w:ins>
    </w:p>
    <w:p w14:paraId="64742326" w14:textId="77777777" w:rsidR="00151958" w:rsidRPr="003114D6" w:rsidRDefault="00151958" w:rsidP="00151958">
      <w:pPr>
        <w:ind w:firstLine="708"/>
        <w:rPr>
          <w:ins w:id="3629" w:author="Дмитрий Филимонов" w:date="2026-01-29T15:10:00Z"/>
          <w:lang w:val="en-US"/>
          <w:rPrChange w:id="3630" w:author="Дмитрий Филимонов" w:date="2026-01-29T15:11:00Z">
            <w:rPr>
              <w:ins w:id="3631" w:author="Дмитрий Филимонов" w:date="2026-01-29T15:10:00Z"/>
            </w:rPr>
          </w:rPrChange>
        </w:rPr>
      </w:pPr>
      <w:ins w:id="3632" w:author="Дмитрий Филимонов" w:date="2026-01-29T15:10:00Z">
        <w:r w:rsidRPr="003114D6">
          <w:rPr>
            <w:lang w:val="en-US"/>
            <w:rPrChange w:id="3633" w:author="Дмитрий Филимонов" w:date="2026-01-29T15:11:00Z">
              <w:rPr/>
            </w:rPrChange>
          </w:rPr>
          <w:lastRenderedPageBreak/>
          <w:t xml:space="preserve">-- procedure </w:t>
        </w:r>
        <w:proofErr w:type="spellStart"/>
        <w:r w:rsidRPr="003114D6">
          <w:rPr>
            <w:lang w:val="en-US"/>
            <w:rPrChange w:id="3634" w:author="Дмитрий Филимонов" w:date="2026-01-29T15:11:00Z">
              <w:rPr/>
            </w:rPrChange>
          </w:rPr>
          <w:t>add_client</w:t>
        </w:r>
        <w:proofErr w:type="spellEnd"/>
      </w:ins>
    </w:p>
    <w:p w14:paraId="5675505B" w14:textId="77777777" w:rsidR="00151958" w:rsidRPr="003114D6" w:rsidRDefault="00151958" w:rsidP="00151958">
      <w:pPr>
        <w:ind w:firstLine="708"/>
        <w:rPr>
          <w:ins w:id="3635" w:author="Дмитрий Филимонов" w:date="2026-01-29T15:10:00Z"/>
          <w:lang w:val="en-US"/>
          <w:rPrChange w:id="3636" w:author="Дмитрий Филимонов" w:date="2026-01-29T15:11:00Z">
            <w:rPr>
              <w:ins w:id="3637" w:author="Дмитрий Филимонов" w:date="2026-01-29T15:10:00Z"/>
            </w:rPr>
          </w:rPrChange>
        </w:rPr>
      </w:pPr>
      <w:ins w:id="3638" w:author="Дмитрий Филимонов" w:date="2026-01-29T15:10:00Z">
        <w:r w:rsidRPr="003114D6">
          <w:rPr>
            <w:lang w:val="en-US"/>
            <w:rPrChange w:id="3639" w:author="Дмитрий Филимонов" w:date="2026-01-29T15:11:00Z">
              <w:rPr/>
            </w:rPrChange>
          </w:rPr>
          <w:t>-- -----------------------------------------------------</w:t>
        </w:r>
      </w:ins>
    </w:p>
    <w:p w14:paraId="6D988DF2" w14:textId="77777777" w:rsidR="00151958" w:rsidRPr="003114D6" w:rsidRDefault="00151958" w:rsidP="00151958">
      <w:pPr>
        <w:ind w:firstLine="708"/>
        <w:rPr>
          <w:ins w:id="3640" w:author="Дмитрий Филимонов" w:date="2026-01-29T15:10:00Z"/>
          <w:lang w:val="en-US"/>
          <w:rPrChange w:id="3641" w:author="Дмитрий Филимонов" w:date="2026-01-29T15:11:00Z">
            <w:rPr>
              <w:ins w:id="3642" w:author="Дмитрий Филимонов" w:date="2026-01-29T15:10:00Z"/>
            </w:rPr>
          </w:rPrChange>
        </w:rPr>
      </w:pPr>
    </w:p>
    <w:p w14:paraId="108A636B" w14:textId="77777777" w:rsidR="00151958" w:rsidRPr="003114D6" w:rsidRDefault="00151958" w:rsidP="00151958">
      <w:pPr>
        <w:ind w:firstLine="708"/>
        <w:rPr>
          <w:ins w:id="3643" w:author="Дмитрий Филимонов" w:date="2026-01-29T15:10:00Z"/>
          <w:lang w:val="en-US"/>
          <w:rPrChange w:id="3644" w:author="Дмитрий Филимонов" w:date="2026-01-29T15:11:00Z">
            <w:rPr>
              <w:ins w:id="3645" w:author="Дмитрий Филимонов" w:date="2026-01-29T15:10:00Z"/>
            </w:rPr>
          </w:rPrChange>
        </w:rPr>
      </w:pPr>
      <w:ins w:id="3646" w:author="Дмитрий Филимонов" w:date="2026-01-29T15:10:00Z">
        <w:r w:rsidRPr="003114D6">
          <w:rPr>
            <w:lang w:val="en-US"/>
            <w:rPrChange w:id="3647" w:author="Дмитрий Филимонов" w:date="2026-01-29T15:11:00Z">
              <w:rPr/>
            </w:rPrChange>
          </w:rPr>
          <w:t>USE `</w:t>
        </w:r>
        <w:proofErr w:type="spellStart"/>
        <w:r w:rsidRPr="003114D6">
          <w:rPr>
            <w:lang w:val="en-US"/>
            <w:rPrChange w:id="3648" w:author="Дмитрий Филимонов" w:date="2026-01-29T15:11:00Z">
              <w:rPr/>
            </w:rPrChange>
          </w:rPr>
          <w:t>event_agency</w:t>
        </w:r>
        <w:proofErr w:type="spellEnd"/>
        <w:r w:rsidRPr="003114D6">
          <w:rPr>
            <w:lang w:val="en-US"/>
            <w:rPrChange w:id="3649" w:author="Дмитрий Филимонов" w:date="2026-01-29T15:11:00Z">
              <w:rPr/>
            </w:rPrChange>
          </w:rPr>
          <w:t>`;</w:t>
        </w:r>
      </w:ins>
    </w:p>
    <w:p w14:paraId="2814C5EE" w14:textId="77777777" w:rsidR="00151958" w:rsidRPr="003114D6" w:rsidRDefault="00151958" w:rsidP="00151958">
      <w:pPr>
        <w:ind w:firstLine="708"/>
        <w:rPr>
          <w:ins w:id="3650" w:author="Дмитрий Филимонов" w:date="2026-01-29T15:10:00Z"/>
          <w:lang w:val="en-US"/>
          <w:rPrChange w:id="3651" w:author="Дмитрий Филимонов" w:date="2026-01-29T15:11:00Z">
            <w:rPr>
              <w:ins w:id="3652" w:author="Дмитрий Филимонов" w:date="2026-01-29T15:10:00Z"/>
            </w:rPr>
          </w:rPrChange>
        </w:rPr>
      </w:pPr>
      <w:ins w:id="3653" w:author="Дмитрий Филимонов" w:date="2026-01-29T15:10:00Z">
        <w:r w:rsidRPr="003114D6">
          <w:rPr>
            <w:lang w:val="en-US"/>
            <w:rPrChange w:id="3654" w:author="Дмитрий Филимонов" w:date="2026-01-29T15:11:00Z">
              <w:rPr/>
            </w:rPrChange>
          </w:rPr>
          <w:t>DROP procedure IF EXISTS `event_agency</w:t>
        </w:r>
        <w:proofErr w:type="gramStart"/>
        <w:r w:rsidRPr="003114D6">
          <w:rPr>
            <w:lang w:val="en-US"/>
            <w:rPrChange w:id="3655" w:author="Дмитрий Филимонов" w:date="2026-01-29T15:11:00Z">
              <w:rPr/>
            </w:rPrChange>
          </w:rPr>
          <w:t>`.`</w:t>
        </w:r>
        <w:proofErr w:type="spellStart"/>
        <w:proofErr w:type="gramEnd"/>
        <w:r w:rsidRPr="003114D6">
          <w:rPr>
            <w:lang w:val="en-US"/>
            <w:rPrChange w:id="3656" w:author="Дмитрий Филимонов" w:date="2026-01-29T15:11:00Z">
              <w:rPr/>
            </w:rPrChange>
          </w:rPr>
          <w:t>add_client</w:t>
        </w:r>
        <w:proofErr w:type="spellEnd"/>
        <w:r w:rsidRPr="003114D6">
          <w:rPr>
            <w:lang w:val="en-US"/>
            <w:rPrChange w:id="3657" w:author="Дмитрий Филимонов" w:date="2026-01-29T15:11:00Z">
              <w:rPr/>
            </w:rPrChange>
          </w:rPr>
          <w:t>`;</w:t>
        </w:r>
      </w:ins>
    </w:p>
    <w:p w14:paraId="3FFA0EEE" w14:textId="77777777" w:rsidR="00151958" w:rsidRPr="003114D6" w:rsidRDefault="00151958" w:rsidP="00151958">
      <w:pPr>
        <w:ind w:firstLine="708"/>
        <w:rPr>
          <w:ins w:id="3658" w:author="Дмитрий Филимонов" w:date="2026-01-29T15:10:00Z"/>
          <w:lang w:val="en-US"/>
          <w:rPrChange w:id="3659" w:author="Дмитрий Филимонов" w:date="2026-01-29T15:11:00Z">
            <w:rPr>
              <w:ins w:id="3660" w:author="Дмитрий Филимонов" w:date="2026-01-29T15:10:00Z"/>
            </w:rPr>
          </w:rPrChange>
        </w:rPr>
      </w:pPr>
    </w:p>
    <w:p w14:paraId="771BA7A2" w14:textId="77777777" w:rsidR="00151958" w:rsidRPr="003114D6" w:rsidRDefault="00151958" w:rsidP="00151958">
      <w:pPr>
        <w:ind w:firstLine="708"/>
        <w:rPr>
          <w:ins w:id="3661" w:author="Дмитрий Филимонов" w:date="2026-01-29T15:10:00Z"/>
          <w:lang w:val="en-US"/>
          <w:rPrChange w:id="3662" w:author="Дмитрий Филимонов" w:date="2026-01-29T15:11:00Z">
            <w:rPr>
              <w:ins w:id="3663" w:author="Дмитрий Филимонов" w:date="2026-01-29T15:10:00Z"/>
            </w:rPr>
          </w:rPrChange>
        </w:rPr>
      </w:pPr>
      <w:ins w:id="3664" w:author="Дмитрий Филимонов" w:date="2026-01-29T15:10:00Z">
        <w:r w:rsidRPr="003114D6">
          <w:rPr>
            <w:lang w:val="en-US"/>
            <w:rPrChange w:id="3665" w:author="Дмитрий Филимонов" w:date="2026-01-29T15:11:00Z">
              <w:rPr/>
            </w:rPrChange>
          </w:rPr>
          <w:t>DELIMITER $$</w:t>
        </w:r>
      </w:ins>
    </w:p>
    <w:p w14:paraId="7AFAF69F" w14:textId="77777777" w:rsidR="00151958" w:rsidRPr="003114D6" w:rsidRDefault="00151958" w:rsidP="00151958">
      <w:pPr>
        <w:ind w:firstLine="708"/>
        <w:rPr>
          <w:ins w:id="3666" w:author="Дмитрий Филимонов" w:date="2026-01-29T15:10:00Z"/>
          <w:lang w:val="en-US"/>
          <w:rPrChange w:id="3667" w:author="Дмитрий Филимонов" w:date="2026-01-29T15:11:00Z">
            <w:rPr>
              <w:ins w:id="3668" w:author="Дмитрий Филимонов" w:date="2026-01-29T15:10:00Z"/>
            </w:rPr>
          </w:rPrChange>
        </w:rPr>
      </w:pPr>
      <w:ins w:id="3669" w:author="Дмитрий Филимонов" w:date="2026-01-29T15:10:00Z">
        <w:r w:rsidRPr="003114D6">
          <w:rPr>
            <w:lang w:val="en-US"/>
            <w:rPrChange w:id="3670" w:author="Дмитрий Филимонов" w:date="2026-01-29T15:11:00Z">
              <w:rPr/>
            </w:rPrChange>
          </w:rPr>
          <w:t>USE `</w:t>
        </w:r>
        <w:proofErr w:type="spellStart"/>
        <w:r w:rsidRPr="003114D6">
          <w:rPr>
            <w:lang w:val="en-US"/>
            <w:rPrChange w:id="3671" w:author="Дмитрий Филимонов" w:date="2026-01-29T15:11:00Z">
              <w:rPr/>
            </w:rPrChange>
          </w:rPr>
          <w:t>event_agency</w:t>
        </w:r>
        <w:proofErr w:type="spellEnd"/>
        <w:r w:rsidRPr="003114D6">
          <w:rPr>
            <w:lang w:val="en-US"/>
            <w:rPrChange w:id="3672" w:author="Дмитрий Филимонов" w:date="2026-01-29T15:11:00Z">
              <w:rPr/>
            </w:rPrChange>
          </w:rPr>
          <w:t>`$$</w:t>
        </w:r>
      </w:ins>
    </w:p>
    <w:p w14:paraId="08D42CDF" w14:textId="77777777" w:rsidR="00151958" w:rsidRPr="003114D6" w:rsidRDefault="00151958" w:rsidP="00151958">
      <w:pPr>
        <w:ind w:firstLine="708"/>
        <w:rPr>
          <w:ins w:id="3673" w:author="Дмитрий Филимонов" w:date="2026-01-29T15:10:00Z"/>
          <w:lang w:val="en-US"/>
          <w:rPrChange w:id="3674" w:author="Дмитрий Филимонов" w:date="2026-01-29T15:11:00Z">
            <w:rPr>
              <w:ins w:id="3675" w:author="Дмитрий Филимонов" w:date="2026-01-29T15:10:00Z"/>
            </w:rPr>
          </w:rPrChange>
        </w:rPr>
      </w:pPr>
      <w:ins w:id="3676" w:author="Дмитрий Филимонов" w:date="2026-01-29T15:10:00Z">
        <w:r w:rsidRPr="003114D6">
          <w:rPr>
            <w:lang w:val="en-US"/>
            <w:rPrChange w:id="3677" w:author="Дмитрий Филимонов" w:date="2026-01-29T15:11:00Z">
              <w:rPr/>
            </w:rPrChange>
          </w:rPr>
          <w:t>CREATE PROCEDURE `</w:t>
        </w:r>
        <w:proofErr w:type="spellStart"/>
        <w:r w:rsidRPr="003114D6">
          <w:rPr>
            <w:lang w:val="en-US"/>
            <w:rPrChange w:id="3678" w:author="Дмитрий Филимонов" w:date="2026-01-29T15:11:00Z">
              <w:rPr/>
            </w:rPrChange>
          </w:rPr>
          <w:t>add_client</w:t>
        </w:r>
        <w:proofErr w:type="spellEnd"/>
        <w:r w:rsidRPr="003114D6">
          <w:rPr>
            <w:lang w:val="en-US"/>
            <w:rPrChange w:id="3679" w:author="Дмитрий Филимонов" w:date="2026-01-29T15:11:00Z">
              <w:rPr/>
            </w:rPrChange>
          </w:rPr>
          <w:t>` (</w:t>
        </w:r>
      </w:ins>
    </w:p>
    <w:p w14:paraId="4ECA2B45" w14:textId="77777777" w:rsidR="00151958" w:rsidRPr="003114D6" w:rsidRDefault="00151958" w:rsidP="00151958">
      <w:pPr>
        <w:ind w:firstLine="708"/>
        <w:rPr>
          <w:ins w:id="3680" w:author="Дмитрий Филимонов" w:date="2026-01-29T15:10:00Z"/>
          <w:lang w:val="en-US"/>
          <w:rPrChange w:id="3681" w:author="Дмитрий Филимонов" w:date="2026-01-29T15:12:00Z">
            <w:rPr>
              <w:ins w:id="3682" w:author="Дмитрий Филимонов" w:date="2026-01-29T15:10:00Z"/>
            </w:rPr>
          </w:rPrChange>
        </w:rPr>
      </w:pPr>
      <w:ins w:id="3683" w:author="Дмитрий Филимонов" w:date="2026-01-29T15:10:00Z">
        <w:r w:rsidRPr="003114D6">
          <w:rPr>
            <w:lang w:val="en-US"/>
            <w:rPrChange w:id="3684" w:author="Дмитрий Филимонов" w:date="2026-01-29T15:11:00Z">
              <w:rPr/>
            </w:rPrChange>
          </w:rPr>
          <w:t xml:space="preserve">    </w:t>
        </w:r>
        <w:r w:rsidRPr="003114D6">
          <w:rPr>
            <w:lang w:val="en-US"/>
            <w:rPrChange w:id="3685" w:author="Дмитрий Филимонов" w:date="2026-01-29T15:12:00Z">
              <w:rPr/>
            </w:rPrChange>
          </w:rPr>
          <w:t xml:space="preserve">IN </w:t>
        </w:r>
        <w:proofErr w:type="spellStart"/>
        <w:r w:rsidRPr="003114D6">
          <w:rPr>
            <w:lang w:val="en-US"/>
            <w:rPrChange w:id="3686" w:author="Дмитрий Филимонов" w:date="2026-01-29T15:12:00Z">
              <w:rPr/>
            </w:rPrChange>
          </w:rPr>
          <w:t>p_name</w:t>
        </w:r>
        <w:proofErr w:type="spellEnd"/>
        <w:r w:rsidRPr="003114D6">
          <w:rPr>
            <w:lang w:val="en-US"/>
            <w:rPrChange w:id="3687" w:author="Дмитрий Филимонов" w:date="2026-01-29T15:12:00Z">
              <w:rPr/>
            </w:rPrChange>
          </w:rPr>
          <w:t xml:space="preserve"> </w:t>
        </w:r>
        <w:proofErr w:type="gramStart"/>
        <w:r w:rsidRPr="003114D6">
          <w:rPr>
            <w:lang w:val="en-US"/>
            <w:rPrChange w:id="3688" w:author="Дмитрий Филимонов" w:date="2026-01-29T15:12:00Z">
              <w:rPr/>
            </w:rPrChange>
          </w:rPr>
          <w:t>VARCHAR(</w:t>
        </w:r>
        <w:proofErr w:type="gramEnd"/>
        <w:r w:rsidRPr="003114D6">
          <w:rPr>
            <w:lang w:val="en-US"/>
            <w:rPrChange w:id="3689" w:author="Дмитрий Филимонов" w:date="2026-01-29T15:12:00Z">
              <w:rPr/>
            </w:rPrChange>
          </w:rPr>
          <w:t>100),</w:t>
        </w:r>
      </w:ins>
    </w:p>
    <w:p w14:paraId="3CEAE21D" w14:textId="77777777" w:rsidR="00151958" w:rsidRPr="003114D6" w:rsidRDefault="00151958" w:rsidP="00151958">
      <w:pPr>
        <w:ind w:firstLine="708"/>
        <w:rPr>
          <w:ins w:id="3690" w:author="Дмитрий Филимонов" w:date="2026-01-29T15:10:00Z"/>
          <w:lang w:val="en-US"/>
          <w:rPrChange w:id="3691" w:author="Дмитрий Филимонов" w:date="2026-01-29T15:12:00Z">
            <w:rPr>
              <w:ins w:id="3692" w:author="Дмитрий Филимонов" w:date="2026-01-29T15:10:00Z"/>
            </w:rPr>
          </w:rPrChange>
        </w:rPr>
      </w:pPr>
      <w:ins w:id="3693" w:author="Дмитрий Филимонов" w:date="2026-01-29T15:10:00Z">
        <w:r w:rsidRPr="003114D6">
          <w:rPr>
            <w:lang w:val="en-US"/>
            <w:rPrChange w:id="3694" w:author="Дмитрий Филимонов" w:date="2026-01-29T15:12:00Z">
              <w:rPr/>
            </w:rPrChange>
          </w:rPr>
          <w:t xml:space="preserve">    IN </w:t>
        </w:r>
        <w:proofErr w:type="spellStart"/>
        <w:r w:rsidRPr="003114D6">
          <w:rPr>
            <w:lang w:val="en-US"/>
            <w:rPrChange w:id="3695" w:author="Дмитрий Филимонов" w:date="2026-01-29T15:12:00Z">
              <w:rPr/>
            </w:rPrChange>
          </w:rPr>
          <w:t>p_phone</w:t>
        </w:r>
        <w:proofErr w:type="spellEnd"/>
        <w:r w:rsidRPr="003114D6">
          <w:rPr>
            <w:lang w:val="en-US"/>
            <w:rPrChange w:id="3696" w:author="Дмитрий Филимонов" w:date="2026-01-29T15:12:00Z">
              <w:rPr/>
            </w:rPrChange>
          </w:rPr>
          <w:t xml:space="preserve"> </w:t>
        </w:r>
        <w:proofErr w:type="gramStart"/>
        <w:r w:rsidRPr="003114D6">
          <w:rPr>
            <w:lang w:val="en-US"/>
            <w:rPrChange w:id="3697" w:author="Дмитрий Филимонов" w:date="2026-01-29T15:12:00Z">
              <w:rPr/>
            </w:rPrChange>
          </w:rPr>
          <w:t>VARCHAR(</w:t>
        </w:r>
        <w:proofErr w:type="gramEnd"/>
        <w:r w:rsidRPr="003114D6">
          <w:rPr>
            <w:lang w:val="en-US"/>
            <w:rPrChange w:id="3698" w:author="Дмитрий Филимонов" w:date="2026-01-29T15:12:00Z">
              <w:rPr/>
            </w:rPrChange>
          </w:rPr>
          <w:t>20),</w:t>
        </w:r>
      </w:ins>
    </w:p>
    <w:p w14:paraId="19F14988" w14:textId="77777777" w:rsidR="00151958" w:rsidRPr="003114D6" w:rsidRDefault="00151958" w:rsidP="00151958">
      <w:pPr>
        <w:ind w:firstLine="708"/>
        <w:rPr>
          <w:ins w:id="3699" w:author="Дмитрий Филимонов" w:date="2026-01-29T15:10:00Z"/>
          <w:lang w:val="en-US"/>
          <w:rPrChange w:id="3700" w:author="Дмитрий Филимонов" w:date="2026-01-29T15:12:00Z">
            <w:rPr>
              <w:ins w:id="3701" w:author="Дмитрий Филимонов" w:date="2026-01-29T15:10:00Z"/>
            </w:rPr>
          </w:rPrChange>
        </w:rPr>
      </w:pPr>
      <w:ins w:id="3702" w:author="Дмитрий Филимонов" w:date="2026-01-29T15:10:00Z">
        <w:r w:rsidRPr="003114D6">
          <w:rPr>
            <w:lang w:val="en-US"/>
            <w:rPrChange w:id="3703" w:author="Дмитрий Филимонов" w:date="2026-01-29T15:12:00Z">
              <w:rPr/>
            </w:rPrChange>
          </w:rPr>
          <w:t xml:space="preserve">    IN </w:t>
        </w:r>
        <w:proofErr w:type="spellStart"/>
        <w:r w:rsidRPr="003114D6">
          <w:rPr>
            <w:lang w:val="en-US"/>
            <w:rPrChange w:id="3704" w:author="Дмитрий Филимонов" w:date="2026-01-29T15:12:00Z">
              <w:rPr/>
            </w:rPrChange>
          </w:rPr>
          <w:t>p_email</w:t>
        </w:r>
        <w:proofErr w:type="spellEnd"/>
        <w:r w:rsidRPr="003114D6">
          <w:rPr>
            <w:lang w:val="en-US"/>
            <w:rPrChange w:id="3705" w:author="Дмитрий Филимонов" w:date="2026-01-29T15:12:00Z">
              <w:rPr/>
            </w:rPrChange>
          </w:rPr>
          <w:t xml:space="preserve"> </w:t>
        </w:r>
        <w:proofErr w:type="gramStart"/>
        <w:r w:rsidRPr="003114D6">
          <w:rPr>
            <w:lang w:val="en-US"/>
            <w:rPrChange w:id="3706" w:author="Дмитрий Филимонов" w:date="2026-01-29T15:12:00Z">
              <w:rPr/>
            </w:rPrChange>
          </w:rPr>
          <w:t>VARCHAR(</w:t>
        </w:r>
        <w:proofErr w:type="gramEnd"/>
        <w:r w:rsidRPr="003114D6">
          <w:rPr>
            <w:lang w:val="en-US"/>
            <w:rPrChange w:id="3707" w:author="Дмитрий Филимонов" w:date="2026-01-29T15:12:00Z">
              <w:rPr/>
            </w:rPrChange>
          </w:rPr>
          <w:t>100)</w:t>
        </w:r>
      </w:ins>
    </w:p>
    <w:p w14:paraId="589E9576" w14:textId="77777777" w:rsidR="00151958" w:rsidRPr="003114D6" w:rsidRDefault="00151958" w:rsidP="00151958">
      <w:pPr>
        <w:ind w:firstLine="708"/>
        <w:rPr>
          <w:ins w:id="3708" w:author="Дмитрий Филимонов" w:date="2026-01-29T15:10:00Z"/>
          <w:lang w:val="en-US"/>
          <w:rPrChange w:id="3709" w:author="Дмитрий Филимонов" w:date="2026-01-29T15:12:00Z">
            <w:rPr>
              <w:ins w:id="3710" w:author="Дмитрий Филимонов" w:date="2026-01-29T15:10:00Z"/>
            </w:rPr>
          </w:rPrChange>
        </w:rPr>
      </w:pPr>
      <w:ins w:id="3711" w:author="Дмитрий Филимонов" w:date="2026-01-29T15:10:00Z">
        <w:r w:rsidRPr="003114D6">
          <w:rPr>
            <w:lang w:val="en-US"/>
            <w:rPrChange w:id="3712" w:author="Дмитрий Филимонов" w:date="2026-01-29T15:12:00Z">
              <w:rPr/>
            </w:rPrChange>
          </w:rPr>
          <w:t>)</w:t>
        </w:r>
      </w:ins>
    </w:p>
    <w:p w14:paraId="56D8AC67" w14:textId="77777777" w:rsidR="00151958" w:rsidRPr="003114D6" w:rsidRDefault="00151958" w:rsidP="00151958">
      <w:pPr>
        <w:ind w:firstLine="708"/>
        <w:rPr>
          <w:ins w:id="3713" w:author="Дмитрий Филимонов" w:date="2026-01-29T15:10:00Z"/>
          <w:lang w:val="en-US"/>
          <w:rPrChange w:id="3714" w:author="Дмитрий Филимонов" w:date="2026-01-29T15:12:00Z">
            <w:rPr>
              <w:ins w:id="3715" w:author="Дмитрий Филимонов" w:date="2026-01-29T15:10:00Z"/>
            </w:rPr>
          </w:rPrChange>
        </w:rPr>
      </w:pPr>
      <w:ins w:id="3716" w:author="Дмитрий Филимонов" w:date="2026-01-29T15:10:00Z">
        <w:r w:rsidRPr="003114D6">
          <w:rPr>
            <w:lang w:val="en-US"/>
            <w:rPrChange w:id="3717" w:author="Дмитрий Филимонов" w:date="2026-01-29T15:12:00Z">
              <w:rPr/>
            </w:rPrChange>
          </w:rPr>
          <w:t>BEGIN</w:t>
        </w:r>
      </w:ins>
    </w:p>
    <w:p w14:paraId="515AD1C5" w14:textId="77777777" w:rsidR="00151958" w:rsidRPr="003114D6" w:rsidRDefault="00151958" w:rsidP="00151958">
      <w:pPr>
        <w:ind w:firstLine="708"/>
        <w:rPr>
          <w:ins w:id="3718" w:author="Дмитрий Филимонов" w:date="2026-01-29T15:10:00Z"/>
          <w:lang w:val="en-US"/>
          <w:rPrChange w:id="3719" w:author="Дмитрий Филимонов" w:date="2026-01-29T15:12:00Z">
            <w:rPr>
              <w:ins w:id="3720" w:author="Дмитрий Филимонов" w:date="2026-01-29T15:10:00Z"/>
            </w:rPr>
          </w:rPrChange>
        </w:rPr>
      </w:pPr>
      <w:ins w:id="3721" w:author="Дмитрий Филимонов" w:date="2026-01-29T15:10:00Z">
        <w:r w:rsidRPr="003114D6">
          <w:rPr>
            <w:lang w:val="en-US"/>
            <w:rPrChange w:id="3722" w:author="Дмитрий Филимонов" w:date="2026-01-29T15:12:00Z">
              <w:rPr/>
            </w:rPrChange>
          </w:rPr>
          <w:t xml:space="preserve">    INSERT INTO clients (</w:t>
        </w:r>
        <w:proofErr w:type="spellStart"/>
        <w:r w:rsidRPr="003114D6">
          <w:rPr>
            <w:lang w:val="en-US"/>
            <w:rPrChange w:id="3723" w:author="Дмитрий Филимонов" w:date="2026-01-29T15:12:00Z">
              <w:rPr/>
            </w:rPrChange>
          </w:rPr>
          <w:t>full_name</w:t>
        </w:r>
        <w:proofErr w:type="spellEnd"/>
        <w:r w:rsidRPr="003114D6">
          <w:rPr>
            <w:lang w:val="en-US"/>
            <w:rPrChange w:id="3724" w:author="Дмитрий Филимонов" w:date="2026-01-29T15:12:00Z">
              <w:rPr/>
            </w:rPrChange>
          </w:rPr>
          <w:t>, phone, email)</w:t>
        </w:r>
      </w:ins>
    </w:p>
    <w:p w14:paraId="242E510E" w14:textId="77777777" w:rsidR="00151958" w:rsidRPr="003114D6" w:rsidRDefault="00151958" w:rsidP="00151958">
      <w:pPr>
        <w:ind w:firstLine="708"/>
        <w:rPr>
          <w:ins w:id="3725" w:author="Дмитрий Филимонов" w:date="2026-01-29T15:10:00Z"/>
          <w:lang w:val="en-US"/>
          <w:rPrChange w:id="3726" w:author="Дмитрий Филимонов" w:date="2026-01-29T15:12:00Z">
            <w:rPr>
              <w:ins w:id="3727" w:author="Дмитрий Филимонов" w:date="2026-01-29T15:10:00Z"/>
            </w:rPr>
          </w:rPrChange>
        </w:rPr>
      </w:pPr>
      <w:ins w:id="3728" w:author="Дмитрий Филимонов" w:date="2026-01-29T15:10:00Z">
        <w:r w:rsidRPr="003114D6">
          <w:rPr>
            <w:lang w:val="en-US"/>
            <w:rPrChange w:id="3729" w:author="Дмитрий Филимонов" w:date="2026-01-29T15:12:00Z">
              <w:rPr/>
            </w:rPrChange>
          </w:rPr>
          <w:t xml:space="preserve">    VALUES (</w:t>
        </w:r>
        <w:proofErr w:type="spellStart"/>
        <w:r w:rsidRPr="003114D6">
          <w:rPr>
            <w:lang w:val="en-US"/>
            <w:rPrChange w:id="3730" w:author="Дмитрий Филимонов" w:date="2026-01-29T15:12:00Z">
              <w:rPr/>
            </w:rPrChange>
          </w:rPr>
          <w:t>p_name</w:t>
        </w:r>
        <w:proofErr w:type="spellEnd"/>
        <w:r w:rsidRPr="003114D6">
          <w:rPr>
            <w:lang w:val="en-US"/>
            <w:rPrChange w:id="3731" w:author="Дмитрий Филимонов" w:date="2026-01-29T15:12:00Z">
              <w:rPr/>
            </w:rPrChange>
          </w:rPr>
          <w:t xml:space="preserve">, </w:t>
        </w:r>
        <w:proofErr w:type="spellStart"/>
        <w:r w:rsidRPr="003114D6">
          <w:rPr>
            <w:lang w:val="en-US"/>
            <w:rPrChange w:id="3732" w:author="Дмитрий Филимонов" w:date="2026-01-29T15:12:00Z">
              <w:rPr/>
            </w:rPrChange>
          </w:rPr>
          <w:t>p_phone</w:t>
        </w:r>
        <w:proofErr w:type="spellEnd"/>
        <w:r w:rsidRPr="003114D6">
          <w:rPr>
            <w:lang w:val="en-US"/>
            <w:rPrChange w:id="3733" w:author="Дмитрий Филимонов" w:date="2026-01-29T15:12:00Z">
              <w:rPr/>
            </w:rPrChange>
          </w:rPr>
          <w:t xml:space="preserve">, </w:t>
        </w:r>
        <w:proofErr w:type="spellStart"/>
        <w:r w:rsidRPr="003114D6">
          <w:rPr>
            <w:lang w:val="en-US"/>
            <w:rPrChange w:id="3734" w:author="Дмитрий Филимонов" w:date="2026-01-29T15:12:00Z">
              <w:rPr/>
            </w:rPrChange>
          </w:rPr>
          <w:t>p_email</w:t>
        </w:r>
        <w:proofErr w:type="spellEnd"/>
        <w:r w:rsidRPr="003114D6">
          <w:rPr>
            <w:lang w:val="en-US"/>
            <w:rPrChange w:id="3735" w:author="Дмитрий Филимонов" w:date="2026-01-29T15:12:00Z">
              <w:rPr/>
            </w:rPrChange>
          </w:rPr>
          <w:t>);</w:t>
        </w:r>
      </w:ins>
    </w:p>
    <w:p w14:paraId="1FE83B70" w14:textId="77777777" w:rsidR="00151958" w:rsidRPr="003114D6" w:rsidRDefault="00151958" w:rsidP="00151958">
      <w:pPr>
        <w:ind w:firstLine="708"/>
        <w:rPr>
          <w:ins w:id="3736" w:author="Дмитрий Филимонов" w:date="2026-01-29T15:10:00Z"/>
          <w:lang w:val="en-US"/>
          <w:rPrChange w:id="3737" w:author="Дмитрий Филимонов" w:date="2026-01-29T15:12:00Z">
            <w:rPr>
              <w:ins w:id="3738" w:author="Дмитрий Филимонов" w:date="2026-01-29T15:10:00Z"/>
            </w:rPr>
          </w:rPrChange>
        </w:rPr>
      </w:pPr>
      <w:ins w:id="3739" w:author="Дмитрий Филимонов" w:date="2026-01-29T15:10:00Z">
        <w:r w:rsidRPr="003114D6">
          <w:rPr>
            <w:lang w:val="en-US"/>
            <w:rPrChange w:id="3740" w:author="Дмитрий Филимонов" w:date="2026-01-29T15:12:00Z">
              <w:rPr/>
            </w:rPrChange>
          </w:rPr>
          <w:t>END$$</w:t>
        </w:r>
      </w:ins>
    </w:p>
    <w:p w14:paraId="2B3CF7C1" w14:textId="77777777" w:rsidR="00151958" w:rsidRPr="003114D6" w:rsidRDefault="00151958" w:rsidP="00151958">
      <w:pPr>
        <w:ind w:firstLine="708"/>
        <w:rPr>
          <w:ins w:id="3741" w:author="Дмитрий Филимонов" w:date="2026-01-29T15:10:00Z"/>
          <w:lang w:val="en-US"/>
          <w:rPrChange w:id="3742" w:author="Дмитрий Филимонов" w:date="2026-01-29T15:12:00Z">
            <w:rPr>
              <w:ins w:id="3743" w:author="Дмитрий Филимонов" w:date="2026-01-29T15:10:00Z"/>
            </w:rPr>
          </w:rPrChange>
        </w:rPr>
      </w:pPr>
    </w:p>
    <w:p w14:paraId="5CF96634" w14:textId="77777777" w:rsidR="00151958" w:rsidRPr="003114D6" w:rsidRDefault="00151958" w:rsidP="00151958">
      <w:pPr>
        <w:ind w:firstLine="708"/>
        <w:rPr>
          <w:ins w:id="3744" w:author="Дмитрий Филимонов" w:date="2026-01-29T15:10:00Z"/>
          <w:lang w:val="en-US"/>
          <w:rPrChange w:id="3745" w:author="Дмитрий Филимонов" w:date="2026-01-29T15:12:00Z">
            <w:rPr>
              <w:ins w:id="3746" w:author="Дмитрий Филимонов" w:date="2026-01-29T15:10:00Z"/>
            </w:rPr>
          </w:rPrChange>
        </w:rPr>
      </w:pPr>
      <w:proofErr w:type="gramStart"/>
      <w:ins w:id="3747" w:author="Дмитрий Филимонов" w:date="2026-01-29T15:10:00Z">
        <w:r w:rsidRPr="003114D6">
          <w:rPr>
            <w:lang w:val="en-US"/>
            <w:rPrChange w:id="3748" w:author="Дмитрий Филимонов" w:date="2026-01-29T15:12:00Z">
              <w:rPr/>
            </w:rPrChange>
          </w:rPr>
          <w:t>DELIMITER ;</w:t>
        </w:r>
        <w:proofErr w:type="gramEnd"/>
      </w:ins>
    </w:p>
    <w:p w14:paraId="66D2B07B" w14:textId="77777777" w:rsidR="00151958" w:rsidRPr="003114D6" w:rsidRDefault="00151958" w:rsidP="00151958">
      <w:pPr>
        <w:ind w:firstLine="708"/>
        <w:rPr>
          <w:ins w:id="3749" w:author="Дмитрий Филимонов" w:date="2026-01-29T15:10:00Z"/>
          <w:lang w:val="en-US"/>
          <w:rPrChange w:id="3750" w:author="Дмитрий Филимонов" w:date="2026-01-29T15:12:00Z">
            <w:rPr>
              <w:ins w:id="3751" w:author="Дмитрий Филимонов" w:date="2026-01-29T15:10:00Z"/>
            </w:rPr>
          </w:rPrChange>
        </w:rPr>
      </w:pPr>
    </w:p>
    <w:p w14:paraId="3BC9457C" w14:textId="77777777" w:rsidR="00151958" w:rsidRPr="003114D6" w:rsidRDefault="00151958" w:rsidP="00151958">
      <w:pPr>
        <w:ind w:firstLine="708"/>
        <w:rPr>
          <w:ins w:id="3752" w:author="Дмитрий Филимонов" w:date="2026-01-29T15:10:00Z"/>
          <w:lang w:val="en-US"/>
          <w:rPrChange w:id="3753" w:author="Дмитрий Филимонов" w:date="2026-01-29T15:12:00Z">
            <w:rPr>
              <w:ins w:id="3754" w:author="Дмитрий Филимонов" w:date="2026-01-29T15:10:00Z"/>
            </w:rPr>
          </w:rPrChange>
        </w:rPr>
      </w:pPr>
      <w:ins w:id="3755" w:author="Дмитрий Филимонов" w:date="2026-01-29T15:10:00Z">
        <w:r w:rsidRPr="003114D6">
          <w:rPr>
            <w:lang w:val="en-US"/>
            <w:rPrChange w:id="3756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337B87FB" w14:textId="77777777" w:rsidR="00151958" w:rsidRPr="003114D6" w:rsidRDefault="00151958" w:rsidP="00151958">
      <w:pPr>
        <w:ind w:firstLine="708"/>
        <w:rPr>
          <w:ins w:id="3757" w:author="Дмитрий Филимонов" w:date="2026-01-29T15:10:00Z"/>
          <w:lang w:val="en-US"/>
          <w:rPrChange w:id="3758" w:author="Дмитрий Филимонов" w:date="2026-01-29T15:12:00Z">
            <w:rPr>
              <w:ins w:id="3759" w:author="Дмитрий Филимонов" w:date="2026-01-29T15:10:00Z"/>
            </w:rPr>
          </w:rPrChange>
        </w:rPr>
      </w:pPr>
      <w:ins w:id="3760" w:author="Дмитрий Филимонов" w:date="2026-01-29T15:10:00Z">
        <w:r w:rsidRPr="003114D6">
          <w:rPr>
            <w:lang w:val="en-US"/>
            <w:rPrChange w:id="3761" w:author="Дмитрий Филимонов" w:date="2026-01-29T15:12:00Z">
              <w:rPr/>
            </w:rPrChange>
          </w:rPr>
          <w:t xml:space="preserve">-- procedure </w:t>
        </w:r>
        <w:proofErr w:type="spellStart"/>
        <w:r w:rsidRPr="003114D6">
          <w:rPr>
            <w:lang w:val="en-US"/>
            <w:rPrChange w:id="3762" w:author="Дмитрий Филимонов" w:date="2026-01-29T15:12:00Z">
              <w:rPr/>
            </w:rPrChange>
          </w:rPr>
          <w:t>add_event</w:t>
        </w:r>
        <w:proofErr w:type="spellEnd"/>
      </w:ins>
    </w:p>
    <w:p w14:paraId="251C6B2C" w14:textId="77777777" w:rsidR="00151958" w:rsidRPr="003114D6" w:rsidRDefault="00151958" w:rsidP="00151958">
      <w:pPr>
        <w:ind w:firstLine="708"/>
        <w:rPr>
          <w:ins w:id="3763" w:author="Дмитрий Филимонов" w:date="2026-01-29T15:10:00Z"/>
          <w:lang w:val="en-US"/>
          <w:rPrChange w:id="3764" w:author="Дмитрий Филимонов" w:date="2026-01-29T15:12:00Z">
            <w:rPr>
              <w:ins w:id="3765" w:author="Дмитрий Филимонов" w:date="2026-01-29T15:10:00Z"/>
            </w:rPr>
          </w:rPrChange>
        </w:rPr>
      </w:pPr>
      <w:ins w:id="3766" w:author="Дмитрий Филимонов" w:date="2026-01-29T15:10:00Z">
        <w:r w:rsidRPr="003114D6">
          <w:rPr>
            <w:lang w:val="en-US"/>
            <w:rPrChange w:id="3767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4E48394C" w14:textId="77777777" w:rsidR="00151958" w:rsidRPr="003114D6" w:rsidRDefault="00151958" w:rsidP="00151958">
      <w:pPr>
        <w:ind w:firstLine="708"/>
        <w:rPr>
          <w:ins w:id="3768" w:author="Дмитрий Филимонов" w:date="2026-01-29T15:10:00Z"/>
          <w:lang w:val="en-US"/>
          <w:rPrChange w:id="3769" w:author="Дмитрий Филимонов" w:date="2026-01-29T15:12:00Z">
            <w:rPr>
              <w:ins w:id="3770" w:author="Дмитрий Филимонов" w:date="2026-01-29T15:10:00Z"/>
            </w:rPr>
          </w:rPrChange>
        </w:rPr>
      </w:pPr>
    </w:p>
    <w:p w14:paraId="43CAE8EF" w14:textId="77777777" w:rsidR="00151958" w:rsidRPr="003114D6" w:rsidRDefault="00151958" w:rsidP="00151958">
      <w:pPr>
        <w:ind w:firstLine="708"/>
        <w:rPr>
          <w:ins w:id="3771" w:author="Дмитрий Филимонов" w:date="2026-01-29T15:10:00Z"/>
          <w:lang w:val="en-US"/>
          <w:rPrChange w:id="3772" w:author="Дмитрий Филимонов" w:date="2026-01-29T15:12:00Z">
            <w:rPr>
              <w:ins w:id="3773" w:author="Дмитрий Филимонов" w:date="2026-01-29T15:10:00Z"/>
            </w:rPr>
          </w:rPrChange>
        </w:rPr>
      </w:pPr>
      <w:ins w:id="3774" w:author="Дмитрий Филимонов" w:date="2026-01-29T15:10:00Z">
        <w:r w:rsidRPr="003114D6">
          <w:rPr>
            <w:lang w:val="en-US"/>
            <w:rPrChange w:id="3775" w:author="Дмитрий Филимонов" w:date="2026-01-29T15:12:00Z">
              <w:rPr/>
            </w:rPrChange>
          </w:rPr>
          <w:t>USE `</w:t>
        </w:r>
        <w:proofErr w:type="spellStart"/>
        <w:r w:rsidRPr="003114D6">
          <w:rPr>
            <w:lang w:val="en-US"/>
            <w:rPrChange w:id="3776" w:author="Дмитрий Филимонов" w:date="2026-01-29T15:12:00Z">
              <w:rPr/>
            </w:rPrChange>
          </w:rPr>
          <w:t>event_agency</w:t>
        </w:r>
        <w:proofErr w:type="spellEnd"/>
        <w:r w:rsidRPr="003114D6">
          <w:rPr>
            <w:lang w:val="en-US"/>
            <w:rPrChange w:id="3777" w:author="Дмитрий Филимонов" w:date="2026-01-29T15:12:00Z">
              <w:rPr/>
            </w:rPrChange>
          </w:rPr>
          <w:t>`;</w:t>
        </w:r>
      </w:ins>
    </w:p>
    <w:p w14:paraId="5A56E7DF" w14:textId="77777777" w:rsidR="00151958" w:rsidRPr="003114D6" w:rsidRDefault="00151958" w:rsidP="00151958">
      <w:pPr>
        <w:ind w:firstLine="708"/>
        <w:rPr>
          <w:ins w:id="3778" w:author="Дмитрий Филимонов" w:date="2026-01-29T15:10:00Z"/>
          <w:lang w:val="en-US"/>
          <w:rPrChange w:id="3779" w:author="Дмитрий Филимонов" w:date="2026-01-29T15:12:00Z">
            <w:rPr>
              <w:ins w:id="3780" w:author="Дмитрий Филимонов" w:date="2026-01-29T15:10:00Z"/>
            </w:rPr>
          </w:rPrChange>
        </w:rPr>
      </w:pPr>
      <w:ins w:id="3781" w:author="Дмитрий Филимонов" w:date="2026-01-29T15:10:00Z">
        <w:r w:rsidRPr="003114D6">
          <w:rPr>
            <w:lang w:val="en-US"/>
            <w:rPrChange w:id="3782" w:author="Дмитрий Филимонов" w:date="2026-01-29T15:12:00Z">
              <w:rPr/>
            </w:rPrChange>
          </w:rPr>
          <w:t>DROP procedure IF EXISTS `event_agency</w:t>
        </w:r>
        <w:proofErr w:type="gramStart"/>
        <w:r w:rsidRPr="003114D6">
          <w:rPr>
            <w:lang w:val="en-US"/>
            <w:rPrChange w:id="3783" w:author="Дмитрий Филимонов" w:date="2026-01-29T15:12:00Z">
              <w:rPr/>
            </w:rPrChange>
          </w:rPr>
          <w:t>`.`</w:t>
        </w:r>
        <w:proofErr w:type="spellStart"/>
        <w:proofErr w:type="gramEnd"/>
        <w:r w:rsidRPr="003114D6">
          <w:rPr>
            <w:lang w:val="en-US"/>
            <w:rPrChange w:id="3784" w:author="Дмитрий Филимонов" w:date="2026-01-29T15:12:00Z">
              <w:rPr/>
            </w:rPrChange>
          </w:rPr>
          <w:t>add_event</w:t>
        </w:r>
        <w:proofErr w:type="spellEnd"/>
        <w:r w:rsidRPr="003114D6">
          <w:rPr>
            <w:lang w:val="en-US"/>
            <w:rPrChange w:id="3785" w:author="Дмитрий Филимонов" w:date="2026-01-29T15:12:00Z">
              <w:rPr/>
            </w:rPrChange>
          </w:rPr>
          <w:t>`;</w:t>
        </w:r>
      </w:ins>
    </w:p>
    <w:p w14:paraId="530A480D" w14:textId="77777777" w:rsidR="00151958" w:rsidRPr="003114D6" w:rsidRDefault="00151958" w:rsidP="00151958">
      <w:pPr>
        <w:ind w:firstLine="708"/>
        <w:rPr>
          <w:ins w:id="3786" w:author="Дмитрий Филимонов" w:date="2026-01-29T15:10:00Z"/>
          <w:lang w:val="en-US"/>
          <w:rPrChange w:id="3787" w:author="Дмитрий Филимонов" w:date="2026-01-29T15:12:00Z">
            <w:rPr>
              <w:ins w:id="3788" w:author="Дмитрий Филимонов" w:date="2026-01-29T15:10:00Z"/>
            </w:rPr>
          </w:rPrChange>
        </w:rPr>
      </w:pPr>
    </w:p>
    <w:p w14:paraId="4C7B0618" w14:textId="77777777" w:rsidR="00151958" w:rsidRPr="003114D6" w:rsidRDefault="00151958" w:rsidP="00151958">
      <w:pPr>
        <w:ind w:firstLine="708"/>
        <w:rPr>
          <w:ins w:id="3789" w:author="Дмитрий Филимонов" w:date="2026-01-29T15:10:00Z"/>
          <w:lang w:val="en-US"/>
          <w:rPrChange w:id="3790" w:author="Дмитрий Филимонов" w:date="2026-01-29T15:12:00Z">
            <w:rPr>
              <w:ins w:id="3791" w:author="Дмитрий Филимонов" w:date="2026-01-29T15:10:00Z"/>
            </w:rPr>
          </w:rPrChange>
        </w:rPr>
      </w:pPr>
      <w:ins w:id="3792" w:author="Дмитрий Филимонов" w:date="2026-01-29T15:10:00Z">
        <w:r w:rsidRPr="003114D6">
          <w:rPr>
            <w:lang w:val="en-US"/>
            <w:rPrChange w:id="3793" w:author="Дмитрий Филимонов" w:date="2026-01-29T15:12:00Z">
              <w:rPr/>
            </w:rPrChange>
          </w:rPr>
          <w:t>DELIMITER $$</w:t>
        </w:r>
      </w:ins>
    </w:p>
    <w:p w14:paraId="26A5ABB9" w14:textId="77777777" w:rsidR="00151958" w:rsidRPr="003114D6" w:rsidRDefault="00151958" w:rsidP="00151958">
      <w:pPr>
        <w:ind w:firstLine="708"/>
        <w:rPr>
          <w:ins w:id="3794" w:author="Дмитрий Филимонов" w:date="2026-01-29T15:10:00Z"/>
          <w:lang w:val="en-US"/>
          <w:rPrChange w:id="3795" w:author="Дмитрий Филимонов" w:date="2026-01-29T15:12:00Z">
            <w:rPr>
              <w:ins w:id="3796" w:author="Дмитрий Филимонов" w:date="2026-01-29T15:10:00Z"/>
            </w:rPr>
          </w:rPrChange>
        </w:rPr>
      </w:pPr>
      <w:ins w:id="3797" w:author="Дмитрий Филимонов" w:date="2026-01-29T15:10:00Z">
        <w:r w:rsidRPr="003114D6">
          <w:rPr>
            <w:lang w:val="en-US"/>
            <w:rPrChange w:id="3798" w:author="Дмитрий Филимонов" w:date="2026-01-29T15:12:00Z">
              <w:rPr/>
            </w:rPrChange>
          </w:rPr>
          <w:t>USE `</w:t>
        </w:r>
        <w:proofErr w:type="spellStart"/>
        <w:r w:rsidRPr="003114D6">
          <w:rPr>
            <w:lang w:val="en-US"/>
            <w:rPrChange w:id="3799" w:author="Дмитрий Филимонов" w:date="2026-01-29T15:12:00Z">
              <w:rPr/>
            </w:rPrChange>
          </w:rPr>
          <w:t>event_agency</w:t>
        </w:r>
        <w:proofErr w:type="spellEnd"/>
        <w:r w:rsidRPr="003114D6">
          <w:rPr>
            <w:lang w:val="en-US"/>
            <w:rPrChange w:id="3800" w:author="Дмитрий Филимонов" w:date="2026-01-29T15:12:00Z">
              <w:rPr/>
            </w:rPrChange>
          </w:rPr>
          <w:t>`$$</w:t>
        </w:r>
      </w:ins>
    </w:p>
    <w:p w14:paraId="3CB9AC5A" w14:textId="77777777" w:rsidR="00151958" w:rsidRPr="003114D6" w:rsidRDefault="00151958" w:rsidP="00151958">
      <w:pPr>
        <w:ind w:firstLine="708"/>
        <w:rPr>
          <w:ins w:id="3801" w:author="Дмитрий Филимонов" w:date="2026-01-29T15:10:00Z"/>
          <w:lang w:val="en-US"/>
          <w:rPrChange w:id="3802" w:author="Дмитрий Филимонов" w:date="2026-01-29T15:12:00Z">
            <w:rPr>
              <w:ins w:id="3803" w:author="Дмитрий Филимонов" w:date="2026-01-29T15:10:00Z"/>
            </w:rPr>
          </w:rPrChange>
        </w:rPr>
      </w:pPr>
      <w:ins w:id="3804" w:author="Дмитрий Филимонов" w:date="2026-01-29T15:10:00Z">
        <w:r w:rsidRPr="003114D6">
          <w:rPr>
            <w:lang w:val="en-US"/>
            <w:rPrChange w:id="3805" w:author="Дмитрий Филимонов" w:date="2026-01-29T15:12:00Z">
              <w:rPr/>
            </w:rPrChange>
          </w:rPr>
          <w:t>CREATE PROCEDURE `</w:t>
        </w:r>
        <w:proofErr w:type="spellStart"/>
        <w:r w:rsidRPr="003114D6">
          <w:rPr>
            <w:lang w:val="en-US"/>
            <w:rPrChange w:id="3806" w:author="Дмитрий Филимонов" w:date="2026-01-29T15:12:00Z">
              <w:rPr/>
            </w:rPrChange>
          </w:rPr>
          <w:t>add_event</w:t>
        </w:r>
        <w:proofErr w:type="spellEnd"/>
        <w:r w:rsidRPr="003114D6">
          <w:rPr>
            <w:lang w:val="en-US"/>
            <w:rPrChange w:id="3807" w:author="Дмитрий Филимонов" w:date="2026-01-29T15:12:00Z">
              <w:rPr/>
            </w:rPrChange>
          </w:rPr>
          <w:t>` (</w:t>
        </w:r>
      </w:ins>
    </w:p>
    <w:p w14:paraId="3A15D1DC" w14:textId="77777777" w:rsidR="00151958" w:rsidRPr="003114D6" w:rsidRDefault="00151958" w:rsidP="00151958">
      <w:pPr>
        <w:ind w:firstLine="708"/>
        <w:rPr>
          <w:ins w:id="3808" w:author="Дмитрий Филимонов" w:date="2026-01-29T15:10:00Z"/>
          <w:lang w:val="en-US"/>
          <w:rPrChange w:id="3809" w:author="Дмитрий Филимонов" w:date="2026-01-29T15:12:00Z">
            <w:rPr>
              <w:ins w:id="3810" w:author="Дмитрий Филимонов" w:date="2026-01-29T15:10:00Z"/>
            </w:rPr>
          </w:rPrChange>
        </w:rPr>
      </w:pPr>
      <w:ins w:id="3811" w:author="Дмитрий Филимонов" w:date="2026-01-29T15:10:00Z">
        <w:r w:rsidRPr="003114D6">
          <w:rPr>
            <w:lang w:val="en-US"/>
            <w:rPrChange w:id="3812" w:author="Дмитрий Филимонов" w:date="2026-01-29T15:12:00Z">
              <w:rPr/>
            </w:rPrChange>
          </w:rPr>
          <w:t xml:space="preserve">    IN </w:t>
        </w:r>
        <w:proofErr w:type="spellStart"/>
        <w:r w:rsidRPr="003114D6">
          <w:rPr>
            <w:lang w:val="en-US"/>
            <w:rPrChange w:id="3813" w:author="Дмитрий Филимонов" w:date="2026-01-29T15:12:00Z">
              <w:rPr/>
            </w:rPrChange>
          </w:rPr>
          <w:t>p_client_id</w:t>
        </w:r>
        <w:proofErr w:type="spellEnd"/>
        <w:r w:rsidRPr="003114D6">
          <w:rPr>
            <w:lang w:val="en-US"/>
            <w:rPrChange w:id="3814" w:author="Дмитрий Филимонов" w:date="2026-01-29T15:12:00Z">
              <w:rPr/>
            </w:rPrChange>
          </w:rPr>
          <w:t xml:space="preserve"> INT,</w:t>
        </w:r>
      </w:ins>
    </w:p>
    <w:p w14:paraId="7220C49A" w14:textId="77777777" w:rsidR="00151958" w:rsidRPr="003114D6" w:rsidRDefault="00151958" w:rsidP="00151958">
      <w:pPr>
        <w:ind w:firstLine="708"/>
        <w:rPr>
          <w:ins w:id="3815" w:author="Дмитрий Филимонов" w:date="2026-01-29T15:10:00Z"/>
          <w:lang w:val="en-US"/>
          <w:rPrChange w:id="3816" w:author="Дмитрий Филимонов" w:date="2026-01-29T15:12:00Z">
            <w:rPr>
              <w:ins w:id="3817" w:author="Дмитрий Филимонов" w:date="2026-01-29T15:10:00Z"/>
            </w:rPr>
          </w:rPrChange>
        </w:rPr>
      </w:pPr>
      <w:ins w:id="3818" w:author="Дмитрий Филимонов" w:date="2026-01-29T15:10:00Z">
        <w:r w:rsidRPr="003114D6">
          <w:rPr>
            <w:lang w:val="en-US"/>
            <w:rPrChange w:id="3819" w:author="Дмитрий Филимонов" w:date="2026-01-29T15:12:00Z">
              <w:rPr/>
            </w:rPrChange>
          </w:rPr>
          <w:t xml:space="preserve">    IN </w:t>
        </w:r>
        <w:proofErr w:type="spellStart"/>
        <w:r w:rsidRPr="003114D6">
          <w:rPr>
            <w:lang w:val="en-US"/>
            <w:rPrChange w:id="3820" w:author="Дмитрий Филимонов" w:date="2026-01-29T15:12:00Z">
              <w:rPr/>
            </w:rPrChange>
          </w:rPr>
          <w:t>p_event_name</w:t>
        </w:r>
        <w:proofErr w:type="spellEnd"/>
        <w:r w:rsidRPr="003114D6">
          <w:rPr>
            <w:lang w:val="en-US"/>
            <w:rPrChange w:id="3821" w:author="Дмитрий Филимонов" w:date="2026-01-29T15:12:00Z">
              <w:rPr/>
            </w:rPrChange>
          </w:rPr>
          <w:t xml:space="preserve"> </w:t>
        </w:r>
        <w:proofErr w:type="gramStart"/>
        <w:r w:rsidRPr="003114D6">
          <w:rPr>
            <w:lang w:val="en-US"/>
            <w:rPrChange w:id="3822" w:author="Дмитрий Филимонов" w:date="2026-01-29T15:12:00Z">
              <w:rPr/>
            </w:rPrChange>
          </w:rPr>
          <w:t>VARCHAR(</w:t>
        </w:r>
        <w:proofErr w:type="gramEnd"/>
        <w:r w:rsidRPr="003114D6">
          <w:rPr>
            <w:lang w:val="en-US"/>
            <w:rPrChange w:id="3823" w:author="Дмитрий Филимонов" w:date="2026-01-29T15:12:00Z">
              <w:rPr/>
            </w:rPrChange>
          </w:rPr>
          <w:t>100),</w:t>
        </w:r>
      </w:ins>
    </w:p>
    <w:p w14:paraId="6E23466C" w14:textId="77777777" w:rsidR="00151958" w:rsidRPr="003114D6" w:rsidRDefault="00151958" w:rsidP="00151958">
      <w:pPr>
        <w:ind w:firstLine="708"/>
        <w:rPr>
          <w:ins w:id="3824" w:author="Дмитрий Филимонов" w:date="2026-01-29T15:10:00Z"/>
          <w:lang w:val="en-US"/>
          <w:rPrChange w:id="3825" w:author="Дмитрий Филимонов" w:date="2026-01-29T15:12:00Z">
            <w:rPr>
              <w:ins w:id="3826" w:author="Дмитрий Филимонов" w:date="2026-01-29T15:10:00Z"/>
            </w:rPr>
          </w:rPrChange>
        </w:rPr>
      </w:pPr>
      <w:ins w:id="3827" w:author="Дмитрий Филимонов" w:date="2026-01-29T15:10:00Z">
        <w:r w:rsidRPr="003114D6">
          <w:rPr>
            <w:lang w:val="en-US"/>
            <w:rPrChange w:id="3828" w:author="Дмитрий Филимонов" w:date="2026-01-29T15:12:00Z">
              <w:rPr/>
            </w:rPrChange>
          </w:rPr>
          <w:t xml:space="preserve">    IN </w:t>
        </w:r>
        <w:proofErr w:type="spellStart"/>
        <w:r w:rsidRPr="003114D6">
          <w:rPr>
            <w:lang w:val="en-US"/>
            <w:rPrChange w:id="3829" w:author="Дмитрий Филимонов" w:date="2026-01-29T15:12:00Z">
              <w:rPr/>
            </w:rPrChange>
          </w:rPr>
          <w:t>p_event_date</w:t>
        </w:r>
        <w:proofErr w:type="spellEnd"/>
        <w:r w:rsidRPr="003114D6">
          <w:rPr>
            <w:lang w:val="en-US"/>
            <w:rPrChange w:id="3830" w:author="Дмитрий Филимонов" w:date="2026-01-29T15:12:00Z">
              <w:rPr/>
            </w:rPrChange>
          </w:rPr>
          <w:t xml:space="preserve"> DATE,</w:t>
        </w:r>
      </w:ins>
    </w:p>
    <w:p w14:paraId="5A518E73" w14:textId="77777777" w:rsidR="00151958" w:rsidRPr="003114D6" w:rsidRDefault="00151958" w:rsidP="00151958">
      <w:pPr>
        <w:ind w:firstLine="708"/>
        <w:rPr>
          <w:ins w:id="3831" w:author="Дмитрий Филимонов" w:date="2026-01-29T15:10:00Z"/>
          <w:lang w:val="en-US"/>
          <w:rPrChange w:id="3832" w:author="Дмитрий Филимонов" w:date="2026-01-29T15:12:00Z">
            <w:rPr>
              <w:ins w:id="3833" w:author="Дмитрий Филимонов" w:date="2026-01-29T15:10:00Z"/>
            </w:rPr>
          </w:rPrChange>
        </w:rPr>
      </w:pPr>
      <w:ins w:id="3834" w:author="Дмитрий Филимонов" w:date="2026-01-29T15:10:00Z">
        <w:r w:rsidRPr="003114D6">
          <w:rPr>
            <w:lang w:val="en-US"/>
            <w:rPrChange w:id="3835" w:author="Дмитрий Филимонов" w:date="2026-01-29T15:12:00Z">
              <w:rPr/>
            </w:rPrChange>
          </w:rPr>
          <w:lastRenderedPageBreak/>
          <w:t xml:space="preserve">    IN </w:t>
        </w:r>
        <w:proofErr w:type="spellStart"/>
        <w:r w:rsidRPr="003114D6">
          <w:rPr>
            <w:lang w:val="en-US"/>
            <w:rPrChange w:id="3836" w:author="Дмитрий Филимонов" w:date="2026-01-29T15:12:00Z">
              <w:rPr/>
            </w:rPrChange>
          </w:rPr>
          <w:t>p_budget</w:t>
        </w:r>
        <w:proofErr w:type="spellEnd"/>
        <w:r w:rsidRPr="003114D6">
          <w:rPr>
            <w:lang w:val="en-US"/>
            <w:rPrChange w:id="3837" w:author="Дмитрий Филимонов" w:date="2026-01-29T15:12:00Z">
              <w:rPr/>
            </w:rPrChange>
          </w:rPr>
          <w:t xml:space="preserve"> </w:t>
        </w:r>
        <w:proofErr w:type="gramStart"/>
        <w:r w:rsidRPr="003114D6">
          <w:rPr>
            <w:lang w:val="en-US"/>
            <w:rPrChange w:id="3838" w:author="Дмитрий Филимонов" w:date="2026-01-29T15:12:00Z">
              <w:rPr/>
            </w:rPrChange>
          </w:rPr>
          <w:t>DECIMAL(</w:t>
        </w:r>
        <w:proofErr w:type="gramEnd"/>
        <w:r w:rsidRPr="003114D6">
          <w:rPr>
            <w:lang w:val="en-US"/>
            <w:rPrChange w:id="3839" w:author="Дмитрий Филимонов" w:date="2026-01-29T15:12:00Z">
              <w:rPr/>
            </w:rPrChange>
          </w:rPr>
          <w:t>10,2)</w:t>
        </w:r>
      </w:ins>
    </w:p>
    <w:p w14:paraId="05D2BD4E" w14:textId="77777777" w:rsidR="00151958" w:rsidRPr="003114D6" w:rsidRDefault="00151958" w:rsidP="00151958">
      <w:pPr>
        <w:ind w:firstLine="708"/>
        <w:rPr>
          <w:ins w:id="3840" w:author="Дмитрий Филимонов" w:date="2026-01-29T15:10:00Z"/>
          <w:lang w:val="en-US"/>
          <w:rPrChange w:id="3841" w:author="Дмитрий Филимонов" w:date="2026-01-29T15:12:00Z">
            <w:rPr>
              <w:ins w:id="3842" w:author="Дмитрий Филимонов" w:date="2026-01-29T15:10:00Z"/>
            </w:rPr>
          </w:rPrChange>
        </w:rPr>
      </w:pPr>
      <w:ins w:id="3843" w:author="Дмитрий Филимонов" w:date="2026-01-29T15:10:00Z">
        <w:r w:rsidRPr="003114D6">
          <w:rPr>
            <w:lang w:val="en-US"/>
            <w:rPrChange w:id="3844" w:author="Дмитрий Филимонов" w:date="2026-01-29T15:12:00Z">
              <w:rPr/>
            </w:rPrChange>
          </w:rPr>
          <w:t>)</w:t>
        </w:r>
      </w:ins>
    </w:p>
    <w:p w14:paraId="00B4FF8E" w14:textId="77777777" w:rsidR="00151958" w:rsidRPr="003114D6" w:rsidRDefault="00151958" w:rsidP="00151958">
      <w:pPr>
        <w:ind w:firstLine="708"/>
        <w:rPr>
          <w:ins w:id="3845" w:author="Дмитрий Филимонов" w:date="2026-01-29T15:10:00Z"/>
          <w:lang w:val="en-US"/>
          <w:rPrChange w:id="3846" w:author="Дмитрий Филимонов" w:date="2026-01-29T15:12:00Z">
            <w:rPr>
              <w:ins w:id="3847" w:author="Дмитрий Филимонов" w:date="2026-01-29T15:10:00Z"/>
            </w:rPr>
          </w:rPrChange>
        </w:rPr>
      </w:pPr>
      <w:ins w:id="3848" w:author="Дмитрий Филимонов" w:date="2026-01-29T15:10:00Z">
        <w:r w:rsidRPr="003114D6">
          <w:rPr>
            <w:lang w:val="en-US"/>
            <w:rPrChange w:id="3849" w:author="Дмитрий Филимонов" w:date="2026-01-29T15:12:00Z">
              <w:rPr/>
            </w:rPrChange>
          </w:rPr>
          <w:t>BEGIN</w:t>
        </w:r>
      </w:ins>
    </w:p>
    <w:p w14:paraId="3ABC9020" w14:textId="77777777" w:rsidR="00151958" w:rsidRPr="003114D6" w:rsidRDefault="00151958" w:rsidP="00151958">
      <w:pPr>
        <w:ind w:firstLine="708"/>
        <w:rPr>
          <w:ins w:id="3850" w:author="Дмитрий Филимонов" w:date="2026-01-29T15:10:00Z"/>
          <w:lang w:val="en-US"/>
          <w:rPrChange w:id="3851" w:author="Дмитрий Филимонов" w:date="2026-01-29T15:12:00Z">
            <w:rPr>
              <w:ins w:id="3852" w:author="Дмитрий Филимонов" w:date="2026-01-29T15:10:00Z"/>
            </w:rPr>
          </w:rPrChange>
        </w:rPr>
      </w:pPr>
      <w:ins w:id="3853" w:author="Дмитрий Филимонов" w:date="2026-01-29T15:10:00Z">
        <w:r w:rsidRPr="003114D6">
          <w:rPr>
            <w:lang w:val="en-US"/>
            <w:rPrChange w:id="3854" w:author="Дмитрий Филимонов" w:date="2026-01-29T15:12:00Z">
              <w:rPr/>
            </w:rPrChange>
          </w:rPr>
          <w:t xml:space="preserve">    INSERT INTO events (</w:t>
        </w:r>
        <w:proofErr w:type="spellStart"/>
        <w:r w:rsidRPr="003114D6">
          <w:rPr>
            <w:lang w:val="en-US"/>
            <w:rPrChange w:id="3855" w:author="Дмитрий Филимонов" w:date="2026-01-29T15:12:00Z">
              <w:rPr/>
            </w:rPrChange>
          </w:rPr>
          <w:t>client_id</w:t>
        </w:r>
        <w:proofErr w:type="spellEnd"/>
        <w:r w:rsidRPr="003114D6">
          <w:rPr>
            <w:lang w:val="en-US"/>
            <w:rPrChange w:id="3856" w:author="Дмитрий Филимонов" w:date="2026-01-29T15:12:00Z">
              <w:rPr/>
            </w:rPrChange>
          </w:rPr>
          <w:t xml:space="preserve">, </w:t>
        </w:r>
        <w:proofErr w:type="spellStart"/>
        <w:r w:rsidRPr="003114D6">
          <w:rPr>
            <w:lang w:val="en-US"/>
            <w:rPrChange w:id="3857" w:author="Дмитрий Филимонов" w:date="2026-01-29T15:12:00Z">
              <w:rPr/>
            </w:rPrChange>
          </w:rPr>
          <w:t>event_name</w:t>
        </w:r>
        <w:proofErr w:type="spellEnd"/>
        <w:r w:rsidRPr="003114D6">
          <w:rPr>
            <w:lang w:val="en-US"/>
            <w:rPrChange w:id="3858" w:author="Дмитрий Филимонов" w:date="2026-01-29T15:12:00Z">
              <w:rPr/>
            </w:rPrChange>
          </w:rPr>
          <w:t xml:space="preserve">, </w:t>
        </w:r>
        <w:proofErr w:type="spellStart"/>
        <w:r w:rsidRPr="003114D6">
          <w:rPr>
            <w:lang w:val="en-US"/>
            <w:rPrChange w:id="3859" w:author="Дмитрий Филимонов" w:date="2026-01-29T15:12:00Z">
              <w:rPr/>
            </w:rPrChange>
          </w:rPr>
          <w:t>event_date</w:t>
        </w:r>
        <w:proofErr w:type="spellEnd"/>
        <w:r w:rsidRPr="003114D6">
          <w:rPr>
            <w:lang w:val="en-US"/>
            <w:rPrChange w:id="3860" w:author="Дмитрий Филимонов" w:date="2026-01-29T15:12:00Z">
              <w:rPr/>
            </w:rPrChange>
          </w:rPr>
          <w:t>, budget)</w:t>
        </w:r>
      </w:ins>
    </w:p>
    <w:p w14:paraId="6EF1F58A" w14:textId="77777777" w:rsidR="00151958" w:rsidRPr="003114D6" w:rsidRDefault="00151958" w:rsidP="00151958">
      <w:pPr>
        <w:ind w:firstLine="708"/>
        <w:rPr>
          <w:ins w:id="3861" w:author="Дмитрий Филимонов" w:date="2026-01-29T15:10:00Z"/>
          <w:lang w:val="en-US"/>
          <w:rPrChange w:id="3862" w:author="Дмитрий Филимонов" w:date="2026-01-29T15:12:00Z">
            <w:rPr>
              <w:ins w:id="3863" w:author="Дмитрий Филимонов" w:date="2026-01-29T15:10:00Z"/>
            </w:rPr>
          </w:rPrChange>
        </w:rPr>
      </w:pPr>
      <w:ins w:id="3864" w:author="Дмитрий Филимонов" w:date="2026-01-29T15:10:00Z">
        <w:r w:rsidRPr="003114D6">
          <w:rPr>
            <w:lang w:val="en-US"/>
            <w:rPrChange w:id="3865" w:author="Дмитрий Филимонов" w:date="2026-01-29T15:12:00Z">
              <w:rPr/>
            </w:rPrChange>
          </w:rPr>
          <w:t xml:space="preserve">    VALUES (</w:t>
        </w:r>
        <w:proofErr w:type="spellStart"/>
        <w:r w:rsidRPr="003114D6">
          <w:rPr>
            <w:lang w:val="en-US"/>
            <w:rPrChange w:id="3866" w:author="Дмитрий Филимонов" w:date="2026-01-29T15:12:00Z">
              <w:rPr/>
            </w:rPrChange>
          </w:rPr>
          <w:t>p_client_id</w:t>
        </w:r>
        <w:proofErr w:type="spellEnd"/>
        <w:r w:rsidRPr="003114D6">
          <w:rPr>
            <w:lang w:val="en-US"/>
            <w:rPrChange w:id="3867" w:author="Дмитрий Филимонов" w:date="2026-01-29T15:12:00Z">
              <w:rPr/>
            </w:rPrChange>
          </w:rPr>
          <w:t xml:space="preserve">, </w:t>
        </w:r>
        <w:proofErr w:type="spellStart"/>
        <w:r w:rsidRPr="003114D6">
          <w:rPr>
            <w:lang w:val="en-US"/>
            <w:rPrChange w:id="3868" w:author="Дмитрий Филимонов" w:date="2026-01-29T15:12:00Z">
              <w:rPr/>
            </w:rPrChange>
          </w:rPr>
          <w:t>p_event_name</w:t>
        </w:r>
        <w:proofErr w:type="spellEnd"/>
        <w:r w:rsidRPr="003114D6">
          <w:rPr>
            <w:lang w:val="en-US"/>
            <w:rPrChange w:id="3869" w:author="Дмитрий Филимонов" w:date="2026-01-29T15:12:00Z">
              <w:rPr/>
            </w:rPrChange>
          </w:rPr>
          <w:t xml:space="preserve">, </w:t>
        </w:r>
        <w:proofErr w:type="spellStart"/>
        <w:r w:rsidRPr="003114D6">
          <w:rPr>
            <w:lang w:val="en-US"/>
            <w:rPrChange w:id="3870" w:author="Дмитрий Филимонов" w:date="2026-01-29T15:12:00Z">
              <w:rPr/>
            </w:rPrChange>
          </w:rPr>
          <w:t>p_event_date</w:t>
        </w:r>
        <w:proofErr w:type="spellEnd"/>
        <w:r w:rsidRPr="003114D6">
          <w:rPr>
            <w:lang w:val="en-US"/>
            <w:rPrChange w:id="3871" w:author="Дмитрий Филимонов" w:date="2026-01-29T15:12:00Z">
              <w:rPr/>
            </w:rPrChange>
          </w:rPr>
          <w:t xml:space="preserve">, </w:t>
        </w:r>
        <w:proofErr w:type="spellStart"/>
        <w:r w:rsidRPr="003114D6">
          <w:rPr>
            <w:lang w:val="en-US"/>
            <w:rPrChange w:id="3872" w:author="Дмитрий Филимонов" w:date="2026-01-29T15:12:00Z">
              <w:rPr/>
            </w:rPrChange>
          </w:rPr>
          <w:t>p_budget</w:t>
        </w:r>
        <w:proofErr w:type="spellEnd"/>
        <w:r w:rsidRPr="003114D6">
          <w:rPr>
            <w:lang w:val="en-US"/>
            <w:rPrChange w:id="3873" w:author="Дмитрий Филимонов" w:date="2026-01-29T15:12:00Z">
              <w:rPr/>
            </w:rPrChange>
          </w:rPr>
          <w:t>);</w:t>
        </w:r>
      </w:ins>
    </w:p>
    <w:p w14:paraId="5365933C" w14:textId="77777777" w:rsidR="00151958" w:rsidRPr="003114D6" w:rsidRDefault="00151958" w:rsidP="00151958">
      <w:pPr>
        <w:ind w:firstLine="708"/>
        <w:rPr>
          <w:ins w:id="3874" w:author="Дмитрий Филимонов" w:date="2026-01-29T15:10:00Z"/>
          <w:lang w:val="en-US"/>
          <w:rPrChange w:id="3875" w:author="Дмитрий Филимонов" w:date="2026-01-29T15:12:00Z">
            <w:rPr>
              <w:ins w:id="3876" w:author="Дмитрий Филимонов" w:date="2026-01-29T15:10:00Z"/>
            </w:rPr>
          </w:rPrChange>
        </w:rPr>
      </w:pPr>
      <w:ins w:id="3877" w:author="Дмитрий Филимонов" w:date="2026-01-29T15:10:00Z">
        <w:r w:rsidRPr="003114D6">
          <w:rPr>
            <w:lang w:val="en-US"/>
            <w:rPrChange w:id="3878" w:author="Дмитрий Филимонов" w:date="2026-01-29T15:12:00Z">
              <w:rPr/>
            </w:rPrChange>
          </w:rPr>
          <w:t>END$$</w:t>
        </w:r>
      </w:ins>
    </w:p>
    <w:p w14:paraId="7ACE5868" w14:textId="77777777" w:rsidR="00151958" w:rsidRPr="003114D6" w:rsidRDefault="00151958" w:rsidP="00151958">
      <w:pPr>
        <w:ind w:firstLine="708"/>
        <w:rPr>
          <w:ins w:id="3879" w:author="Дмитрий Филимонов" w:date="2026-01-29T15:10:00Z"/>
          <w:lang w:val="en-US"/>
          <w:rPrChange w:id="3880" w:author="Дмитрий Филимонов" w:date="2026-01-29T15:12:00Z">
            <w:rPr>
              <w:ins w:id="3881" w:author="Дмитрий Филимонов" w:date="2026-01-29T15:10:00Z"/>
            </w:rPr>
          </w:rPrChange>
        </w:rPr>
      </w:pPr>
    </w:p>
    <w:p w14:paraId="59229866" w14:textId="77777777" w:rsidR="00151958" w:rsidRPr="003114D6" w:rsidRDefault="00151958" w:rsidP="00151958">
      <w:pPr>
        <w:ind w:firstLine="708"/>
        <w:rPr>
          <w:ins w:id="3882" w:author="Дмитрий Филимонов" w:date="2026-01-29T15:10:00Z"/>
          <w:lang w:val="en-US"/>
          <w:rPrChange w:id="3883" w:author="Дмитрий Филимонов" w:date="2026-01-29T15:12:00Z">
            <w:rPr>
              <w:ins w:id="3884" w:author="Дмитрий Филимонов" w:date="2026-01-29T15:10:00Z"/>
            </w:rPr>
          </w:rPrChange>
        </w:rPr>
      </w:pPr>
      <w:proofErr w:type="gramStart"/>
      <w:ins w:id="3885" w:author="Дмитрий Филимонов" w:date="2026-01-29T15:10:00Z">
        <w:r w:rsidRPr="003114D6">
          <w:rPr>
            <w:lang w:val="en-US"/>
            <w:rPrChange w:id="3886" w:author="Дмитрий Филимонов" w:date="2026-01-29T15:12:00Z">
              <w:rPr/>
            </w:rPrChange>
          </w:rPr>
          <w:t>DELIMITER ;</w:t>
        </w:r>
        <w:proofErr w:type="gramEnd"/>
      </w:ins>
    </w:p>
    <w:p w14:paraId="1F3D5C65" w14:textId="77777777" w:rsidR="00151958" w:rsidRPr="003114D6" w:rsidRDefault="00151958" w:rsidP="00151958">
      <w:pPr>
        <w:ind w:firstLine="708"/>
        <w:rPr>
          <w:ins w:id="3887" w:author="Дмитрий Филимонов" w:date="2026-01-29T15:10:00Z"/>
          <w:lang w:val="en-US"/>
          <w:rPrChange w:id="3888" w:author="Дмитрий Филимонов" w:date="2026-01-29T15:12:00Z">
            <w:rPr>
              <w:ins w:id="3889" w:author="Дмитрий Филимонов" w:date="2026-01-29T15:10:00Z"/>
            </w:rPr>
          </w:rPrChange>
        </w:rPr>
      </w:pPr>
    </w:p>
    <w:p w14:paraId="100E5248" w14:textId="77777777" w:rsidR="00151958" w:rsidRPr="003114D6" w:rsidRDefault="00151958" w:rsidP="00151958">
      <w:pPr>
        <w:ind w:firstLine="708"/>
        <w:rPr>
          <w:ins w:id="3890" w:author="Дмитрий Филимонов" w:date="2026-01-29T15:10:00Z"/>
          <w:lang w:val="en-US"/>
          <w:rPrChange w:id="3891" w:author="Дмитрий Филимонов" w:date="2026-01-29T15:12:00Z">
            <w:rPr>
              <w:ins w:id="3892" w:author="Дмитрий Филимонов" w:date="2026-01-29T15:10:00Z"/>
            </w:rPr>
          </w:rPrChange>
        </w:rPr>
      </w:pPr>
      <w:ins w:id="3893" w:author="Дмитрий Филимонов" w:date="2026-01-29T15:10:00Z">
        <w:r w:rsidRPr="003114D6">
          <w:rPr>
            <w:lang w:val="en-US"/>
            <w:rPrChange w:id="3894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1077417E" w14:textId="77777777" w:rsidR="00151958" w:rsidRPr="003114D6" w:rsidRDefault="00151958" w:rsidP="00151958">
      <w:pPr>
        <w:ind w:firstLine="708"/>
        <w:rPr>
          <w:ins w:id="3895" w:author="Дмитрий Филимонов" w:date="2026-01-29T15:10:00Z"/>
          <w:lang w:val="en-US"/>
          <w:rPrChange w:id="3896" w:author="Дмитрий Филимонов" w:date="2026-01-29T15:12:00Z">
            <w:rPr>
              <w:ins w:id="3897" w:author="Дмитрий Филимонов" w:date="2026-01-29T15:10:00Z"/>
            </w:rPr>
          </w:rPrChange>
        </w:rPr>
      </w:pPr>
      <w:ins w:id="3898" w:author="Дмитрий Филимонов" w:date="2026-01-29T15:10:00Z">
        <w:r w:rsidRPr="003114D6">
          <w:rPr>
            <w:lang w:val="en-US"/>
            <w:rPrChange w:id="3899" w:author="Дмитрий Филимонов" w:date="2026-01-29T15:12:00Z">
              <w:rPr/>
            </w:rPrChange>
          </w:rPr>
          <w:t xml:space="preserve">-- procedure </w:t>
        </w:r>
        <w:proofErr w:type="spellStart"/>
        <w:r w:rsidRPr="003114D6">
          <w:rPr>
            <w:lang w:val="en-US"/>
            <w:rPrChange w:id="3900" w:author="Дмитрий Филимонов" w:date="2026-01-29T15:12:00Z">
              <w:rPr/>
            </w:rPrChange>
          </w:rPr>
          <w:t>add_employee</w:t>
        </w:r>
        <w:proofErr w:type="spellEnd"/>
      </w:ins>
    </w:p>
    <w:p w14:paraId="4A182E21" w14:textId="77777777" w:rsidR="00151958" w:rsidRPr="003114D6" w:rsidRDefault="00151958" w:rsidP="00151958">
      <w:pPr>
        <w:ind w:firstLine="708"/>
        <w:rPr>
          <w:ins w:id="3901" w:author="Дмитрий Филимонов" w:date="2026-01-29T15:10:00Z"/>
          <w:lang w:val="en-US"/>
          <w:rPrChange w:id="3902" w:author="Дмитрий Филимонов" w:date="2026-01-29T15:12:00Z">
            <w:rPr>
              <w:ins w:id="3903" w:author="Дмитрий Филимонов" w:date="2026-01-29T15:10:00Z"/>
            </w:rPr>
          </w:rPrChange>
        </w:rPr>
      </w:pPr>
      <w:ins w:id="3904" w:author="Дмитрий Филимонов" w:date="2026-01-29T15:10:00Z">
        <w:r w:rsidRPr="003114D6">
          <w:rPr>
            <w:lang w:val="en-US"/>
            <w:rPrChange w:id="3905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1CAE7A0A" w14:textId="77777777" w:rsidR="00151958" w:rsidRPr="003114D6" w:rsidRDefault="00151958" w:rsidP="00151958">
      <w:pPr>
        <w:ind w:firstLine="708"/>
        <w:rPr>
          <w:ins w:id="3906" w:author="Дмитрий Филимонов" w:date="2026-01-29T15:10:00Z"/>
          <w:lang w:val="en-US"/>
          <w:rPrChange w:id="3907" w:author="Дмитрий Филимонов" w:date="2026-01-29T15:12:00Z">
            <w:rPr>
              <w:ins w:id="3908" w:author="Дмитрий Филимонов" w:date="2026-01-29T15:10:00Z"/>
            </w:rPr>
          </w:rPrChange>
        </w:rPr>
      </w:pPr>
    </w:p>
    <w:p w14:paraId="6C8C8123" w14:textId="77777777" w:rsidR="00151958" w:rsidRPr="003114D6" w:rsidRDefault="00151958" w:rsidP="00151958">
      <w:pPr>
        <w:ind w:firstLine="708"/>
        <w:rPr>
          <w:ins w:id="3909" w:author="Дмитрий Филимонов" w:date="2026-01-29T15:10:00Z"/>
          <w:lang w:val="en-US"/>
          <w:rPrChange w:id="3910" w:author="Дмитрий Филимонов" w:date="2026-01-29T15:12:00Z">
            <w:rPr>
              <w:ins w:id="3911" w:author="Дмитрий Филимонов" w:date="2026-01-29T15:10:00Z"/>
            </w:rPr>
          </w:rPrChange>
        </w:rPr>
      </w:pPr>
      <w:ins w:id="3912" w:author="Дмитрий Филимонов" w:date="2026-01-29T15:10:00Z">
        <w:r w:rsidRPr="003114D6">
          <w:rPr>
            <w:lang w:val="en-US"/>
            <w:rPrChange w:id="3913" w:author="Дмитрий Филимонов" w:date="2026-01-29T15:12:00Z">
              <w:rPr/>
            </w:rPrChange>
          </w:rPr>
          <w:t>USE `</w:t>
        </w:r>
        <w:proofErr w:type="spellStart"/>
        <w:r w:rsidRPr="003114D6">
          <w:rPr>
            <w:lang w:val="en-US"/>
            <w:rPrChange w:id="3914" w:author="Дмитрий Филимонов" w:date="2026-01-29T15:12:00Z">
              <w:rPr/>
            </w:rPrChange>
          </w:rPr>
          <w:t>event_agency</w:t>
        </w:r>
        <w:proofErr w:type="spellEnd"/>
        <w:r w:rsidRPr="003114D6">
          <w:rPr>
            <w:lang w:val="en-US"/>
            <w:rPrChange w:id="3915" w:author="Дмитрий Филимонов" w:date="2026-01-29T15:12:00Z">
              <w:rPr/>
            </w:rPrChange>
          </w:rPr>
          <w:t>`;</w:t>
        </w:r>
      </w:ins>
    </w:p>
    <w:p w14:paraId="6542FBB2" w14:textId="77777777" w:rsidR="00151958" w:rsidRPr="003114D6" w:rsidRDefault="00151958" w:rsidP="00151958">
      <w:pPr>
        <w:ind w:firstLine="708"/>
        <w:rPr>
          <w:ins w:id="3916" w:author="Дмитрий Филимонов" w:date="2026-01-29T15:10:00Z"/>
          <w:lang w:val="en-US"/>
          <w:rPrChange w:id="3917" w:author="Дмитрий Филимонов" w:date="2026-01-29T15:12:00Z">
            <w:rPr>
              <w:ins w:id="3918" w:author="Дмитрий Филимонов" w:date="2026-01-29T15:10:00Z"/>
            </w:rPr>
          </w:rPrChange>
        </w:rPr>
      </w:pPr>
      <w:ins w:id="3919" w:author="Дмитрий Филимонов" w:date="2026-01-29T15:10:00Z">
        <w:r w:rsidRPr="003114D6">
          <w:rPr>
            <w:lang w:val="en-US"/>
            <w:rPrChange w:id="3920" w:author="Дмитрий Филимонов" w:date="2026-01-29T15:12:00Z">
              <w:rPr/>
            </w:rPrChange>
          </w:rPr>
          <w:t>DROP procedure IF EXISTS `event_agency</w:t>
        </w:r>
        <w:proofErr w:type="gramStart"/>
        <w:r w:rsidRPr="003114D6">
          <w:rPr>
            <w:lang w:val="en-US"/>
            <w:rPrChange w:id="3921" w:author="Дмитрий Филимонов" w:date="2026-01-29T15:12:00Z">
              <w:rPr/>
            </w:rPrChange>
          </w:rPr>
          <w:t>`.`</w:t>
        </w:r>
        <w:proofErr w:type="spellStart"/>
        <w:proofErr w:type="gramEnd"/>
        <w:r w:rsidRPr="003114D6">
          <w:rPr>
            <w:lang w:val="en-US"/>
            <w:rPrChange w:id="3922" w:author="Дмитрий Филимонов" w:date="2026-01-29T15:12:00Z">
              <w:rPr/>
            </w:rPrChange>
          </w:rPr>
          <w:t>add_employee</w:t>
        </w:r>
        <w:proofErr w:type="spellEnd"/>
        <w:r w:rsidRPr="003114D6">
          <w:rPr>
            <w:lang w:val="en-US"/>
            <w:rPrChange w:id="3923" w:author="Дмитрий Филимонов" w:date="2026-01-29T15:12:00Z">
              <w:rPr/>
            </w:rPrChange>
          </w:rPr>
          <w:t>`;</w:t>
        </w:r>
      </w:ins>
    </w:p>
    <w:p w14:paraId="55BECFBA" w14:textId="77777777" w:rsidR="00151958" w:rsidRPr="003114D6" w:rsidRDefault="00151958" w:rsidP="00151958">
      <w:pPr>
        <w:ind w:firstLine="708"/>
        <w:rPr>
          <w:ins w:id="3924" w:author="Дмитрий Филимонов" w:date="2026-01-29T15:10:00Z"/>
          <w:lang w:val="en-US"/>
          <w:rPrChange w:id="3925" w:author="Дмитрий Филимонов" w:date="2026-01-29T15:12:00Z">
            <w:rPr>
              <w:ins w:id="3926" w:author="Дмитрий Филимонов" w:date="2026-01-29T15:10:00Z"/>
            </w:rPr>
          </w:rPrChange>
        </w:rPr>
      </w:pPr>
    </w:p>
    <w:p w14:paraId="1433FA46" w14:textId="77777777" w:rsidR="00151958" w:rsidRPr="003114D6" w:rsidRDefault="00151958" w:rsidP="00151958">
      <w:pPr>
        <w:ind w:firstLine="708"/>
        <w:rPr>
          <w:ins w:id="3927" w:author="Дмитрий Филимонов" w:date="2026-01-29T15:10:00Z"/>
          <w:lang w:val="en-US"/>
          <w:rPrChange w:id="3928" w:author="Дмитрий Филимонов" w:date="2026-01-29T15:12:00Z">
            <w:rPr>
              <w:ins w:id="3929" w:author="Дмитрий Филимонов" w:date="2026-01-29T15:10:00Z"/>
            </w:rPr>
          </w:rPrChange>
        </w:rPr>
      </w:pPr>
      <w:ins w:id="3930" w:author="Дмитрий Филимонов" w:date="2026-01-29T15:10:00Z">
        <w:r w:rsidRPr="003114D6">
          <w:rPr>
            <w:lang w:val="en-US"/>
            <w:rPrChange w:id="3931" w:author="Дмитрий Филимонов" w:date="2026-01-29T15:12:00Z">
              <w:rPr/>
            </w:rPrChange>
          </w:rPr>
          <w:t>DELIMITER $$</w:t>
        </w:r>
      </w:ins>
    </w:p>
    <w:p w14:paraId="291511E5" w14:textId="77777777" w:rsidR="00151958" w:rsidRPr="003114D6" w:rsidRDefault="00151958" w:rsidP="00151958">
      <w:pPr>
        <w:ind w:firstLine="708"/>
        <w:rPr>
          <w:ins w:id="3932" w:author="Дмитрий Филимонов" w:date="2026-01-29T15:10:00Z"/>
          <w:lang w:val="en-US"/>
          <w:rPrChange w:id="3933" w:author="Дмитрий Филимонов" w:date="2026-01-29T15:12:00Z">
            <w:rPr>
              <w:ins w:id="3934" w:author="Дмитрий Филимонов" w:date="2026-01-29T15:10:00Z"/>
            </w:rPr>
          </w:rPrChange>
        </w:rPr>
      </w:pPr>
      <w:ins w:id="3935" w:author="Дмитрий Филимонов" w:date="2026-01-29T15:10:00Z">
        <w:r w:rsidRPr="003114D6">
          <w:rPr>
            <w:lang w:val="en-US"/>
            <w:rPrChange w:id="3936" w:author="Дмитрий Филимонов" w:date="2026-01-29T15:12:00Z">
              <w:rPr/>
            </w:rPrChange>
          </w:rPr>
          <w:t>USE `</w:t>
        </w:r>
        <w:proofErr w:type="spellStart"/>
        <w:r w:rsidRPr="003114D6">
          <w:rPr>
            <w:lang w:val="en-US"/>
            <w:rPrChange w:id="3937" w:author="Дмитрий Филимонов" w:date="2026-01-29T15:12:00Z">
              <w:rPr/>
            </w:rPrChange>
          </w:rPr>
          <w:t>event_agency</w:t>
        </w:r>
        <w:proofErr w:type="spellEnd"/>
        <w:r w:rsidRPr="003114D6">
          <w:rPr>
            <w:lang w:val="en-US"/>
            <w:rPrChange w:id="3938" w:author="Дмитрий Филимонов" w:date="2026-01-29T15:12:00Z">
              <w:rPr/>
            </w:rPrChange>
          </w:rPr>
          <w:t>`$$</w:t>
        </w:r>
      </w:ins>
    </w:p>
    <w:p w14:paraId="285C3617" w14:textId="77777777" w:rsidR="00151958" w:rsidRPr="003114D6" w:rsidRDefault="00151958" w:rsidP="00151958">
      <w:pPr>
        <w:ind w:firstLine="708"/>
        <w:rPr>
          <w:ins w:id="3939" w:author="Дмитрий Филимонов" w:date="2026-01-29T15:10:00Z"/>
          <w:lang w:val="en-US"/>
          <w:rPrChange w:id="3940" w:author="Дмитрий Филимонов" w:date="2026-01-29T15:12:00Z">
            <w:rPr>
              <w:ins w:id="3941" w:author="Дмитрий Филимонов" w:date="2026-01-29T15:10:00Z"/>
            </w:rPr>
          </w:rPrChange>
        </w:rPr>
      </w:pPr>
      <w:ins w:id="3942" w:author="Дмитрий Филимонов" w:date="2026-01-29T15:10:00Z">
        <w:r w:rsidRPr="003114D6">
          <w:rPr>
            <w:lang w:val="en-US"/>
            <w:rPrChange w:id="3943" w:author="Дмитрий Филимонов" w:date="2026-01-29T15:12:00Z">
              <w:rPr/>
            </w:rPrChange>
          </w:rPr>
          <w:t>CREATE PROCEDURE `</w:t>
        </w:r>
        <w:proofErr w:type="spellStart"/>
        <w:r w:rsidRPr="003114D6">
          <w:rPr>
            <w:lang w:val="en-US"/>
            <w:rPrChange w:id="3944" w:author="Дмитрий Филимонов" w:date="2026-01-29T15:12:00Z">
              <w:rPr/>
            </w:rPrChange>
          </w:rPr>
          <w:t>add_employee</w:t>
        </w:r>
        <w:proofErr w:type="spellEnd"/>
        <w:r w:rsidRPr="003114D6">
          <w:rPr>
            <w:lang w:val="en-US"/>
            <w:rPrChange w:id="3945" w:author="Дмитрий Филимонов" w:date="2026-01-29T15:12:00Z">
              <w:rPr/>
            </w:rPrChange>
          </w:rPr>
          <w:t>` (</w:t>
        </w:r>
      </w:ins>
    </w:p>
    <w:p w14:paraId="7493D729" w14:textId="77777777" w:rsidR="00151958" w:rsidRPr="003114D6" w:rsidRDefault="00151958" w:rsidP="00151958">
      <w:pPr>
        <w:ind w:firstLine="708"/>
        <w:rPr>
          <w:ins w:id="3946" w:author="Дмитрий Филимонов" w:date="2026-01-29T15:10:00Z"/>
          <w:lang w:val="en-US"/>
          <w:rPrChange w:id="3947" w:author="Дмитрий Филимонов" w:date="2026-01-29T15:12:00Z">
            <w:rPr>
              <w:ins w:id="3948" w:author="Дмитрий Филимонов" w:date="2026-01-29T15:10:00Z"/>
            </w:rPr>
          </w:rPrChange>
        </w:rPr>
      </w:pPr>
      <w:ins w:id="3949" w:author="Дмитрий Филимонов" w:date="2026-01-29T15:10:00Z">
        <w:r w:rsidRPr="003114D6">
          <w:rPr>
            <w:lang w:val="en-US"/>
            <w:rPrChange w:id="3950" w:author="Дмитрий Филимонов" w:date="2026-01-29T15:12:00Z">
              <w:rPr/>
            </w:rPrChange>
          </w:rPr>
          <w:t xml:space="preserve">    IN </w:t>
        </w:r>
        <w:proofErr w:type="spellStart"/>
        <w:r w:rsidRPr="003114D6">
          <w:rPr>
            <w:lang w:val="en-US"/>
            <w:rPrChange w:id="3951" w:author="Дмитрий Филимонов" w:date="2026-01-29T15:12:00Z">
              <w:rPr/>
            </w:rPrChange>
          </w:rPr>
          <w:t>p_name</w:t>
        </w:r>
        <w:proofErr w:type="spellEnd"/>
        <w:r w:rsidRPr="003114D6">
          <w:rPr>
            <w:lang w:val="en-US"/>
            <w:rPrChange w:id="3952" w:author="Дмитрий Филимонов" w:date="2026-01-29T15:12:00Z">
              <w:rPr/>
            </w:rPrChange>
          </w:rPr>
          <w:t xml:space="preserve"> </w:t>
        </w:r>
        <w:proofErr w:type="gramStart"/>
        <w:r w:rsidRPr="003114D6">
          <w:rPr>
            <w:lang w:val="en-US"/>
            <w:rPrChange w:id="3953" w:author="Дмитрий Филимонов" w:date="2026-01-29T15:12:00Z">
              <w:rPr/>
            </w:rPrChange>
          </w:rPr>
          <w:t>VARCHAR(</w:t>
        </w:r>
        <w:proofErr w:type="gramEnd"/>
        <w:r w:rsidRPr="003114D6">
          <w:rPr>
            <w:lang w:val="en-US"/>
            <w:rPrChange w:id="3954" w:author="Дмитрий Филимонов" w:date="2026-01-29T15:12:00Z">
              <w:rPr/>
            </w:rPrChange>
          </w:rPr>
          <w:t>100),</w:t>
        </w:r>
      </w:ins>
    </w:p>
    <w:p w14:paraId="66B232AF" w14:textId="77777777" w:rsidR="00151958" w:rsidRPr="003114D6" w:rsidRDefault="00151958" w:rsidP="00151958">
      <w:pPr>
        <w:ind w:firstLine="708"/>
        <w:rPr>
          <w:ins w:id="3955" w:author="Дмитрий Филимонов" w:date="2026-01-29T15:10:00Z"/>
          <w:lang w:val="en-US"/>
          <w:rPrChange w:id="3956" w:author="Дмитрий Филимонов" w:date="2026-01-29T15:12:00Z">
            <w:rPr>
              <w:ins w:id="3957" w:author="Дмитрий Филимонов" w:date="2026-01-29T15:10:00Z"/>
            </w:rPr>
          </w:rPrChange>
        </w:rPr>
      </w:pPr>
      <w:ins w:id="3958" w:author="Дмитрий Филимонов" w:date="2026-01-29T15:10:00Z">
        <w:r w:rsidRPr="003114D6">
          <w:rPr>
            <w:lang w:val="en-US"/>
            <w:rPrChange w:id="3959" w:author="Дмитрий Филимонов" w:date="2026-01-29T15:12:00Z">
              <w:rPr/>
            </w:rPrChange>
          </w:rPr>
          <w:t xml:space="preserve">    IN </w:t>
        </w:r>
        <w:proofErr w:type="spellStart"/>
        <w:r w:rsidRPr="003114D6">
          <w:rPr>
            <w:lang w:val="en-US"/>
            <w:rPrChange w:id="3960" w:author="Дмитрий Филимонов" w:date="2026-01-29T15:12:00Z">
              <w:rPr/>
            </w:rPrChange>
          </w:rPr>
          <w:t>p_position</w:t>
        </w:r>
        <w:proofErr w:type="spellEnd"/>
        <w:r w:rsidRPr="003114D6">
          <w:rPr>
            <w:lang w:val="en-US"/>
            <w:rPrChange w:id="3961" w:author="Дмитрий Филимонов" w:date="2026-01-29T15:12:00Z">
              <w:rPr/>
            </w:rPrChange>
          </w:rPr>
          <w:t xml:space="preserve"> </w:t>
        </w:r>
        <w:proofErr w:type="gramStart"/>
        <w:r w:rsidRPr="003114D6">
          <w:rPr>
            <w:lang w:val="en-US"/>
            <w:rPrChange w:id="3962" w:author="Дмитрий Филимонов" w:date="2026-01-29T15:12:00Z">
              <w:rPr/>
            </w:rPrChange>
          </w:rPr>
          <w:t>VARCHAR(</w:t>
        </w:r>
        <w:proofErr w:type="gramEnd"/>
        <w:r w:rsidRPr="003114D6">
          <w:rPr>
            <w:lang w:val="en-US"/>
            <w:rPrChange w:id="3963" w:author="Дмитрий Филимонов" w:date="2026-01-29T15:12:00Z">
              <w:rPr/>
            </w:rPrChange>
          </w:rPr>
          <w:t>50),</w:t>
        </w:r>
      </w:ins>
    </w:p>
    <w:p w14:paraId="5D4F47E7" w14:textId="77777777" w:rsidR="00151958" w:rsidRPr="003114D6" w:rsidRDefault="00151958" w:rsidP="00151958">
      <w:pPr>
        <w:ind w:firstLine="708"/>
        <w:rPr>
          <w:ins w:id="3964" w:author="Дмитрий Филимонов" w:date="2026-01-29T15:10:00Z"/>
          <w:lang w:val="en-US"/>
          <w:rPrChange w:id="3965" w:author="Дмитрий Филимонов" w:date="2026-01-29T15:12:00Z">
            <w:rPr>
              <w:ins w:id="3966" w:author="Дмитрий Филимонов" w:date="2026-01-29T15:10:00Z"/>
            </w:rPr>
          </w:rPrChange>
        </w:rPr>
      </w:pPr>
      <w:ins w:id="3967" w:author="Дмитрий Филимонов" w:date="2026-01-29T15:10:00Z">
        <w:r w:rsidRPr="003114D6">
          <w:rPr>
            <w:lang w:val="en-US"/>
            <w:rPrChange w:id="3968" w:author="Дмитрий Филимонов" w:date="2026-01-29T15:12:00Z">
              <w:rPr/>
            </w:rPrChange>
          </w:rPr>
          <w:t xml:space="preserve">    IN </w:t>
        </w:r>
        <w:proofErr w:type="spellStart"/>
        <w:r w:rsidRPr="003114D6">
          <w:rPr>
            <w:lang w:val="en-US"/>
            <w:rPrChange w:id="3969" w:author="Дмитрий Филимонов" w:date="2026-01-29T15:12:00Z">
              <w:rPr/>
            </w:rPrChange>
          </w:rPr>
          <w:t>p_salary</w:t>
        </w:r>
        <w:proofErr w:type="spellEnd"/>
        <w:r w:rsidRPr="003114D6">
          <w:rPr>
            <w:lang w:val="en-US"/>
            <w:rPrChange w:id="3970" w:author="Дмитрий Филимонов" w:date="2026-01-29T15:12:00Z">
              <w:rPr/>
            </w:rPrChange>
          </w:rPr>
          <w:t xml:space="preserve"> </w:t>
        </w:r>
        <w:proofErr w:type="gramStart"/>
        <w:r w:rsidRPr="003114D6">
          <w:rPr>
            <w:lang w:val="en-US"/>
            <w:rPrChange w:id="3971" w:author="Дмитрий Филимонов" w:date="2026-01-29T15:12:00Z">
              <w:rPr/>
            </w:rPrChange>
          </w:rPr>
          <w:t>DECIMAL(</w:t>
        </w:r>
        <w:proofErr w:type="gramEnd"/>
        <w:r w:rsidRPr="003114D6">
          <w:rPr>
            <w:lang w:val="en-US"/>
            <w:rPrChange w:id="3972" w:author="Дмитрий Филимонов" w:date="2026-01-29T15:12:00Z">
              <w:rPr/>
            </w:rPrChange>
          </w:rPr>
          <w:t>10,2)</w:t>
        </w:r>
      </w:ins>
    </w:p>
    <w:p w14:paraId="45864B13" w14:textId="77777777" w:rsidR="00151958" w:rsidRPr="003114D6" w:rsidRDefault="00151958" w:rsidP="00151958">
      <w:pPr>
        <w:ind w:firstLine="708"/>
        <w:rPr>
          <w:ins w:id="3973" w:author="Дмитрий Филимонов" w:date="2026-01-29T15:10:00Z"/>
          <w:lang w:val="en-US"/>
          <w:rPrChange w:id="3974" w:author="Дмитрий Филимонов" w:date="2026-01-29T15:12:00Z">
            <w:rPr>
              <w:ins w:id="3975" w:author="Дмитрий Филимонов" w:date="2026-01-29T15:10:00Z"/>
            </w:rPr>
          </w:rPrChange>
        </w:rPr>
      </w:pPr>
      <w:ins w:id="3976" w:author="Дмитрий Филимонов" w:date="2026-01-29T15:10:00Z">
        <w:r w:rsidRPr="003114D6">
          <w:rPr>
            <w:lang w:val="en-US"/>
            <w:rPrChange w:id="3977" w:author="Дмитрий Филимонов" w:date="2026-01-29T15:12:00Z">
              <w:rPr/>
            </w:rPrChange>
          </w:rPr>
          <w:t>)</w:t>
        </w:r>
      </w:ins>
    </w:p>
    <w:p w14:paraId="4BFAEFCB" w14:textId="77777777" w:rsidR="00151958" w:rsidRPr="003114D6" w:rsidRDefault="00151958" w:rsidP="00151958">
      <w:pPr>
        <w:ind w:firstLine="708"/>
        <w:rPr>
          <w:ins w:id="3978" w:author="Дмитрий Филимонов" w:date="2026-01-29T15:10:00Z"/>
          <w:lang w:val="en-US"/>
          <w:rPrChange w:id="3979" w:author="Дмитрий Филимонов" w:date="2026-01-29T15:12:00Z">
            <w:rPr>
              <w:ins w:id="3980" w:author="Дмитрий Филимонов" w:date="2026-01-29T15:10:00Z"/>
            </w:rPr>
          </w:rPrChange>
        </w:rPr>
      </w:pPr>
      <w:ins w:id="3981" w:author="Дмитрий Филимонов" w:date="2026-01-29T15:10:00Z">
        <w:r w:rsidRPr="003114D6">
          <w:rPr>
            <w:lang w:val="en-US"/>
            <w:rPrChange w:id="3982" w:author="Дмитрий Филимонов" w:date="2026-01-29T15:12:00Z">
              <w:rPr/>
            </w:rPrChange>
          </w:rPr>
          <w:t>BEGIN</w:t>
        </w:r>
      </w:ins>
    </w:p>
    <w:p w14:paraId="74CE1B0E" w14:textId="77777777" w:rsidR="00151958" w:rsidRPr="003114D6" w:rsidRDefault="00151958" w:rsidP="00151958">
      <w:pPr>
        <w:ind w:firstLine="708"/>
        <w:rPr>
          <w:ins w:id="3983" w:author="Дмитрий Филимонов" w:date="2026-01-29T15:10:00Z"/>
          <w:lang w:val="en-US"/>
          <w:rPrChange w:id="3984" w:author="Дмитрий Филимонов" w:date="2026-01-29T15:12:00Z">
            <w:rPr>
              <w:ins w:id="3985" w:author="Дмитрий Филимонов" w:date="2026-01-29T15:10:00Z"/>
            </w:rPr>
          </w:rPrChange>
        </w:rPr>
      </w:pPr>
      <w:ins w:id="3986" w:author="Дмитрий Филимонов" w:date="2026-01-29T15:10:00Z">
        <w:r w:rsidRPr="003114D6">
          <w:rPr>
            <w:lang w:val="en-US"/>
            <w:rPrChange w:id="3987" w:author="Дмитрий Филимонов" w:date="2026-01-29T15:12:00Z">
              <w:rPr/>
            </w:rPrChange>
          </w:rPr>
          <w:t xml:space="preserve">    INSERT INTO employees (</w:t>
        </w:r>
        <w:proofErr w:type="spellStart"/>
        <w:r w:rsidRPr="003114D6">
          <w:rPr>
            <w:lang w:val="en-US"/>
            <w:rPrChange w:id="3988" w:author="Дмитрий Филимонов" w:date="2026-01-29T15:12:00Z">
              <w:rPr/>
            </w:rPrChange>
          </w:rPr>
          <w:t>full_name</w:t>
        </w:r>
        <w:proofErr w:type="spellEnd"/>
        <w:r w:rsidRPr="003114D6">
          <w:rPr>
            <w:lang w:val="en-US"/>
            <w:rPrChange w:id="3989" w:author="Дмитрий Филимонов" w:date="2026-01-29T15:12:00Z">
              <w:rPr/>
            </w:rPrChange>
          </w:rPr>
          <w:t>, position, salary)</w:t>
        </w:r>
      </w:ins>
    </w:p>
    <w:p w14:paraId="21F0DFE6" w14:textId="77777777" w:rsidR="00151958" w:rsidRPr="003114D6" w:rsidRDefault="00151958" w:rsidP="00151958">
      <w:pPr>
        <w:ind w:firstLine="708"/>
        <w:rPr>
          <w:ins w:id="3990" w:author="Дмитрий Филимонов" w:date="2026-01-29T15:10:00Z"/>
          <w:lang w:val="en-US"/>
          <w:rPrChange w:id="3991" w:author="Дмитрий Филимонов" w:date="2026-01-29T15:12:00Z">
            <w:rPr>
              <w:ins w:id="3992" w:author="Дмитрий Филимонов" w:date="2026-01-29T15:10:00Z"/>
            </w:rPr>
          </w:rPrChange>
        </w:rPr>
      </w:pPr>
      <w:ins w:id="3993" w:author="Дмитрий Филимонов" w:date="2026-01-29T15:10:00Z">
        <w:r w:rsidRPr="003114D6">
          <w:rPr>
            <w:lang w:val="en-US"/>
            <w:rPrChange w:id="3994" w:author="Дмитрий Филимонов" w:date="2026-01-29T15:12:00Z">
              <w:rPr/>
            </w:rPrChange>
          </w:rPr>
          <w:t xml:space="preserve">    VALUES (</w:t>
        </w:r>
        <w:proofErr w:type="spellStart"/>
        <w:r w:rsidRPr="003114D6">
          <w:rPr>
            <w:lang w:val="en-US"/>
            <w:rPrChange w:id="3995" w:author="Дмитрий Филимонов" w:date="2026-01-29T15:12:00Z">
              <w:rPr/>
            </w:rPrChange>
          </w:rPr>
          <w:t>p_name</w:t>
        </w:r>
        <w:proofErr w:type="spellEnd"/>
        <w:r w:rsidRPr="003114D6">
          <w:rPr>
            <w:lang w:val="en-US"/>
            <w:rPrChange w:id="3996" w:author="Дмитрий Филимонов" w:date="2026-01-29T15:12:00Z">
              <w:rPr/>
            </w:rPrChange>
          </w:rPr>
          <w:t xml:space="preserve">, </w:t>
        </w:r>
        <w:proofErr w:type="spellStart"/>
        <w:r w:rsidRPr="003114D6">
          <w:rPr>
            <w:lang w:val="en-US"/>
            <w:rPrChange w:id="3997" w:author="Дмитрий Филимонов" w:date="2026-01-29T15:12:00Z">
              <w:rPr/>
            </w:rPrChange>
          </w:rPr>
          <w:t>p_position</w:t>
        </w:r>
        <w:proofErr w:type="spellEnd"/>
        <w:r w:rsidRPr="003114D6">
          <w:rPr>
            <w:lang w:val="en-US"/>
            <w:rPrChange w:id="3998" w:author="Дмитрий Филимонов" w:date="2026-01-29T15:12:00Z">
              <w:rPr/>
            </w:rPrChange>
          </w:rPr>
          <w:t xml:space="preserve">, </w:t>
        </w:r>
        <w:proofErr w:type="spellStart"/>
        <w:r w:rsidRPr="003114D6">
          <w:rPr>
            <w:lang w:val="en-US"/>
            <w:rPrChange w:id="3999" w:author="Дмитрий Филимонов" w:date="2026-01-29T15:12:00Z">
              <w:rPr/>
            </w:rPrChange>
          </w:rPr>
          <w:t>p_salary</w:t>
        </w:r>
        <w:proofErr w:type="spellEnd"/>
        <w:r w:rsidRPr="003114D6">
          <w:rPr>
            <w:lang w:val="en-US"/>
            <w:rPrChange w:id="4000" w:author="Дмитрий Филимонов" w:date="2026-01-29T15:12:00Z">
              <w:rPr/>
            </w:rPrChange>
          </w:rPr>
          <w:t>);</w:t>
        </w:r>
      </w:ins>
    </w:p>
    <w:p w14:paraId="30CA3F1E" w14:textId="77777777" w:rsidR="00151958" w:rsidRPr="003114D6" w:rsidRDefault="00151958" w:rsidP="00151958">
      <w:pPr>
        <w:ind w:firstLine="708"/>
        <w:rPr>
          <w:ins w:id="4001" w:author="Дмитрий Филимонов" w:date="2026-01-29T15:10:00Z"/>
          <w:lang w:val="en-US"/>
          <w:rPrChange w:id="4002" w:author="Дмитрий Филимонов" w:date="2026-01-29T15:12:00Z">
            <w:rPr>
              <w:ins w:id="4003" w:author="Дмитрий Филимонов" w:date="2026-01-29T15:10:00Z"/>
            </w:rPr>
          </w:rPrChange>
        </w:rPr>
      </w:pPr>
      <w:ins w:id="4004" w:author="Дмитрий Филимонов" w:date="2026-01-29T15:10:00Z">
        <w:r w:rsidRPr="003114D6">
          <w:rPr>
            <w:lang w:val="en-US"/>
            <w:rPrChange w:id="4005" w:author="Дмитрий Филимонов" w:date="2026-01-29T15:12:00Z">
              <w:rPr/>
            </w:rPrChange>
          </w:rPr>
          <w:t>END$$</w:t>
        </w:r>
      </w:ins>
    </w:p>
    <w:p w14:paraId="59E41D17" w14:textId="77777777" w:rsidR="00151958" w:rsidRPr="003114D6" w:rsidRDefault="00151958" w:rsidP="00151958">
      <w:pPr>
        <w:ind w:firstLine="708"/>
        <w:rPr>
          <w:ins w:id="4006" w:author="Дмитрий Филимонов" w:date="2026-01-29T15:10:00Z"/>
          <w:lang w:val="en-US"/>
          <w:rPrChange w:id="4007" w:author="Дмитрий Филимонов" w:date="2026-01-29T15:12:00Z">
            <w:rPr>
              <w:ins w:id="4008" w:author="Дмитрий Филимонов" w:date="2026-01-29T15:10:00Z"/>
            </w:rPr>
          </w:rPrChange>
        </w:rPr>
      </w:pPr>
    </w:p>
    <w:p w14:paraId="1F3CE83B" w14:textId="77777777" w:rsidR="00151958" w:rsidRPr="003114D6" w:rsidRDefault="00151958" w:rsidP="00151958">
      <w:pPr>
        <w:ind w:firstLine="708"/>
        <w:rPr>
          <w:ins w:id="4009" w:author="Дмитрий Филимонов" w:date="2026-01-29T15:10:00Z"/>
          <w:lang w:val="en-US"/>
          <w:rPrChange w:id="4010" w:author="Дмитрий Филимонов" w:date="2026-01-29T15:12:00Z">
            <w:rPr>
              <w:ins w:id="4011" w:author="Дмитрий Филимонов" w:date="2026-01-29T15:10:00Z"/>
            </w:rPr>
          </w:rPrChange>
        </w:rPr>
      </w:pPr>
      <w:proofErr w:type="gramStart"/>
      <w:ins w:id="4012" w:author="Дмитрий Филимонов" w:date="2026-01-29T15:10:00Z">
        <w:r w:rsidRPr="003114D6">
          <w:rPr>
            <w:lang w:val="en-US"/>
            <w:rPrChange w:id="4013" w:author="Дмитрий Филимонов" w:date="2026-01-29T15:12:00Z">
              <w:rPr/>
            </w:rPrChange>
          </w:rPr>
          <w:t>DELIMITER ;</w:t>
        </w:r>
        <w:proofErr w:type="gramEnd"/>
      </w:ins>
    </w:p>
    <w:p w14:paraId="7EA5CFFC" w14:textId="77777777" w:rsidR="00151958" w:rsidRPr="003114D6" w:rsidRDefault="00151958" w:rsidP="00151958">
      <w:pPr>
        <w:ind w:firstLine="708"/>
        <w:rPr>
          <w:ins w:id="4014" w:author="Дмитрий Филимонов" w:date="2026-01-29T15:10:00Z"/>
          <w:lang w:val="en-US"/>
          <w:rPrChange w:id="4015" w:author="Дмитрий Филимонов" w:date="2026-01-29T15:12:00Z">
            <w:rPr>
              <w:ins w:id="4016" w:author="Дмитрий Филимонов" w:date="2026-01-29T15:10:00Z"/>
            </w:rPr>
          </w:rPrChange>
        </w:rPr>
      </w:pPr>
    </w:p>
    <w:p w14:paraId="3A28EB5C" w14:textId="77777777" w:rsidR="00151958" w:rsidRPr="003114D6" w:rsidRDefault="00151958" w:rsidP="00151958">
      <w:pPr>
        <w:ind w:firstLine="708"/>
        <w:rPr>
          <w:ins w:id="4017" w:author="Дмитрий Филимонов" w:date="2026-01-29T15:10:00Z"/>
          <w:lang w:val="en-US"/>
          <w:rPrChange w:id="4018" w:author="Дмитрий Филимонов" w:date="2026-01-29T15:12:00Z">
            <w:rPr>
              <w:ins w:id="4019" w:author="Дмитрий Филимонов" w:date="2026-01-29T15:10:00Z"/>
            </w:rPr>
          </w:rPrChange>
        </w:rPr>
      </w:pPr>
      <w:ins w:id="4020" w:author="Дмитрий Филимонов" w:date="2026-01-29T15:10:00Z">
        <w:r w:rsidRPr="003114D6">
          <w:rPr>
            <w:lang w:val="en-US"/>
            <w:rPrChange w:id="4021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4EDA0927" w14:textId="77777777" w:rsidR="00151958" w:rsidRPr="003114D6" w:rsidRDefault="00151958" w:rsidP="00151958">
      <w:pPr>
        <w:ind w:firstLine="708"/>
        <w:rPr>
          <w:ins w:id="4022" w:author="Дмитрий Филимонов" w:date="2026-01-29T15:10:00Z"/>
          <w:lang w:val="en-US"/>
          <w:rPrChange w:id="4023" w:author="Дмитрий Филимонов" w:date="2026-01-29T15:12:00Z">
            <w:rPr>
              <w:ins w:id="4024" w:author="Дмитрий Филимонов" w:date="2026-01-29T15:10:00Z"/>
            </w:rPr>
          </w:rPrChange>
        </w:rPr>
      </w:pPr>
      <w:ins w:id="4025" w:author="Дмитрий Филимонов" w:date="2026-01-29T15:10:00Z">
        <w:r w:rsidRPr="003114D6">
          <w:rPr>
            <w:lang w:val="en-US"/>
            <w:rPrChange w:id="4026" w:author="Дмитрий Филимонов" w:date="2026-01-29T15:12:00Z">
              <w:rPr/>
            </w:rPrChange>
          </w:rPr>
          <w:t xml:space="preserve">-- procedure </w:t>
        </w:r>
        <w:proofErr w:type="spellStart"/>
        <w:r w:rsidRPr="003114D6">
          <w:rPr>
            <w:lang w:val="en-US"/>
            <w:rPrChange w:id="4027" w:author="Дмитрий Филимонов" w:date="2026-01-29T15:12:00Z">
              <w:rPr/>
            </w:rPrChange>
          </w:rPr>
          <w:t>assign_employee</w:t>
        </w:r>
        <w:proofErr w:type="spellEnd"/>
      </w:ins>
    </w:p>
    <w:p w14:paraId="1D9E0A1E" w14:textId="77777777" w:rsidR="00151958" w:rsidRPr="003114D6" w:rsidRDefault="00151958" w:rsidP="00151958">
      <w:pPr>
        <w:ind w:firstLine="708"/>
        <w:rPr>
          <w:ins w:id="4028" w:author="Дмитрий Филимонов" w:date="2026-01-29T15:10:00Z"/>
          <w:lang w:val="en-US"/>
          <w:rPrChange w:id="4029" w:author="Дмитрий Филимонов" w:date="2026-01-29T15:12:00Z">
            <w:rPr>
              <w:ins w:id="4030" w:author="Дмитрий Филимонов" w:date="2026-01-29T15:10:00Z"/>
            </w:rPr>
          </w:rPrChange>
        </w:rPr>
      </w:pPr>
      <w:ins w:id="4031" w:author="Дмитрий Филимонов" w:date="2026-01-29T15:10:00Z">
        <w:r w:rsidRPr="003114D6">
          <w:rPr>
            <w:lang w:val="en-US"/>
            <w:rPrChange w:id="4032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52F6D86B" w14:textId="77777777" w:rsidR="00151958" w:rsidRPr="003114D6" w:rsidRDefault="00151958" w:rsidP="00151958">
      <w:pPr>
        <w:ind w:firstLine="708"/>
        <w:rPr>
          <w:ins w:id="4033" w:author="Дмитрий Филимонов" w:date="2026-01-29T15:10:00Z"/>
          <w:lang w:val="en-US"/>
          <w:rPrChange w:id="4034" w:author="Дмитрий Филимонов" w:date="2026-01-29T15:12:00Z">
            <w:rPr>
              <w:ins w:id="4035" w:author="Дмитрий Филимонов" w:date="2026-01-29T15:10:00Z"/>
            </w:rPr>
          </w:rPrChange>
        </w:rPr>
      </w:pPr>
    </w:p>
    <w:p w14:paraId="62D97190" w14:textId="77777777" w:rsidR="00151958" w:rsidRPr="003114D6" w:rsidRDefault="00151958" w:rsidP="00151958">
      <w:pPr>
        <w:ind w:firstLine="708"/>
        <w:rPr>
          <w:ins w:id="4036" w:author="Дмитрий Филимонов" w:date="2026-01-29T15:10:00Z"/>
          <w:lang w:val="en-US"/>
          <w:rPrChange w:id="4037" w:author="Дмитрий Филимонов" w:date="2026-01-29T15:12:00Z">
            <w:rPr>
              <w:ins w:id="4038" w:author="Дмитрий Филимонов" w:date="2026-01-29T15:10:00Z"/>
            </w:rPr>
          </w:rPrChange>
        </w:rPr>
      </w:pPr>
      <w:ins w:id="4039" w:author="Дмитрий Филимонов" w:date="2026-01-29T15:10:00Z">
        <w:r w:rsidRPr="003114D6">
          <w:rPr>
            <w:lang w:val="en-US"/>
            <w:rPrChange w:id="4040" w:author="Дмитрий Филимонов" w:date="2026-01-29T15:12:00Z">
              <w:rPr/>
            </w:rPrChange>
          </w:rPr>
          <w:t>USE `</w:t>
        </w:r>
        <w:proofErr w:type="spellStart"/>
        <w:r w:rsidRPr="003114D6">
          <w:rPr>
            <w:lang w:val="en-US"/>
            <w:rPrChange w:id="4041" w:author="Дмитрий Филимонов" w:date="2026-01-29T15:12:00Z">
              <w:rPr/>
            </w:rPrChange>
          </w:rPr>
          <w:t>event_agency</w:t>
        </w:r>
        <w:proofErr w:type="spellEnd"/>
        <w:r w:rsidRPr="003114D6">
          <w:rPr>
            <w:lang w:val="en-US"/>
            <w:rPrChange w:id="4042" w:author="Дмитрий Филимонов" w:date="2026-01-29T15:12:00Z">
              <w:rPr/>
            </w:rPrChange>
          </w:rPr>
          <w:t>`;</w:t>
        </w:r>
      </w:ins>
    </w:p>
    <w:p w14:paraId="4AE68258" w14:textId="77777777" w:rsidR="00151958" w:rsidRPr="003114D6" w:rsidRDefault="00151958" w:rsidP="00151958">
      <w:pPr>
        <w:ind w:firstLine="708"/>
        <w:rPr>
          <w:ins w:id="4043" w:author="Дмитрий Филимонов" w:date="2026-01-29T15:10:00Z"/>
          <w:lang w:val="en-US"/>
          <w:rPrChange w:id="4044" w:author="Дмитрий Филимонов" w:date="2026-01-29T15:12:00Z">
            <w:rPr>
              <w:ins w:id="4045" w:author="Дмитрий Филимонов" w:date="2026-01-29T15:10:00Z"/>
            </w:rPr>
          </w:rPrChange>
        </w:rPr>
      </w:pPr>
      <w:ins w:id="4046" w:author="Дмитрий Филимонов" w:date="2026-01-29T15:10:00Z">
        <w:r w:rsidRPr="003114D6">
          <w:rPr>
            <w:lang w:val="en-US"/>
            <w:rPrChange w:id="4047" w:author="Дмитрий Филимонов" w:date="2026-01-29T15:12:00Z">
              <w:rPr/>
            </w:rPrChange>
          </w:rPr>
          <w:t>DROP procedure IF EXISTS `event_agency</w:t>
        </w:r>
        <w:proofErr w:type="gramStart"/>
        <w:r w:rsidRPr="003114D6">
          <w:rPr>
            <w:lang w:val="en-US"/>
            <w:rPrChange w:id="4048" w:author="Дмитрий Филимонов" w:date="2026-01-29T15:12:00Z">
              <w:rPr/>
            </w:rPrChange>
          </w:rPr>
          <w:t>`.`</w:t>
        </w:r>
        <w:proofErr w:type="spellStart"/>
        <w:proofErr w:type="gramEnd"/>
        <w:r w:rsidRPr="003114D6">
          <w:rPr>
            <w:lang w:val="en-US"/>
            <w:rPrChange w:id="4049" w:author="Дмитрий Филимонов" w:date="2026-01-29T15:12:00Z">
              <w:rPr/>
            </w:rPrChange>
          </w:rPr>
          <w:t>assign_employee</w:t>
        </w:r>
        <w:proofErr w:type="spellEnd"/>
        <w:r w:rsidRPr="003114D6">
          <w:rPr>
            <w:lang w:val="en-US"/>
            <w:rPrChange w:id="4050" w:author="Дмитрий Филимонов" w:date="2026-01-29T15:12:00Z">
              <w:rPr/>
            </w:rPrChange>
          </w:rPr>
          <w:t>`;</w:t>
        </w:r>
      </w:ins>
    </w:p>
    <w:p w14:paraId="08234C6E" w14:textId="77777777" w:rsidR="00151958" w:rsidRPr="003114D6" w:rsidRDefault="00151958" w:rsidP="00151958">
      <w:pPr>
        <w:ind w:firstLine="708"/>
        <w:rPr>
          <w:ins w:id="4051" w:author="Дмитрий Филимонов" w:date="2026-01-29T15:10:00Z"/>
          <w:lang w:val="en-US"/>
          <w:rPrChange w:id="4052" w:author="Дмитрий Филимонов" w:date="2026-01-29T15:12:00Z">
            <w:rPr>
              <w:ins w:id="4053" w:author="Дмитрий Филимонов" w:date="2026-01-29T15:10:00Z"/>
            </w:rPr>
          </w:rPrChange>
        </w:rPr>
      </w:pPr>
    </w:p>
    <w:p w14:paraId="4D37BF00" w14:textId="77777777" w:rsidR="00151958" w:rsidRPr="003114D6" w:rsidRDefault="00151958" w:rsidP="00151958">
      <w:pPr>
        <w:ind w:firstLine="708"/>
        <w:rPr>
          <w:ins w:id="4054" w:author="Дмитрий Филимонов" w:date="2026-01-29T15:10:00Z"/>
          <w:lang w:val="en-US"/>
          <w:rPrChange w:id="4055" w:author="Дмитрий Филимонов" w:date="2026-01-29T15:12:00Z">
            <w:rPr>
              <w:ins w:id="4056" w:author="Дмитрий Филимонов" w:date="2026-01-29T15:10:00Z"/>
            </w:rPr>
          </w:rPrChange>
        </w:rPr>
      </w:pPr>
      <w:ins w:id="4057" w:author="Дмитрий Филимонов" w:date="2026-01-29T15:10:00Z">
        <w:r w:rsidRPr="003114D6">
          <w:rPr>
            <w:lang w:val="en-US"/>
            <w:rPrChange w:id="4058" w:author="Дмитрий Филимонов" w:date="2026-01-29T15:12:00Z">
              <w:rPr/>
            </w:rPrChange>
          </w:rPr>
          <w:t>DELIMITER $$</w:t>
        </w:r>
      </w:ins>
    </w:p>
    <w:p w14:paraId="6EA72ED3" w14:textId="77777777" w:rsidR="00151958" w:rsidRPr="003114D6" w:rsidRDefault="00151958" w:rsidP="00151958">
      <w:pPr>
        <w:ind w:firstLine="708"/>
        <w:rPr>
          <w:ins w:id="4059" w:author="Дмитрий Филимонов" w:date="2026-01-29T15:10:00Z"/>
          <w:lang w:val="en-US"/>
          <w:rPrChange w:id="4060" w:author="Дмитрий Филимонов" w:date="2026-01-29T15:12:00Z">
            <w:rPr>
              <w:ins w:id="4061" w:author="Дмитрий Филимонов" w:date="2026-01-29T15:10:00Z"/>
            </w:rPr>
          </w:rPrChange>
        </w:rPr>
      </w:pPr>
      <w:ins w:id="4062" w:author="Дмитрий Филимонов" w:date="2026-01-29T15:10:00Z">
        <w:r w:rsidRPr="003114D6">
          <w:rPr>
            <w:lang w:val="en-US"/>
            <w:rPrChange w:id="4063" w:author="Дмитрий Филимонов" w:date="2026-01-29T15:12:00Z">
              <w:rPr/>
            </w:rPrChange>
          </w:rPr>
          <w:t>USE `</w:t>
        </w:r>
        <w:proofErr w:type="spellStart"/>
        <w:r w:rsidRPr="003114D6">
          <w:rPr>
            <w:lang w:val="en-US"/>
            <w:rPrChange w:id="4064" w:author="Дмитрий Филимонов" w:date="2026-01-29T15:12:00Z">
              <w:rPr/>
            </w:rPrChange>
          </w:rPr>
          <w:t>event_agency</w:t>
        </w:r>
        <w:proofErr w:type="spellEnd"/>
        <w:r w:rsidRPr="003114D6">
          <w:rPr>
            <w:lang w:val="en-US"/>
            <w:rPrChange w:id="4065" w:author="Дмитрий Филимонов" w:date="2026-01-29T15:12:00Z">
              <w:rPr/>
            </w:rPrChange>
          </w:rPr>
          <w:t>`$$</w:t>
        </w:r>
      </w:ins>
    </w:p>
    <w:p w14:paraId="1EBC4DF7" w14:textId="77777777" w:rsidR="00151958" w:rsidRPr="003114D6" w:rsidRDefault="00151958" w:rsidP="00151958">
      <w:pPr>
        <w:ind w:firstLine="708"/>
        <w:rPr>
          <w:ins w:id="4066" w:author="Дмитрий Филимонов" w:date="2026-01-29T15:10:00Z"/>
          <w:lang w:val="en-US"/>
          <w:rPrChange w:id="4067" w:author="Дмитрий Филимонов" w:date="2026-01-29T15:12:00Z">
            <w:rPr>
              <w:ins w:id="4068" w:author="Дмитрий Филимонов" w:date="2026-01-29T15:10:00Z"/>
            </w:rPr>
          </w:rPrChange>
        </w:rPr>
      </w:pPr>
      <w:ins w:id="4069" w:author="Дмитрий Филимонов" w:date="2026-01-29T15:10:00Z">
        <w:r w:rsidRPr="003114D6">
          <w:rPr>
            <w:lang w:val="en-US"/>
            <w:rPrChange w:id="4070" w:author="Дмитрий Филимонов" w:date="2026-01-29T15:12:00Z">
              <w:rPr/>
            </w:rPrChange>
          </w:rPr>
          <w:t>CREATE PROCEDURE `</w:t>
        </w:r>
        <w:proofErr w:type="spellStart"/>
        <w:r w:rsidRPr="003114D6">
          <w:rPr>
            <w:lang w:val="en-US"/>
            <w:rPrChange w:id="4071" w:author="Дмитрий Филимонов" w:date="2026-01-29T15:12:00Z">
              <w:rPr/>
            </w:rPrChange>
          </w:rPr>
          <w:t>assign_employee</w:t>
        </w:r>
        <w:proofErr w:type="spellEnd"/>
        <w:r w:rsidRPr="003114D6">
          <w:rPr>
            <w:lang w:val="en-US"/>
            <w:rPrChange w:id="4072" w:author="Дмитрий Филимонов" w:date="2026-01-29T15:12:00Z">
              <w:rPr/>
            </w:rPrChange>
          </w:rPr>
          <w:t>` (</w:t>
        </w:r>
      </w:ins>
    </w:p>
    <w:p w14:paraId="3907B334" w14:textId="77777777" w:rsidR="00151958" w:rsidRPr="003114D6" w:rsidRDefault="00151958" w:rsidP="00151958">
      <w:pPr>
        <w:ind w:firstLine="708"/>
        <w:rPr>
          <w:ins w:id="4073" w:author="Дмитрий Филимонов" w:date="2026-01-29T15:10:00Z"/>
          <w:lang w:val="en-US"/>
          <w:rPrChange w:id="4074" w:author="Дмитрий Филимонов" w:date="2026-01-29T15:12:00Z">
            <w:rPr>
              <w:ins w:id="4075" w:author="Дмитрий Филимонов" w:date="2026-01-29T15:10:00Z"/>
            </w:rPr>
          </w:rPrChange>
        </w:rPr>
      </w:pPr>
      <w:ins w:id="4076" w:author="Дмитрий Филимонов" w:date="2026-01-29T15:10:00Z">
        <w:r w:rsidRPr="003114D6">
          <w:rPr>
            <w:lang w:val="en-US"/>
            <w:rPrChange w:id="4077" w:author="Дмитрий Филимонов" w:date="2026-01-29T15:12:00Z">
              <w:rPr/>
            </w:rPrChange>
          </w:rPr>
          <w:t xml:space="preserve">    IN </w:t>
        </w:r>
        <w:proofErr w:type="spellStart"/>
        <w:r w:rsidRPr="003114D6">
          <w:rPr>
            <w:lang w:val="en-US"/>
            <w:rPrChange w:id="4078" w:author="Дмитрий Филимонов" w:date="2026-01-29T15:12:00Z">
              <w:rPr/>
            </w:rPrChange>
          </w:rPr>
          <w:t>p_event_id</w:t>
        </w:r>
        <w:proofErr w:type="spellEnd"/>
        <w:r w:rsidRPr="003114D6">
          <w:rPr>
            <w:lang w:val="en-US"/>
            <w:rPrChange w:id="4079" w:author="Дмитрий Филимонов" w:date="2026-01-29T15:12:00Z">
              <w:rPr/>
            </w:rPrChange>
          </w:rPr>
          <w:t xml:space="preserve"> INT,</w:t>
        </w:r>
      </w:ins>
    </w:p>
    <w:p w14:paraId="7772ADC0" w14:textId="77777777" w:rsidR="00151958" w:rsidRPr="003114D6" w:rsidRDefault="00151958" w:rsidP="00151958">
      <w:pPr>
        <w:ind w:firstLine="708"/>
        <w:rPr>
          <w:ins w:id="4080" w:author="Дмитрий Филимонов" w:date="2026-01-29T15:10:00Z"/>
          <w:lang w:val="en-US"/>
          <w:rPrChange w:id="4081" w:author="Дмитрий Филимонов" w:date="2026-01-29T15:12:00Z">
            <w:rPr>
              <w:ins w:id="4082" w:author="Дмитрий Филимонов" w:date="2026-01-29T15:10:00Z"/>
            </w:rPr>
          </w:rPrChange>
        </w:rPr>
      </w:pPr>
      <w:ins w:id="4083" w:author="Дмитрий Филимонов" w:date="2026-01-29T15:10:00Z">
        <w:r w:rsidRPr="003114D6">
          <w:rPr>
            <w:lang w:val="en-US"/>
            <w:rPrChange w:id="4084" w:author="Дмитрий Филимонов" w:date="2026-01-29T15:12:00Z">
              <w:rPr/>
            </w:rPrChange>
          </w:rPr>
          <w:t xml:space="preserve">    IN </w:t>
        </w:r>
        <w:proofErr w:type="spellStart"/>
        <w:r w:rsidRPr="003114D6">
          <w:rPr>
            <w:lang w:val="en-US"/>
            <w:rPrChange w:id="4085" w:author="Дмитрий Филимонов" w:date="2026-01-29T15:12:00Z">
              <w:rPr/>
            </w:rPrChange>
          </w:rPr>
          <w:t>p_employee_id</w:t>
        </w:r>
        <w:proofErr w:type="spellEnd"/>
        <w:r w:rsidRPr="003114D6">
          <w:rPr>
            <w:lang w:val="en-US"/>
            <w:rPrChange w:id="4086" w:author="Дмитрий Филимонов" w:date="2026-01-29T15:12:00Z">
              <w:rPr/>
            </w:rPrChange>
          </w:rPr>
          <w:t xml:space="preserve"> INT,</w:t>
        </w:r>
      </w:ins>
    </w:p>
    <w:p w14:paraId="0580931E" w14:textId="77777777" w:rsidR="00151958" w:rsidRPr="003114D6" w:rsidRDefault="00151958" w:rsidP="00151958">
      <w:pPr>
        <w:ind w:firstLine="708"/>
        <w:rPr>
          <w:ins w:id="4087" w:author="Дмитрий Филимонов" w:date="2026-01-29T15:10:00Z"/>
          <w:lang w:val="en-US"/>
          <w:rPrChange w:id="4088" w:author="Дмитрий Филимонов" w:date="2026-01-29T15:12:00Z">
            <w:rPr>
              <w:ins w:id="4089" w:author="Дмитрий Филимонов" w:date="2026-01-29T15:10:00Z"/>
            </w:rPr>
          </w:rPrChange>
        </w:rPr>
      </w:pPr>
      <w:ins w:id="4090" w:author="Дмитрий Филимонов" w:date="2026-01-29T15:10:00Z">
        <w:r w:rsidRPr="003114D6">
          <w:rPr>
            <w:lang w:val="en-US"/>
            <w:rPrChange w:id="4091" w:author="Дмитрий Филимонов" w:date="2026-01-29T15:12:00Z">
              <w:rPr/>
            </w:rPrChange>
          </w:rPr>
          <w:t xml:space="preserve">    IN </w:t>
        </w:r>
        <w:proofErr w:type="spellStart"/>
        <w:r w:rsidRPr="003114D6">
          <w:rPr>
            <w:lang w:val="en-US"/>
            <w:rPrChange w:id="4092" w:author="Дмитрий Филимонов" w:date="2026-01-29T15:12:00Z">
              <w:rPr/>
            </w:rPrChange>
          </w:rPr>
          <w:t>p_role</w:t>
        </w:r>
        <w:proofErr w:type="spellEnd"/>
        <w:r w:rsidRPr="003114D6">
          <w:rPr>
            <w:lang w:val="en-US"/>
            <w:rPrChange w:id="4093" w:author="Дмитрий Филимонов" w:date="2026-01-29T15:12:00Z">
              <w:rPr/>
            </w:rPrChange>
          </w:rPr>
          <w:t xml:space="preserve"> </w:t>
        </w:r>
        <w:proofErr w:type="gramStart"/>
        <w:r w:rsidRPr="003114D6">
          <w:rPr>
            <w:lang w:val="en-US"/>
            <w:rPrChange w:id="4094" w:author="Дмитрий Филимонов" w:date="2026-01-29T15:12:00Z">
              <w:rPr/>
            </w:rPrChange>
          </w:rPr>
          <w:t>VARCHAR(</w:t>
        </w:r>
        <w:proofErr w:type="gramEnd"/>
        <w:r w:rsidRPr="003114D6">
          <w:rPr>
            <w:lang w:val="en-US"/>
            <w:rPrChange w:id="4095" w:author="Дмитрий Филимонов" w:date="2026-01-29T15:12:00Z">
              <w:rPr/>
            </w:rPrChange>
          </w:rPr>
          <w:t>100)</w:t>
        </w:r>
      </w:ins>
    </w:p>
    <w:p w14:paraId="30989CD2" w14:textId="77777777" w:rsidR="00151958" w:rsidRPr="003114D6" w:rsidRDefault="00151958" w:rsidP="00151958">
      <w:pPr>
        <w:ind w:firstLine="708"/>
        <w:rPr>
          <w:ins w:id="4096" w:author="Дмитрий Филимонов" w:date="2026-01-29T15:10:00Z"/>
          <w:lang w:val="en-US"/>
          <w:rPrChange w:id="4097" w:author="Дмитрий Филимонов" w:date="2026-01-29T15:12:00Z">
            <w:rPr>
              <w:ins w:id="4098" w:author="Дмитрий Филимонов" w:date="2026-01-29T15:10:00Z"/>
            </w:rPr>
          </w:rPrChange>
        </w:rPr>
      </w:pPr>
      <w:ins w:id="4099" w:author="Дмитрий Филимонов" w:date="2026-01-29T15:10:00Z">
        <w:r w:rsidRPr="003114D6">
          <w:rPr>
            <w:lang w:val="en-US"/>
            <w:rPrChange w:id="4100" w:author="Дмитрий Филимонов" w:date="2026-01-29T15:12:00Z">
              <w:rPr/>
            </w:rPrChange>
          </w:rPr>
          <w:t>)</w:t>
        </w:r>
      </w:ins>
    </w:p>
    <w:p w14:paraId="69C50398" w14:textId="77777777" w:rsidR="00151958" w:rsidRPr="003114D6" w:rsidRDefault="00151958" w:rsidP="00151958">
      <w:pPr>
        <w:ind w:firstLine="708"/>
        <w:rPr>
          <w:ins w:id="4101" w:author="Дмитрий Филимонов" w:date="2026-01-29T15:10:00Z"/>
          <w:lang w:val="en-US"/>
          <w:rPrChange w:id="4102" w:author="Дмитрий Филимонов" w:date="2026-01-29T15:12:00Z">
            <w:rPr>
              <w:ins w:id="4103" w:author="Дмитрий Филимонов" w:date="2026-01-29T15:10:00Z"/>
            </w:rPr>
          </w:rPrChange>
        </w:rPr>
      </w:pPr>
      <w:ins w:id="4104" w:author="Дмитрий Филимонов" w:date="2026-01-29T15:10:00Z">
        <w:r w:rsidRPr="003114D6">
          <w:rPr>
            <w:lang w:val="en-US"/>
            <w:rPrChange w:id="4105" w:author="Дмитрий Филимонов" w:date="2026-01-29T15:12:00Z">
              <w:rPr/>
            </w:rPrChange>
          </w:rPr>
          <w:t>BEGIN</w:t>
        </w:r>
      </w:ins>
    </w:p>
    <w:p w14:paraId="4627E038" w14:textId="77777777" w:rsidR="00151958" w:rsidRPr="003114D6" w:rsidRDefault="00151958" w:rsidP="00151958">
      <w:pPr>
        <w:ind w:firstLine="708"/>
        <w:rPr>
          <w:ins w:id="4106" w:author="Дмитрий Филимонов" w:date="2026-01-29T15:10:00Z"/>
          <w:lang w:val="en-US"/>
          <w:rPrChange w:id="4107" w:author="Дмитрий Филимонов" w:date="2026-01-29T15:12:00Z">
            <w:rPr>
              <w:ins w:id="4108" w:author="Дмитрий Филимонов" w:date="2026-01-29T15:10:00Z"/>
            </w:rPr>
          </w:rPrChange>
        </w:rPr>
      </w:pPr>
      <w:ins w:id="4109" w:author="Дмитрий Филимонов" w:date="2026-01-29T15:10:00Z">
        <w:r w:rsidRPr="003114D6">
          <w:rPr>
            <w:lang w:val="en-US"/>
            <w:rPrChange w:id="4110" w:author="Дмитрий Филимонов" w:date="2026-01-29T15:12:00Z">
              <w:rPr/>
            </w:rPrChange>
          </w:rPr>
          <w:t xml:space="preserve">    INSERT INTO </w:t>
        </w:r>
        <w:proofErr w:type="spellStart"/>
        <w:r w:rsidRPr="003114D6">
          <w:rPr>
            <w:lang w:val="en-US"/>
            <w:rPrChange w:id="4111" w:author="Дмитрий Филимонов" w:date="2026-01-29T15:12:00Z">
              <w:rPr/>
            </w:rPrChange>
          </w:rPr>
          <w:t>event_staff</w:t>
        </w:r>
        <w:proofErr w:type="spellEnd"/>
        <w:r w:rsidRPr="003114D6">
          <w:rPr>
            <w:lang w:val="en-US"/>
            <w:rPrChange w:id="4112" w:author="Дмитрий Филимонов" w:date="2026-01-29T15:12:00Z">
              <w:rPr/>
            </w:rPrChange>
          </w:rPr>
          <w:t xml:space="preserve"> (</w:t>
        </w:r>
        <w:proofErr w:type="spellStart"/>
        <w:r w:rsidRPr="003114D6">
          <w:rPr>
            <w:lang w:val="en-US"/>
            <w:rPrChange w:id="4113" w:author="Дмитрий Филимонов" w:date="2026-01-29T15:12:00Z">
              <w:rPr/>
            </w:rPrChange>
          </w:rPr>
          <w:t>event_id</w:t>
        </w:r>
        <w:proofErr w:type="spellEnd"/>
        <w:r w:rsidRPr="003114D6">
          <w:rPr>
            <w:lang w:val="en-US"/>
            <w:rPrChange w:id="4114" w:author="Дмитрий Филимонов" w:date="2026-01-29T15:12:00Z">
              <w:rPr/>
            </w:rPrChange>
          </w:rPr>
          <w:t xml:space="preserve">, </w:t>
        </w:r>
        <w:proofErr w:type="spellStart"/>
        <w:r w:rsidRPr="003114D6">
          <w:rPr>
            <w:lang w:val="en-US"/>
            <w:rPrChange w:id="4115" w:author="Дмитрий Филимонов" w:date="2026-01-29T15:12:00Z">
              <w:rPr/>
            </w:rPrChange>
          </w:rPr>
          <w:t>employee_id</w:t>
        </w:r>
        <w:proofErr w:type="spellEnd"/>
        <w:r w:rsidRPr="003114D6">
          <w:rPr>
            <w:lang w:val="en-US"/>
            <w:rPrChange w:id="4116" w:author="Дмитрий Филимонов" w:date="2026-01-29T15:12:00Z">
              <w:rPr/>
            </w:rPrChange>
          </w:rPr>
          <w:t xml:space="preserve">, </w:t>
        </w:r>
        <w:proofErr w:type="spellStart"/>
        <w:r w:rsidRPr="003114D6">
          <w:rPr>
            <w:lang w:val="en-US"/>
            <w:rPrChange w:id="4117" w:author="Дмитрий Филимонов" w:date="2026-01-29T15:12:00Z">
              <w:rPr/>
            </w:rPrChange>
          </w:rPr>
          <w:t>role_description</w:t>
        </w:r>
        <w:proofErr w:type="spellEnd"/>
        <w:r w:rsidRPr="003114D6">
          <w:rPr>
            <w:lang w:val="en-US"/>
            <w:rPrChange w:id="4118" w:author="Дмитрий Филимонов" w:date="2026-01-29T15:12:00Z">
              <w:rPr/>
            </w:rPrChange>
          </w:rPr>
          <w:t>)</w:t>
        </w:r>
      </w:ins>
    </w:p>
    <w:p w14:paraId="02D1A3CE" w14:textId="77777777" w:rsidR="00151958" w:rsidRPr="003114D6" w:rsidRDefault="00151958" w:rsidP="00151958">
      <w:pPr>
        <w:ind w:firstLine="708"/>
        <w:rPr>
          <w:ins w:id="4119" w:author="Дмитрий Филимонов" w:date="2026-01-29T15:10:00Z"/>
          <w:lang w:val="en-US"/>
          <w:rPrChange w:id="4120" w:author="Дмитрий Филимонов" w:date="2026-01-29T15:12:00Z">
            <w:rPr>
              <w:ins w:id="4121" w:author="Дмитрий Филимонов" w:date="2026-01-29T15:10:00Z"/>
            </w:rPr>
          </w:rPrChange>
        </w:rPr>
      </w:pPr>
      <w:ins w:id="4122" w:author="Дмитрий Филимонов" w:date="2026-01-29T15:10:00Z">
        <w:r w:rsidRPr="003114D6">
          <w:rPr>
            <w:lang w:val="en-US"/>
            <w:rPrChange w:id="4123" w:author="Дмитрий Филимонов" w:date="2026-01-29T15:12:00Z">
              <w:rPr/>
            </w:rPrChange>
          </w:rPr>
          <w:t xml:space="preserve">    VALUES (</w:t>
        </w:r>
        <w:proofErr w:type="spellStart"/>
        <w:r w:rsidRPr="003114D6">
          <w:rPr>
            <w:lang w:val="en-US"/>
            <w:rPrChange w:id="4124" w:author="Дмитрий Филимонов" w:date="2026-01-29T15:12:00Z">
              <w:rPr/>
            </w:rPrChange>
          </w:rPr>
          <w:t>p_event_id</w:t>
        </w:r>
        <w:proofErr w:type="spellEnd"/>
        <w:r w:rsidRPr="003114D6">
          <w:rPr>
            <w:lang w:val="en-US"/>
            <w:rPrChange w:id="4125" w:author="Дмитрий Филимонов" w:date="2026-01-29T15:12:00Z">
              <w:rPr/>
            </w:rPrChange>
          </w:rPr>
          <w:t xml:space="preserve">, </w:t>
        </w:r>
        <w:proofErr w:type="spellStart"/>
        <w:r w:rsidRPr="003114D6">
          <w:rPr>
            <w:lang w:val="en-US"/>
            <w:rPrChange w:id="4126" w:author="Дмитрий Филимонов" w:date="2026-01-29T15:12:00Z">
              <w:rPr/>
            </w:rPrChange>
          </w:rPr>
          <w:t>p_employee_id</w:t>
        </w:r>
        <w:proofErr w:type="spellEnd"/>
        <w:r w:rsidRPr="003114D6">
          <w:rPr>
            <w:lang w:val="en-US"/>
            <w:rPrChange w:id="4127" w:author="Дмитрий Филимонов" w:date="2026-01-29T15:12:00Z">
              <w:rPr/>
            </w:rPrChange>
          </w:rPr>
          <w:t xml:space="preserve">, </w:t>
        </w:r>
        <w:proofErr w:type="spellStart"/>
        <w:r w:rsidRPr="003114D6">
          <w:rPr>
            <w:lang w:val="en-US"/>
            <w:rPrChange w:id="4128" w:author="Дмитрий Филимонов" w:date="2026-01-29T15:12:00Z">
              <w:rPr/>
            </w:rPrChange>
          </w:rPr>
          <w:t>p_role</w:t>
        </w:r>
        <w:proofErr w:type="spellEnd"/>
        <w:r w:rsidRPr="003114D6">
          <w:rPr>
            <w:lang w:val="en-US"/>
            <w:rPrChange w:id="4129" w:author="Дмитрий Филимонов" w:date="2026-01-29T15:12:00Z">
              <w:rPr/>
            </w:rPrChange>
          </w:rPr>
          <w:t>);</w:t>
        </w:r>
      </w:ins>
    </w:p>
    <w:p w14:paraId="3F85D90C" w14:textId="77777777" w:rsidR="00151958" w:rsidRPr="003114D6" w:rsidRDefault="00151958" w:rsidP="00151958">
      <w:pPr>
        <w:ind w:firstLine="708"/>
        <w:rPr>
          <w:ins w:id="4130" w:author="Дмитрий Филимонов" w:date="2026-01-29T15:10:00Z"/>
          <w:lang w:val="en-US"/>
          <w:rPrChange w:id="4131" w:author="Дмитрий Филимонов" w:date="2026-01-29T15:12:00Z">
            <w:rPr>
              <w:ins w:id="4132" w:author="Дмитрий Филимонов" w:date="2026-01-29T15:10:00Z"/>
            </w:rPr>
          </w:rPrChange>
        </w:rPr>
      </w:pPr>
      <w:ins w:id="4133" w:author="Дмитрий Филимонов" w:date="2026-01-29T15:10:00Z">
        <w:r w:rsidRPr="003114D6">
          <w:rPr>
            <w:lang w:val="en-US"/>
            <w:rPrChange w:id="4134" w:author="Дмитрий Филимонов" w:date="2026-01-29T15:12:00Z">
              <w:rPr/>
            </w:rPrChange>
          </w:rPr>
          <w:t>END$$</w:t>
        </w:r>
      </w:ins>
    </w:p>
    <w:p w14:paraId="0CE47895" w14:textId="77777777" w:rsidR="00151958" w:rsidRPr="003114D6" w:rsidRDefault="00151958" w:rsidP="00151958">
      <w:pPr>
        <w:ind w:firstLine="708"/>
        <w:rPr>
          <w:ins w:id="4135" w:author="Дмитрий Филимонов" w:date="2026-01-29T15:10:00Z"/>
          <w:lang w:val="en-US"/>
          <w:rPrChange w:id="4136" w:author="Дмитрий Филимонов" w:date="2026-01-29T15:12:00Z">
            <w:rPr>
              <w:ins w:id="4137" w:author="Дмитрий Филимонов" w:date="2026-01-29T15:10:00Z"/>
            </w:rPr>
          </w:rPrChange>
        </w:rPr>
      </w:pPr>
    </w:p>
    <w:p w14:paraId="33F2A0BB" w14:textId="77777777" w:rsidR="00151958" w:rsidRPr="003114D6" w:rsidRDefault="00151958" w:rsidP="00151958">
      <w:pPr>
        <w:ind w:firstLine="708"/>
        <w:rPr>
          <w:ins w:id="4138" w:author="Дмитрий Филимонов" w:date="2026-01-29T15:10:00Z"/>
          <w:lang w:val="en-US"/>
          <w:rPrChange w:id="4139" w:author="Дмитрий Филимонов" w:date="2026-01-29T15:12:00Z">
            <w:rPr>
              <w:ins w:id="4140" w:author="Дмитрий Филимонов" w:date="2026-01-29T15:10:00Z"/>
            </w:rPr>
          </w:rPrChange>
        </w:rPr>
      </w:pPr>
      <w:proofErr w:type="gramStart"/>
      <w:ins w:id="4141" w:author="Дмитрий Филимонов" w:date="2026-01-29T15:10:00Z">
        <w:r w:rsidRPr="003114D6">
          <w:rPr>
            <w:lang w:val="en-US"/>
            <w:rPrChange w:id="4142" w:author="Дмитрий Филимонов" w:date="2026-01-29T15:12:00Z">
              <w:rPr/>
            </w:rPrChange>
          </w:rPr>
          <w:t>DELIMITER ;</w:t>
        </w:r>
        <w:proofErr w:type="gramEnd"/>
      </w:ins>
    </w:p>
    <w:p w14:paraId="7E0CED09" w14:textId="77777777" w:rsidR="00151958" w:rsidRPr="003114D6" w:rsidRDefault="00151958" w:rsidP="00151958">
      <w:pPr>
        <w:ind w:firstLine="708"/>
        <w:rPr>
          <w:ins w:id="4143" w:author="Дмитрий Филимонов" w:date="2026-01-29T15:10:00Z"/>
          <w:lang w:val="en-US"/>
          <w:rPrChange w:id="4144" w:author="Дмитрий Филимонов" w:date="2026-01-29T15:12:00Z">
            <w:rPr>
              <w:ins w:id="4145" w:author="Дмитрий Филимонов" w:date="2026-01-29T15:10:00Z"/>
            </w:rPr>
          </w:rPrChange>
        </w:rPr>
      </w:pPr>
    </w:p>
    <w:p w14:paraId="50EE80EF" w14:textId="77777777" w:rsidR="00151958" w:rsidRPr="003114D6" w:rsidRDefault="00151958" w:rsidP="00151958">
      <w:pPr>
        <w:ind w:firstLine="708"/>
        <w:rPr>
          <w:ins w:id="4146" w:author="Дмитрий Филимонов" w:date="2026-01-29T15:10:00Z"/>
          <w:lang w:val="en-US"/>
          <w:rPrChange w:id="4147" w:author="Дмитрий Филимонов" w:date="2026-01-29T15:12:00Z">
            <w:rPr>
              <w:ins w:id="4148" w:author="Дмитрий Филимонов" w:date="2026-01-29T15:10:00Z"/>
            </w:rPr>
          </w:rPrChange>
        </w:rPr>
      </w:pPr>
      <w:ins w:id="4149" w:author="Дмитрий Филимонов" w:date="2026-01-29T15:10:00Z">
        <w:r w:rsidRPr="003114D6">
          <w:rPr>
            <w:lang w:val="en-US"/>
            <w:rPrChange w:id="4150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68D524AB" w14:textId="77777777" w:rsidR="00151958" w:rsidRPr="003114D6" w:rsidRDefault="00151958" w:rsidP="00151958">
      <w:pPr>
        <w:ind w:firstLine="708"/>
        <w:rPr>
          <w:ins w:id="4151" w:author="Дмитрий Филимонов" w:date="2026-01-29T15:10:00Z"/>
          <w:lang w:val="en-US"/>
          <w:rPrChange w:id="4152" w:author="Дмитрий Филимонов" w:date="2026-01-29T15:12:00Z">
            <w:rPr>
              <w:ins w:id="4153" w:author="Дмитрий Филимонов" w:date="2026-01-29T15:10:00Z"/>
            </w:rPr>
          </w:rPrChange>
        </w:rPr>
      </w:pPr>
      <w:ins w:id="4154" w:author="Дмитрий Филимонов" w:date="2026-01-29T15:10:00Z">
        <w:r w:rsidRPr="003114D6">
          <w:rPr>
            <w:lang w:val="en-US"/>
            <w:rPrChange w:id="4155" w:author="Дмитрий Филимонов" w:date="2026-01-29T15:12:00Z">
              <w:rPr/>
            </w:rPrChange>
          </w:rPr>
          <w:t xml:space="preserve">-- procedure </w:t>
        </w:r>
        <w:proofErr w:type="spellStart"/>
        <w:r w:rsidRPr="003114D6">
          <w:rPr>
            <w:lang w:val="en-US"/>
            <w:rPrChange w:id="4156" w:author="Дмитрий Филимонов" w:date="2026-01-29T15:12:00Z">
              <w:rPr/>
            </w:rPrChange>
          </w:rPr>
          <w:t>get_client_events</w:t>
        </w:r>
        <w:proofErr w:type="spellEnd"/>
      </w:ins>
    </w:p>
    <w:p w14:paraId="53EC97C6" w14:textId="77777777" w:rsidR="00151958" w:rsidRPr="003114D6" w:rsidRDefault="00151958" w:rsidP="00151958">
      <w:pPr>
        <w:ind w:firstLine="708"/>
        <w:rPr>
          <w:ins w:id="4157" w:author="Дмитрий Филимонов" w:date="2026-01-29T15:10:00Z"/>
          <w:lang w:val="en-US"/>
          <w:rPrChange w:id="4158" w:author="Дмитрий Филимонов" w:date="2026-01-29T15:12:00Z">
            <w:rPr>
              <w:ins w:id="4159" w:author="Дмитрий Филимонов" w:date="2026-01-29T15:10:00Z"/>
            </w:rPr>
          </w:rPrChange>
        </w:rPr>
      </w:pPr>
      <w:ins w:id="4160" w:author="Дмитрий Филимонов" w:date="2026-01-29T15:10:00Z">
        <w:r w:rsidRPr="003114D6">
          <w:rPr>
            <w:lang w:val="en-US"/>
            <w:rPrChange w:id="4161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36877719" w14:textId="77777777" w:rsidR="00151958" w:rsidRPr="003114D6" w:rsidRDefault="00151958" w:rsidP="00151958">
      <w:pPr>
        <w:ind w:firstLine="708"/>
        <w:rPr>
          <w:ins w:id="4162" w:author="Дмитрий Филимонов" w:date="2026-01-29T15:10:00Z"/>
          <w:lang w:val="en-US"/>
          <w:rPrChange w:id="4163" w:author="Дмитрий Филимонов" w:date="2026-01-29T15:12:00Z">
            <w:rPr>
              <w:ins w:id="4164" w:author="Дмитрий Филимонов" w:date="2026-01-29T15:10:00Z"/>
            </w:rPr>
          </w:rPrChange>
        </w:rPr>
      </w:pPr>
    </w:p>
    <w:p w14:paraId="05F0D0B4" w14:textId="77777777" w:rsidR="00151958" w:rsidRPr="003114D6" w:rsidRDefault="00151958" w:rsidP="00151958">
      <w:pPr>
        <w:ind w:firstLine="708"/>
        <w:rPr>
          <w:ins w:id="4165" w:author="Дмитрий Филимонов" w:date="2026-01-29T15:10:00Z"/>
          <w:lang w:val="en-US"/>
          <w:rPrChange w:id="4166" w:author="Дмитрий Филимонов" w:date="2026-01-29T15:12:00Z">
            <w:rPr>
              <w:ins w:id="4167" w:author="Дмитрий Филимонов" w:date="2026-01-29T15:10:00Z"/>
            </w:rPr>
          </w:rPrChange>
        </w:rPr>
      </w:pPr>
      <w:ins w:id="4168" w:author="Дмитрий Филимонов" w:date="2026-01-29T15:10:00Z">
        <w:r w:rsidRPr="003114D6">
          <w:rPr>
            <w:lang w:val="en-US"/>
            <w:rPrChange w:id="4169" w:author="Дмитрий Филимонов" w:date="2026-01-29T15:12:00Z">
              <w:rPr/>
            </w:rPrChange>
          </w:rPr>
          <w:t>USE `</w:t>
        </w:r>
        <w:proofErr w:type="spellStart"/>
        <w:r w:rsidRPr="003114D6">
          <w:rPr>
            <w:lang w:val="en-US"/>
            <w:rPrChange w:id="4170" w:author="Дмитрий Филимонов" w:date="2026-01-29T15:12:00Z">
              <w:rPr/>
            </w:rPrChange>
          </w:rPr>
          <w:t>event_agency</w:t>
        </w:r>
        <w:proofErr w:type="spellEnd"/>
        <w:r w:rsidRPr="003114D6">
          <w:rPr>
            <w:lang w:val="en-US"/>
            <w:rPrChange w:id="4171" w:author="Дмитрий Филимонов" w:date="2026-01-29T15:12:00Z">
              <w:rPr/>
            </w:rPrChange>
          </w:rPr>
          <w:t>`;</w:t>
        </w:r>
      </w:ins>
    </w:p>
    <w:p w14:paraId="02833BF9" w14:textId="77777777" w:rsidR="00151958" w:rsidRPr="003114D6" w:rsidRDefault="00151958" w:rsidP="00151958">
      <w:pPr>
        <w:ind w:firstLine="708"/>
        <w:rPr>
          <w:ins w:id="4172" w:author="Дмитрий Филимонов" w:date="2026-01-29T15:10:00Z"/>
          <w:lang w:val="en-US"/>
          <w:rPrChange w:id="4173" w:author="Дмитрий Филимонов" w:date="2026-01-29T15:12:00Z">
            <w:rPr>
              <w:ins w:id="4174" w:author="Дмитрий Филимонов" w:date="2026-01-29T15:10:00Z"/>
            </w:rPr>
          </w:rPrChange>
        </w:rPr>
      </w:pPr>
      <w:ins w:id="4175" w:author="Дмитрий Филимонов" w:date="2026-01-29T15:10:00Z">
        <w:r w:rsidRPr="003114D6">
          <w:rPr>
            <w:lang w:val="en-US"/>
            <w:rPrChange w:id="4176" w:author="Дмитрий Филимонов" w:date="2026-01-29T15:12:00Z">
              <w:rPr/>
            </w:rPrChange>
          </w:rPr>
          <w:t>DROP procedure IF EXISTS `event_agency</w:t>
        </w:r>
        <w:proofErr w:type="gramStart"/>
        <w:r w:rsidRPr="003114D6">
          <w:rPr>
            <w:lang w:val="en-US"/>
            <w:rPrChange w:id="4177" w:author="Дмитрий Филимонов" w:date="2026-01-29T15:12:00Z">
              <w:rPr/>
            </w:rPrChange>
          </w:rPr>
          <w:t>`.`</w:t>
        </w:r>
        <w:proofErr w:type="spellStart"/>
        <w:proofErr w:type="gramEnd"/>
        <w:r w:rsidRPr="003114D6">
          <w:rPr>
            <w:lang w:val="en-US"/>
            <w:rPrChange w:id="4178" w:author="Дмитрий Филимонов" w:date="2026-01-29T15:12:00Z">
              <w:rPr/>
            </w:rPrChange>
          </w:rPr>
          <w:t>get_client_events</w:t>
        </w:r>
        <w:proofErr w:type="spellEnd"/>
        <w:r w:rsidRPr="003114D6">
          <w:rPr>
            <w:lang w:val="en-US"/>
            <w:rPrChange w:id="4179" w:author="Дмитрий Филимонов" w:date="2026-01-29T15:12:00Z">
              <w:rPr/>
            </w:rPrChange>
          </w:rPr>
          <w:t>`;</w:t>
        </w:r>
      </w:ins>
    </w:p>
    <w:p w14:paraId="7FA063DE" w14:textId="77777777" w:rsidR="00151958" w:rsidRPr="003114D6" w:rsidRDefault="00151958" w:rsidP="00151958">
      <w:pPr>
        <w:ind w:firstLine="708"/>
        <w:rPr>
          <w:ins w:id="4180" w:author="Дмитрий Филимонов" w:date="2026-01-29T15:10:00Z"/>
          <w:lang w:val="en-US"/>
          <w:rPrChange w:id="4181" w:author="Дмитрий Филимонов" w:date="2026-01-29T15:12:00Z">
            <w:rPr>
              <w:ins w:id="4182" w:author="Дмитрий Филимонов" w:date="2026-01-29T15:10:00Z"/>
            </w:rPr>
          </w:rPrChange>
        </w:rPr>
      </w:pPr>
    </w:p>
    <w:p w14:paraId="4724467E" w14:textId="77777777" w:rsidR="00151958" w:rsidRPr="003114D6" w:rsidRDefault="00151958" w:rsidP="00151958">
      <w:pPr>
        <w:ind w:firstLine="708"/>
        <w:rPr>
          <w:ins w:id="4183" w:author="Дмитрий Филимонов" w:date="2026-01-29T15:10:00Z"/>
          <w:lang w:val="en-US"/>
          <w:rPrChange w:id="4184" w:author="Дмитрий Филимонов" w:date="2026-01-29T15:12:00Z">
            <w:rPr>
              <w:ins w:id="4185" w:author="Дмитрий Филимонов" w:date="2026-01-29T15:10:00Z"/>
            </w:rPr>
          </w:rPrChange>
        </w:rPr>
      </w:pPr>
      <w:ins w:id="4186" w:author="Дмитрий Филимонов" w:date="2026-01-29T15:10:00Z">
        <w:r w:rsidRPr="003114D6">
          <w:rPr>
            <w:lang w:val="en-US"/>
            <w:rPrChange w:id="4187" w:author="Дмитрий Филимонов" w:date="2026-01-29T15:12:00Z">
              <w:rPr/>
            </w:rPrChange>
          </w:rPr>
          <w:t>DELIMITER $$</w:t>
        </w:r>
      </w:ins>
    </w:p>
    <w:p w14:paraId="55B13081" w14:textId="77777777" w:rsidR="00151958" w:rsidRPr="003114D6" w:rsidRDefault="00151958" w:rsidP="00151958">
      <w:pPr>
        <w:ind w:firstLine="708"/>
        <w:rPr>
          <w:ins w:id="4188" w:author="Дмитрий Филимонов" w:date="2026-01-29T15:10:00Z"/>
          <w:lang w:val="en-US"/>
          <w:rPrChange w:id="4189" w:author="Дмитрий Филимонов" w:date="2026-01-29T15:12:00Z">
            <w:rPr>
              <w:ins w:id="4190" w:author="Дмитрий Филимонов" w:date="2026-01-29T15:10:00Z"/>
            </w:rPr>
          </w:rPrChange>
        </w:rPr>
      </w:pPr>
      <w:ins w:id="4191" w:author="Дмитрий Филимонов" w:date="2026-01-29T15:10:00Z">
        <w:r w:rsidRPr="003114D6">
          <w:rPr>
            <w:lang w:val="en-US"/>
            <w:rPrChange w:id="4192" w:author="Дмитрий Филимонов" w:date="2026-01-29T15:12:00Z">
              <w:rPr/>
            </w:rPrChange>
          </w:rPr>
          <w:t>USE `</w:t>
        </w:r>
        <w:proofErr w:type="spellStart"/>
        <w:r w:rsidRPr="003114D6">
          <w:rPr>
            <w:lang w:val="en-US"/>
            <w:rPrChange w:id="4193" w:author="Дмитрий Филимонов" w:date="2026-01-29T15:12:00Z">
              <w:rPr/>
            </w:rPrChange>
          </w:rPr>
          <w:t>event_agency</w:t>
        </w:r>
        <w:proofErr w:type="spellEnd"/>
        <w:r w:rsidRPr="003114D6">
          <w:rPr>
            <w:lang w:val="en-US"/>
            <w:rPrChange w:id="4194" w:author="Дмитрий Филимонов" w:date="2026-01-29T15:12:00Z">
              <w:rPr/>
            </w:rPrChange>
          </w:rPr>
          <w:t>`$$</w:t>
        </w:r>
      </w:ins>
    </w:p>
    <w:p w14:paraId="099EB1D0" w14:textId="77777777" w:rsidR="00151958" w:rsidRPr="003114D6" w:rsidRDefault="00151958" w:rsidP="00151958">
      <w:pPr>
        <w:ind w:firstLine="708"/>
        <w:rPr>
          <w:ins w:id="4195" w:author="Дмитрий Филимонов" w:date="2026-01-29T15:10:00Z"/>
          <w:lang w:val="en-US"/>
          <w:rPrChange w:id="4196" w:author="Дмитрий Филимонов" w:date="2026-01-29T15:12:00Z">
            <w:rPr>
              <w:ins w:id="4197" w:author="Дмитрий Филимонов" w:date="2026-01-29T15:10:00Z"/>
            </w:rPr>
          </w:rPrChange>
        </w:rPr>
      </w:pPr>
      <w:ins w:id="4198" w:author="Дмитрий Филимонов" w:date="2026-01-29T15:10:00Z">
        <w:r w:rsidRPr="003114D6">
          <w:rPr>
            <w:lang w:val="en-US"/>
            <w:rPrChange w:id="4199" w:author="Дмитрий Филимонов" w:date="2026-01-29T15:12:00Z">
              <w:rPr/>
            </w:rPrChange>
          </w:rPr>
          <w:t>CREATE PROCEDURE `</w:t>
        </w:r>
        <w:proofErr w:type="spellStart"/>
        <w:r w:rsidRPr="003114D6">
          <w:rPr>
            <w:lang w:val="en-US"/>
            <w:rPrChange w:id="4200" w:author="Дмитрий Филимонов" w:date="2026-01-29T15:12:00Z">
              <w:rPr/>
            </w:rPrChange>
          </w:rPr>
          <w:t>get_client_events</w:t>
        </w:r>
        <w:proofErr w:type="spellEnd"/>
        <w:r w:rsidRPr="003114D6">
          <w:rPr>
            <w:lang w:val="en-US"/>
            <w:rPrChange w:id="4201" w:author="Дмитрий Филимонов" w:date="2026-01-29T15:12:00Z">
              <w:rPr/>
            </w:rPrChange>
          </w:rPr>
          <w:t>` (</w:t>
        </w:r>
      </w:ins>
    </w:p>
    <w:p w14:paraId="28183016" w14:textId="77777777" w:rsidR="00151958" w:rsidRPr="003114D6" w:rsidRDefault="00151958" w:rsidP="00151958">
      <w:pPr>
        <w:ind w:firstLine="708"/>
        <w:rPr>
          <w:ins w:id="4202" w:author="Дмитрий Филимонов" w:date="2026-01-29T15:10:00Z"/>
          <w:lang w:val="en-US"/>
          <w:rPrChange w:id="4203" w:author="Дмитрий Филимонов" w:date="2026-01-29T15:12:00Z">
            <w:rPr>
              <w:ins w:id="4204" w:author="Дмитрий Филимонов" w:date="2026-01-29T15:10:00Z"/>
            </w:rPr>
          </w:rPrChange>
        </w:rPr>
      </w:pPr>
      <w:ins w:id="4205" w:author="Дмитрий Филимонов" w:date="2026-01-29T15:10:00Z">
        <w:r w:rsidRPr="003114D6">
          <w:rPr>
            <w:lang w:val="en-US"/>
            <w:rPrChange w:id="4206" w:author="Дмитрий Филимонов" w:date="2026-01-29T15:12:00Z">
              <w:rPr/>
            </w:rPrChange>
          </w:rPr>
          <w:t xml:space="preserve">    IN </w:t>
        </w:r>
        <w:proofErr w:type="spellStart"/>
        <w:r w:rsidRPr="003114D6">
          <w:rPr>
            <w:lang w:val="en-US"/>
            <w:rPrChange w:id="4207" w:author="Дмитрий Филимонов" w:date="2026-01-29T15:12:00Z">
              <w:rPr/>
            </w:rPrChange>
          </w:rPr>
          <w:t>p_client_id</w:t>
        </w:r>
        <w:proofErr w:type="spellEnd"/>
        <w:r w:rsidRPr="003114D6">
          <w:rPr>
            <w:lang w:val="en-US"/>
            <w:rPrChange w:id="4208" w:author="Дмитрий Филимонов" w:date="2026-01-29T15:12:00Z">
              <w:rPr/>
            </w:rPrChange>
          </w:rPr>
          <w:t xml:space="preserve"> INT</w:t>
        </w:r>
      </w:ins>
    </w:p>
    <w:p w14:paraId="42F98652" w14:textId="77777777" w:rsidR="00151958" w:rsidRPr="003114D6" w:rsidRDefault="00151958" w:rsidP="00151958">
      <w:pPr>
        <w:ind w:firstLine="708"/>
        <w:rPr>
          <w:ins w:id="4209" w:author="Дмитрий Филимонов" w:date="2026-01-29T15:10:00Z"/>
          <w:lang w:val="en-US"/>
          <w:rPrChange w:id="4210" w:author="Дмитрий Филимонов" w:date="2026-01-29T15:12:00Z">
            <w:rPr>
              <w:ins w:id="4211" w:author="Дмитрий Филимонов" w:date="2026-01-29T15:10:00Z"/>
            </w:rPr>
          </w:rPrChange>
        </w:rPr>
      </w:pPr>
      <w:ins w:id="4212" w:author="Дмитрий Филимонов" w:date="2026-01-29T15:10:00Z">
        <w:r w:rsidRPr="003114D6">
          <w:rPr>
            <w:lang w:val="en-US"/>
            <w:rPrChange w:id="4213" w:author="Дмитрий Филимонов" w:date="2026-01-29T15:12:00Z">
              <w:rPr/>
            </w:rPrChange>
          </w:rPr>
          <w:t>)</w:t>
        </w:r>
      </w:ins>
    </w:p>
    <w:p w14:paraId="79A2D8D1" w14:textId="77777777" w:rsidR="00151958" w:rsidRPr="003114D6" w:rsidRDefault="00151958" w:rsidP="00151958">
      <w:pPr>
        <w:ind w:firstLine="708"/>
        <w:rPr>
          <w:ins w:id="4214" w:author="Дмитрий Филимонов" w:date="2026-01-29T15:10:00Z"/>
          <w:lang w:val="en-US"/>
          <w:rPrChange w:id="4215" w:author="Дмитрий Филимонов" w:date="2026-01-29T15:12:00Z">
            <w:rPr>
              <w:ins w:id="4216" w:author="Дмитрий Филимонов" w:date="2026-01-29T15:10:00Z"/>
            </w:rPr>
          </w:rPrChange>
        </w:rPr>
      </w:pPr>
      <w:ins w:id="4217" w:author="Дмитрий Филимонов" w:date="2026-01-29T15:10:00Z">
        <w:r w:rsidRPr="003114D6">
          <w:rPr>
            <w:lang w:val="en-US"/>
            <w:rPrChange w:id="4218" w:author="Дмитрий Филимонов" w:date="2026-01-29T15:12:00Z">
              <w:rPr/>
            </w:rPrChange>
          </w:rPr>
          <w:t>BEGIN</w:t>
        </w:r>
      </w:ins>
    </w:p>
    <w:p w14:paraId="7764D2BE" w14:textId="77777777" w:rsidR="00151958" w:rsidRPr="003114D6" w:rsidRDefault="00151958" w:rsidP="00151958">
      <w:pPr>
        <w:ind w:firstLine="708"/>
        <w:rPr>
          <w:ins w:id="4219" w:author="Дмитрий Филимонов" w:date="2026-01-29T15:10:00Z"/>
          <w:lang w:val="en-US"/>
          <w:rPrChange w:id="4220" w:author="Дмитрий Филимонов" w:date="2026-01-29T15:12:00Z">
            <w:rPr>
              <w:ins w:id="4221" w:author="Дмитрий Филимонов" w:date="2026-01-29T15:10:00Z"/>
            </w:rPr>
          </w:rPrChange>
        </w:rPr>
      </w:pPr>
      <w:ins w:id="4222" w:author="Дмитрий Филимонов" w:date="2026-01-29T15:10:00Z">
        <w:r w:rsidRPr="003114D6">
          <w:rPr>
            <w:lang w:val="en-US"/>
            <w:rPrChange w:id="4223" w:author="Дмитрий Филимонов" w:date="2026-01-29T15:12:00Z">
              <w:rPr/>
            </w:rPrChange>
          </w:rPr>
          <w:t xml:space="preserve">    SELECT </w:t>
        </w:r>
        <w:proofErr w:type="spellStart"/>
        <w:proofErr w:type="gramStart"/>
        <w:r w:rsidRPr="003114D6">
          <w:rPr>
            <w:lang w:val="en-US"/>
            <w:rPrChange w:id="4224" w:author="Дмитрий Филимонов" w:date="2026-01-29T15:12:00Z">
              <w:rPr/>
            </w:rPrChange>
          </w:rPr>
          <w:t>e.event</w:t>
        </w:r>
        <w:proofErr w:type="gramEnd"/>
        <w:r w:rsidRPr="003114D6">
          <w:rPr>
            <w:lang w:val="en-US"/>
            <w:rPrChange w:id="4225" w:author="Дмитрий Филимонов" w:date="2026-01-29T15:12:00Z">
              <w:rPr/>
            </w:rPrChange>
          </w:rPr>
          <w:t>_name</w:t>
        </w:r>
        <w:proofErr w:type="spellEnd"/>
        <w:r w:rsidRPr="003114D6">
          <w:rPr>
            <w:lang w:val="en-US"/>
            <w:rPrChange w:id="4226" w:author="Дмитрий Филимонов" w:date="2026-01-29T15:12:00Z">
              <w:rPr/>
            </w:rPrChange>
          </w:rPr>
          <w:t xml:space="preserve">, </w:t>
        </w:r>
        <w:proofErr w:type="spellStart"/>
        <w:r w:rsidRPr="003114D6">
          <w:rPr>
            <w:lang w:val="en-US"/>
            <w:rPrChange w:id="4227" w:author="Дмитрий Филимонов" w:date="2026-01-29T15:12:00Z">
              <w:rPr/>
            </w:rPrChange>
          </w:rPr>
          <w:t>e.event_date</w:t>
        </w:r>
        <w:proofErr w:type="spellEnd"/>
        <w:r w:rsidRPr="003114D6">
          <w:rPr>
            <w:lang w:val="en-US"/>
            <w:rPrChange w:id="4228" w:author="Дмитрий Филимонов" w:date="2026-01-29T15:12:00Z">
              <w:rPr/>
            </w:rPrChange>
          </w:rPr>
          <w:t xml:space="preserve">, </w:t>
        </w:r>
        <w:proofErr w:type="spellStart"/>
        <w:r w:rsidRPr="003114D6">
          <w:rPr>
            <w:lang w:val="en-US"/>
            <w:rPrChange w:id="4229" w:author="Дмитрий Филимонов" w:date="2026-01-29T15:12:00Z">
              <w:rPr/>
            </w:rPrChange>
          </w:rPr>
          <w:t>e.budget</w:t>
        </w:r>
        <w:proofErr w:type="spellEnd"/>
      </w:ins>
    </w:p>
    <w:p w14:paraId="71F5B6EF" w14:textId="77777777" w:rsidR="00151958" w:rsidRPr="003114D6" w:rsidRDefault="00151958" w:rsidP="00151958">
      <w:pPr>
        <w:ind w:firstLine="708"/>
        <w:rPr>
          <w:ins w:id="4230" w:author="Дмитрий Филимонов" w:date="2026-01-29T15:10:00Z"/>
          <w:lang w:val="en-US"/>
          <w:rPrChange w:id="4231" w:author="Дмитрий Филимонов" w:date="2026-01-29T15:12:00Z">
            <w:rPr>
              <w:ins w:id="4232" w:author="Дмитрий Филимонов" w:date="2026-01-29T15:10:00Z"/>
            </w:rPr>
          </w:rPrChange>
        </w:rPr>
      </w:pPr>
      <w:ins w:id="4233" w:author="Дмитрий Филимонов" w:date="2026-01-29T15:10:00Z">
        <w:r w:rsidRPr="003114D6">
          <w:rPr>
            <w:lang w:val="en-US"/>
            <w:rPrChange w:id="4234" w:author="Дмитрий Филимонов" w:date="2026-01-29T15:12:00Z">
              <w:rPr/>
            </w:rPrChange>
          </w:rPr>
          <w:t xml:space="preserve">    FROM events e</w:t>
        </w:r>
      </w:ins>
    </w:p>
    <w:p w14:paraId="7A77EF06" w14:textId="77777777" w:rsidR="00151958" w:rsidRPr="003114D6" w:rsidRDefault="00151958" w:rsidP="00151958">
      <w:pPr>
        <w:ind w:firstLine="708"/>
        <w:rPr>
          <w:ins w:id="4235" w:author="Дмитрий Филимонов" w:date="2026-01-29T15:10:00Z"/>
          <w:lang w:val="en-US"/>
          <w:rPrChange w:id="4236" w:author="Дмитрий Филимонов" w:date="2026-01-29T15:12:00Z">
            <w:rPr>
              <w:ins w:id="4237" w:author="Дмитрий Филимонов" w:date="2026-01-29T15:10:00Z"/>
            </w:rPr>
          </w:rPrChange>
        </w:rPr>
      </w:pPr>
      <w:ins w:id="4238" w:author="Дмитрий Филимонов" w:date="2026-01-29T15:10:00Z">
        <w:r w:rsidRPr="003114D6">
          <w:rPr>
            <w:lang w:val="en-US"/>
            <w:rPrChange w:id="4239" w:author="Дмитрий Филимонов" w:date="2026-01-29T15:12:00Z">
              <w:rPr/>
            </w:rPrChange>
          </w:rPr>
          <w:lastRenderedPageBreak/>
          <w:t xml:space="preserve">    WHERE </w:t>
        </w:r>
        <w:proofErr w:type="spellStart"/>
        <w:proofErr w:type="gramStart"/>
        <w:r w:rsidRPr="003114D6">
          <w:rPr>
            <w:lang w:val="en-US"/>
            <w:rPrChange w:id="4240" w:author="Дмитрий Филимонов" w:date="2026-01-29T15:12:00Z">
              <w:rPr/>
            </w:rPrChange>
          </w:rPr>
          <w:t>e.client</w:t>
        </w:r>
        <w:proofErr w:type="gramEnd"/>
        <w:r w:rsidRPr="003114D6">
          <w:rPr>
            <w:lang w:val="en-US"/>
            <w:rPrChange w:id="4241" w:author="Дмитрий Филимонов" w:date="2026-01-29T15:12:00Z">
              <w:rPr/>
            </w:rPrChange>
          </w:rPr>
          <w:t>_id</w:t>
        </w:r>
        <w:proofErr w:type="spellEnd"/>
        <w:r w:rsidRPr="003114D6">
          <w:rPr>
            <w:lang w:val="en-US"/>
            <w:rPrChange w:id="4242" w:author="Дмитрий Филимонов" w:date="2026-01-29T15:12:00Z">
              <w:rPr/>
            </w:rPrChange>
          </w:rPr>
          <w:t xml:space="preserve"> = </w:t>
        </w:r>
        <w:proofErr w:type="spellStart"/>
        <w:r w:rsidRPr="003114D6">
          <w:rPr>
            <w:lang w:val="en-US"/>
            <w:rPrChange w:id="4243" w:author="Дмитрий Филимонов" w:date="2026-01-29T15:12:00Z">
              <w:rPr/>
            </w:rPrChange>
          </w:rPr>
          <w:t>p_client_id</w:t>
        </w:r>
        <w:proofErr w:type="spellEnd"/>
        <w:r w:rsidRPr="003114D6">
          <w:rPr>
            <w:lang w:val="en-US"/>
            <w:rPrChange w:id="4244" w:author="Дмитрий Филимонов" w:date="2026-01-29T15:12:00Z">
              <w:rPr/>
            </w:rPrChange>
          </w:rPr>
          <w:t>;</w:t>
        </w:r>
      </w:ins>
    </w:p>
    <w:p w14:paraId="6619B14A" w14:textId="77777777" w:rsidR="00151958" w:rsidRPr="003114D6" w:rsidRDefault="00151958" w:rsidP="00151958">
      <w:pPr>
        <w:ind w:firstLine="708"/>
        <w:rPr>
          <w:ins w:id="4245" w:author="Дмитрий Филимонов" w:date="2026-01-29T15:10:00Z"/>
          <w:lang w:val="en-US"/>
          <w:rPrChange w:id="4246" w:author="Дмитрий Филимонов" w:date="2026-01-29T15:12:00Z">
            <w:rPr>
              <w:ins w:id="4247" w:author="Дмитрий Филимонов" w:date="2026-01-29T15:10:00Z"/>
            </w:rPr>
          </w:rPrChange>
        </w:rPr>
      </w:pPr>
      <w:ins w:id="4248" w:author="Дмитрий Филимонов" w:date="2026-01-29T15:10:00Z">
        <w:r w:rsidRPr="003114D6">
          <w:rPr>
            <w:lang w:val="en-US"/>
            <w:rPrChange w:id="4249" w:author="Дмитрий Филимонов" w:date="2026-01-29T15:12:00Z">
              <w:rPr/>
            </w:rPrChange>
          </w:rPr>
          <w:t>END$$</w:t>
        </w:r>
      </w:ins>
    </w:p>
    <w:p w14:paraId="02B34452" w14:textId="77777777" w:rsidR="00151958" w:rsidRPr="003114D6" w:rsidRDefault="00151958" w:rsidP="00151958">
      <w:pPr>
        <w:ind w:firstLine="708"/>
        <w:rPr>
          <w:ins w:id="4250" w:author="Дмитрий Филимонов" w:date="2026-01-29T15:10:00Z"/>
          <w:lang w:val="en-US"/>
          <w:rPrChange w:id="4251" w:author="Дмитрий Филимонов" w:date="2026-01-29T15:12:00Z">
            <w:rPr>
              <w:ins w:id="4252" w:author="Дмитрий Филимонов" w:date="2026-01-29T15:10:00Z"/>
            </w:rPr>
          </w:rPrChange>
        </w:rPr>
      </w:pPr>
    </w:p>
    <w:p w14:paraId="3250A880" w14:textId="77777777" w:rsidR="00151958" w:rsidRPr="003114D6" w:rsidRDefault="00151958" w:rsidP="00151958">
      <w:pPr>
        <w:ind w:firstLine="708"/>
        <w:rPr>
          <w:ins w:id="4253" w:author="Дмитрий Филимонов" w:date="2026-01-29T15:10:00Z"/>
          <w:lang w:val="en-US"/>
          <w:rPrChange w:id="4254" w:author="Дмитрий Филимонов" w:date="2026-01-29T15:12:00Z">
            <w:rPr>
              <w:ins w:id="4255" w:author="Дмитрий Филимонов" w:date="2026-01-29T15:10:00Z"/>
            </w:rPr>
          </w:rPrChange>
        </w:rPr>
      </w:pPr>
      <w:proofErr w:type="gramStart"/>
      <w:ins w:id="4256" w:author="Дмитрий Филимонов" w:date="2026-01-29T15:10:00Z">
        <w:r w:rsidRPr="003114D6">
          <w:rPr>
            <w:lang w:val="en-US"/>
            <w:rPrChange w:id="4257" w:author="Дмитрий Филимонов" w:date="2026-01-29T15:12:00Z">
              <w:rPr/>
            </w:rPrChange>
          </w:rPr>
          <w:t>DELIMITER ;</w:t>
        </w:r>
        <w:proofErr w:type="gramEnd"/>
      </w:ins>
    </w:p>
    <w:p w14:paraId="5B5CFE82" w14:textId="77777777" w:rsidR="00151958" w:rsidRPr="003114D6" w:rsidRDefault="00151958" w:rsidP="00151958">
      <w:pPr>
        <w:ind w:firstLine="708"/>
        <w:rPr>
          <w:ins w:id="4258" w:author="Дмитрий Филимонов" w:date="2026-01-29T15:10:00Z"/>
          <w:lang w:val="en-US"/>
          <w:rPrChange w:id="4259" w:author="Дмитрий Филимонов" w:date="2026-01-29T15:12:00Z">
            <w:rPr>
              <w:ins w:id="4260" w:author="Дмитрий Филимонов" w:date="2026-01-29T15:10:00Z"/>
            </w:rPr>
          </w:rPrChange>
        </w:rPr>
      </w:pPr>
    </w:p>
    <w:p w14:paraId="199CA110" w14:textId="77777777" w:rsidR="00151958" w:rsidRPr="003114D6" w:rsidRDefault="00151958" w:rsidP="00151958">
      <w:pPr>
        <w:ind w:firstLine="708"/>
        <w:rPr>
          <w:ins w:id="4261" w:author="Дмитрий Филимонов" w:date="2026-01-29T15:10:00Z"/>
          <w:lang w:val="en-US"/>
          <w:rPrChange w:id="4262" w:author="Дмитрий Филимонов" w:date="2026-01-29T15:12:00Z">
            <w:rPr>
              <w:ins w:id="4263" w:author="Дмитрий Филимонов" w:date="2026-01-29T15:10:00Z"/>
            </w:rPr>
          </w:rPrChange>
        </w:rPr>
      </w:pPr>
      <w:ins w:id="4264" w:author="Дмитрий Филимонов" w:date="2026-01-29T15:10:00Z">
        <w:r w:rsidRPr="003114D6">
          <w:rPr>
            <w:lang w:val="en-US"/>
            <w:rPrChange w:id="4265" w:author="Дмитрий Филимонов" w:date="2026-01-29T15:12:00Z">
              <w:rPr/>
            </w:rPrChange>
          </w:rPr>
          <w:t>SET SQL_MODE=@OLD_SQL_MODE;</w:t>
        </w:r>
      </w:ins>
    </w:p>
    <w:p w14:paraId="28DBA281" w14:textId="77777777" w:rsidR="00151958" w:rsidRPr="003114D6" w:rsidRDefault="00151958" w:rsidP="00151958">
      <w:pPr>
        <w:ind w:firstLine="708"/>
        <w:rPr>
          <w:ins w:id="4266" w:author="Дмитрий Филимонов" w:date="2026-01-29T15:10:00Z"/>
          <w:lang w:val="en-US"/>
          <w:rPrChange w:id="4267" w:author="Дмитрий Филимонов" w:date="2026-01-29T15:12:00Z">
            <w:rPr>
              <w:ins w:id="4268" w:author="Дмитрий Филимонов" w:date="2026-01-29T15:10:00Z"/>
            </w:rPr>
          </w:rPrChange>
        </w:rPr>
      </w:pPr>
      <w:ins w:id="4269" w:author="Дмитрий Филимонов" w:date="2026-01-29T15:10:00Z">
        <w:r w:rsidRPr="003114D6">
          <w:rPr>
            <w:lang w:val="en-US"/>
            <w:rPrChange w:id="4270" w:author="Дмитрий Филимонов" w:date="2026-01-29T15:12:00Z">
              <w:rPr/>
            </w:rPrChange>
          </w:rPr>
          <w:t>SET FOREIGN_KEY_CHECKS=@OLD_FOREIGN_KEY_CHECKS;</w:t>
        </w:r>
      </w:ins>
    </w:p>
    <w:p w14:paraId="0CF5F17A" w14:textId="77777777" w:rsidR="00151958" w:rsidRPr="003114D6" w:rsidRDefault="00151958" w:rsidP="00151958">
      <w:pPr>
        <w:ind w:firstLine="708"/>
        <w:rPr>
          <w:ins w:id="4271" w:author="Дмитрий Филимонов" w:date="2026-01-29T15:10:00Z"/>
          <w:lang w:val="en-US"/>
          <w:rPrChange w:id="4272" w:author="Дмитрий Филимонов" w:date="2026-01-29T15:12:00Z">
            <w:rPr>
              <w:ins w:id="4273" w:author="Дмитрий Филимонов" w:date="2026-01-29T15:10:00Z"/>
            </w:rPr>
          </w:rPrChange>
        </w:rPr>
      </w:pPr>
      <w:ins w:id="4274" w:author="Дмитрий Филимонов" w:date="2026-01-29T15:10:00Z">
        <w:r w:rsidRPr="003114D6">
          <w:rPr>
            <w:lang w:val="en-US"/>
            <w:rPrChange w:id="4275" w:author="Дмитрий Филимонов" w:date="2026-01-29T15:12:00Z">
              <w:rPr/>
            </w:rPrChange>
          </w:rPr>
          <w:t>SET UNIQUE_CHECKS=@OLD_UNIQUE_CHECKS;</w:t>
        </w:r>
      </w:ins>
    </w:p>
    <w:p w14:paraId="523D9B27" w14:textId="77777777" w:rsidR="00151958" w:rsidRPr="003114D6" w:rsidRDefault="00151958" w:rsidP="00151958">
      <w:pPr>
        <w:ind w:firstLine="708"/>
        <w:rPr>
          <w:ins w:id="4276" w:author="Дмитрий Филимонов" w:date="2026-01-29T15:10:00Z"/>
          <w:lang w:val="en-US"/>
          <w:rPrChange w:id="4277" w:author="Дмитрий Филимонов" w:date="2026-01-29T15:12:00Z">
            <w:rPr>
              <w:ins w:id="4278" w:author="Дмитрий Филимонов" w:date="2026-01-29T15:10:00Z"/>
            </w:rPr>
          </w:rPrChange>
        </w:rPr>
      </w:pPr>
    </w:p>
    <w:p w14:paraId="20760C19" w14:textId="77777777" w:rsidR="00151958" w:rsidRPr="003114D6" w:rsidRDefault="00151958" w:rsidP="00151958">
      <w:pPr>
        <w:ind w:firstLine="708"/>
        <w:rPr>
          <w:ins w:id="4279" w:author="Дмитрий Филимонов" w:date="2026-01-29T15:10:00Z"/>
          <w:lang w:val="en-US"/>
          <w:rPrChange w:id="4280" w:author="Дмитрий Филимонов" w:date="2026-01-29T15:12:00Z">
            <w:rPr>
              <w:ins w:id="4281" w:author="Дмитрий Филимонов" w:date="2026-01-29T15:10:00Z"/>
            </w:rPr>
          </w:rPrChange>
        </w:rPr>
      </w:pPr>
      <w:ins w:id="4282" w:author="Дмитрий Филимонов" w:date="2026-01-29T15:10:00Z">
        <w:r w:rsidRPr="003114D6">
          <w:rPr>
            <w:lang w:val="en-US"/>
            <w:rPrChange w:id="4283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6BBAE841" w14:textId="77777777" w:rsidR="00151958" w:rsidRPr="003114D6" w:rsidRDefault="00151958" w:rsidP="00151958">
      <w:pPr>
        <w:ind w:firstLine="708"/>
        <w:rPr>
          <w:ins w:id="4284" w:author="Дмитрий Филимонов" w:date="2026-01-29T15:10:00Z"/>
          <w:lang w:val="en-US"/>
          <w:rPrChange w:id="4285" w:author="Дмитрий Филимонов" w:date="2026-01-29T15:12:00Z">
            <w:rPr>
              <w:ins w:id="4286" w:author="Дмитрий Филимонов" w:date="2026-01-29T15:10:00Z"/>
            </w:rPr>
          </w:rPrChange>
        </w:rPr>
      </w:pPr>
      <w:ins w:id="4287" w:author="Дмитрий Филимонов" w:date="2026-01-29T15:10:00Z">
        <w:r w:rsidRPr="003114D6">
          <w:rPr>
            <w:lang w:val="en-US"/>
            <w:rPrChange w:id="4288" w:author="Дмитрий Филимонов" w:date="2026-01-29T15:12:00Z">
              <w:rPr/>
            </w:rPrChange>
          </w:rPr>
          <w:t>-- Data for table `</w:t>
        </w:r>
        <w:proofErr w:type="spellStart"/>
        <w:r w:rsidRPr="003114D6">
          <w:rPr>
            <w:lang w:val="en-US"/>
            <w:rPrChange w:id="4289" w:author="Дмитрий Филимонов" w:date="2026-01-29T15:12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4290" w:author="Дмитрий Филимонов" w:date="2026-01-29T15:12:00Z">
              <w:rPr/>
            </w:rPrChange>
          </w:rPr>
          <w:t>`.`</w:t>
        </w:r>
        <w:proofErr w:type="gramEnd"/>
        <w:r w:rsidRPr="003114D6">
          <w:rPr>
            <w:lang w:val="en-US"/>
            <w:rPrChange w:id="4291" w:author="Дмитрий Филимонов" w:date="2026-01-29T15:12:00Z">
              <w:rPr/>
            </w:rPrChange>
          </w:rPr>
          <w:t>clients</w:t>
        </w:r>
        <w:proofErr w:type="spellEnd"/>
        <w:r w:rsidRPr="003114D6">
          <w:rPr>
            <w:lang w:val="en-US"/>
            <w:rPrChange w:id="4292" w:author="Дмитрий Филимонов" w:date="2026-01-29T15:12:00Z">
              <w:rPr/>
            </w:rPrChange>
          </w:rPr>
          <w:t>`</w:t>
        </w:r>
      </w:ins>
    </w:p>
    <w:p w14:paraId="7C6D0942" w14:textId="77777777" w:rsidR="00151958" w:rsidRPr="003114D6" w:rsidRDefault="00151958" w:rsidP="00151958">
      <w:pPr>
        <w:ind w:firstLine="708"/>
        <w:rPr>
          <w:ins w:id="4293" w:author="Дмитрий Филимонов" w:date="2026-01-29T15:10:00Z"/>
          <w:lang w:val="en-US"/>
          <w:rPrChange w:id="4294" w:author="Дмитрий Филимонов" w:date="2026-01-29T15:12:00Z">
            <w:rPr>
              <w:ins w:id="4295" w:author="Дмитрий Филимонов" w:date="2026-01-29T15:10:00Z"/>
            </w:rPr>
          </w:rPrChange>
        </w:rPr>
      </w:pPr>
      <w:ins w:id="4296" w:author="Дмитрий Филимонов" w:date="2026-01-29T15:10:00Z">
        <w:r w:rsidRPr="003114D6">
          <w:rPr>
            <w:lang w:val="en-US"/>
            <w:rPrChange w:id="4297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7E092EB8" w14:textId="77777777" w:rsidR="00151958" w:rsidRPr="003114D6" w:rsidRDefault="00151958" w:rsidP="00151958">
      <w:pPr>
        <w:ind w:firstLine="708"/>
        <w:rPr>
          <w:ins w:id="4298" w:author="Дмитрий Филимонов" w:date="2026-01-29T15:10:00Z"/>
          <w:lang w:val="en-US"/>
          <w:rPrChange w:id="4299" w:author="Дмитрий Филимонов" w:date="2026-01-29T15:12:00Z">
            <w:rPr>
              <w:ins w:id="4300" w:author="Дмитрий Филимонов" w:date="2026-01-29T15:10:00Z"/>
            </w:rPr>
          </w:rPrChange>
        </w:rPr>
      </w:pPr>
      <w:ins w:id="4301" w:author="Дмитрий Филимонов" w:date="2026-01-29T15:10:00Z">
        <w:r w:rsidRPr="003114D6">
          <w:rPr>
            <w:lang w:val="en-US"/>
            <w:rPrChange w:id="4302" w:author="Дмитрий Филимонов" w:date="2026-01-29T15:12:00Z">
              <w:rPr/>
            </w:rPrChange>
          </w:rPr>
          <w:t>START TRANSACTION;</w:t>
        </w:r>
      </w:ins>
    </w:p>
    <w:p w14:paraId="415251E3" w14:textId="77777777" w:rsidR="00151958" w:rsidRPr="003114D6" w:rsidRDefault="00151958" w:rsidP="00151958">
      <w:pPr>
        <w:ind w:firstLine="708"/>
        <w:rPr>
          <w:ins w:id="4303" w:author="Дмитрий Филимонов" w:date="2026-01-29T15:10:00Z"/>
          <w:lang w:val="en-US"/>
          <w:rPrChange w:id="4304" w:author="Дмитрий Филимонов" w:date="2026-01-29T15:12:00Z">
            <w:rPr>
              <w:ins w:id="4305" w:author="Дмитрий Филимонов" w:date="2026-01-29T15:10:00Z"/>
            </w:rPr>
          </w:rPrChange>
        </w:rPr>
      </w:pPr>
      <w:ins w:id="4306" w:author="Дмитрий Филимонов" w:date="2026-01-29T15:10:00Z">
        <w:r w:rsidRPr="003114D6">
          <w:rPr>
            <w:lang w:val="en-US"/>
            <w:rPrChange w:id="4307" w:author="Дмитрий Филимонов" w:date="2026-01-29T15:12:00Z">
              <w:rPr/>
            </w:rPrChange>
          </w:rPr>
          <w:t>USE `</w:t>
        </w:r>
        <w:proofErr w:type="spellStart"/>
        <w:r w:rsidRPr="003114D6">
          <w:rPr>
            <w:lang w:val="en-US"/>
            <w:rPrChange w:id="4308" w:author="Дмитрий Филимонов" w:date="2026-01-29T15:12:00Z">
              <w:rPr/>
            </w:rPrChange>
          </w:rPr>
          <w:t>event_agency</w:t>
        </w:r>
        <w:proofErr w:type="spellEnd"/>
        <w:r w:rsidRPr="003114D6">
          <w:rPr>
            <w:lang w:val="en-US"/>
            <w:rPrChange w:id="4309" w:author="Дмитрий Филимонов" w:date="2026-01-29T15:12:00Z">
              <w:rPr/>
            </w:rPrChange>
          </w:rPr>
          <w:t>`;</w:t>
        </w:r>
      </w:ins>
    </w:p>
    <w:p w14:paraId="0E1C53D9" w14:textId="77777777" w:rsidR="00151958" w:rsidRPr="003114D6" w:rsidRDefault="00151958" w:rsidP="00151958">
      <w:pPr>
        <w:ind w:firstLine="708"/>
        <w:rPr>
          <w:ins w:id="4310" w:author="Дмитрий Филимонов" w:date="2026-01-29T15:10:00Z"/>
          <w:lang w:val="en-US"/>
          <w:rPrChange w:id="4311" w:author="Дмитрий Филимонов" w:date="2026-01-29T15:12:00Z">
            <w:rPr>
              <w:ins w:id="4312" w:author="Дмитрий Филимонов" w:date="2026-01-29T15:10:00Z"/>
            </w:rPr>
          </w:rPrChange>
        </w:rPr>
      </w:pPr>
      <w:ins w:id="4313" w:author="Дмитрий Филимонов" w:date="2026-01-29T15:10:00Z">
        <w:r w:rsidRPr="003114D6">
          <w:rPr>
            <w:lang w:val="en-US"/>
            <w:rPrChange w:id="4314" w:author="Дмитрий Филимонов" w:date="2026-01-29T15:12:00Z">
              <w:rPr/>
            </w:rPrChange>
          </w:rPr>
          <w:t>INSERT INTO `</w:t>
        </w:r>
        <w:proofErr w:type="spellStart"/>
        <w:r w:rsidRPr="003114D6">
          <w:rPr>
            <w:lang w:val="en-US"/>
            <w:rPrChange w:id="4315" w:author="Дмитрий Филимонов" w:date="2026-01-29T15:12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4316" w:author="Дмитрий Филимонов" w:date="2026-01-29T15:12:00Z">
              <w:rPr/>
            </w:rPrChange>
          </w:rPr>
          <w:t>`.`</w:t>
        </w:r>
        <w:proofErr w:type="gramEnd"/>
        <w:r w:rsidRPr="003114D6">
          <w:rPr>
            <w:lang w:val="en-US"/>
            <w:rPrChange w:id="4317" w:author="Дмитрий Филимонов" w:date="2026-01-29T15:12:00Z">
              <w:rPr/>
            </w:rPrChange>
          </w:rPr>
          <w:t>clients</w:t>
        </w:r>
        <w:proofErr w:type="spellEnd"/>
        <w:r w:rsidRPr="003114D6">
          <w:rPr>
            <w:lang w:val="en-US"/>
            <w:rPrChange w:id="4318" w:author="Дмитрий Филимонов" w:date="2026-01-29T15:12:00Z">
              <w:rPr/>
            </w:rPrChange>
          </w:rPr>
          <w:t>` (`</w:t>
        </w:r>
        <w:proofErr w:type="spellStart"/>
        <w:r w:rsidRPr="003114D6">
          <w:rPr>
            <w:lang w:val="en-US"/>
            <w:rPrChange w:id="4319" w:author="Дмитрий Филимонов" w:date="2026-01-29T15:12:00Z">
              <w:rPr/>
            </w:rPrChange>
          </w:rPr>
          <w:t>client_id</w:t>
        </w:r>
        <w:proofErr w:type="spellEnd"/>
        <w:r w:rsidRPr="003114D6">
          <w:rPr>
            <w:lang w:val="en-US"/>
            <w:rPrChange w:id="4320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321" w:author="Дмитрий Филимонов" w:date="2026-01-29T15:12:00Z">
              <w:rPr/>
            </w:rPrChange>
          </w:rPr>
          <w:t>full_name</w:t>
        </w:r>
        <w:proofErr w:type="spellEnd"/>
        <w:r w:rsidRPr="003114D6">
          <w:rPr>
            <w:lang w:val="en-US"/>
            <w:rPrChange w:id="4322" w:author="Дмитрий Филимонов" w:date="2026-01-29T15:12:00Z">
              <w:rPr/>
            </w:rPrChange>
          </w:rPr>
          <w:t>`, `phone`, `email`) VALUES (1, '</w:t>
        </w:r>
        <w:r>
          <w:t>Иванов</w:t>
        </w:r>
        <w:r w:rsidRPr="003114D6">
          <w:rPr>
            <w:lang w:val="en-US"/>
            <w:rPrChange w:id="4323" w:author="Дмитрий Филимонов" w:date="2026-01-29T15:12:00Z">
              <w:rPr/>
            </w:rPrChange>
          </w:rPr>
          <w:t xml:space="preserve"> </w:t>
        </w:r>
        <w:r>
          <w:t>Сергей</w:t>
        </w:r>
        <w:r w:rsidRPr="003114D6">
          <w:rPr>
            <w:lang w:val="en-US"/>
            <w:rPrChange w:id="4324" w:author="Дмитрий Филимонов" w:date="2026-01-29T15:12:00Z">
              <w:rPr/>
            </w:rPrChange>
          </w:rPr>
          <w:t xml:space="preserve"> </w:t>
        </w:r>
        <w:r>
          <w:t>Петрович</w:t>
        </w:r>
        <w:r w:rsidRPr="003114D6">
          <w:rPr>
            <w:lang w:val="en-US"/>
            <w:rPrChange w:id="4325" w:author="Дмитрий Филимонов" w:date="2026-01-29T15:12:00Z">
              <w:rPr/>
            </w:rPrChange>
          </w:rPr>
          <w:t>', '+7-900-123-45-6', 'ivanov@mail.ru');</w:t>
        </w:r>
      </w:ins>
    </w:p>
    <w:p w14:paraId="6FC97243" w14:textId="77777777" w:rsidR="00151958" w:rsidRPr="003114D6" w:rsidRDefault="00151958" w:rsidP="00151958">
      <w:pPr>
        <w:ind w:firstLine="708"/>
        <w:rPr>
          <w:ins w:id="4326" w:author="Дмитрий Филимонов" w:date="2026-01-29T15:10:00Z"/>
          <w:lang w:val="en-US"/>
          <w:rPrChange w:id="4327" w:author="Дмитрий Филимонов" w:date="2026-01-29T15:12:00Z">
            <w:rPr>
              <w:ins w:id="4328" w:author="Дмитрий Филимонов" w:date="2026-01-29T15:10:00Z"/>
            </w:rPr>
          </w:rPrChange>
        </w:rPr>
      </w:pPr>
      <w:ins w:id="4329" w:author="Дмитрий Филимонов" w:date="2026-01-29T15:10:00Z">
        <w:r w:rsidRPr="003114D6">
          <w:rPr>
            <w:lang w:val="en-US"/>
            <w:rPrChange w:id="4330" w:author="Дмитрий Филимонов" w:date="2026-01-29T15:12:00Z">
              <w:rPr/>
            </w:rPrChange>
          </w:rPr>
          <w:t>INSERT INTO `</w:t>
        </w:r>
        <w:proofErr w:type="spellStart"/>
        <w:r w:rsidRPr="003114D6">
          <w:rPr>
            <w:lang w:val="en-US"/>
            <w:rPrChange w:id="4331" w:author="Дмитрий Филимонов" w:date="2026-01-29T15:12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4332" w:author="Дмитрий Филимонов" w:date="2026-01-29T15:12:00Z">
              <w:rPr/>
            </w:rPrChange>
          </w:rPr>
          <w:t>`.`</w:t>
        </w:r>
        <w:proofErr w:type="gramEnd"/>
        <w:r w:rsidRPr="003114D6">
          <w:rPr>
            <w:lang w:val="en-US"/>
            <w:rPrChange w:id="4333" w:author="Дмитрий Филимонов" w:date="2026-01-29T15:12:00Z">
              <w:rPr/>
            </w:rPrChange>
          </w:rPr>
          <w:t>clients</w:t>
        </w:r>
        <w:proofErr w:type="spellEnd"/>
        <w:r w:rsidRPr="003114D6">
          <w:rPr>
            <w:lang w:val="en-US"/>
            <w:rPrChange w:id="4334" w:author="Дмитрий Филимонов" w:date="2026-01-29T15:12:00Z">
              <w:rPr/>
            </w:rPrChange>
          </w:rPr>
          <w:t>` (`</w:t>
        </w:r>
        <w:proofErr w:type="spellStart"/>
        <w:r w:rsidRPr="003114D6">
          <w:rPr>
            <w:lang w:val="en-US"/>
            <w:rPrChange w:id="4335" w:author="Дмитрий Филимонов" w:date="2026-01-29T15:12:00Z">
              <w:rPr/>
            </w:rPrChange>
          </w:rPr>
          <w:t>client_id</w:t>
        </w:r>
        <w:proofErr w:type="spellEnd"/>
        <w:r w:rsidRPr="003114D6">
          <w:rPr>
            <w:lang w:val="en-US"/>
            <w:rPrChange w:id="4336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337" w:author="Дмитрий Филимонов" w:date="2026-01-29T15:12:00Z">
              <w:rPr/>
            </w:rPrChange>
          </w:rPr>
          <w:t>full_name</w:t>
        </w:r>
        <w:proofErr w:type="spellEnd"/>
        <w:r w:rsidRPr="003114D6">
          <w:rPr>
            <w:lang w:val="en-US"/>
            <w:rPrChange w:id="4338" w:author="Дмитрий Филимонов" w:date="2026-01-29T15:12:00Z">
              <w:rPr/>
            </w:rPrChange>
          </w:rPr>
          <w:t>`, `phone`, `email`) VALUES (2, '</w:t>
        </w:r>
        <w:r>
          <w:t>Петрова</w:t>
        </w:r>
        <w:r w:rsidRPr="003114D6">
          <w:rPr>
            <w:lang w:val="en-US"/>
            <w:rPrChange w:id="4339" w:author="Дмитрий Филимонов" w:date="2026-01-29T15:12:00Z">
              <w:rPr/>
            </w:rPrChange>
          </w:rPr>
          <w:t xml:space="preserve"> </w:t>
        </w:r>
        <w:r>
          <w:t>Анна</w:t>
        </w:r>
        <w:r w:rsidRPr="003114D6">
          <w:rPr>
            <w:lang w:val="en-US"/>
            <w:rPrChange w:id="4340" w:author="Дмитрий Филимонов" w:date="2026-01-29T15:12:00Z">
              <w:rPr/>
            </w:rPrChange>
          </w:rPr>
          <w:t xml:space="preserve"> </w:t>
        </w:r>
        <w:r>
          <w:t>Викторовна</w:t>
        </w:r>
        <w:r w:rsidRPr="003114D6">
          <w:rPr>
            <w:lang w:val="en-US"/>
            <w:rPrChange w:id="4341" w:author="Дмитрий Филимонов" w:date="2026-01-29T15:12:00Z">
              <w:rPr/>
            </w:rPrChange>
          </w:rPr>
          <w:t>', '+7-901-234-56-78', 'petrova@mail.ru');</w:t>
        </w:r>
      </w:ins>
    </w:p>
    <w:p w14:paraId="1E316AA7" w14:textId="77777777" w:rsidR="00151958" w:rsidRPr="003114D6" w:rsidRDefault="00151958" w:rsidP="00151958">
      <w:pPr>
        <w:ind w:firstLine="708"/>
        <w:rPr>
          <w:ins w:id="4342" w:author="Дмитрий Филимонов" w:date="2026-01-29T15:10:00Z"/>
          <w:lang w:val="en-US"/>
          <w:rPrChange w:id="4343" w:author="Дмитрий Филимонов" w:date="2026-01-29T15:12:00Z">
            <w:rPr>
              <w:ins w:id="4344" w:author="Дмитрий Филимонов" w:date="2026-01-29T15:10:00Z"/>
            </w:rPr>
          </w:rPrChange>
        </w:rPr>
      </w:pPr>
      <w:ins w:id="4345" w:author="Дмитрий Филимонов" w:date="2026-01-29T15:10:00Z">
        <w:r w:rsidRPr="003114D6">
          <w:rPr>
            <w:lang w:val="en-US"/>
            <w:rPrChange w:id="4346" w:author="Дмитрий Филимонов" w:date="2026-01-29T15:12:00Z">
              <w:rPr/>
            </w:rPrChange>
          </w:rPr>
          <w:t>INSERT INTO `</w:t>
        </w:r>
        <w:proofErr w:type="spellStart"/>
        <w:r w:rsidRPr="003114D6">
          <w:rPr>
            <w:lang w:val="en-US"/>
            <w:rPrChange w:id="4347" w:author="Дмитрий Филимонов" w:date="2026-01-29T15:12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4348" w:author="Дмитрий Филимонов" w:date="2026-01-29T15:12:00Z">
              <w:rPr/>
            </w:rPrChange>
          </w:rPr>
          <w:t>`.`</w:t>
        </w:r>
        <w:proofErr w:type="gramEnd"/>
        <w:r w:rsidRPr="003114D6">
          <w:rPr>
            <w:lang w:val="en-US"/>
            <w:rPrChange w:id="4349" w:author="Дмитрий Филимонов" w:date="2026-01-29T15:12:00Z">
              <w:rPr/>
            </w:rPrChange>
          </w:rPr>
          <w:t>clients</w:t>
        </w:r>
        <w:proofErr w:type="spellEnd"/>
        <w:r w:rsidRPr="003114D6">
          <w:rPr>
            <w:lang w:val="en-US"/>
            <w:rPrChange w:id="4350" w:author="Дмитрий Филимонов" w:date="2026-01-29T15:12:00Z">
              <w:rPr/>
            </w:rPrChange>
          </w:rPr>
          <w:t>` (`</w:t>
        </w:r>
        <w:proofErr w:type="spellStart"/>
        <w:r w:rsidRPr="003114D6">
          <w:rPr>
            <w:lang w:val="en-US"/>
            <w:rPrChange w:id="4351" w:author="Дмитрий Филимонов" w:date="2026-01-29T15:12:00Z">
              <w:rPr/>
            </w:rPrChange>
          </w:rPr>
          <w:t>client_id</w:t>
        </w:r>
        <w:proofErr w:type="spellEnd"/>
        <w:r w:rsidRPr="003114D6">
          <w:rPr>
            <w:lang w:val="en-US"/>
            <w:rPrChange w:id="4352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353" w:author="Дмитрий Филимонов" w:date="2026-01-29T15:12:00Z">
              <w:rPr/>
            </w:rPrChange>
          </w:rPr>
          <w:t>full_name</w:t>
        </w:r>
        <w:proofErr w:type="spellEnd"/>
        <w:r w:rsidRPr="003114D6">
          <w:rPr>
            <w:lang w:val="en-US"/>
            <w:rPrChange w:id="4354" w:author="Дмитрий Филимонов" w:date="2026-01-29T15:12:00Z">
              <w:rPr/>
            </w:rPrChange>
          </w:rPr>
          <w:t>`, `phone`, `email`) VALUES (3, '</w:t>
        </w:r>
        <w:r>
          <w:t>Сидоров</w:t>
        </w:r>
        <w:r w:rsidRPr="003114D6">
          <w:rPr>
            <w:lang w:val="en-US"/>
            <w:rPrChange w:id="4355" w:author="Дмитрий Филимонов" w:date="2026-01-29T15:12:00Z">
              <w:rPr/>
            </w:rPrChange>
          </w:rPr>
          <w:t xml:space="preserve"> </w:t>
        </w:r>
        <w:r>
          <w:t>Максим</w:t>
        </w:r>
        <w:r w:rsidRPr="003114D6">
          <w:rPr>
            <w:lang w:val="en-US"/>
            <w:rPrChange w:id="4356" w:author="Дмитрий Филимонов" w:date="2026-01-29T15:12:00Z">
              <w:rPr/>
            </w:rPrChange>
          </w:rPr>
          <w:t xml:space="preserve"> </w:t>
        </w:r>
        <w:r>
          <w:t>Олегович</w:t>
        </w:r>
        <w:r w:rsidRPr="003114D6">
          <w:rPr>
            <w:lang w:val="en-US"/>
            <w:rPrChange w:id="4357" w:author="Дмитрий Филимонов" w:date="2026-01-29T15:12:00Z">
              <w:rPr/>
            </w:rPrChange>
          </w:rPr>
          <w:t>', '+7-902-345-67-89', 'sidorov@mail.ru');</w:t>
        </w:r>
      </w:ins>
    </w:p>
    <w:p w14:paraId="68D55B50" w14:textId="77777777" w:rsidR="00151958" w:rsidRPr="003114D6" w:rsidRDefault="00151958" w:rsidP="00151958">
      <w:pPr>
        <w:ind w:firstLine="708"/>
        <w:rPr>
          <w:ins w:id="4358" w:author="Дмитрий Филимонов" w:date="2026-01-29T15:10:00Z"/>
          <w:lang w:val="en-US"/>
          <w:rPrChange w:id="4359" w:author="Дмитрий Филимонов" w:date="2026-01-29T15:12:00Z">
            <w:rPr>
              <w:ins w:id="4360" w:author="Дмитрий Филимонов" w:date="2026-01-29T15:10:00Z"/>
            </w:rPr>
          </w:rPrChange>
        </w:rPr>
      </w:pPr>
    </w:p>
    <w:p w14:paraId="5C1CF350" w14:textId="77777777" w:rsidR="00151958" w:rsidRPr="003114D6" w:rsidRDefault="00151958" w:rsidP="00151958">
      <w:pPr>
        <w:ind w:firstLine="708"/>
        <w:rPr>
          <w:ins w:id="4361" w:author="Дмитрий Филимонов" w:date="2026-01-29T15:10:00Z"/>
          <w:lang w:val="en-US"/>
          <w:rPrChange w:id="4362" w:author="Дмитрий Филимонов" w:date="2026-01-29T15:12:00Z">
            <w:rPr>
              <w:ins w:id="4363" w:author="Дмитрий Филимонов" w:date="2026-01-29T15:10:00Z"/>
            </w:rPr>
          </w:rPrChange>
        </w:rPr>
      </w:pPr>
      <w:ins w:id="4364" w:author="Дмитрий Филимонов" w:date="2026-01-29T15:10:00Z">
        <w:r w:rsidRPr="003114D6">
          <w:rPr>
            <w:lang w:val="en-US"/>
            <w:rPrChange w:id="4365" w:author="Дмитрий Филимонов" w:date="2026-01-29T15:12:00Z">
              <w:rPr/>
            </w:rPrChange>
          </w:rPr>
          <w:t>COMMIT;</w:t>
        </w:r>
      </w:ins>
    </w:p>
    <w:p w14:paraId="5DAF2970" w14:textId="77777777" w:rsidR="00151958" w:rsidRPr="003114D6" w:rsidRDefault="00151958" w:rsidP="00151958">
      <w:pPr>
        <w:ind w:firstLine="708"/>
        <w:rPr>
          <w:ins w:id="4366" w:author="Дмитрий Филимонов" w:date="2026-01-29T15:10:00Z"/>
          <w:lang w:val="en-US"/>
          <w:rPrChange w:id="4367" w:author="Дмитрий Филимонов" w:date="2026-01-29T15:12:00Z">
            <w:rPr>
              <w:ins w:id="4368" w:author="Дмитрий Филимонов" w:date="2026-01-29T15:10:00Z"/>
            </w:rPr>
          </w:rPrChange>
        </w:rPr>
      </w:pPr>
    </w:p>
    <w:p w14:paraId="23D5A4AD" w14:textId="77777777" w:rsidR="00151958" w:rsidRPr="003114D6" w:rsidRDefault="00151958" w:rsidP="00151958">
      <w:pPr>
        <w:ind w:firstLine="708"/>
        <w:rPr>
          <w:ins w:id="4369" w:author="Дмитрий Филимонов" w:date="2026-01-29T15:10:00Z"/>
          <w:lang w:val="en-US"/>
          <w:rPrChange w:id="4370" w:author="Дмитрий Филимонов" w:date="2026-01-29T15:12:00Z">
            <w:rPr>
              <w:ins w:id="4371" w:author="Дмитрий Филимонов" w:date="2026-01-29T15:10:00Z"/>
            </w:rPr>
          </w:rPrChange>
        </w:rPr>
      </w:pPr>
    </w:p>
    <w:p w14:paraId="561B4568" w14:textId="77777777" w:rsidR="00151958" w:rsidRPr="003114D6" w:rsidRDefault="00151958" w:rsidP="00151958">
      <w:pPr>
        <w:ind w:firstLine="708"/>
        <w:rPr>
          <w:ins w:id="4372" w:author="Дмитрий Филимонов" w:date="2026-01-29T15:10:00Z"/>
          <w:lang w:val="en-US"/>
          <w:rPrChange w:id="4373" w:author="Дмитрий Филимонов" w:date="2026-01-29T15:12:00Z">
            <w:rPr>
              <w:ins w:id="4374" w:author="Дмитрий Филимонов" w:date="2026-01-29T15:10:00Z"/>
            </w:rPr>
          </w:rPrChange>
        </w:rPr>
      </w:pPr>
      <w:ins w:id="4375" w:author="Дмитрий Филимонов" w:date="2026-01-29T15:10:00Z">
        <w:r w:rsidRPr="003114D6">
          <w:rPr>
            <w:lang w:val="en-US"/>
            <w:rPrChange w:id="4376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6F428856" w14:textId="77777777" w:rsidR="00151958" w:rsidRPr="003114D6" w:rsidRDefault="00151958" w:rsidP="00151958">
      <w:pPr>
        <w:ind w:firstLine="708"/>
        <w:rPr>
          <w:ins w:id="4377" w:author="Дмитрий Филимонов" w:date="2026-01-29T15:10:00Z"/>
          <w:lang w:val="en-US"/>
          <w:rPrChange w:id="4378" w:author="Дмитрий Филимонов" w:date="2026-01-29T15:12:00Z">
            <w:rPr>
              <w:ins w:id="4379" w:author="Дмитрий Филимонов" w:date="2026-01-29T15:10:00Z"/>
            </w:rPr>
          </w:rPrChange>
        </w:rPr>
      </w:pPr>
      <w:ins w:id="4380" w:author="Дмитрий Филимонов" w:date="2026-01-29T15:10:00Z">
        <w:r w:rsidRPr="003114D6">
          <w:rPr>
            <w:lang w:val="en-US"/>
            <w:rPrChange w:id="4381" w:author="Дмитрий Филимонов" w:date="2026-01-29T15:12:00Z">
              <w:rPr/>
            </w:rPrChange>
          </w:rPr>
          <w:t>-- Data for table `</w:t>
        </w:r>
        <w:proofErr w:type="spellStart"/>
        <w:r w:rsidRPr="003114D6">
          <w:rPr>
            <w:lang w:val="en-US"/>
            <w:rPrChange w:id="4382" w:author="Дмитрий Филимонов" w:date="2026-01-29T15:12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4383" w:author="Дмитрий Филимонов" w:date="2026-01-29T15:12:00Z">
              <w:rPr/>
            </w:rPrChange>
          </w:rPr>
          <w:t>`.`</w:t>
        </w:r>
        <w:proofErr w:type="gramEnd"/>
        <w:r w:rsidRPr="003114D6">
          <w:rPr>
            <w:lang w:val="en-US"/>
            <w:rPrChange w:id="4384" w:author="Дмитрий Филимонов" w:date="2026-01-29T15:12:00Z">
              <w:rPr/>
            </w:rPrChange>
          </w:rPr>
          <w:t>events</w:t>
        </w:r>
        <w:proofErr w:type="spellEnd"/>
        <w:r w:rsidRPr="003114D6">
          <w:rPr>
            <w:lang w:val="en-US"/>
            <w:rPrChange w:id="4385" w:author="Дмитрий Филимонов" w:date="2026-01-29T15:12:00Z">
              <w:rPr/>
            </w:rPrChange>
          </w:rPr>
          <w:t>`</w:t>
        </w:r>
      </w:ins>
    </w:p>
    <w:p w14:paraId="6675381C" w14:textId="77777777" w:rsidR="00151958" w:rsidRPr="003114D6" w:rsidRDefault="00151958" w:rsidP="00151958">
      <w:pPr>
        <w:ind w:firstLine="708"/>
        <w:rPr>
          <w:ins w:id="4386" w:author="Дмитрий Филимонов" w:date="2026-01-29T15:10:00Z"/>
          <w:lang w:val="en-US"/>
          <w:rPrChange w:id="4387" w:author="Дмитрий Филимонов" w:date="2026-01-29T15:12:00Z">
            <w:rPr>
              <w:ins w:id="4388" w:author="Дмитрий Филимонов" w:date="2026-01-29T15:10:00Z"/>
            </w:rPr>
          </w:rPrChange>
        </w:rPr>
      </w:pPr>
      <w:ins w:id="4389" w:author="Дмитрий Филимонов" w:date="2026-01-29T15:10:00Z">
        <w:r w:rsidRPr="003114D6">
          <w:rPr>
            <w:lang w:val="en-US"/>
            <w:rPrChange w:id="4390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39F68787" w14:textId="77777777" w:rsidR="00151958" w:rsidRPr="003114D6" w:rsidRDefault="00151958" w:rsidP="00151958">
      <w:pPr>
        <w:ind w:firstLine="708"/>
        <w:rPr>
          <w:ins w:id="4391" w:author="Дмитрий Филимонов" w:date="2026-01-29T15:10:00Z"/>
          <w:lang w:val="en-US"/>
          <w:rPrChange w:id="4392" w:author="Дмитрий Филимонов" w:date="2026-01-29T15:12:00Z">
            <w:rPr>
              <w:ins w:id="4393" w:author="Дмитрий Филимонов" w:date="2026-01-29T15:10:00Z"/>
            </w:rPr>
          </w:rPrChange>
        </w:rPr>
      </w:pPr>
      <w:ins w:id="4394" w:author="Дмитрий Филимонов" w:date="2026-01-29T15:10:00Z">
        <w:r w:rsidRPr="003114D6">
          <w:rPr>
            <w:lang w:val="en-US"/>
            <w:rPrChange w:id="4395" w:author="Дмитрий Филимонов" w:date="2026-01-29T15:12:00Z">
              <w:rPr/>
            </w:rPrChange>
          </w:rPr>
          <w:t>START TRANSACTION;</w:t>
        </w:r>
      </w:ins>
    </w:p>
    <w:p w14:paraId="41BA1B76" w14:textId="77777777" w:rsidR="00151958" w:rsidRPr="003114D6" w:rsidRDefault="00151958" w:rsidP="00151958">
      <w:pPr>
        <w:ind w:firstLine="708"/>
        <w:rPr>
          <w:ins w:id="4396" w:author="Дмитрий Филимонов" w:date="2026-01-29T15:10:00Z"/>
          <w:lang w:val="en-US"/>
          <w:rPrChange w:id="4397" w:author="Дмитрий Филимонов" w:date="2026-01-29T15:12:00Z">
            <w:rPr>
              <w:ins w:id="4398" w:author="Дмитрий Филимонов" w:date="2026-01-29T15:10:00Z"/>
            </w:rPr>
          </w:rPrChange>
        </w:rPr>
      </w:pPr>
      <w:ins w:id="4399" w:author="Дмитрий Филимонов" w:date="2026-01-29T15:10:00Z">
        <w:r w:rsidRPr="003114D6">
          <w:rPr>
            <w:lang w:val="en-US"/>
            <w:rPrChange w:id="4400" w:author="Дмитрий Филимонов" w:date="2026-01-29T15:12:00Z">
              <w:rPr/>
            </w:rPrChange>
          </w:rPr>
          <w:t>USE `</w:t>
        </w:r>
        <w:proofErr w:type="spellStart"/>
        <w:r w:rsidRPr="003114D6">
          <w:rPr>
            <w:lang w:val="en-US"/>
            <w:rPrChange w:id="4401" w:author="Дмитрий Филимонов" w:date="2026-01-29T15:12:00Z">
              <w:rPr/>
            </w:rPrChange>
          </w:rPr>
          <w:t>event_agency</w:t>
        </w:r>
        <w:proofErr w:type="spellEnd"/>
        <w:r w:rsidRPr="003114D6">
          <w:rPr>
            <w:lang w:val="en-US"/>
            <w:rPrChange w:id="4402" w:author="Дмитрий Филимонов" w:date="2026-01-29T15:12:00Z">
              <w:rPr/>
            </w:rPrChange>
          </w:rPr>
          <w:t>`;</w:t>
        </w:r>
      </w:ins>
    </w:p>
    <w:p w14:paraId="1BBC5A68" w14:textId="77777777" w:rsidR="00151958" w:rsidRPr="003114D6" w:rsidRDefault="00151958" w:rsidP="00151958">
      <w:pPr>
        <w:ind w:firstLine="708"/>
        <w:rPr>
          <w:ins w:id="4403" w:author="Дмитрий Филимонов" w:date="2026-01-29T15:10:00Z"/>
          <w:lang w:val="en-US"/>
          <w:rPrChange w:id="4404" w:author="Дмитрий Филимонов" w:date="2026-01-29T15:12:00Z">
            <w:rPr>
              <w:ins w:id="4405" w:author="Дмитрий Филимонов" w:date="2026-01-29T15:10:00Z"/>
            </w:rPr>
          </w:rPrChange>
        </w:rPr>
      </w:pPr>
      <w:ins w:id="4406" w:author="Дмитрий Филимонов" w:date="2026-01-29T15:10:00Z">
        <w:r w:rsidRPr="003114D6">
          <w:rPr>
            <w:lang w:val="en-US"/>
            <w:rPrChange w:id="4407" w:author="Дмитрий Филимонов" w:date="2026-01-29T15:12:00Z">
              <w:rPr/>
            </w:rPrChange>
          </w:rPr>
          <w:t>INSERT INTO `</w:t>
        </w:r>
        <w:proofErr w:type="spellStart"/>
        <w:r w:rsidRPr="003114D6">
          <w:rPr>
            <w:lang w:val="en-US"/>
            <w:rPrChange w:id="4408" w:author="Дмитрий Филимонов" w:date="2026-01-29T15:12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4409" w:author="Дмитрий Филимонов" w:date="2026-01-29T15:12:00Z">
              <w:rPr/>
            </w:rPrChange>
          </w:rPr>
          <w:t>`.`</w:t>
        </w:r>
        <w:proofErr w:type="gramEnd"/>
        <w:r w:rsidRPr="003114D6">
          <w:rPr>
            <w:lang w:val="en-US"/>
            <w:rPrChange w:id="4410" w:author="Дмитрий Филимонов" w:date="2026-01-29T15:12:00Z">
              <w:rPr/>
            </w:rPrChange>
          </w:rPr>
          <w:t>events</w:t>
        </w:r>
        <w:proofErr w:type="spellEnd"/>
        <w:r w:rsidRPr="003114D6">
          <w:rPr>
            <w:lang w:val="en-US"/>
            <w:rPrChange w:id="4411" w:author="Дмитрий Филимонов" w:date="2026-01-29T15:12:00Z">
              <w:rPr/>
            </w:rPrChange>
          </w:rPr>
          <w:t>` (`</w:t>
        </w:r>
        <w:proofErr w:type="spellStart"/>
        <w:r w:rsidRPr="003114D6">
          <w:rPr>
            <w:lang w:val="en-US"/>
            <w:rPrChange w:id="4412" w:author="Дмитрий Филимонов" w:date="2026-01-29T15:12:00Z">
              <w:rPr/>
            </w:rPrChange>
          </w:rPr>
          <w:t>event_id</w:t>
        </w:r>
        <w:proofErr w:type="spellEnd"/>
        <w:r w:rsidRPr="003114D6">
          <w:rPr>
            <w:lang w:val="en-US"/>
            <w:rPrChange w:id="4413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414" w:author="Дмитрий Филимонов" w:date="2026-01-29T15:12:00Z">
              <w:rPr/>
            </w:rPrChange>
          </w:rPr>
          <w:t>client_id</w:t>
        </w:r>
        <w:proofErr w:type="spellEnd"/>
        <w:r w:rsidRPr="003114D6">
          <w:rPr>
            <w:lang w:val="en-US"/>
            <w:rPrChange w:id="4415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416" w:author="Дмитрий Филимонов" w:date="2026-01-29T15:12:00Z">
              <w:rPr/>
            </w:rPrChange>
          </w:rPr>
          <w:t>event_name</w:t>
        </w:r>
        <w:proofErr w:type="spellEnd"/>
        <w:r w:rsidRPr="003114D6">
          <w:rPr>
            <w:lang w:val="en-US"/>
            <w:rPrChange w:id="4417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418" w:author="Дмитрий Филимонов" w:date="2026-01-29T15:12:00Z">
              <w:rPr/>
            </w:rPrChange>
          </w:rPr>
          <w:t>event_date</w:t>
        </w:r>
        <w:proofErr w:type="spellEnd"/>
        <w:r w:rsidRPr="003114D6">
          <w:rPr>
            <w:lang w:val="en-US"/>
            <w:rPrChange w:id="4419" w:author="Дмитрий Филимонов" w:date="2026-01-29T15:12:00Z">
              <w:rPr/>
            </w:rPrChange>
          </w:rPr>
          <w:t>`, `budget`) VALUES (1, 1, '</w:t>
        </w:r>
        <w:r>
          <w:t>Свадьба</w:t>
        </w:r>
        <w:r w:rsidRPr="003114D6">
          <w:rPr>
            <w:lang w:val="en-US"/>
            <w:rPrChange w:id="4420" w:author="Дмитрий Филимонов" w:date="2026-01-29T15:12:00Z">
              <w:rPr/>
            </w:rPrChange>
          </w:rPr>
          <w:t>', '2025-06-15', 500000.00);</w:t>
        </w:r>
      </w:ins>
    </w:p>
    <w:p w14:paraId="23E507C6" w14:textId="77777777" w:rsidR="00151958" w:rsidRPr="003114D6" w:rsidRDefault="00151958" w:rsidP="00151958">
      <w:pPr>
        <w:ind w:firstLine="708"/>
        <w:rPr>
          <w:ins w:id="4421" w:author="Дмитрий Филимонов" w:date="2026-01-29T15:10:00Z"/>
          <w:lang w:val="en-US"/>
          <w:rPrChange w:id="4422" w:author="Дмитрий Филимонов" w:date="2026-01-29T15:12:00Z">
            <w:rPr>
              <w:ins w:id="4423" w:author="Дмитрий Филимонов" w:date="2026-01-29T15:10:00Z"/>
            </w:rPr>
          </w:rPrChange>
        </w:rPr>
      </w:pPr>
      <w:ins w:id="4424" w:author="Дмитрий Филимонов" w:date="2026-01-29T15:10:00Z">
        <w:r w:rsidRPr="003114D6">
          <w:rPr>
            <w:lang w:val="en-US"/>
            <w:rPrChange w:id="4425" w:author="Дмитрий Филимонов" w:date="2026-01-29T15:12:00Z">
              <w:rPr/>
            </w:rPrChange>
          </w:rPr>
          <w:t>INSERT INTO `</w:t>
        </w:r>
        <w:proofErr w:type="spellStart"/>
        <w:r w:rsidRPr="003114D6">
          <w:rPr>
            <w:lang w:val="en-US"/>
            <w:rPrChange w:id="4426" w:author="Дмитрий Филимонов" w:date="2026-01-29T15:12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4427" w:author="Дмитрий Филимонов" w:date="2026-01-29T15:12:00Z">
              <w:rPr/>
            </w:rPrChange>
          </w:rPr>
          <w:t>`.`</w:t>
        </w:r>
        <w:proofErr w:type="gramEnd"/>
        <w:r w:rsidRPr="003114D6">
          <w:rPr>
            <w:lang w:val="en-US"/>
            <w:rPrChange w:id="4428" w:author="Дмитрий Филимонов" w:date="2026-01-29T15:12:00Z">
              <w:rPr/>
            </w:rPrChange>
          </w:rPr>
          <w:t>events</w:t>
        </w:r>
        <w:proofErr w:type="spellEnd"/>
        <w:r w:rsidRPr="003114D6">
          <w:rPr>
            <w:lang w:val="en-US"/>
            <w:rPrChange w:id="4429" w:author="Дмитрий Филимонов" w:date="2026-01-29T15:12:00Z">
              <w:rPr/>
            </w:rPrChange>
          </w:rPr>
          <w:t>` (`</w:t>
        </w:r>
        <w:proofErr w:type="spellStart"/>
        <w:r w:rsidRPr="003114D6">
          <w:rPr>
            <w:lang w:val="en-US"/>
            <w:rPrChange w:id="4430" w:author="Дмитрий Филимонов" w:date="2026-01-29T15:12:00Z">
              <w:rPr/>
            </w:rPrChange>
          </w:rPr>
          <w:t>event_id</w:t>
        </w:r>
        <w:proofErr w:type="spellEnd"/>
        <w:r w:rsidRPr="003114D6">
          <w:rPr>
            <w:lang w:val="en-US"/>
            <w:rPrChange w:id="4431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432" w:author="Дмитрий Филимонов" w:date="2026-01-29T15:12:00Z">
              <w:rPr/>
            </w:rPrChange>
          </w:rPr>
          <w:t>client_id</w:t>
        </w:r>
        <w:proofErr w:type="spellEnd"/>
        <w:r w:rsidRPr="003114D6">
          <w:rPr>
            <w:lang w:val="en-US"/>
            <w:rPrChange w:id="4433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434" w:author="Дмитрий Филимонов" w:date="2026-01-29T15:12:00Z">
              <w:rPr/>
            </w:rPrChange>
          </w:rPr>
          <w:t>event_name</w:t>
        </w:r>
        <w:proofErr w:type="spellEnd"/>
        <w:r w:rsidRPr="003114D6">
          <w:rPr>
            <w:lang w:val="en-US"/>
            <w:rPrChange w:id="4435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436" w:author="Дмитрий Филимонов" w:date="2026-01-29T15:12:00Z">
              <w:rPr/>
            </w:rPrChange>
          </w:rPr>
          <w:t>event_date</w:t>
        </w:r>
        <w:proofErr w:type="spellEnd"/>
        <w:r w:rsidRPr="003114D6">
          <w:rPr>
            <w:lang w:val="en-US"/>
            <w:rPrChange w:id="4437" w:author="Дмитрий Филимонов" w:date="2026-01-29T15:12:00Z">
              <w:rPr/>
            </w:rPrChange>
          </w:rPr>
          <w:t>`, `budget`) VALUES (2, 2, '</w:t>
        </w:r>
        <w:r>
          <w:t>Корпоратив</w:t>
        </w:r>
        <w:r w:rsidRPr="003114D6">
          <w:rPr>
            <w:lang w:val="en-US"/>
            <w:rPrChange w:id="4438" w:author="Дмитрий Филимонов" w:date="2026-01-29T15:12:00Z">
              <w:rPr/>
            </w:rPrChange>
          </w:rPr>
          <w:t xml:space="preserve"> </w:t>
        </w:r>
        <w:r>
          <w:t>компании</w:t>
        </w:r>
        <w:r w:rsidRPr="003114D6">
          <w:rPr>
            <w:lang w:val="en-US"/>
            <w:rPrChange w:id="4439" w:author="Дмитрий Филимонов" w:date="2026-01-29T15:12:00Z">
              <w:rPr/>
            </w:rPrChange>
          </w:rPr>
          <w:t>', '2025-05-20', 300000.00);</w:t>
        </w:r>
      </w:ins>
    </w:p>
    <w:p w14:paraId="2467EF0E" w14:textId="77777777" w:rsidR="00151958" w:rsidRPr="003114D6" w:rsidRDefault="00151958" w:rsidP="00151958">
      <w:pPr>
        <w:ind w:firstLine="708"/>
        <w:rPr>
          <w:ins w:id="4440" w:author="Дмитрий Филимонов" w:date="2026-01-29T15:10:00Z"/>
          <w:lang w:val="en-US"/>
          <w:rPrChange w:id="4441" w:author="Дмитрий Филимонов" w:date="2026-01-29T15:12:00Z">
            <w:rPr>
              <w:ins w:id="4442" w:author="Дмитрий Филимонов" w:date="2026-01-29T15:10:00Z"/>
            </w:rPr>
          </w:rPrChange>
        </w:rPr>
      </w:pPr>
      <w:ins w:id="4443" w:author="Дмитрий Филимонов" w:date="2026-01-29T15:10:00Z">
        <w:r w:rsidRPr="003114D6">
          <w:rPr>
            <w:lang w:val="en-US"/>
            <w:rPrChange w:id="4444" w:author="Дмитрий Филимонов" w:date="2026-01-29T15:12:00Z">
              <w:rPr/>
            </w:rPrChange>
          </w:rPr>
          <w:t>INSERT INTO `</w:t>
        </w:r>
        <w:proofErr w:type="spellStart"/>
        <w:r w:rsidRPr="003114D6">
          <w:rPr>
            <w:lang w:val="en-US"/>
            <w:rPrChange w:id="4445" w:author="Дмитрий Филимонов" w:date="2026-01-29T15:12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4446" w:author="Дмитрий Филимонов" w:date="2026-01-29T15:12:00Z">
              <w:rPr/>
            </w:rPrChange>
          </w:rPr>
          <w:t>`.`</w:t>
        </w:r>
        <w:proofErr w:type="gramEnd"/>
        <w:r w:rsidRPr="003114D6">
          <w:rPr>
            <w:lang w:val="en-US"/>
            <w:rPrChange w:id="4447" w:author="Дмитрий Филимонов" w:date="2026-01-29T15:12:00Z">
              <w:rPr/>
            </w:rPrChange>
          </w:rPr>
          <w:t>events</w:t>
        </w:r>
        <w:proofErr w:type="spellEnd"/>
        <w:r w:rsidRPr="003114D6">
          <w:rPr>
            <w:lang w:val="en-US"/>
            <w:rPrChange w:id="4448" w:author="Дмитрий Филимонов" w:date="2026-01-29T15:12:00Z">
              <w:rPr/>
            </w:rPrChange>
          </w:rPr>
          <w:t>` (`</w:t>
        </w:r>
        <w:proofErr w:type="spellStart"/>
        <w:r w:rsidRPr="003114D6">
          <w:rPr>
            <w:lang w:val="en-US"/>
            <w:rPrChange w:id="4449" w:author="Дмитрий Филимонов" w:date="2026-01-29T15:12:00Z">
              <w:rPr/>
            </w:rPrChange>
          </w:rPr>
          <w:t>event_id</w:t>
        </w:r>
        <w:proofErr w:type="spellEnd"/>
        <w:r w:rsidRPr="003114D6">
          <w:rPr>
            <w:lang w:val="en-US"/>
            <w:rPrChange w:id="4450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451" w:author="Дмитрий Филимонов" w:date="2026-01-29T15:12:00Z">
              <w:rPr/>
            </w:rPrChange>
          </w:rPr>
          <w:t>client_id</w:t>
        </w:r>
        <w:proofErr w:type="spellEnd"/>
        <w:r w:rsidRPr="003114D6">
          <w:rPr>
            <w:lang w:val="en-US"/>
            <w:rPrChange w:id="4452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453" w:author="Дмитрий Филимонов" w:date="2026-01-29T15:12:00Z">
              <w:rPr/>
            </w:rPrChange>
          </w:rPr>
          <w:t>event_name</w:t>
        </w:r>
        <w:proofErr w:type="spellEnd"/>
        <w:r w:rsidRPr="003114D6">
          <w:rPr>
            <w:lang w:val="en-US"/>
            <w:rPrChange w:id="4454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455" w:author="Дмитрий Филимонов" w:date="2026-01-29T15:12:00Z">
              <w:rPr/>
            </w:rPrChange>
          </w:rPr>
          <w:t>event_date</w:t>
        </w:r>
        <w:proofErr w:type="spellEnd"/>
        <w:r w:rsidRPr="003114D6">
          <w:rPr>
            <w:lang w:val="en-US"/>
            <w:rPrChange w:id="4456" w:author="Дмитрий Филимонов" w:date="2026-01-29T15:12:00Z">
              <w:rPr/>
            </w:rPrChange>
          </w:rPr>
          <w:t>`, `budget`) VALUES (3, 3, '</w:t>
        </w:r>
        <w:r>
          <w:t>День</w:t>
        </w:r>
        <w:r w:rsidRPr="003114D6">
          <w:rPr>
            <w:lang w:val="en-US"/>
            <w:rPrChange w:id="4457" w:author="Дмитрий Филимонов" w:date="2026-01-29T15:12:00Z">
              <w:rPr/>
            </w:rPrChange>
          </w:rPr>
          <w:t xml:space="preserve"> </w:t>
        </w:r>
        <w:r>
          <w:t>рождения</w:t>
        </w:r>
        <w:r w:rsidRPr="003114D6">
          <w:rPr>
            <w:lang w:val="en-US"/>
            <w:rPrChange w:id="4458" w:author="Дмитрий Филимонов" w:date="2026-01-29T15:12:00Z">
              <w:rPr/>
            </w:rPrChange>
          </w:rPr>
          <w:t>', '2025-04-10', 150000.00);</w:t>
        </w:r>
      </w:ins>
    </w:p>
    <w:p w14:paraId="424AA16F" w14:textId="77777777" w:rsidR="00151958" w:rsidRPr="003114D6" w:rsidRDefault="00151958" w:rsidP="00151958">
      <w:pPr>
        <w:ind w:firstLine="708"/>
        <w:rPr>
          <w:ins w:id="4459" w:author="Дмитрий Филимонов" w:date="2026-01-29T15:10:00Z"/>
          <w:lang w:val="en-US"/>
          <w:rPrChange w:id="4460" w:author="Дмитрий Филимонов" w:date="2026-01-29T15:12:00Z">
            <w:rPr>
              <w:ins w:id="4461" w:author="Дмитрий Филимонов" w:date="2026-01-29T15:10:00Z"/>
            </w:rPr>
          </w:rPrChange>
        </w:rPr>
      </w:pPr>
    </w:p>
    <w:p w14:paraId="442005C0" w14:textId="77777777" w:rsidR="00151958" w:rsidRPr="003114D6" w:rsidRDefault="00151958" w:rsidP="00151958">
      <w:pPr>
        <w:ind w:firstLine="708"/>
        <w:rPr>
          <w:ins w:id="4462" w:author="Дмитрий Филимонов" w:date="2026-01-29T15:10:00Z"/>
          <w:lang w:val="en-US"/>
          <w:rPrChange w:id="4463" w:author="Дмитрий Филимонов" w:date="2026-01-29T15:12:00Z">
            <w:rPr>
              <w:ins w:id="4464" w:author="Дмитрий Филимонов" w:date="2026-01-29T15:10:00Z"/>
            </w:rPr>
          </w:rPrChange>
        </w:rPr>
      </w:pPr>
      <w:ins w:id="4465" w:author="Дмитрий Филимонов" w:date="2026-01-29T15:10:00Z">
        <w:r w:rsidRPr="003114D6">
          <w:rPr>
            <w:lang w:val="en-US"/>
            <w:rPrChange w:id="4466" w:author="Дмитрий Филимонов" w:date="2026-01-29T15:12:00Z">
              <w:rPr/>
            </w:rPrChange>
          </w:rPr>
          <w:t>COMMIT;</w:t>
        </w:r>
      </w:ins>
    </w:p>
    <w:p w14:paraId="1B897C35" w14:textId="77777777" w:rsidR="00151958" w:rsidRPr="003114D6" w:rsidRDefault="00151958" w:rsidP="00151958">
      <w:pPr>
        <w:ind w:firstLine="708"/>
        <w:rPr>
          <w:ins w:id="4467" w:author="Дмитрий Филимонов" w:date="2026-01-29T15:10:00Z"/>
          <w:lang w:val="en-US"/>
          <w:rPrChange w:id="4468" w:author="Дмитрий Филимонов" w:date="2026-01-29T15:12:00Z">
            <w:rPr>
              <w:ins w:id="4469" w:author="Дмитрий Филимонов" w:date="2026-01-29T15:10:00Z"/>
            </w:rPr>
          </w:rPrChange>
        </w:rPr>
      </w:pPr>
    </w:p>
    <w:p w14:paraId="046EAE7C" w14:textId="77777777" w:rsidR="00151958" w:rsidRPr="003114D6" w:rsidRDefault="00151958" w:rsidP="00151958">
      <w:pPr>
        <w:ind w:firstLine="708"/>
        <w:rPr>
          <w:ins w:id="4470" w:author="Дмитрий Филимонов" w:date="2026-01-29T15:10:00Z"/>
          <w:lang w:val="en-US"/>
          <w:rPrChange w:id="4471" w:author="Дмитрий Филимонов" w:date="2026-01-29T15:12:00Z">
            <w:rPr>
              <w:ins w:id="4472" w:author="Дмитрий Филимонов" w:date="2026-01-29T15:10:00Z"/>
            </w:rPr>
          </w:rPrChange>
        </w:rPr>
      </w:pPr>
    </w:p>
    <w:p w14:paraId="25288B7D" w14:textId="77777777" w:rsidR="00151958" w:rsidRPr="003114D6" w:rsidRDefault="00151958" w:rsidP="00151958">
      <w:pPr>
        <w:ind w:firstLine="708"/>
        <w:rPr>
          <w:ins w:id="4473" w:author="Дмитрий Филимонов" w:date="2026-01-29T15:10:00Z"/>
          <w:lang w:val="en-US"/>
          <w:rPrChange w:id="4474" w:author="Дмитрий Филимонов" w:date="2026-01-29T15:12:00Z">
            <w:rPr>
              <w:ins w:id="4475" w:author="Дмитрий Филимонов" w:date="2026-01-29T15:10:00Z"/>
            </w:rPr>
          </w:rPrChange>
        </w:rPr>
      </w:pPr>
      <w:ins w:id="4476" w:author="Дмитрий Филимонов" w:date="2026-01-29T15:10:00Z">
        <w:r w:rsidRPr="003114D6">
          <w:rPr>
            <w:lang w:val="en-US"/>
            <w:rPrChange w:id="4477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1F7BF5FB" w14:textId="77777777" w:rsidR="00151958" w:rsidRPr="003114D6" w:rsidRDefault="00151958" w:rsidP="00151958">
      <w:pPr>
        <w:ind w:firstLine="708"/>
        <w:rPr>
          <w:ins w:id="4478" w:author="Дмитрий Филимонов" w:date="2026-01-29T15:10:00Z"/>
          <w:lang w:val="en-US"/>
          <w:rPrChange w:id="4479" w:author="Дмитрий Филимонов" w:date="2026-01-29T15:12:00Z">
            <w:rPr>
              <w:ins w:id="4480" w:author="Дмитрий Филимонов" w:date="2026-01-29T15:10:00Z"/>
            </w:rPr>
          </w:rPrChange>
        </w:rPr>
      </w:pPr>
      <w:ins w:id="4481" w:author="Дмитрий Филимонов" w:date="2026-01-29T15:10:00Z">
        <w:r w:rsidRPr="003114D6">
          <w:rPr>
            <w:lang w:val="en-US"/>
            <w:rPrChange w:id="4482" w:author="Дмитрий Филимонов" w:date="2026-01-29T15:12:00Z">
              <w:rPr/>
            </w:rPrChange>
          </w:rPr>
          <w:t>-- Data for table `</w:t>
        </w:r>
        <w:proofErr w:type="spellStart"/>
        <w:r w:rsidRPr="003114D6">
          <w:rPr>
            <w:lang w:val="en-US"/>
            <w:rPrChange w:id="4483" w:author="Дмитрий Филимонов" w:date="2026-01-29T15:12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4484" w:author="Дмитрий Филимонов" w:date="2026-01-29T15:12:00Z">
              <w:rPr/>
            </w:rPrChange>
          </w:rPr>
          <w:t>`.`</w:t>
        </w:r>
        <w:proofErr w:type="gramEnd"/>
        <w:r w:rsidRPr="003114D6">
          <w:rPr>
            <w:lang w:val="en-US"/>
            <w:rPrChange w:id="4485" w:author="Дмитрий Филимонов" w:date="2026-01-29T15:12:00Z">
              <w:rPr/>
            </w:rPrChange>
          </w:rPr>
          <w:t>employees</w:t>
        </w:r>
        <w:proofErr w:type="spellEnd"/>
        <w:r w:rsidRPr="003114D6">
          <w:rPr>
            <w:lang w:val="en-US"/>
            <w:rPrChange w:id="4486" w:author="Дмитрий Филимонов" w:date="2026-01-29T15:12:00Z">
              <w:rPr/>
            </w:rPrChange>
          </w:rPr>
          <w:t>`</w:t>
        </w:r>
      </w:ins>
    </w:p>
    <w:p w14:paraId="7198612B" w14:textId="77777777" w:rsidR="00151958" w:rsidRPr="003114D6" w:rsidRDefault="00151958" w:rsidP="00151958">
      <w:pPr>
        <w:ind w:firstLine="708"/>
        <w:rPr>
          <w:ins w:id="4487" w:author="Дмитрий Филимонов" w:date="2026-01-29T15:10:00Z"/>
          <w:lang w:val="en-US"/>
          <w:rPrChange w:id="4488" w:author="Дмитрий Филимонов" w:date="2026-01-29T15:12:00Z">
            <w:rPr>
              <w:ins w:id="4489" w:author="Дмитрий Филимонов" w:date="2026-01-29T15:10:00Z"/>
            </w:rPr>
          </w:rPrChange>
        </w:rPr>
      </w:pPr>
      <w:ins w:id="4490" w:author="Дмитрий Филимонов" w:date="2026-01-29T15:10:00Z">
        <w:r w:rsidRPr="003114D6">
          <w:rPr>
            <w:lang w:val="en-US"/>
            <w:rPrChange w:id="4491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7DD4974B" w14:textId="77777777" w:rsidR="00151958" w:rsidRPr="003114D6" w:rsidRDefault="00151958" w:rsidP="00151958">
      <w:pPr>
        <w:ind w:firstLine="708"/>
        <w:rPr>
          <w:ins w:id="4492" w:author="Дмитрий Филимонов" w:date="2026-01-29T15:10:00Z"/>
          <w:lang w:val="en-US"/>
          <w:rPrChange w:id="4493" w:author="Дмитрий Филимонов" w:date="2026-01-29T15:12:00Z">
            <w:rPr>
              <w:ins w:id="4494" w:author="Дмитрий Филимонов" w:date="2026-01-29T15:10:00Z"/>
            </w:rPr>
          </w:rPrChange>
        </w:rPr>
      </w:pPr>
      <w:ins w:id="4495" w:author="Дмитрий Филимонов" w:date="2026-01-29T15:10:00Z">
        <w:r w:rsidRPr="003114D6">
          <w:rPr>
            <w:lang w:val="en-US"/>
            <w:rPrChange w:id="4496" w:author="Дмитрий Филимонов" w:date="2026-01-29T15:12:00Z">
              <w:rPr/>
            </w:rPrChange>
          </w:rPr>
          <w:t>START TRANSACTION;</w:t>
        </w:r>
      </w:ins>
    </w:p>
    <w:p w14:paraId="5FBD0F01" w14:textId="77777777" w:rsidR="00151958" w:rsidRPr="003114D6" w:rsidRDefault="00151958" w:rsidP="00151958">
      <w:pPr>
        <w:ind w:firstLine="708"/>
        <w:rPr>
          <w:ins w:id="4497" w:author="Дмитрий Филимонов" w:date="2026-01-29T15:10:00Z"/>
          <w:lang w:val="en-US"/>
          <w:rPrChange w:id="4498" w:author="Дмитрий Филимонов" w:date="2026-01-29T15:12:00Z">
            <w:rPr>
              <w:ins w:id="4499" w:author="Дмитрий Филимонов" w:date="2026-01-29T15:10:00Z"/>
            </w:rPr>
          </w:rPrChange>
        </w:rPr>
      </w:pPr>
      <w:ins w:id="4500" w:author="Дмитрий Филимонов" w:date="2026-01-29T15:10:00Z">
        <w:r w:rsidRPr="003114D6">
          <w:rPr>
            <w:lang w:val="en-US"/>
            <w:rPrChange w:id="4501" w:author="Дмитрий Филимонов" w:date="2026-01-29T15:12:00Z">
              <w:rPr/>
            </w:rPrChange>
          </w:rPr>
          <w:t>USE `</w:t>
        </w:r>
        <w:proofErr w:type="spellStart"/>
        <w:r w:rsidRPr="003114D6">
          <w:rPr>
            <w:lang w:val="en-US"/>
            <w:rPrChange w:id="4502" w:author="Дмитрий Филимонов" w:date="2026-01-29T15:12:00Z">
              <w:rPr/>
            </w:rPrChange>
          </w:rPr>
          <w:t>event_agency</w:t>
        </w:r>
        <w:proofErr w:type="spellEnd"/>
        <w:r w:rsidRPr="003114D6">
          <w:rPr>
            <w:lang w:val="en-US"/>
            <w:rPrChange w:id="4503" w:author="Дмитрий Филимонов" w:date="2026-01-29T15:12:00Z">
              <w:rPr/>
            </w:rPrChange>
          </w:rPr>
          <w:t>`;</w:t>
        </w:r>
      </w:ins>
    </w:p>
    <w:p w14:paraId="72F595D1" w14:textId="77777777" w:rsidR="00151958" w:rsidRPr="003114D6" w:rsidRDefault="00151958" w:rsidP="00151958">
      <w:pPr>
        <w:ind w:firstLine="708"/>
        <w:rPr>
          <w:ins w:id="4504" w:author="Дмитрий Филимонов" w:date="2026-01-29T15:10:00Z"/>
          <w:lang w:val="en-US"/>
          <w:rPrChange w:id="4505" w:author="Дмитрий Филимонов" w:date="2026-01-29T15:12:00Z">
            <w:rPr>
              <w:ins w:id="4506" w:author="Дмитрий Филимонов" w:date="2026-01-29T15:10:00Z"/>
            </w:rPr>
          </w:rPrChange>
        </w:rPr>
      </w:pPr>
      <w:ins w:id="4507" w:author="Дмитрий Филимонов" w:date="2026-01-29T15:10:00Z">
        <w:r w:rsidRPr="003114D6">
          <w:rPr>
            <w:lang w:val="en-US"/>
            <w:rPrChange w:id="4508" w:author="Дмитрий Филимонов" w:date="2026-01-29T15:12:00Z">
              <w:rPr/>
            </w:rPrChange>
          </w:rPr>
          <w:t>INSERT INTO `</w:t>
        </w:r>
        <w:proofErr w:type="spellStart"/>
        <w:r w:rsidRPr="003114D6">
          <w:rPr>
            <w:lang w:val="en-US"/>
            <w:rPrChange w:id="4509" w:author="Дмитрий Филимонов" w:date="2026-01-29T15:12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4510" w:author="Дмитрий Филимонов" w:date="2026-01-29T15:12:00Z">
              <w:rPr/>
            </w:rPrChange>
          </w:rPr>
          <w:t>`.`</w:t>
        </w:r>
        <w:proofErr w:type="gramEnd"/>
        <w:r w:rsidRPr="003114D6">
          <w:rPr>
            <w:lang w:val="en-US"/>
            <w:rPrChange w:id="4511" w:author="Дмитрий Филимонов" w:date="2026-01-29T15:12:00Z">
              <w:rPr/>
            </w:rPrChange>
          </w:rPr>
          <w:t>employees</w:t>
        </w:r>
        <w:proofErr w:type="spellEnd"/>
        <w:r w:rsidRPr="003114D6">
          <w:rPr>
            <w:lang w:val="en-US"/>
            <w:rPrChange w:id="4512" w:author="Дмитрий Филимонов" w:date="2026-01-29T15:12:00Z">
              <w:rPr/>
            </w:rPrChange>
          </w:rPr>
          <w:t>` (`</w:t>
        </w:r>
        <w:proofErr w:type="spellStart"/>
        <w:r w:rsidRPr="003114D6">
          <w:rPr>
            <w:lang w:val="en-US"/>
            <w:rPrChange w:id="4513" w:author="Дмитрий Филимонов" w:date="2026-01-29T15:12:00Z">
              <w:rPr/>
            </w:rPrChange>
          </w:rPr>
          <w:t>employee_id</w:t>
        </w:r>
        <w:proofErr w:type="spellEnd"/>
        <w:r w:rsidRPr="003114D6">
          <w:rPr>
            <w:lang w:val="en-US"/>
            <w:rPrChange w:id="4514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515" w:author="Дмитрий Филимонов" w:date="2026-01-29T15:12:00Z">
              <w:rPr/>
            </w:rPrChange>
          </w:rPr>
          <w:t>full_name</w:t>
        </w:r>
        <w:proofErr w:type="spellEnd"/>
        <w:r w:rsidRPr="003114D6">
          <w:rPr>
            <w:lang w:val="en-US"/>
            <w:rPrChange w:id="4516" w:author="Дмитрий Филимонов" w:date="2026-01-29T15:12:00Z">
              <w:rPr/>
            </w:rPrChange>
          </w:rPr>
          <w:t>`, `position`, `salary`) VALUES (1, '</w:t>
        </w:r>
        <w:r>
          <w:t>Кузнецова</w:t>
        </w:r>
        <w:r w:rsidRPr="003114D6">
          <w:rPr>
            <w:lang w:val="en-US"/>
            <w:rPrChange w:id="4517" w:author="Дмитрий Филимонов" w:date="2026-01-29T15:12:00Z">
              <w:rPr/>
            </w:rPrChange>
          </w:rPr>
          <w:t xml:space="preserve"> </w:t>
        </w:r>
        <w:r>
          <w:t>Мария</w:t>
        </w:r>
        <w:r w:rsidRPr="003114D6">
          <w:rPr>
            <w:lang w:val="en-US"/>
            <w:rPrChange w:id="4518" w:author="Дмитрий Филимонов" w:date="2026-01-29T15:12:00Z">
              <w:rPr/>
            </w:rPrChange>
          </w:rPr>
          <w:t xml:space="preserve"> </w:t>
        </w:r>
        <w:r>
          <w:t>Андреевна</w:t>
        </w:r>
        <w:r w:rsidRPr="003114D6">
          <w:rPr>
            <w:lang w:val="en-US"/>
            <w:rPrChange w:id="4519" w:author="Дмитрий Филимонов" w:date="2026-01-29T15:12:00Z">
              <w:rPr/>
            </w:rPrChange>
          </w:rPr>
          <w:t>', '</w:t>
        </w:r>
        <w:r>
          <w:t>Менеджер</w:t>
        </w:r>
        <w:r w:rsidRPr="003114D6">
          <w:rPr>
            <w:lang w:val="en-US"/>
            <w:rPrChange w:id="4520" w:author="Дмитрий Филимонов" w:date="2026-01-29T15:12:00Z">
              <w:rPr/>
            </w:rPrChange>
          </w:rPr>
          <w:t xml:space="preserve"> </w:t>
        </w:r>
        <w:r>
          <w:t>проектов</w:t>
        </w:r>
        <w:r w:rsidRPr="003114D6">
          <w:rPr>
            <w:lang w:val="en-US"/>
            <w:rPrChange w:id="4521" w:author="Дмитрий Филимонов" w:date="2026-01-29T15:12:00Z">
              <w:rPr/>
            </w:rPrChange>
          </w:rPr>
          <w:t>', 80000.00);</w:t>
        </w:r>
      </w:ins>
    </w:p>
    <w:p w14:paraId="528167D0" w14:textId="77777777" w:rsidR="00151958" w:rsidRPr="003114D6" w:rsidRDefault="00151958" w:rsidP="00151958">
      <w:pPr>
        <w:ind w:firstLine="708"/>
        <w:rPr>
          <w:ins w:id="4522" w:author="Дмитрий Филимонов" w:date="2026-01-29T15:10:00Z"/>
          <w:lang w:val="en-US"/>
          <w:rPrChange w:id="4523" w:author="Дмитрий Филимонов" w:date="2026-01-29T15:12:00Z">
            <w:rPr>
              <w:ins w:id="4524" w:author="Дмитрий Филимонов" w:date="2026-01-29T15:10:00Z"/>
            </w:rPr>
          </w:rPrChange>
        </w:rPr>
      </w:pPr>
      <w:ins w:id="4525" w:author="Дмитрий Филимонов" w:date="2026-01-29T15:10:00Z">
        <w:r w:rsidRPr="003114D6">
          <w:rPr>
            <w:lang w:val="en-US"/>
            <w:rPrChange w:id="4526" w:author="Дмитрий Филимонов" w:date="2026-01-29T15:12:00Z">
              <w:rPr/>
            </w:rPrChange>
          </w:rPr>
          <w:t>INSERT INTO `</w:t>
        </w:r>
        <w:proofErr w:type="spellStart"/>
        <w:r w:rsidRPr="003114D6">
          <w:rPr>
            <w:lang w:val="en-US"/>
            <w:rPrChange w:id="4527" w:author="Дмитрий Филимонов" w:date="2026-01-29T15:12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4528" w:author="Дмитрий Филимонов" w:date="2026-01-29T15:12:00Z">
              <w:rPr/>
            </w:rPrChange>
          </w:rPr>
          <w:t>`.`</w:t>
        </w:r>
        <w:proofErr w:type="gramEnd"/>
        <w:r w:rsidRPr="003114D6">
          <w:rPr>
            <w:lang w:val="en-US"/>
            <w:rPrChange w:id="4529" w:author="Дмитрий Филимонов" w:date="2026-01-29T15:12:00Z">
              <w:rPr/>
            </w:rPrChange>
          </w:rPr>
          <w:t>employees</w:t>
        </w:r>
        <w:proofErr w:type="spellEnd"/>
        <w:r w:rsidRPr="003114D6">
          <w:rPr>
            <w:lang w:val="en-US"/>
            <w:rPrChange w:id="4530" w:author="Дмитрий Филимонов" w:date="2026-01-29T15:12:00Z">
              <w:rPr/>
            </w:rPrChange>
          </w:rPr>
          <w:t>` (`</w:t>
        </w:r>
        <w:proofErr w:type="spellStart"/>
        <w:r w:rsidRPr="003114D6">
          <w:rPr>
            <w:lang w:val="en-US"/>
            <w:rPrChange w:id="4531" w:author="Дмитрий Филимонов" w:date="2026-01-29T15:12:00Z">
              <w:rPr/>
            </w:rPrChange>
          </w:rPr>
          <w:t>employee_id</w:t>
        </w:r>
        <w:proofErr w:type="spellEnd"/>
        <w:r w:rsidRPr="003114D6">
          <w:rPr>
            <w:lang w:val="en-US"/>
            <w:rPrChange w:id="4532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533" w:author="Дмитрий Филимонов" w:date="2026-01-29T15:12:00Z">
              <w:rPr/>
            </w:rPrChange>
          </w:rPr>
          <w:t>full_name</w:t>
        </w:r>
        <w:proofErr w:type="spellEnd"/>
        <w:r w:rsidRPr="003114D6">
          <w:rPr>
            <w:lang w:val="en-US"/>
            <w:rPrChange w:id="4534" w:author="Дмитрий Филимонов" w:date="2026-01-29T15:12:00Z">
              <w:rPr/>
            </w:rPrChange>
          </w:rPr>
          <w:t>`, `position`, `salary`) VALUES (2, '</w:t>
        </w:r>
        <w:r>
          <w:t>Смирнов</w:t>
        </w:r>
        <w:r w:rsidRPr="003114D6">
          <w:rPr>
            <w:lang w:val="en-US"/>
            <w:rPrChange w:id="4535" w:author="Дмитрий Филимонов" w:date="2026-01-29T15:12:00Z">
              <w:rPr/>
            </w:rPrChange>
          </w:rPr>
          <w:t xml:space="preserve"> </w:t>
        </w:r>
        <w:r>
          <w:t>Алексей</w:t>
        </w:r>
        <w:r w:rsidRPr="003114D6">
          <w:rPr>
            <w:lang w:val="en-US"/>
            <w:rPrChange w:id="4536" w:author="Дмитрий Филимонов" w:date="2026-01-29T15:12:00Z">
              <w:rPr/>
            </w:rPrChange>
          </w:rPr>
          <w:t xml:space="preserve"> </w:t>
        </w:r>
        <w:r>
          <w:t>Игоревич</w:t>
        </w:r>
        <w:r w:rsidRPr="003114D6">
          <w:rPr>
            <w:lang w:val="en-US"/>
            <w:rPrChange w:id="4537" w:author="Дмитрий Филимонов" w:date="2026-01-29T15:12:00Z">
              <w:rPr/>
            </w:rPrChange>
          </w:rPr>
          <w:t>', '</w:t>
        </w:r>
        <w:r>
          <w:t>Координатор</w:t>
        </w:r>
        <w:r w:rsidRPr="003114D6">
          <w:rPr>
            <w:lang w:val="en-US"/>
            <w:rPrChange w:id="4538" w:author="Дмитрий Филимонов" w:date="2026-01-29T15:12:00Z">
              <w:rPr/>
            </w:rPrChange>
          </w:rPr>
          <w:t xml:space="preserve"> </w:t>
        </w:r>
        <w:r>
          <w:t>мероприятий</w:t>
        </w:r>
        <w:r w:rsidRPr="003114D6">
          <w:rPr>
            <w:lang w:val="en-US"/>
            <w:rPrChange w:id="4539" w:author="Дмитрий Филимонов" w:date="2026-01-29T15:12:00Z">
              <w:rPr/>
            </w:rPrChange>
          </w:rPr>
          <w:t>', 65000.00);</w:t>
        </w:r>
      </w:ins>
    </w:p>
    <w:p w14:paraId="49787E30" w14:textId="77777777" w:rsidR="00151958" w:rsidRPr="003114D6" w:rsidRDefault="00151958" w:rsidP="00151958">
      <w:pPr>
        <w:ind w:firstLine="708"/>
        <w:rPr>
          <w:ins w:id="4540" w:author="Дмитрий Филимонов" w:date="2026-01-29T15:10:00Z"/>
          <w:lang w:val="en-US"/>
          <w:rPrChange w:id="4541" w:author="Дмитрий Филимонов" w:date="2026-01-29T15:12:00Z">
            <w:rPr>
              <w:ins w:id="4542" w:author="Дмитрий Филимонов" w:date="2026-01-29T15:10:00Z"/>
            </w:rPr>
          </w:rPrChange>
        </w:rPr>
      </w:pPr>
      <w:ins w:id="4543" w:author="Дмитрий Филимонов" w:date="2026-01-29T15:10:00Z">
        <w:r w:rsidRPr="003114D6">
          <w:rPr>
            <w:lang w:val="en-US"/>
            <w:rPrChange w:id="4544" w:author="Дмитрий Филимонов" w:date="2026-01-29T15:12:00Z">
              <w:rPr/>
            </w:rPrChange>
          </w:rPr>
          <w:t>INSERT INTO `</w:t>
        </w:r>
        <w:proofErr w:type="spellStart"/>
        <w:r w:rsidRPr="003114D6">
          <w:rPr>
            <w:lang w:val="en-US"/>
            <w:rPrChange w:id="4545" w:author="Дмитрий Филимонов" w:date="2026-01-29T15:12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4546" w:author="Дмитрий Филимонов" w:date="2026-01-29T15:12:00Z">
              <w:rPr/>
            </w:rPrChange>
          </w:rPr>
          <w:t>`.`</w:t>
        </w:r>
        <w:proofErr w:type="gramEnd"/>
        <w:r w:rsidRPr="003114D6">
          <w:rPr>
            <w:lang w:val="en-US"/>
            <w:rPrChange w:id="4547" w:author="Дмитрий Филимонов" w:date="2026-01-29T15:12:00Z">
              <w:rPr/>
            </w:rPrChange>
          </w:rPr>
          <w:t>employees</w:t>
        </w:r>
        <w:proofErr w:type="spellEnd"/>
        <w:r w:rsidRPr="003114D6">
          <w:rPr>
            <w:lang w:val="en-US"/>
            <w:rPrChange w:id="4548" w:author="Дмитрий Филимонов" w:date="2026-01-29T15:12:00Z">
              <w:rPr/>
            </w:rPrChange>
          </w:rPr>
          <w:t>` (`</w:t>
        </w:r>
        <w:proofErr w:type="spellStart"/>
        <w:r w:rsidRPr="003114D6">
          <w:rPr>
            <w:lang w:val="en-US"/>
            <w:rPrChange w:id="4549" w:author="Дмитрий Филимонов" w:date="2026-01-29T15:12:00Z">
              <w:rPr/>
            </w:rPrChange>
          </w:rPr>
          <w:t>employee_id</w:t>
        </w:r>
        <w:proofErr w:type="spellEnd"/>
        <w:r w:rsidRPr="003114D6">
          <w:rPr>
            <w:lang w:val="en-US"/>
            <w:rPrChange w:id="4550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551" w:author="Дмитрий Филимонов" w:date="2026-01-29T15:12:00Z">
              <w:rPr/>
            </w:rPrChange>
          </w:rPr>
          <w:t>full_name</w:t>
        </w:r>
        <w:proofErr w:type="spellEnd"/>
        <w:r w:rsidRPr="003114D6">
          <w:rPr>
            <w:lang w:val="en-US"/>
            <w:rPrChange w:id="4552" w:author="Дмитрий Филимонов" w:date="2026-01-29T15:12:00Z">
              <w:rPr/>
            </w:rPrChange>
          </w:rPr>
          <w:t>`, `position`, `salary`) VALUES (3, '</w:t>
        </w:r>
        <w:r>
          <w:t>Орлова</w:t>
        </w:r>
        <w:r w:rsidRPr="003114D6">
          <w:rPr>
            <w:lang w:val="en-US"/>
            <w:rPrChange w:id="4553" w:author="Дмитрий Филимонов" w:date="2026-01-29T15:12:00Z">
              <w:rPr/>
            </w:rPrChange>
          </w:rPr>
          <w:t xml:space="preserve"> </w:t>
        </w:r>
        <w:r>
          <w:t>Екатерина</w:t>
        </w:r>
        <w:r w:rsidRPr="003114D6">
          <w:rPr>
            <w:lang w:val="en-US"/>
            <w:rPrChange w:id="4554" w:author="Дмитрий Филимонов" w:date="2026-01-29T15:12:00Z">
              <w:rPr/>
            </w:rPrChange>
          </w:rPr>
          <w:t xml:space="preserve"> </w:t>
        </w:r>
        <w:r>
          <w:t>Сергеевна</w:t>
        </w:r>
        <w:r w:rsidRPr="003114D6">
          <w:rPr>
            <w:lang w:val="en-US"/>
            <w:rPrChange w:id="4555" w:author="Дмитрий Филимонов" w:date="2026-01-29T15:12:00Z">
              <w:rPr/>
            </w:rPrChange>
          </w:rPr>
          <w:t>', '</w:t>
        </w:r>
        <w:r>
          <w:t>Декоратор</w:t>
        </w:r>
        <w:r w:rsidRPr="003114D6">
          <w:rPr>
            <w:lang w:val="en-US"/>
            <w:rPrChange w:id="4556" w:author="Дмитрий Филимонов" w:date="2026-01-29T15:12:00Z">
              <w:rPr/>
            </w:rPrChange>
          </w:rPr>
          <w:t>', 60000.00);</w:t>
        </w:r>
      </w:ins>
    </w:p>
    <w:p w14:paraId="2E8DD94C" w14:textId="77777777" w:rsidR="00151958" w:rsidRPr="003114D6" w:rsidRDefault="00151958" w:rsidP="00151958">
      <w:pPr>
        <w:ind w:firstLine="708"/>
        <w:rPr>
          <w:ins w:id="4557" w:author="Дмитрий Филимонов" w:date="2026-01-29T15:10:00Z"/>
          <w:lang w:val="en-US"/>
          <w:rPrChange w:id="4558" w:author="Дмитрий Филимонов" w:date="2026-01-29T15:12:00Z">
            <w:rPr>
              <w:ins w:id="4559" w:author="Дмитрий Филимонов" w:date="2026-01-29T15:10:00Z"/>
            </w:rPr>
          </w:rPrChange>
        </w:rPr>
      </w:pPr>
    </w:p>
    <w:p w14:paraId="12D5F4A1" w14:textId="77777777" w:rsidR="00151958" w:rsidRPr="003114D6" w:rsidRDefault="00151958" w:rsidP="00151958">
      <w:pPr>
        <w:ind w:firstLine="708"/>
        <w:rPr>
          <w:ins w:id="4560" w:author="Дмитрий Филимонов" w:date="2026-01-29T15:10:00Z"/>
          <w:lang w:val="en-US"/>
          <w:rPrChange w:id="4561" w:author="Дмитрий Филимонов" w:date="2026-01-29T15:12:00Z">
            <w:rPr>
              <w:ins w:id="4562" w:author="Дмитрий Филимонов" w:date="2026-01-29T15:10:00Z"/>
            </w:rPr>
          </w:rPrChange>
        </w:rPr>
      </w:pPr>
      <w:ins w:id="4563" w:author="Дмитрий Филимонов" w:date="2026-01-29T15:10:00Z">
        <w:r w:rsidRPr="003114D6">
          <w:rPr>
            <w:lang w:val="en-US"/>
            <w:rPrChange w:id="4564" w:author="Дмитрий Филимонов" w:date="2026-01-29T15:12:00Z">
              <w:rPr/>
            </w:rPrChange>
          </w:rPr>
          <w:t>COMMIT;</w:t>
        </w:r>
      </w:ins>
    </w:p>
    <w:p w14:paraId="35168AEC" w14:textId="77777777" w:rsidR="00151958" w:rsidRPr="003114D6" w:rsidRDefault="00151958" w:rsidP="00151958">
      <w:pPr>
        <w:ind w:firstLine="708"/>
        <w:rPr>
          <w:ins w:id="4565" w:author="Дмитрий Филимонов" w:date="2026-01-29T15:10:00Z"/>
          <w:lang w:val="en-US"/>
          <w:rPrChange w:id="4566" w:author="Дмитрий Филимонов" w:date="2026-01-29T15:12:00Z">
            <w:rPr>
              <w:ins w:id="4567" w:author="Дмитрий Филимонов" w:date="2026-01-29T15:10:00Z"/>
            </w:rPr>
          </w:rPrChange>
        </w:rPr>
      </w:pPr>
    </w:p>
    <w:p w14:paraId="3CDC4FAF" w14:textId="77777777" w:rsidR="00151958" w:rsidRPr="003114D6" w:rsidRDefault="00151958" w:rsidP="00151958">
      <w:pPr>
        <w:ind w:firstLine="708"/>
        <w:rPr>
          <w:ins w:id="4568" w:author="Дмитрий Филимонов" w:date="2026-01-29T15:10:00Z"/>
          <w:lang w:val="en-US"/>
          <w:rPrChange w:id="4569" w:author="Дмитрий Филимонов" w:date="2026-01-29T15:12:00Z">
            <w:rPr>
              <w:ins w:id="4570" w:author="Дмитрий Филимонов" w:date="2026-01-29T15:10:00Z"/>
            </w:rPr>
          </w:rPrChange>
        </w:rPr>
      </w:pPr>
    </w:p>
    <w:p w14:paraId="6AE9BF25" w14:textId="77777777" w:rsidR="00151958" w:rsidRPr="003114D6" w:rsidRDefault="00151958" w:rsidP="00151958">
      <w:pPr>
        <w:ind w:firstLine="708"/>
        <w:rPr>
          <w:ins w:id="4571" w:author="Дмитрий Филимонов" w:date="2026-01-29T15:10:00Z"/>
          <w:lang w:val="en-US"/>
          <w:rPrChange w:id="4572" w:author="Дмитрий Филимонов" w:date="2026-01-29T15:12:00Z">
            <w:rPr>
              <w:ins w:id="4573" w:author="Дмитрий Филимонов" w:date="2026-01-29T15:10:00Z"/>
            </w:rPr>
          </w:rPrChange>
        </w:rPr>
      </w:pPr>
      <w:ins w:id="4574" w:author="Дмитрий Филимонов" w:date="2026-01-29T15:10:00Z">
        <w:r w:rsidRPr="003114D6">
          <w:rPr>
            <w:lang w:val="en-US"/>
            <w:rPrChange w:id="4575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2456CEBA" w14:textId="77777777" w:rsidR="00151958" w:rsidRPr="003114D6" w:rsidRDefault="00151958" w:rsidP="00151958">
      <w:pPr>
        <w:ind w:firstLine="708"/>
        <w:rPr>
          <w:ins w:id="4576" w:author="Дмитрий Филимонов" w:date="2026-01-29T15:10:00Z"/>
          <w:lang w:val="en-US"/>
          <w:rPrChange w:id="4577" w:author="Дмитрий Филимонов" w:date="2026-01-29T15:12:00Z">
            <w:rPr>
              <w:ins w:id="4578" w:author="Дмитрий Филимонов" w:date="2026-01-29T15:10:00Z"/>
            </w:rPr>
          </w:rPrChange>
        </w:rPr>
      </w:pPr>
      <w:ins w:id="4579" w:author="Дмитрий Филимонов" w:date="2026-01-29T15:10:00Z">
        <w:r w:rsidRPr="003114D6">
          <w:rPr>
            <w:lang w:val="en-US"/>
            <w:rPrChange w:id="4580" w:author="Дмитрий Филимонов" w:date="2026-01-29T15:12:00Z">
              <w:rPr/>
            </w:rPrChange>
          </w:rPr>
          <w:t>-- Data for table `</w:t>
        </w:r>
        <w:proofErr w:type="spellStart"/>
        <w:r w:rsidRPr="003114D6">
          <w:rPr>
            <w:lang w:val="en-US"/>
            <w:rPrChange w:id="4581" w:author="Дмитрий Филимонов" w:date="2026-01-29T15:12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4582" w:author="Дмитрий Филимонов" w:date="2026-01-29T15:12:00Z">
              <w:rPr/>
            </w:rPrChange>
          </w:rPr>
          <w:t>`.`</w:t>
        </w:r>
        <w:proofErr w:type="gramEnd"/>
        <w:r w:rsidRPr="003114D6">
          <w:rPr>
            <w:lang w:val="en-US"/>
            <w:rPrChange w:id="4583" w:author="Дмитрий Филимонов" w:date="2026-01-29T15:12:00Z">
              <w:rPr/>
            </w:rPrChange>
          </w:rPr>
          <w:t>contractors</w:t>
        </w:r>
        <w:proofErr w:type="spellEnd"/>
        <w:r w:rsidRPr="003114D6">
          <w:rPr>
            <w:lang w:val="en-US"/>
            <w:rPrChange w:id="4584" w:author="Дмитрий Филимонов" w:date="2026-01-29T15:12:00Z">
              <w:rPr/>
            </w:rPrChange>
          </w:rPr>
          <w:t>`</w:t>
        </w:r>
      </w:ins>
    </w:p>
    <w:p w14:paraId="314578C8" w14:textId="77777777" w:rsidR="00151958" w:rsidRPr="003114D6" w:rsidRDefault="00151958" w:rsidP="00151958">
      <w:pPr>
        <w:ind w:firstLine="708"/>
        <w:rPr>
          <w:ins w:id="4585" w:author="Дмитрий Филимонов" w:date="2026-01-29T15:10:00Z"/>
          <w:lang w:val="en-US"/>
          <w:rPrChange w:id="4586" w:author="Дмитрий Филимонов" w:date="2026-01-29T15:12:00Z">
            <w:rPr>
              <w:ins w:id="4587" w:author="Дмитрий Филимонов" w:date="2026-01-29T15:10:00Z"/>
            </w:rPr>
          </w:rPrChange>
        </w:rPr>
      </w:pPr>
      <w:ins w:id="4588" w:author="Дмитрий Филимонов" w:date="2026-01-29T15:10:00Z">
        <w:r w:rsidRPr="003114D6">
          <w:rPr>
            <w:lang w:val="en-US"/>
            <w:rPrChange w:id="4589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513767DF" w14:textId="77777777" w:rsidR="00151958" w:rsidRPr="003114D6" w:rsidRDefault="00151958" w:rsidP="00151958">
      <w:pPr>
        <w:ind w:firstLine="708"/>
        <w:rPr>
          <w:ins w:id="4590" w:author="Дмитрий Филимонов" w:date="2026-01-29T15:10:00Z"/>
          <w:lang w:val="en-US"/>
          <w:rPrChange w:id="4591" w:author="Дмитрий Филимонов" w:date="2026-01-29T15:12:00Z">
            <w:rPr>
              <w:ins w:id="4592" w:author="Дмитрий Филимонов" w:date="2026-01-29T15:10:00Z"/>
            </w:rPr>
          </w:rPrChange>
        </w:rPr>
      </w:pPr>
      <w:ins w:id="4593" w:author="Дмитрий Филимонов" w:date="2026-01-29T15:10:00Z">
        <w:r w:rsidRPr="003114D6">
          <w:rPr>
            <w:lang w:val="en-US"/>
            <w:rPrChange w:id="4594" w:author="Дмитрий Филимонов" w:date="2026-01-29T15:12:00Z">
              <w:rPr/>
            </w:rPrChange>
          </w:rPr>
          <w:t>START TRANSACTION;</w:t>
        </w:r>
      </w:ins>
    </w:p>
    <w:p w14:paraId="5598C055" w14:textId="77777777" w:rsidR="00151958" w:rsidRPr="003114D6" w:rsidRDefault="00151958" w:rsidP="00151958">
      <w:pPr>
        <w:ind w:firstLine="708"/>
        <w:rPr>
          <w:ins w:id="4595" w:author="Дмитрий Филимонов" w:date="2026-01-29T15:10:00Z"/>
          <w:lang w:val="en-US"/>
          <w:rPrChange w:id="4596" w:author="Дмитрий Филимонов" w:date="2026-01-29T15:12:00Z">
            <w:rPr>
              <w:ins w:id="4597" w:author="Дмитрий Филимонов" w:date="2026-01-29T15:10:00Z"/>
            </w:rPr>
          </w:rPrChange>
        </w:rPr>
      </w:pPr>
      <w:ins w:id="4598" w:author="Дмитрий Филимонов" w:date="2026-01-29T15:10:00Z">
        <w:r w:rsidRPr="003114D6">
          <w:rPr>
            <w:lang w:val="en-US"/>
            <w:rPrChange w:id="4599" w:author="Дмитрий Филимонов" w:date="2026-01-29T15:12:00Z">
              <w:rPr/>
            </w:rPrChange>
          </w:rPr>
          <w:t>USE `</w:t>
        </w:r>
        <w:proofErr w:type="spellStart"/>
        <w:r w:rsidRPr="003114D6">
          <w:rPr>
            <w:lang w:val="en-US"/>
            <w:rPrChange w:id="4600" w:author="Дмитрий Филимонов" w:date="2026-01-29T15:12:00Z">
              <w:rPr/>
            </w:rPrChange>
          </w:rPr>
          <w:t>event_agency</w:t>
        </w:r>
        <w:proofErr w:type="spellEnd"/>
        <w:r w:rsidRPr="003114D6">
          <w:rPr>
            <w:lang w:val="en-US"/>
            <w:rPrChange w:id="4601" w:author="Дмитрий Филимонов" w:date="2026-01-29T15:12:00Z">
              <w:rPr/>
            </w:rPrChange>
          </w:rPr>
          <w:t>`;</w:t>
        </w:r>
      </w:ins>
    </w:p>
    <w:p w14:paraId="6017736A" w14:textId="77777777" w:rsidR="00151958" w:rsidRPr="003114D6" w:rsidRDefault="00151958" w:rsidP="00151958">
      <w:pPr>
        <w:ind w:firstLine="708"/>
        <w:rPr>
          <w:ins w:id="4602" w:author="Дмитрий Филимонов" w:date="2026-01-29T15:10:00Z"/>
          <w:lang w:val="en-US"/>
          <w:rPrChange w:id="4603" w:author="Дмитрий Филимонов" w:date="2026-01-29T15:12:00Z">
            <w:rPr>
              <w:ins w:id="4604" w:author="Дмитрий Филимонов" w:date="2026-01-29T15:10:00Z"/>
            </w:rPr>
          </w:rPrChange>
        </w:rPr>
      </w:pPr>
      <w:ins w:id="4605" w:author="Дмитрий Филимонов" w:date="2026-01-29T15:10:00Z">
        <w:r w:rsidRPr="003114D6">
          <w:rPr>
            <w:lang w:val="en-US"/>
            <w:rPrChange w:id="4606" w:author="Дмитрий Филимонов" w:date="2026-01-29T15:12:00Z">
              <w:rPr/>
            </w:rPrChange>
          </w:rPr>
          <w:t>INSERT INTO `</w:t>
        </w:r>
        <w:proofErr w:type="spellStart"/>
        <w:r w:rsidRPr="003114D6">
          <w:rPr>
            <w:lang w:val="en-US"/>
            <w:rPrChange w:id="4607" w:author="Дмитрий Филимонов" w:date="2026-01-29T15:12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4608" w:author="Дмитрий Филимонов" w:date="2026-01-29T15:12:00Z">
              <w:rPr/>
            </w:rPrChange>
          </w:rPr>
          <w:t>`.`</w:t>
        </w:r>
        <w:proofErr w:type="gramEnd"/>
        <w:r w:rsidRPr="003114D6">
          <w:rPr>
            <w:lang w:val="en-US"/>
            <w:rPrChange w:id="4609" w:author="Дмитрий Филимонов" w:date="2026-01-29T15:12:00Z">
              <w:rPr/>
            </w:rPrChange>
          </w:rPr>
          <w:t>contractors</w:t>
        </w:r>
        <w:proofErr w:type="spellEnd"/>
        <w:r w:rsidRPr="003114D6">
          <w:rPr>
            <w:lang w:val="en-US"/>
            <w:rPrChange w:id="4610" w:author="Дмитрий Филимонов" w:date="2026-01-29T15:12:00Z">
              <w:rPr/>
            </w:rPrChange>
          </w:rPr>
          <w:t>` (`</w:t>
        </w:r>
        <w:proofErr w:type="spellStart"/>
        <w:r w:rsidRPr="003114D6">
          <w:rPr>
            <w:lang w:val="en-US"/>
            <w:rPrChange w:id="4611" w:author="Дмитрий Филимонов" w:date="2026-01-29T15:12:00Z">
              <w:rPr/>
            </w:rPrChange>
          </w:rPr>
          <w:t>contractor_id</w:t>
        </w:r>
        <w:proofErr w:type="spellEnd"/>
        <w:r w:rsidRPr="003114D6">
          <w:rPr>
            <w:lang w:val="en-US"/>
            <w:rPrChange w:id="4612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613" w:author="Дмитрий Филимонов" w:date="2026-01-29T15:12:00Z">
              <w:rPr/>
            </w:rPrChange>
          </w:rPr>
          <w:t>company_name</w:t>
        </w:r>
        <w:proofErr w:type="spellEnd"/>
        <w:r w:rsidRPr="003114D6">
          <w:rPr>
            <w:lang w:val="en-US"/>
            <w:rPrChange w:id="4614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615" w:author="Дмитрий Филимонов" w:date="2026-01-29T15:12:00Z">
              <w:rPr/>
            </w:rPrChange>
          </w:rPr>
          <w:t>service_type</w:t>
        </w:r>
        <w:proofErr w:type="spellEnd"/>
        <w:r w:rsidRPr="003114D6">
          <w:rPr>
            <w:lang w:val="en-US"/>
            <w:rPrChange w:id="4616" w:author="Дмитрий Филимонов" w:date="2026-01-29T15:12:00Z">
              <w:rPr/>
            </w:rPrChange>
          </w:rPr>
          <w:t>`, `phone`) VALUES (1, '</w:t>
        </w:r>
        <w:proofErr w:type="spellStart"/>
        <w:r w:rsidRPr="003114D6">
          <w:rPr>
            <w:lang w:val="en-US"/>
            <w:rPrChange w:id="4617" w:author="Дмитрий Филимонов" w:date="2026-01-29T15:12:00Z">
              <w:rPr/>
            </w:rPrChange>
          </w:rPr>
          <w:t>PerfectSound</w:t>
        </w:r>
        <w:proofErr w:type="spellEnd"/>
        <w:r w:rsidRPr="003114D6">
          <w:rPr>
            <w:lang w:val="en-US"/>
            <w:rPrChange w:id="4618" w:author="Дмитрий Филимонов" w:date="2026-01-29T15:12:00Z">
              <w:rPr/>
            </w:rPrChange>
          </w:rPr>
          <w:t>', '</w:t>
        </w:r>
        <w:r>
          <w:t>Звук</w:t>
        </w:r>
        <w:r w:rsidRPr="003114D6">
          <w:rPr>
            <w:lang w:val="en-US"/>
            <w:rPrChange w:id="4619" w:author="Дмитрий Филимонов" w:date="2026-01-29T15:12:00Z">
              <w:rPr/>
            </w:rPrChange>
          </w:rPr>
          <w:t xml:space="preserve"> </w:t>
        </w:r>
        <w:r>
          <w:t>и</w:t>
        </w:r>
        <w:r w:rsidRPr="003114D6">
          <w:rPr>
            <w:lang w:val="en-US"/>
            <w:rPrChange w:id="4620" w:author="Дмитрий Филимонов" w:date="2026-01-29T15:12:00Z">
              <w:rPr/>
            </w:rPrChange>
          </w:rPr>
          <w:t xml:space="preserve"> </w:t>
        </w:r>
        <w:r>
          <w:t>свет</w:t>
        </w:r>
        <w:r w:rsidRPr="003114D6">
          <w:rPr>
            <w:lang w:val="en-US"/>
            <w:rPrChange w:id="4621" w:author="Дмитрий Филимонов" w:date="2026-01-29T15:12:00Z">
              <w:rPr/>
            </w:rPrChange>
          </w:rPr>
          <w:t>', '+7-903-111-22-33');</w:t>
        </w:r>
      </w:ins>
    </w:p>
    <w:p w14:paraId="7EB390FB" w14:textId="77777777" w:rsidR="00151958" w:rsidRPr="003114D6" w:rsidRDefault="00151958" w:rsidP="00151958">
      <w:pPr>
        <w:ind w:firstLine="708"/>
        <w:rPr>
          <w:ins w:id="4622" w:author="Дмитрий Филимонов" w:date="2026-01-29T15:10:00Z"/>
          <w:lang w:val="en-US"/>
          <w:rPrChange w:id="4623" w:author="Дмитрий Филимонов" w:date="2026-01-29T15:12:00Z">
            <w:rPr>
              <w:ins w:id="4624" w:author="Дмитрий Филимонов" w:date="2026-01-29T15:10:00Z"/>
            </w:rPr>
          </w:rPrChange>
        </w:rPr>
      </w:pPr>
      <w:ins w:id="4625" w:author="Дмитрий Филимонов" w:date="2026-01-29T15:10:00Z">
        <w:r w:rsidRPr="003114D6">
          <w:rPr>
            <w:lang w:val="en-US"/>
            <w:rPrChange w:id="4626" w:author="Дмитрий Филимонов" w:date="2026-01-29T15:12:00Z">
              <w:rPr/>
            </w:rPrChange>
          </w:rPr>
          <w:t>INSERT INTO `</w:t>
        </w:r>
        <w:proofErr w:type="spellStart"/>
        <w:r w:rsidRPr="003114D6">
          <w:rPr>
            <w:lang w:val="en-US"/>
            <w:rPrChange w:id="4627" w:author="Дмитрий Филимонов" w:date="2026-01-29T15:12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4628" w:author="Дмитрий Филимонов" w:date="2026-01-29T15:12:00Z">
              <w:rPr/>
            </w:rPrChange>
          </w:rPr>
          <w:t>`.`</w:t>
        </w:r>
        <w:proofErr w:type="gramEnd"/>
        <w:r w:rsidRPr="003114D6">
          <w:rPr>
            <w:lang w:val="en-US"/>
            <w:rPrChange w:id="4629" w:author="Дмитрий Филимонов" w:date="2026-01-29T15:12:00Z">
              <w:rPr/>
            </w:rPrChange>
          </w:rPr>
          <w:t>contractors</w:t>
        </w:r>
        <w:proofErr w:type="spellEnd"/>
        <w:r w:rsidRPr="003114D6">
          <w:rPr>
            <w:lang w:val="en-US"/>
            <w:rPrChange w:id="4630" w:author="Дмитрий Филимонов" w:date="2026-01-29T15:12:00Z">
              <w:rPr/>
            </w:rPrChange>
          </w:rPr>
          <w:t>` (`</w:t>
        </w:r>
        <w:proofErr w:type="spellStart"/>
        <w:r w:rsidRPr="003114D6">
          <w:rPr>
            <w:lang w:val="en-US"/>
            <w:rPrChange w:id="4631" w:author="Дмитрий Филимонов" w:date="2026-01-29T15:12:00Z">
              <w:rPr/>
            </w:rPrChange>
          </w:rPr>
          <w:t>contractor_id</w:t>
        </w:r>
        <w:proofErr w:type="spellEnd"/>
        <w:r w:rsidRPr="003114D6">
          <w:rPr>
            <w:lang w:val="en-US"/>
            <w:rPrChange w:id="4632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633" w:author="Дмитрий Филимонов" w:date="2026-01-29T15:12:00Z">
              <w:rPr/>
            </w:rPrChange>
          </w:rPr>
          <w:t>company_name</w:t>
        </w:r>
        <w:proofErr w:type="spellEnd"/>
        <w:r w:rsidRPr="003114D6">
          <w:rPr>
            <w:lang w:val="en-US"/>
            <w:rPrChange w:id="4634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635" w:author="Дмитрий Филимонов" w:date="2026-01-29T15:12:00Z">
              <w:rPr/>
            </w:rPrChange>
          </w:rPr>
          <w:t>service_type</w:t>
        </w:r>
        <w:proofErr w:type="spellEnd"/>
        <w:r w:rsidRPr="003114D6">
          <w:rPr>
            <w:lang w:val="en-US"/>
            <w:rPrChange w:id="4636" w:author="Дмитрий Филимонов" w:date="2026-01-29T15:12:00Z">
              <w:rPr/>
            </w:rPrChange>
          </w:rPr>
          <w:t>`, `phone`) VALUES (2, '</w:t>
        </w:r>
        <w:proofErr w:type="spellStart"/>
        <w:r w:rsidRPr="003114D6">
          <w:rPr>
            <w:lang w:val="en-US"/>
            <w:rPrChange w:id="4637" w:author="Дмитрий Филимонов" w:date="2026-01-29T15:12:00Z">
              <w:rPr/>
            </w:rPrChange>
          </w:rPr>
          <w:t>FlowerArt</w:t>
        </w:r>
        <w:proofErr w:type="spellEnd"/>
        <w:r w:rsidRPr="003114D6">
          <w:rPr>
            <w:lang w:val="en-US"/>
            <w:rPrChange w:id="4638" w:author="Дмитрий Филимонов" w:date="2026-01-29T15:12:00Z">
              <w:rPr/>
            </w:rPrChange>
          </w:rPr>
          <w:t>', '</w:t>
        </w:r>
        <w:r>
          <w:t>Декор</w:t>
        </w:r>
        <w:r w:rsidRPr="003114D6">
          <w:rPr>
            <w:lang w:val="en-US"/>
            <w:rPrChange w:id="4639" w:author="Дмитрий Филимонов" w:date="2026-01-29T15:12:00Z">
              <w:rPr/>
            </w:rPrChange>
          </w:rPr>
          <w:t xml:space="preserve"> </w:t>
        </w:r>
        <w:r>
          <w:t>и</w:t>
        </w:r>
        <w:r w:rsidRPr="003114D6">
          <w:rPr>
            <w:lang w:val="en-US"/>
            <w:rPrChange w:id="4640" w:author="Дмитрий Филимонов" w:date="2026-01-29T15:12:00Z">
              <w:rPr/>
            </w:rPrChange>
          </w:rPr>
          <w:t xml:space="preserve"> </w:t>
        </w:r>
        <w:r>
          <w:t>флористика</w:t>
        </w:r>
        <w:r w:rsidRPr="003114D6">
          <w:rPr>
            <w:lang w:val="en-US"/>
            <w:rPrChange w:id="4641" w:author="Дмитрий Филимонов" w:date="2026-01-29T15:12:00Z">
              <w:rPr/>
            </w:rPrChange>
          </w:rPr>
          <w:t>', '+7-904-222-33-44');</w:t>
        </w:r>
      </w:ins>
    </w:p>
    <w:p w14:paraId="49CDE777" w14:textId="77777777" w:rsidR="00151958" w:rsidRPr="003114D6" w:rsidRDefault="00151958" w:rsidP="00151958">
      <w:pPr>
        <w:ind w:firstLine="708"/>
        <w:rPr>
          <w:ins w:id="4642" w:author="Дмитрий Филимонов" w:date="2026-01-29T15:10:00Z"/>
          <w:lang w:val="en-US"/>
          <w:rPrChange w:id="4643" w:author="Дмитрий Филимонов" w:date="2026-01-29T15:12:00Z">
            <w:rPr>
              <w:ins w:id="4644" w:author="Дмитрий Филимонов" w:date="2026-01-29T15:10:00Z"/>
            </w:rPr>
          </w:rPrChange>
        </w:rPr>
      </w:pPr>
      <w:ins w:id="4645" w:author="Дмитрий Филимонов" w:date="2026-01-29T15:10:00Z">
        <w:r w:rsidRPr="003114D6">
          <w:rPr>
            <w:lang w:val="en-US"/>
            <w:rPrChange w:id="4646" w:author="Дмитрий Филимонов" w:date="2026-01-29T15:12:00Z">
              <w:rPr/>
            </w:rPrChange>
          </w:rPr>
          <w:t>INSERT INTO `</w:t>
        </w:r>
        <w:proofErr w:type="spellStart"/>
        <w:r w:rsidRPr="003114D6">
          <w:rPr>
            <w:lang w:val="en-US"/>
            <w:rPrChange w:id="4647" w:author="Дмитрий Филимонов" w:date="2026-01-29T15:12:00Z">
              <w:rPr/>
            </w:rPrChange>
          </w:rPr>
          <w:t>event_agency</w:t>
        </w:r>
        <w:proofErr w:type="gramStart"/>
        <w:r w:rsidRPr="003114D6">
          <w:rPr>
            <w:lang w:val="en-US"/>
            <w:rPrChange w:id="4648" w:author="Дмитрий Филимонов" w:date="2026-01-29T15:12:00Z">
              <w:rPr/>
            </w:rPrChange>
          </w:rPr>
          <w:t>`.`</w:t>
        </w:r>
        <w:proofErr w:type="gramEnd"/>
        <w:r w:rsidRPr="003114D6">
          <w:rPr>
            <w:lang w:val="en-US"/>
            <w:rPrChange w:id="4649" w:author="Дмитрий Филимонов" w:date="2026-01-29T15:12:00Z">
              <w:rPr/>
            </w:rPrChange>
          </w:rPr>
          <w:t>contractors</w:t>
        </w:r>
        <w:proofErr w:type="spellEnd"/>
        <w:r w:rsidRPr="003114D6">
          <w:rPr>
            <w:lang w:val="en-US"/>
            <w:rPrChange w:id="4650" w:author="Дмитрий Филимонов" w:date="2026-01-29T15:12:00Z">
              <w:rPr/>
            </w:rPrChange>
          </w:rPr>
          <w:t>` (`</w:t>
        </w:r>
        <w:proofErr w:type="spellStart"/>
        <w:r w:rsidRPr="003114D6">
          <w:rPr>
            <w:lang w:val="en-US"/>
            <w:rPrChange w:id="4651" w:author="Дмитрий Филимонов" w:date="2026-01-29T15:12:00Z">
              <w:rPr/>
            </w:rPrChange>
          </w:rPr>
          <w:t>contractor_id</w:t>
        </w:r>
        <w:proofErr w:type="spellEnd"/>
        <w:r w:rsidRPr="003114D6">
          <w:rPr>
            <w:lang w:val="en-US"/>
            <w:rPrChange w:id="4652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653" w:author="Дмитрий Филимонов" w:date="2026-01-29T15:12:00Z">
              <w:rPr/>
            </w:rPrChange>
          </w:rPr>
          <w:t>company_name</w:t>
        </w:r>
        <w:proofErr w:type="spellEnd"/>
        <w:r w:rsidRPr="003114D6">
          <w:rPr>
            <w:lang w:val="en-US"/>
            <w:rPrChange w:id="4654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655" w:author="Дмитрий Филимонов" w:date="2026-01-29T15:12:00Z">
              <w:rPr/>
            </w:rPrChange>
          </w:rPr>
          <w:t>service_type</w:t>
        </w:r>
        <w:proofErr w:type="spellEnd"/>
        <w:r w:rsidRPr="003114D6">
          <w:rPr>
            <w:lang w:val="en-US"/>
            <w:rPrChange w:id="4656" w:author="Дмитрий Филимонов" w:date="2026-01-29T15:12:00Z">
              <w:rPr/>
            </w:rPrChange>
          </w:rPr>
          <w:t>`, `phone`) VALUES (3, '</w:t>
        </w:r>
        <w:proofErr w:type="spellStart"/>
        <w:r w:rsidRPr="003114D6">
          <w:rPr>
            <w:lang w:val="en-US"/>
            <w:rPrChange w:id="4657" w:author="Дмитрий Филимонов" w:date="2026-01-29T15:12:00Z">
              <w:rPr/>
            </w:rPrChange>
          </w:rPr>
          <w:t>VideoPro</w:t>
        </w:r>
        <w:proofErr w:type="spellEnd"/>
        <w:r w:rsidRPr="003114D6">
          <w:rPr>
            <w:lang w:val="en-US"/>
            <w:rPrChange w:id="4658" w:author="Дмитрий Филимонов" w:date="2026-01-29T15:12:00Z">
              <w:rPr/>
            </w:rPrChange>
          </w:rPr>
          <w:t>', '</w:t>
        </w:r>
        <w:r>
          <w:t>Фото</w:t>
        </w:r>
        <w:r w:rsidRPr="003114D6">
          <w:rPr>
            <w:lang w:val="en-US"/>
            <w:rPrChange w:id="4659" w:author="Дмитрий Филимонов" w:date="2026-01-29T15:12:00Z">
              <w:rPr/>
            </w:rPrChange>
          </w:rPr>
          <w:t xml:space="preserve"> </w:t>
        </w:r>
        <w:r>
          <w:t>и</w:t>
        </w:r>
        <w:r w:rsidRPr="003114D6">
          <w:rPr>
            <w:lang w:val="en-US"/>
            <w:rPrChange w:id="4660" w:author="Дмитрий Филимонов" w:date="2026-01-29T15:12:00Z">
              <w:rPr/>
            </w:rPrChange>
          </w:rPr>
          <w:t xml:space="preserve"> </w:t>
        </w:r>
        <w:r>
          <w:t>видеосъёмка</w:t>
        </w:r>
        <w:r w:rsidRPr="003114D6">
          <w:rPr>
            <w:lang w:val="en-US"/>
            <w:rPrChange w:id="4661" w:author="Дмитрий Филимонов" w:date="2026-01-29T15:12:00Z">
              <w:rPr/>
            </w:rPrChange>
          </w:rPr>
          <w:t>', '+7-905-333-44-55');</w:t>
        </w:r>
      </w:ins>
    </w:p>
    <w:p w14:paraId="7B35AADA" w14:textId="77777777" w:rsidR="00151958" w:rsidRPr="003114D6" w:rsidRDefault="00151958" w:rsidP="00151958">
      <w:pPr>
        <w:ind w:firstLine="708"/>
        <w:rPr>
          <w:ins w:id="4662" w:author="Дмитрий Филимонов" w:date="2026-01-29T15:10:00Z"/>
          <w:lang w:val="en-US"/>
          <w:rPrChange w:id="4663" w:author="Дмитрий Филимонов" w:date="2026-01-29T15:12:00Z">
            <w:rPr>
              <w:ins w:id="4664" w:author="Дмитрий Филимонов" w:date="2026-01-29T15:10:00Z"/>
            </w:rPr>
          </w:rPrChange>
        </w:rPr>
      </w:pPr>
    </w:p>
    <w:p w14:paraId="54E8593E" w14:textId="77777777" w:rsidR="00151958" w:rsidRPr="003114D6" w:rsidRDefault="00151958" w:rsidP="00151958">
      <w:pPr>
        <w:ind w:firstLine="708"/>
        <w:rPr>
          <w:ins w:id="4665" w:author="Дмитрий Филимонов" w:date="2026-01-29T15:10:00Z"/>
          <w:lang w:val="en-US"/>
          <w:rPrChange w:id="4666" w:author="Дмитрий Филимонов" w:date="2026-01-29T15:12:00Z">
            <w:rPr>
              <w:ins w:id="4667" w:author="Дмитрий Филимонов" w:date="2026-01-29T15:10:00Z"/>
            </w:rPr>
          </w:rPrChange>
        </w:rPr>
      </w:pPr>
      <w:ins w:id="4668" w:author="Дмитрий Филимонов" w:date="2026-01-29T15:10:00Z">
        <w:r w:rsidRPr="003114D6">
          <w:rPr>
            <w:lang w:val="en-US"/>
            <w:rPrChange w:id="4669" w:author="Дмитрий Филимонов" w:date="2026-01-29T15:12:00Z">
              <w:rPr/>
            </w:rPrChange>
          </w:rPr>
          <w:t>COMMIT;</w:t>
        </w:r>
      </w:ins>
    </w:p>
    <w:p w14:paraId="70B476AA" w14:textId="77777777" w:rsidR="00151958" w:rsidRPr="003114D6" w:rsidRDefault="00151958" w:rsidP="00151958">
      <w:pPr>
        <w:ind w:firstLine="708"/>
        <w:rPr>
          <w:ins w:id="4670" w:author="Дмитрий Филимонов" w:date="2026-01-29T15:10:00Z"/>
          <w:lang w:val="en-US"/>
          <w:rPrChange w:id="4671" w:author="Дмитрий Филимонов" w:date="2026-01-29T15:12:00Z">
            <w:rPr>
              <w:ins w:id="4672" w:author="Дмитрий Филимонов" w:date="2026-01-29T15:10:00Z"/>
            </w:rPr>
          </w:rPrChange>
        </w:rPr>
      </w:pPr>
    </w:p>
    <w:p w14:paraId="56393B1D" w14:textId="77777777" w:rsidR="00151958" w:rsidRPr="003114D6" w:rsidRDefault="00151958" w:rsidP="00151958">
      <w:pPr>
        <w:ind w:firstLine="708"/>
        <w:rPr>
          <w:ins w:id="4673" w:author="Дмитрий Филимонов" w:date="2026-01-29T15:10:00Z"/>
          <w:lang w:val="en-US"/>
          <w:rPrChange w:id="4674" w:author="Дмитрий Филимонов" w:date="2026-01-29T15:12:00Z">
            <w:rPr>
              <w:ins w:id="4675" w:author="Дмитрий Филимонов" w:date="2026-01-29T15:10:00Z"/>
            </w:rPr>
          </w:rPrChange>
        </w:rPr>
      </w:pPr>
    </w:p>
    <w:p w14:paraId="6C9D9BFA" w14:textId="77777777" w:rsidR="00151958" w:rsidRPr="003114D6" w:rsidRDefault="00151958" w:rsidP="00151958">
      <w:pPr>
        <w:ind w:firstLine="708"/>
        <w:rPr>
          <w:ins w:id="4676" w:author="Дмитрий Филимонов" w:date="2026-01-29T15:10:00Z"/>
          <w:lang w:val="en-US"/>
          <w:rPrChange w:id="4677" w:author="Дмитрий Филимонов" w:date="2026-01-29T15:12:00Z">
            <w:rPr>
              <w:ins w:id="4678" w:author="Дмитрий Филимонов" w:date="2026-01-29T15:10:00Z"/>
            </w:rPr>
          </w:rPrChange>
        </w:rPr>
      </w:pPr>
      <w:ins w:id="4679" w:author="Дмитрий Филимонов" w:date="2026-01-29T15:10:00Z">
        <w:r w:rsidRPr="003114D6">
          <w:rPr>
            <w:lang w:val="en-US"/>
            <w:rPrChange w:id="4680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7575BADB" w14:textId="77777777" w:rsidR="00151958" w:rsidRPr="003114D6" w:rsidRDefault="00151958" w:rsidP="00151958">
      <w:pPr>
        <w:ind w:firstLine="708"/>
        <w:rPr>
          <w:ins w:id="4681" w:author="Дмитрий Филимонов" w:date="2026-01-29T15:10:00Z"/>
          <w:lang w:val="en-US"/>
          <w:rPrChange w:id="4682" w:author="Дмитрий Филимонов" w:date="2026-01-29T15:12:00Z">
            <w:rPr>
              <w:ins w:id="4683" w:author="Дмитрий Филимонов" w:date="2026-01-29T15:10:00Z"/>
            </w:rPr>
          </w:rPrChange>
        </w:rPr>
      </w:pPr>
      <w:ins w:id="4684" w:author="Дмитрий Филимонов" w:date="2026-01-29T15:10:00Z">
        <w:r w:rsidRPr="003114D6">
          <w:rPr>
            <w:lang w:val="en-US"/>
            <w:rPrChange w:id="4685" w:author="Дмитрий Филимонов" w:date="2026-01-29T15:12:00Z">
              <w:rPr/>
            </w:rPrChange>
          </w:rPr>
          <w:lastRenderedPageBreak/>
          <w:t>-- Data for table `event_agency</w:t>
        </w:r>
        <w:proofErr w:type="gramStart"/>
        <w:r w:rsidRPr="003114D6">
          <w:rPr>
            <w:lang w:val="en-US"/>
            <w:rPrChange w:id="4686" w:author="Дмитрий Филимонов" w:date="2026-01-29T15:12:00Z">
              <w:rPr/>
            </w:rPrChange>
          </w:rPr>
          <w:t>`.`</w:t>
        </w:r>
        <w:proofErr w:type="spellStart"/>
        <w:proofErr w:type="gramEnd"/>
        <w:r w:rsidRPr="003114D6">
          <w:rPr>
            <w:lang w:val="en-US"/>
            <w:rPrChange w:id="4687" w:author="Дмитрий Филимонов" w:date="2026-01-29T15:12:00Z">
              <w:rPr/>
            </w:rPrChange>
          </w:rPr>
          <w:t>event_staff</w:t>
        </w:r>
        <w:proofErr w:type="spellEnd"/>
        <w:r w:rsidRPr="003114D6">
          <w:rPr>
            <w:lang w:val="en-US"/>
            <w:rPrChange w:id="4688" w:author="Дмитрий Филимонов" w:date="2026-01-29T15:12:00Z">
              <w:rPr/>
            </w:rPrChange>
          </w:rPr>
          <w:t>`</w:t>
        </w:r>
      </w:ins>
    </w:p>
    <w:p w14:paraId="408E5945" w14:textId="77777777" w:rsidR="00151958" w:rsidRPr="003114D6" w:rsidRDefault="00151958" w:rsidP="00151958">
      <w:pPr>
        <w:ind w:firstLine="708"/>
        <w:rPr>
          <w:ins w:id="4689" w:author="Дмитрий Филимонов" w:date="2026-01-29T15:10:00Z"/>
          <w:lang w:val="en-US"/>
          <w:rPrChange w:id="4690" w:author="Дмитрий Филимонов" w:date="2026-01-29T15:12:00Z">
            <w:rPr>
              <w:ins w:id="4691" w:author="Дмитрий Филимонов" w:date="2026-01-29T15:10:00Z"/>
            </w:rPr>
          </w:rPrChange>
        </w:rPr>
      </w:pPr>
      <w:ins w:id="4692" w:author="Дмитрий Филимонов" w:date="2026-01-29T15:10:00Z">
        <w:r w:rsidRPr="003114D6">
          <w:rPr>
            <w:lang w:val="en-US"/>
            <w:rPrChange w:id="4693" w:author="Дмитрий Филимонов" w:date="2026-01-29T15:12:00Z">
              <w:rPr/>
            </w:rPrChange>
          </w:rPr>
          <w:t>-- -----------------------------------------------------</w:t>
        </w:r>
      </w:ins>
    </w:p>
    <w:p w14:paraId="300393B2" w14:textId="77777777" w:rsidR="00151958" w:rsidRPr="003114D6" w:rsidRDefault="00151958" w:rsidP="00151958">
      <w:pPr>
        <w:ind w:firstLine="708"/>
        <w:rPr>
          <w:ins w:id="4694" w:author="Дмитрий Филимонов" w:date="2026-01-29T15:10:00Z"/>
          <w:lang w:val="en-US"/>
          <w:rPrChange w:id="4695" w:author="Дмитрий Филимонов" w:date="2026-01-29T15:12:00Z">
            <w:rPr>
              <w:ins w:id="4696" w:author="Дмитрий Филимонов" w:date="2026-01-29T15:10:00Z"/>
            </w:rPr>
          </w:rPrChange>
        </w:rPr>
      </w:pPr>
      <w:ins w:id="4697" w:author="Дмитрий Филимонов" w:date="2026-01-29T15:10:00Z">
        <w:r w:rsidRPr="003114D6">
          <w:rPr>
            <w:lang w:val="en-US"/>
            <w:rPrChange w:id="4698" w:author="Дмитрий Филимонов" w:date="2026-01-29T15:12:00Z">
              <w:rPr/>
            </w:rPrChange>
          </w:rPr>
          <w:t>START TRANSACTION;</w:t>
        </w:r>
      </w:ins>
    </w:p>
    <w:p w14:paraId="1445CF29" w14:textId="77777777" w:rsidR="00151958" w:rsidRPr="003114D6" w:rsidRDefault="00151958" w:rsidP="00151958">
      <w:pPr>
        <w:ind w:firstLine="708"/>
        <w:rPr>
          <w:ins w:id="4699" w:author="Дмитрий Филимонов" w:date="2026-01-29T15:10:00Z"/>
          <w:lang w:val="en-US"/>
          <w:rPrChange w:id="4700" w:author="Дмитрий Филимонов" w:date="2026-01-29T15:12:00Z">
            <w:rPr>
              <w:ins w:id="4701" w:author="Дмитрий Филимонов" w:date="2026-01-29T15:10:00Z"/>
            </w:rPr>
          </w:rPrChange>
        </w:rPr>
      </w:pPr>
      <w:ins w:id="4702" w:author="Дмитрий Филимонов" w:date="2026-01-29T15:10:00Z">
        <w:r w:rsidRPr="003114D6">
          <w:rPr>
            <w:lang w:val="en-US"/>
            <w:rPrChange w:id="4703" w:author="Дмитрий Филимонов" w:date="2026-01-29T15:12:00Z">
              <w:rPr/>
            </w:rPrChange>
          </w:rPr>
          <w:t>USE `</w:t>
        </w:r>
        <w:proofErr w:type="spellStart"/>
        <w:r w:rsidRPr="003114D6">
          <w:rPr>
            <w:lang w:val="en-US"/>
            <w:rPrChange w:id="4704" w:author="Дмитрий Филимонов" w:date="2026-01-29T15:12:00Z">
              <w:rPr/>
            </w:rPrChange>
          </w:rPr>
          <w:t>event_agency</w:t>
        </w:r>
        <w:proofErr w:type="spellEnd"/>
        <w:r w:rsidRPr="003114D6">
          <w:rPr>
            <w:lang w:val="en-US"/>
            <w:rPrChange w:id="4705" w:author="Дмитрий Филимонов" w:date="2026-01-29T15:12:00Z">
              <w:rPr/>
            </w:rPrChange>
          </w:rPr>
          <w:t>`;</w:t>
        </w:r>
      </w:ins>
    </w:p>
    <w:p w14:paraId="552913E9" w14:textId="77777777" w:rsidR="00151958" w:rsidRPr="003114D6" w:rsidRDefault="00151958" w:rsidP="00151958">
      <w:pPr>
        <w:ind w:firstLine="708"/>
        <w:rPr>
          <w:ins w:id="4706" w:author="Дмитрий Филимонов" w:date="2026-01-29T15:10:00Z"/>
          <w:lang w:val="en-US"/>
          <w:rPrChange w:id="4707" w:author="Дмитрий Филимонов" w:date="2026-01-29T15:12:00Z">
            <w:rPr>
              <w:ins w:id="4708" w:author="Дмитрий Филимонов" w:date="2026-01-29T15:10:00Z"/>
            </w:rPr>
          </w:rPrChange>
        </w:rPr>
      </w:pPr>
      <w:ins w:id="4709" w:author="Дмитрий Филимонов" w:date="2026-01-29T15:10:00Z">
        <w:r w:rsidRPr="003114D6">
          <w:rPr>
            <w:lang w:val="en-US"/>
            <w:rPrChange w:id="4710" w:author="Дмитрий Филимонов" w:date="2026-01-29T15:12:00Z">
              <w:rPr/>
            </w:rPrChange>
          </w:rPr>
          <w:t>INSERT INTO `event_agency</w:t>
        </w:r>
        <w:proofErr w:type="gramStart"/>
        <w:r w:rsidRPr="003114D6">
          <w:rPr>
            <w:lang w:val="en-US"/>
            <w:rPrChange w:id="4711" w:author="Дмитрий Филимонов" w:date="2026-01-29T15:12:00Z">
              <w:rPr/>
            </w:rPrChange>
          </w:rPr>
          <w:t>`.`</w:t>
        </w:r>
        <w:proofErr w:type="spellStart"/>
        <w:proofErr w:type="gramEnd"/>
        <w:r w:rsidRPr="003114D6">
          <w:rPr>
            <w:lang w:val="en-US"/>
            <w:rPrChange w:id="4712" w:author="Дмитрий Филимонов" w:date="2026-01-29T15:12:00Z">
              <w:rPr/>
            </w:rPrChange>
          </w:rPr>
          <w:t>event_staff</w:t>
        </w:r>
        <w:proofErr w:type="spellEnd"/>
        <w:r w:rsidRPr="003114D6">
          <w:rPr>
            <w:lang w:val="en-US"/>
            <w:rPrChange w:id="4713" w:author="Дмитрий Филимонов" w:date="2026-01-29T15:12:00Z">
              <w:rPr/>
            </w:rPrChange>
          </w:rPr>
          <w:t>` (`</w:t>
        </w:r>
        <w:proofErr w:type="spellStart"/>
        <w:r w:rsidRPr="003114D6">
          <w:rPr>
            <w:lang w:val="en-US"/>
            <w:rPrChange w:id="4714" w:author="Дмитрий Филимонов" w:date="2026-01-29T15:12:00Z">
              <w:rPr/>
            </w:rPrChange>
          </w:rPr>
          <w:t>event_staff_id</w:t>
        </w:r>
        <w:proofErr w:type="spellEnd"/>
        <w:r w:rsidRPr="003114D6">
          <w:rPr>
            <w:lang w:val="en-US"/>
            <w:rPrChange w:id="4715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716" w:author="Дмитрий Филимонов" w:date="2026-01-29T15:12:00Z">
              <w:rPr/>
            </w:rPrChange>
          </w:rPr>
          <w:t>event_id</w:t>
        </w:r>
        <w:proofErr w:type="spellEnd"/>
        <w:r w:rsidRPr="003114D6">
          <w:rPr>
            <w:lang w:val="en-US"/>
            <w:rPrChange w:id="4717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718" w:author="Дмитрий Филимонов" w:date="2026-01-29T15:12:00Z">
              <w:rPr/>
            </w:rPrChange>
          </w:rPr>
          <w:t>employee_id</w:t>
        </w:r>
        <w:proofErr w:type="spellEnd"/>
        <w:r w:rsidRPr="003114D6">
          <w:rPr>
            <w:lang w:val="en-US"/>
            <w:rPrChange w:id="4719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720" w:author="Дмитрий Филимонов" w:date="2026-01-29T15:12:00Z">
              <w:rPr/>
            </w:rPrChange>
          </w:rPr>
          <w:t>contractor_id</w:t>
        </w:r>
        <w:proofErr w:type="spellEnd"/>
        <w:r w:rsidRPr="003114D6">
          <w:rPr>
            <w:lang w:val="en-US"/>
            <w:rPrChange w:id="4721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722" w:author="Дмитрий Филимонов" w:date="2026-01-29T15:12:00Z">
              <w:rPr/>
            </w:rPrChange>
          </w:rPr>
          <w:t>role_description</w:t>
        </w:r>
        <w:proofErr w:type="spellEnd"/>
        <w:r w:rsidRPr="003114D6">
          <w:rPr>
            <w:lang w:val="en-US"/>
            <w:rPrChange w:id="4723" w:author="Дмитрий Филимонов" w:date="2026-01-29T15:12:00Z">
              <w:rPr/>
            </w:rPrChange>
          </w:rPr>
          <w:t>`) VALUES (1, 1, 1, 2, '</w:t>
        </w:r>
        <w:r>
          <w:t>Руководитель</w:t>
        </w:r>
        <w:r w:rsidRPr="003114D6">
          <w:rPr>
            <w:lang w:val="en-US"/>
            <w:rPrChange w:id="4724" w:author="Дмитрий Филимонов" w:date="2026-01-29T15:12:00Z">
              <w:rPr/>
            </w:rPrChange>
          </w:rPr>
          <w:t xml:space="preserve"> </w:t>
        </w:r>
        <w:r>
          <w:t>мероприятия</w:t>
        </w:r>
        <w:r w:rsidRPr="003114D6">
          <w:rPr>
            <w:lang w:val="en-US"/>
            <w:rPrChange w:id="4725" w:author="Дмитрий Филимонов" w:date="2026-01-29T15:12:00Z">
              <w:rPr/>
            </w:rPrChange>
          </w:rPr>
          <w:t>');</w:t>
        </w:r>
      </w:ins>
    </w:p>
    <w:p w14:paraId="23EDBE71" w14:textId="77777777" w:rsidR="00151958" w:rsidRPr="003114D6" w:rsidRDefault="00151958" w:rsidP="00151958">
      <w:pPr>
        <w:ind w:firstLine="708"/>
        <w:rPr>
          <w:ins w:id="4726" w:author="Дмитрий Филимонов" w:date="2026-01-29T15:10:00Z"/>
          <w:lang w:val="en-US"/>
          <w:rPrChange w:id="4727" w:author="Дмитрий Филимонов" w:date="2026-01-29T15:12:00Z">
            <w:rPr>
              <w:ins w:id="4728" w:author="Дмитрий Филимонов" w:date="2026-01-29T15:10:00Z"/>
            </w:rPr>
          </w:rPrChange>
        </w:rPr>
      </w:pPr>
      <w:ins w:id="4729" w:author="Дмитрий Филимонов" w:date="2026-01-29T15:10:00Z">
        <w:r w:rsidRPr="003114D6">
          <w:rPr>
            <w:lang w:val="en-US"/>
            <w:rPrChange w:id="4730" w:author="Дмитрий Филимонов" w:date="2026-01-29T15:12:00Z">
              <w:rPr/>
            </w:rPrChange>
          </w:rPr>
          <w:t>INSERT INTO `event_agency</w:t>
        </w:r>
        <w:proofErr w:type="gramStart"/>
        <w:r w:rsidRPr="003114D6">
          <w:rPr>
            <w:lang w:val="en-US"/>
            <w:rPrChange w:id="4731" w:author="Дмитрий Филимонов" w:date="2026-01-29T15:12:00Z">
              <w:rPr/>
            </w:rPrChange>
          </w:rPr>
          <w:t>`.`</w:t>
        </w:r>
        <w:proofErr w:type="spellStart"/>
        <w:proofErr w:type="gramEnd"/>
        <w:r w:rsidRPr="003114D6">
          <w:rPr>
            <w:lang w:val="en-US"/>
            <w:rPrChange w:id="4732" w:author="Дмитрий Филимонов" w:date="2026-01-29T15:12:00Z">
              <w:rPr/>
            </w:rPrChange>
          </w:rPr>
          <w:t>event_staff</w:t>
        </w:r>
        <w:proofErr w:type="spellEnd"/>
        <w:r w:rsidRPr="003114D6">
          <w:rPr>
            <w:lang w:val="en-US"/>
            <w:rPrChange w:id="4733" w:author="Дмитрий Филимонов" w:date="2026-01-29T15:12:00Z">
              <w:rPr/>
            </w:rPrChange>
          </w:rPr>
          <w:t>` (`</w:t>
        </w:r>
        <w:proofErr w:type="spellStart"/>
        <w:r w:rsidRPr="003114D6">
          <w:rPr>
            <w:lang w:val="en-US"/>
            <w:rPrChange w:id="4734" w:author="Дмитрий Филимонов" w:date="2026-01-29T15:12:00Z">
              <w:rPr/>
            </w:rPrChange>
          </w:rPr>
          <w:t>event_staff_id</w:t>
        </w:r>
        <w:proofErr w:type="spellEnd"/>
        <w:r w:rsidRPr="003114D6">
          <w:rPr>
            <w:lang w:val="en-US"/>
            <w:rPrChange w:id="4735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736" w:author="Дмитрий Филимонов" w:date="2026-01-29T15:12:00Z">
              <w:rPr/>
            </w:rPrChange>
          </w:rPr>
          <w:t>event_id</w:t>
        </w:r>
        <w:proofErr w:type="spellEnd"/>
        <w:r w:rsidRPr="003114D6">
          <w:rPr>
            <w:lang w:val="en-US"/>
            <w:rPrChange w:id="4737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738" w:author="Дмитрий Филимонов" w:date="2026-01-29T15:12:00Z">
              <w:rPr/>
            </w:rPrChange>
          </w:rPr>
          <w:t>employee_id</w:t>
        </w:r>
        <w:proofErr w:type="spellEnd"/>
        <w:r w:rsidRPr="003114D6">
          <w:rPr>
            <w:lang w:val="en-US"/>
            <w:rPrChange w:id="4739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740" w:author="Дмитрий Филимонов" w:date="2026-01-29T15:12:00Z">
              <w:rPr/>
            </w:rPrChange>
          </w:rPr>
          <w:t>contractor_id</w:t>
        </w:r>
        <w:proofErr w:type="spellEnd"/>
        <w:r w:rsidRPr="003114D6">
          <w:rPr>
            <w:lang w:val="en-US"/>
            <w:rPrChange w:id="4741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742" w:author="Дмитрий Филимонов" w:date="2026-01-29T15:12:00Z">
              <w:rPr/>
            </w:rPrChange>
          </w:rPr>
          <w:t>role_description</w:t>
        </w:r>
        <w:proofErr w:type="spellEnd"/>
        <w:r w:rsidRPr="003114D6">
          <w:rPr>
            <w:lang w:val="en-US"/>
            <w:rPrChange w:id="4743" w:author="Дмитрий Филимонов" w:date="2026-01-29T15:12:00Z">
              <w:rPr/>
            </w:rPrChange>
          </w:rPr>
          <w:t>`) VALUES (2, 1, 3, 3, '</w:t>
        </w:r>
        <w:r>
          <w:t>Оформление</w:t>
        </w:r>
        <w:r w:rsidRPr="003114D6">
          <w:rPr>
            <w:lang w:val="en-US"/>
            <w:rPrChange w:id="4744" w:author="Дмитрий Филимонов" w:date="2026-01-29T15:12:00Z">
              <w:rPr/>
            </w:rPrChange>
          </w:rPr>
          <w:t xml:space="preserve"> </w:t>
        </w:r>
        <w:r>
          <w:t>зала</w:t>
        </w:r>
        <w:r w:rsidRPr="003114D6">
          <w:rPr>
            <w:lang w:val="en-US"/>
            <w:rPrChange w:id="4745" w:author="Дмитрий Филимонов" w:date="2026-01-29T15:12:00Z">
              <w:rPr/>
            </w:rPrChange>
          </w:rPr>
          <w:t>');</w:t>
        </w:r>
      </w:ins>
    </w:p>
    <w:p w14:paraId="72AFC4FF" w14:textId="77777777" w:rsidR="00151958" w:rsidRPr="003114D6" w:rsidRDefault="00151958" w:rsidP="00151958">
      <w:pPr>
        <w:ind w:firstLine="708"/>
        <w:rPr>
          <w:ins w:id="4746" w:author="Дмитрий Филимонов" w:date="2026-01-29T15:10:00Z"/>
          <w:lang w:val="en-US"/>
          <w:rPrChange w:id="4747" w:author="Дмитрий Филимонов" w:date="2026-01-29T15:12:00Z">
            <w:rPr>
              <w:ins w:id="4748" w:author="Дмитрий Филимонов" w:date="2026-01-29T15:10:00Z"/>
            </w:rPr>
          </w:rPrChange>
        </w:rPr>
      </w:pPr>
      <w:ins w:id="4749" w:author="Дмитрий Филимонов" w:date="2026-01-29T15:10:00Z">
        <w:r w:rsidRPr="003114D6">
          <w:rPr>
            <w:lang w:val="en-US"/>
            <w:rPrChange w:id="4750" w:author="Дмитрий Филимонов" w:date="2026-01-29T15:12:00Z">
              <w:rPr/>
            </w:rPrChange>
          </w:rPr>
          <w:t>INSERT INTO `event_agency</w:t>
        </w:r>
        <w:proofErr w:type="gramStart"/>
        <w:r w:rsidRPr="003114D6">
          <w:rPr>
            <w:lang w:val="en-US"/>
            <w:rPrChange w:id="4751" w:author="Дмитрий Филимонов" w:date="2026-01-29T15:12:00Z">
              <w:rPr/>
            </w:rPrChange>
          </w:rPr>
          <w:t>`.`</w:t>
        </w:r>
        <w:proofErr w:type="spellStart"/>
        <w:proofErr w:type="gramEnd"/>
        <w:r w:rsidRPr="003114D6">
          <w:rPr>
            <w:lang w:val="en-US"/>
            <w:rPrChange w:id="4752" w:author="Дмитрий Филимонов" w:date="2026-01-29T15:12:00Z">
              <w:rPr/>
            </w:rPrChange>
          </w:rPr>
          <w:t>event_staff</w:t>
        </w:r>
        <w:proofErr w:type="spellEnd"/>
        <w:r w:rsidRPr="003114D6">
          <w:rPr>
            <w:lang w:val="en-US"/>
            <w:rPrChange w:id="4753" w:author="Дмитрий Филимонов" w:date="2026-01-29T15:12:00Z">
              <w:rPr/>
            </w:rPrChange>
          </w:rPr>
          <w:t>` (`</w:t>
        </w:r>
        <w:proofErr w:type="spellStart"/>
        <w:r w:rsidRPr="003114D6">
          <w:rPr>
            <w:lang w:val="en-US"/>
            <w:rPrChange w:id="4754" w:author="Дмитрий Филимонов" w:date="2026-01-29T15:12:00Z">
              <w:rPr/>
            </w:rPrChange>
          </w:rPr>
          <w:t>event_staff_id</w:t>
        </w:r>
        <w:proofErr w:type="spellEnd"/>
        <w:r w:rsidRPr="003114D6">
          <w:rPr>
            <w:lang w:val="en-US"/>
            <w:rPrChange w:id="4755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756" w:author="Дмитрий Филимонов" w:date="2026-01-29T15:12:00Z">
              <w:rPr/>
            </w:rPrChange>
          </w:rPr>
          <w:t>event_id</w:t>
        </w:r>
        <w:proofErr w:type="spellEnd"/>
        <w:r w:rsidRPr="003114D6">
          <w:rPr>
            <w:lang w:val="en-US"/>
            <w:rPrChange w:id="4757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758" w:author="Дмитрий Филимонов" w:date="2026-01-29T15:12:00Z">
              <w:rPr/>
            </w:rPrChange>
          </w:rPr>
          <w:t>employee_id</w:t>
        </w:r>
        <w:proofErr w:type="spellEnd"/>
        <w:r w:rsidRPr="003114D6">
          <w:rPr>
            <w:lang w:val="en-US"/>
            <w:rPrChange w:id="4759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760" w:author="Дмитрий Филимонов" w:date="2026-01-29T15:12:00Z">
              <w:rPr/>
            </w:rPrChange>
          </w:rPr>
          <w:t>contractor_id</w:t>
        </w:r>
        <w:proofErr w:type="spellEnd"/>
        <w:r w:rsidRPr="003114D6">
          <w:rPr>
            <w:lang w:val="en-US"/>
            <w:rPrChange w:id="4761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762" w:author="Дмитрий Филимонов" w:date="2026-01-29T15:12:00Z">
              <w:rPr/>
            </w:rPrChange>
          </w:rPr>
          <w:t>role_description</w:t>
        </w:r>
        <w:proofErr w:type="spellEnd"/>
        <w:r w:rsidRPr="003114D6">
          <w:rPr>
            <w:lang w:val="en-US"/>
            <w:rPrChange w:id="4763" w:author="Дмитрий Филимонов" w:date="2026-01-29T15:12:00Z">
              <w:rPr/>
            </w:rPrChange>
          </w:rPr>
          <w:t>`) VALUES (3, 1, 2, 1, '</w:t>
        </w:r>
        <w:r>
          <w:t>Звуковое</w:t>
        </w:r>
        <w:r w:rsidRPr="003114D6">
          <w:rPr>
            <w:lang w:val="en-US"/>
            <w:rPrChange w:id="4764" w:author="Дмитрий Филимонов" w:date="2026-01-29T15:12:00Z">
              <w:rPr/>
            </w:rPrChange>
          </w:rPr>
          <w:t xml:space="preserve"> </w:t>
        </w:r>
        <w:r>
          <w:t>сопровождение</w:t>
        </w:r>
        <w:r w:rsidRPr="003114D6">
          <w:rPr>
            <w:lang w:val="en-US"/>
            <w:rPrChange w:id="4765" w:author="Дмитрий Филимонов" w:date="2026-01-29T15:12:00Z">
              <w:rPr/>
            </w:rPrChange>
          </w:rPr>
          <w:t>');</w:t>
        </w:r>
      </w:ins>
    </w:p>
    <w:p w14:paraId="5C256392" w14:textId="77777777" w:rsidR="00151958" w:rsidRPr="003114D6" w:rsidRDefault="00151958" w:rsidP="00151958">
      <w:pPr>
        <w:ind w:firstLine="708"/>
        <w:rPr>
          <w:ins w:id="4766" w:author="Дмитрий Филимонов" w:date="2026-01-29T15:10:00Z"/>
          <w:lang w:val="en-US"/>
          <w:rPrChange w:id="4767" w:author="Дмитрий Филимонов" w:date="2026-01-29T15:12:00Z">
            <w:rPr>
              <w:ins w:id="4768" w:author="Дмитрий Филимонов" w:date="2026-01-29T15:10:00Z"/>
            </w:rPr>
          </w:rPrChange>
        </w:rPr>
      </w:pPr>
      <w:ins w:id="4769" w:author="Дмитрий Филимонов" w:date="2026-01-29T15:10:00Z">
        <w:r w:rsidRPr="003114D6">
          <w:rPr>
            <w:lang w:val="en-US"/>
            <w:rPrChange w:id="4770" w:author="Дмитрий Филимонов" w:date="2026-01-29T15:12:00Z">
              <w:rPr/>
            </w:rPrChange>
          </w:rPr>
          <w:t>INSERT INTO `event_agency</w:t>
        </w:r>
        <w:proofErr w:type="gramStart"/>
        <w:r w:rsidRPr="003114D6">
          <w:rPr>
            <w:lang w:val="en-US"/>
            <w:rPrChange w:id="4771" w:author="Дмитрий Филимонов" w:date="2026-01-29T15:12:00Z">
              <w:rPr/>
            </w:rPrChange>
          </w:rPr>
          <w:t>`.`</w:t>
        </w:r>
        <w:proofErr w:type="spellStart"/>
        <w:proofErr w:type="gramEnd"/>
        <w:r w:rsidRPr="003114D6">
          <w:rPr>
            <w:lang w:val="en-US"/>
            <w:rPrChange w:id="4772" w:author="Дмитрий Филимонов" w:date="2026-01-29T15:12:00Z">
              <w:rPr/>
            </w:rPrChange>
          </w:rPr>
          <w:t>event_staff</w:t>
        </w:r>
        <w:proofErr w:type="spellEnd"/>
        <w:r w:rsidRPr="003114D6">
          <w:rPr>
            <w:lang w:val="en-US"/>
            <w:rPrChange w:id="4773" w:author="Дмитрий Филимонов" w:date="2026-01-29T15:12:00Z">
              <w:rPr/>
            </w:rPrChange>
          </w:rPr>
          <w:t>` (`</w:t>
        </w:r>
        <w:proofErr w:type="spellStart"/>
        <w:r w:rsidRPr="003114D6">
          <w:rPr>
            <w:lang w:val="en-US"/>
            <w:rPrChange w:id="4774" w:author="Дмитрий Филимонов" w:date="2026-01-29T15:12:00Z">
              <w:rPr/>
            </w:rPrChange>
          </w:rPr>
          <w:t>event_staff_id</w:t>
        </w:r>
        <w:proofErr w:type="spellEnd"/>
        <w:r w:rsidRPr="003114D6">
          <w:rPr>
            <w:lang w:val="en-US"/>
            <w:rPrChange w:id="4775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776" w:author="Дмитрий Филимонов" w:date="2026-01-29T15:12:00Z">
              <w:rPr/>
            </w:rPrChange>
          </w:rPr>
          <w:t>event_id</w:t>
        </w:r>
        <w:proofErr w:type="spellEnd"/>
        <w:r w:rsidRPr="003114D6">
          <w:rPr>
            <w:lang w:val="en-US"/>
            <w:rPrChange w:id="4777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778" w:author="Дмитрий Филимонов" w:date="2026-01-29T15:12:00Z">
              <w:rPr/>
            </w:rPrChange>
          </w:rPr>
          <w:t>employee_id</w:t>
        </w:r>
        <w:proofErr w:type="spellEnd"/>
        <w:r w:rsidRPr="003114D6">
          <w:rPr>
            <w:lang w:val="en-US"/>
            <w:rPrChange w:id="4779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780" w:author="Дмитрий Филимонов" w:date="2026-01-29T15:12:00Z">
              <w:rPr/>
            </w:rPrChange>
          </w:rPr>
          <w:t>contractor_id</w:t>
        </w:r>
        <w:proofErr w:type="spellEnd"/>
        <w:r w:rsidRPr="003114D6">
          <w:rPr>
            <w:lang w:val="en-US"/>
            <w:rPrChange w:id="4781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782" w:author="Дмитрий Филимонов" w:date="2026-01-29T15:12:00Z">
              <w:rPr/>
            </w:rPrChange>
          </w:rPr>
          <w:t>role_description</w:t>
        </w:r>
        <w:proofErr w:type="spellEnd"/>
        <w:r w:rsidRPr="003114D6">
          <w:rPr>
            <w:lang w:val="en-US"/>
            <w:rPrChange w:id="4783" w:author="Дмитрий Филимонов" w:date="2026-01-29T15:12:00Z">
              <w:rPr/>
            </w:rPrChange>
          </w:rPr>
          <w:t>`) VALUES (4, 2, 2, 2, '</w:t>
        </w:r>
        <w:r>
          <w:t>Координация</w:t>
        </w:r>
        <w:r w:rsidRPr="003114D6">
          <w:rPr>
            <w:lang w:val="en-US"/>
            <w:rPrChange w:id="4784" w:author="Дмитрий Филимонов" w:date="2026-01-29T15:12:00Z">
              <w:rPr/>
            </w:rPrChange>
          </w:rPr>
          <w:t xml:space="preserve"> </w:t>
        </w:r>
        <w:r>
          <w:t>гостей</w:t>
        </w:r>
        <w:r w:rsidRPr="003114D6">
          <w:rPr>
            <w:lang w:val="en-US"/>
            <w:rPrChange w:id="4785" w:author="Дмитрий Филимонов" w:date="2026-01-29T15:12:00Z">
              <w:rPr/>
            </w:rPrChange>
          </w:rPr>
          <w:t>');</w:t>
        </w:r>
      </w:ins>
    </w:p>
    <w:p w14:paraId="2169B879" w14:textId="77777777" w:rsidR="00151958" w:rsidRPr="003114D6" w:rsidRDefault="00151958" w:rsidP="00151958">
      <w:pPr>
        <w:ind w:firstLine="708"/>
        <w:rPr>
          <w:ins w:id="4786" w:author="Дмитрий Филимонов" w:date="2026-01-29T15:10:00Z"/>
          <w:lang w:val="en-US"/>
          <w:rPrChange w:id="4787" w:author="Дмитрий Филимонов" w:date="2026-01-29T15:12:00Z">
            <w:rPr>
              <w:ins w:id="4788" w:author="Дмитрий Филимонов" w:date="2026-01-29T15:10:00Z"/>
            </w:rPr>
          </w:rPrChange>
        </w:rPr>
      </w:pPr>
      <w:ins w:id="4789" w:author="Дмитрий Филимонов" w:date="2026-01-29T15:10:00Z">
        <w:r w:rsidRPr="003114D6">
          <w:rPr>
            <w:lang w:val="en-US"/>
            <w:rPrChange w:id="4790" w:author="Дмитрий Филимонов" w:date="2026-01-29T15:12:00Z">
              <w:rPr/>
            </w:rPrChange>
          </w:rPr>
          <w:t>INSERT INTO `event_agency</w:t>
        </w:r>
        <w:proofErr w:type="gramStart"/>
        <w:r w:rsidRPr="003114D6">
          <w:rPr>
            <w:lang w:val="en-US"/>
            <w:rPrChange w:id="4791" w:author="Дмитрий Филимонов" w:date="2026-01-29T15:12:00Z">
              <w:rPr/>
            </w:rPrChange>
          </w:rPr>
          <w:t>`.`</w:t>
        </w:r>
        <w:proofErr w:type="spellStart"/>
        <w:proofErr w:type="gramEnd"/>
        <w:r w:rsidRPr="003114D6">
          <w:rPr>
            <w:lang w:val="en-US"/>
            <w:rPrChange w:id="4792" w:author="Дмитрий Филимонов" w:date="2026-01-29T15:12:00Z">
              <w:rPr/>
            </w:rPrChange>
          </w:rPr>
          <w:t>event_staff</w:t>
        </w:r>
        <w:proofErr w:type="spellEnd"/>
        <w:r w:rsidRPr="003114D6">
          <w:rPr>
            <w:lang w:val="en-US"/>
            <w:rPrChange w:id="4793" w:author="Дмитрий Филимонов" w:date="2026-01-29T15:12:00Z">
              <w:rPr/>
            </w:rPrChange>
          </w:rPr>
          <w:t>` (`</w:t>
        </w:r>
        <w:proofErr w:type="spellStart"/>
        <w:r w:rsidRPr="003114D6">
          <w:rPr>
            <w:lang w:val="en-US"/>
            <w:rPrChange w:id="4794" w:author="Дмитрий Филимонов" w:date="2026-01-29T15:12:00Z">
              <w:rPr/>
            </w:rPrChange>
          </w:rPr>
          <w:t>event_staff_id</w:t>
        </w:r>
        <w:proofErr w:type="spellEnd"/>
        <w:r w:rsidRPr="003114D6">
          <w:rPr>
            <w:lang w:val="en-US"/>
            <w:rPrChange w:id="4795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796" w:author="Дмитрий Филимонов" w:date="2026-01-29T15:12:00Z">
              <w:rPr/>
            </w:rPrChange>
          </w:rPr>
          <w:t>event_id</w:t>
        </w:r>
        <w:proofErr w:type="spellEnd"/>
        <w:r w:rsidRPr="003114D6">
          <w:rPr>
            <w:lang w:val="en-US"/>
            <w:rPrChange w:id="4797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798" w:author="Дмитрий Филимонов" w:date="2026-01-29T15:12:00Z">
              <w:rPr/>
            </w:rPrChange>
          </w:rPr>
          <w:t>employee_id</w:t>
        </w:r>
        <w:proofErr w:type="spellEnd"/>
        <w:r w:rsidRPr="003114D6">
          <w:rPr>
            <w:lang w:val="en-US"/>
            <w:rPrChange w:id="4799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800" w:author="Дмитрий Филимонов" w:date="2026-01-29T15:12:00Z">
              <w:rPr/>
            </w:rPrChange>
          </w:rPr>
          <w:t>contractor_id</w:t>
        </w:r>
        <w:proofErr w:type="spellEnd"/>
        <w:r w:rsidRPr="003114D6">
          <w:rPr>
            <w:lang w:val="en-US"/>
            <w:rPrChange w:id="4801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802" w:author="Дмитрий Филимонов" w:date="2026-01-29T15:12:00Z">
              <w:rPr/>
            </w:rPrChange>
          </w:rPr>
          <w:t>role_description</w:t>
        </w:r>
        <w:proofErr w:type="spellEnd"/>
        <w:r w:rsidRPr="003114D6">
          <w:rPr>
            <w:lang w:val="en-US"/>
            <w:rPrChange w:id="4803" w:author="Дмитрий Филимонов" w:date="2026-01-29T15:12:00Z">
              <w:rPr/>
            </w:rPrChange>
          </w:rPr>
          <w:t>`) VALUES (5, 2, 3, 3, '</w:t>
        </w:r>
        <w:r>
          <w:t>Видеосъёмка</w:t>
        </w:r>
        <w:r w:rsidRPr="003114D6">
          <w:rPr>
            <w:lang w:val="en-US"/>
            <w:rPrChange w:id="4804" w:author="Дмитрий Филимонов" w:date="2026-01-29T15:12:00Z">
              <w:rPr/>
            </w:rPrChange>
          </w:rPr>
          <w:t>');</w:t>
        </w:r>
      </w:ins>
    </w:p>
    <w:p w14:paraId="6FD6CB07" w14:textId="77777777" w:rsidR="00151958" w:rsidRPr="003114D6" w:rsidRDefault="00151958" w:rsidP="00151958">
      <w:pPr>
        <w:ind w:firstLine="708"/>
        <w:rPr>
          <w:ins w:id="4805" w:author="Дмитрий Филимонов" w:date="2026-01-29T15:10:00Z"/>
          <w:lang w:val="en-US"/>
          <w:rPrChange w:id="4806" w:author="Дмитрий Филимонов" w:date="2026-01-29T15:12:00Z">
            <w:rPr>
              <w:ins w:id="4807" w:author="Дмитрий Филимонов" w:date="2026-01-29T15:10:00Z"/>
            </w:rPr>
          </w:rPrChange>
        </w:rPr>
      </w:pPr>
      <w:ins w:id="4808" w:author="Дмитрий Филимонов" w:date="2026-01-29T15:10:00Z">
        <w:r w:rsidRPr="003114D6">
          <w:rPr>
            <w:lang w:val="en-US"/>
            <w:rPrChange w:id="4809" w:author="Дмитрий Филимонов" w:date="2026-01-29T15:12:00Z">
              <w:rPr/>
            </w:rPrChange>
          </w:rPr>
          <w:t>INSERT INTO `event_agency</w:t>
        </w:r>
        <w:proofErr w:type="gramStart"/>
        <w:r w:rsidRPr="003114D6">
          <w:rPr>
            <w:lang w:val="en-US"/>
            <w:rPrChange w:id="4810" w:author="Дмитрий Филимонов" w:date="2026-01-29T15:12:00Z">
              <w:rPr/>
            </w:rPrChange>
          </w:rPr>
          <w:t>`.`</w:t>
        </w:r>
        <w:proofErr w:type="spellStart"/>
        <w:proofErr w:type="gramEnd"/>
        <w:r w:rsidRPr="003114D6">
          <w:rPr>
            <w:lang w:val="en-US"/>
            <w:rPrChange w:id="4811" w:author="Дмитрий Филимонов" w:date="2026-01-29T15:12:00Z">
              <w:rPr/>
            </w:rPrChange>
          </w:rPr>
          <w:t>event_staff</w:t>
        </w:r>
        <w:proofErr w:type="spellEnd"/>
        <w:r w:rsidRPr="003114D6">
          <w:rPr>
            <w:lang w:val="en-US"/>
            <w:rPrChange w:id="4812" w:author="Дмитрий Филимонов" w:date="2026-01-29T15:12:00Z">
              <w:rPr/>
            </w:rPrChange>
          </w:rPr>
          <w:t>` (`</w:t>
        </w:r>
        <w:proofErr w:type="spellStart"/>
        <w:r w:rsidRPr="003114D6">
          <w:rPr>
            <w:lang w:val="en-US"/>
            <w:rPrChange w:id="4813" w:author="Дмитрий Филимонов" w:date="2026-01-29T15:12:00Z">
              <w:rPr/>
            </w:rPrChange>
          </w:rPr>
          <w:t>event_staff_id</w:t>
        </w:r>
        <w:proofErr w:type="spellEnd"/>
        <w:r w:rsidRPr="003114D6">
          <w:rPr>
            <w:lang w:val="en-US"/>
            <w:rPrChange w:id="4814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815" w:author="Дмитрий Филимонов" w:date="2026-01-29T15:12:00Z">
              <w:rPr/>
            </w:rPrChange>
          </w:rPr>
          <w:t>event_id</w:t>
        </w:r>
        <w:proofErr w:type="spellEnd"/>
        <w:r w:rsidRPr="003114D6">
          <w:rPr>
            <w:lang w:val="en-US"/>
            <w:rPrChange w:id="4816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817" w:author="Дмитрий Филимонов" w:date="2026-01-29T15:12:00Z">
              <w:rPr/>
            </w:rPrChange>
          </w:rPr>
          <w:t>employee_id</w:t>
        </w:r>
        <w:proofErr w:type="spellEnd"/>
        <w:r w:rsidRPr="003114D6">
          <w:rPr>
            <w:lang w:val="en-US"/>
            <w:rPrChange w:id="4818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819" w:author="Дмитрий Филимонов" w:date="2026-01-29T15:12:00Z">
              <w:rPr/>
            </w:rPrChange>
          </w:rPr>
          <w:t>contractor_id</w:t>
        </w:r>
        <w:proofErr w:type="spellEnd"/>
        <w:r w:rsidRPr="003114D6">
          <w:rPr>
            <w:lang w:val="en-US"/>
            <w:rPrChange w:id="4820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821" w:author="Дмитрий Филимонов" w:date="2026-01-29T15:12:00Z">
              <w:rPr/>
            </w:rPrChange>
          </w:rPr>
          <w:t>role_description</w:t>
        </w:r>
        <w:proofErr w:type="spellEnd"/>
        <w:r w:rsidRPr="003114D6">
          <w:rPr>
            <w:lang w:val="en-US"/>
            <w:rPrChange w:id="4822" w:author="Дмитрий Филимонов" w:date="2026-01-29T15:12:00Z">
              <w:rPr/>
            </w:rPrChange>
          </w:rPr>
          <w:t>`) VALUES (6, 3, 1, 2, '</w:t>
        </w:r>
        <w:r>
          <w:t>Организация</w:t>
        </w:r>
        <w:r w:rsidRPr="003114D6">
          <w:rPr>
            <w:lang w:val="en-US"/>
            <w:rPrChange w:id="4823" w:author="Дмитрий Филимонов" w:date="2026-01-29T15:12:00Z">
              <w:rPr/>
            </w:rPrChange>
          </w:rPr>
          <w:t xml:space="preserve"> </w:t>
        </w:r>
        <w:r>
          <w:t>программы</w:t>
        </w:r>
        <w:r w:rsidRPr="003114D6">
          <w:rPr>
            <w:lang w:val="en-US"/>
            <w:rPrChange w:id="4824" w:author="Дмитрий Филимонов" w:date="2026-01-29T15:12:00Z">
              <w:rPr/>
            </w:rPrChange>
          </w:rPr>
          <w:t>');</w:t>
        </w:r>
      </w:ins>
    </w:p>
    <w:p w14:paraId="1E37B9EA" w14:textId="77777777" w:rsidR="00151958" w:rsidRPr="003114D6" w:rsidRDefault="00151958" w:rsidP="00151958">
      <w:pPr>
        <w:ind w:firstLine="708"/>
        <w:rPr>
          <w:ins w:id="4825" w:author="Дмитрий Филимонов" w:date="2026-01-29T15:10:00Z"/>
          <w:lang w:val="en-US"/>
          <w:rPrChange w:id="4826" w:author="Дмитрий Филимонов" w:date="2026-01-29T15:12:00Z">
            <w:rPr>
              <w:ins w:id="4827" w:author="Дмитрий Филимонов" w:date="2026-01-29T15:10:00Z"/>
            </w:rPr>
          </w:rPrChange>
        </w:rPr>
      </w:pPr>
      <w:ins w:id="4828" w:author="Дмитрий Филимонов" w:date="2026-01-29T15:10:00Z">
        <w:r w:rsidRPr="003114D6">
          <w:rPr>
            <w:lang w:val="en-US"/>
            <w:rPrChange w:id="4829" w:author="Дмитрий Филимонов" w:date="2026-01-29T15:12:00Z">
              <w:rPr/>
            </w:rPrChange>
          </w:rPr>
          <w:t>INSERT INTO `event_agency</w:t>
        </w:r>
        <w:proofErr w:type="gramStart"/>
        <w:r w:rsidRPr="003114D6">
          <w:rPr>
            <w:lang w:val="en-US"/>
            <w:rPrChange w:id="4830" w:author="Дмитрий Филимонов" w:date="2026-01-29T15:12:00Z">
              <w:rPr/>
            </w:rPrChange>
          </w:rPr>
          <w:t>`.`</w:t>
        </w:r>
        <w:proofErr w:type="spellStart"/>
        <w:proofErr w:type="gramEnd"/>
        <w:r w:rsidRPr="003114D6">
          <w:rPr>
            <w:lang w:val="en-US"/>
            <w:rPrChange w:id="4831" w:author="Дмитрий Филимонов" w:date="2026-01-29T15:12:00Z">
              <w:rPr/>
            </w:rPrChange>
          </w:rPr>
          <w:t>event_staff</w:t>
        </w:r>
        <w:proofErr w:type="spellEnd"/>
        <w:r w:rsidRPr="003114D6">
          <w:rPr>
            <w:lang w:val="en-US"/>
            <w:rPrChange w:id="4832" w:author="Дмитрий Филимонов" w:date="2026-01-29T15:12:00Z">
              <w:rPr/>
            </w:rPrChange>
          </w:rPr>
          <w:t>` (`</w:t>
        </w:r>
        <w:proofErr w:type="spellStart"/>
        <w:r w:rsidRPr="003114D6">
          <w:rPr>
            <w:lang w:val="en-US"/>
            <w:rPrChange w:id="4833" w:author="Дмитрий Филимонов" w:date="2026-01-29T15:12:00Z">
              <w:rPr/>
            </w:rPrChange>
          </w:rPr>
          <w:t>event_staff_id</w:t>
        </w:r>
        <w:proofErr w:type="spellEnd"/>
        <w:r w:rsidRPr="003114D6">
          <w:rPr>
            <w:lang w:val="en-US"/>
            <w:rPrChange w:id="4834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835" w:author="Дмитрий Филимонов" w:date="2026-01-29T15:12:00Z">
              <w:rPr/>
            </w:rPrChange>
          </w:rPr>
          <w:t>event_id</w:t>
        </w:r>
        <w:proofErr w:type="spellEnd"/>
        <w:r w:rsidRPr="003114D6">
          <w:rPr>
            <w:lang w:val="en-US"/>
            <w:rPrChange w:id="4836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837" w:author="Дмитрий Филимонов" w:date="2026-01-29T15:12:00Z">
              <w:rPr/>
            </w:rPrChange>
          </w:rPr>
          <w:t>employee_id</w:t>
        </w:r>
        <w:proofErr w:type="spellEnd"/>
        <w:r w:rsidRPr="003114D6">
          <w:rPr>
            <w:lang w:val="en-US"/>
            <w:rPrChange w:id="4838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839" w:author="Дмитрий Филимонов" w:date="2026-01-29T15:12:00Z">
              <w:rPr/>
            </w:rPrChange>
          </w:rPr>
          <w:t>contractor_id</w:t>
        </w:r>
        <w:proofErr w:type="spellEnd"/>
        <w:r w:rsidRPr="003114D6">
          <w:rPr>
            <w:lang w:val="en-US"/>
            <w:rPrChange w:id="4840" w:author="Дмитрий Филимонов" w:date="2026-01-29T15:12:00Z">
              <w:rPr/>
            </w:rPrChange>
          </w:rPr>
          <w:t>`, `</w:t>
        </w:r>
        <w:proofErr w:type="spellStart"/>
        <w:r w:rsidRPr="003114D6">
          <w:rPr>
            <w:lang w:val="en-US"/>
            <w:rPrChange w:id="4841" w:author="Дмитрий Филимонов" w:date="2026-01-29T15:12:00Z">
              <w:rPr/>
            </w:rPrChange>
          </w:rPr>
          <w:t>role_description</w:t>
        </w:r>
        <w:proofErr w:type="spellEnd"/>
        <w:r w:rsidRPr="003114D6">
          <w:rPr>
            <w:lang w:val="en-US"/>
            <w:rPrChange w:id="4842" w:author="Дмитрий Филимонов" w:date="2026-01-29T15:12:00Z">
              <w:rPr/>
            </w:rPrChange>
          </w:rPr>
          <w:t>`) VALUES (7, 3, NULL, 2, '</w:t>
        </w:r>
        <w:r>
          <w:t>Флористика</w:t>
        </w:r>
        <w:r w:rsidRPr="003114D6">
          <w:rPr>
            <w:lang w:val="en-US"/>
            <w:rPrChange w:id="4843" w:author="Дмитрий Филимонов" w:date="2026-01-29T15:12:00Z">
              <w:rPr/>
            </w:rPrChange>
          </w:rPr>
          <w:t xml:space="preserve"> </w:t>
        </w:r>
        <w:r>
          <w:t>и</w:t>
        </w:r>
        <w:r w:rsidRPr="003114D6">
          <w:rPr>
            <w:lang w:val="en-US"/>
            <w:rPrChange w:id="4844" w:author="Дмитрий Филимонов" w:date="2026-01-29T15:12:00Z">
              <w:rPr/>
            </w:rPrChange>
          </w:rPr>
          <w:t xml:space="preserve"> </w:t>
        </w:r>
        <w:r>
          <w:t>декор</w:t>
        </w:r>
        <w:r w:rsidRPr="003114D6">
          <w:rPr>
            <w:lang w:val="en-US"/>
            <w:rPrChange w:id="4845" w:author="Дмитрий Филимонов" w:date="2026-01-29T15:12:00Z">
              <w:rPr/>
            </w:rPrChange>
          </w:rPr>
          <w:t>');</w:t>
        </w:r>
      </w:ins>
    </w:p>
    <w:p w14:paraId="5AE40EE9" w14:textId="77777777" w:rsidR="00151958" w:rsidRPr="003114D6" w:rsidRDefault="00151958" w:rsidP="00151958">
      <w:pPr>
        <w:ind w:firstLine="708"/>
        <w:rPr>
          <w:ins w:id="4846" w:author="Дмитрий Филимонов" w:date="2026-01-29T15:10:00Z"/>
          <w:lang w:val="en-US"/>
          <w:rPrChange w:id="4847" w:author="Дмитрий Филимонов" w:date="2026-01-29T15:12:00Z">
            <w:rPr>
              <w:ins w:id="4848" w:author="Дмитрий Филимонов" w:date="2026-01-29T15:10:00Z"/>
            </w:rPr>
          </w:rPrChange>
        </w:rPr>
      </w:pPr>
    </w:p>
    <w:p w14:paraId="7A1CF6BA" w14:textId="77777777" w:rsidR="00151958" w:rsidRPr="00A473FA" w:rsidDel="003114D6" w:rsidRDefault="00151958" w:rsidP="00151958">
      <w:pPr>
        <w:ind w:firstLine="708"/>
        <w:rPr>
          <w:ins w:id="4849" w:author="Ivan Pugachev" w:date="2025-12-19T09:58:00Z"/>
          <w:del w:id="485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US"/>
          <w:rPrChange w:id="4851" w:author="Ivan Pugachev" w:date="2025-12-22T12:32:00Z">
            <w:rPr>
              <w:ins w:id="4852" w:author="Ivan Pugachev" w:date="2025-12-19T09:58:00Z"/>
              <w:del w:id="485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54" w:author="Дмитрий Филимонов" w:date="2026-01-29T15:10:00Z">
          <w:pPr>
            <w:ind w:firstLine="708"/>
            <w:jc w:val="center"/>
          </w:pPr>
        </w:pPrChange>
      </w:pPr>
      <w:ins w:id="4855" w:author="Дмитрий Филимонов" w:date="2026-01-29T15:10:00Z">
        <w:r>
          <w:t>COMMIT;</w:t>
        </w:r>
      </w:ins>
      <w:ins w:id="4856" w:author="Ivan Pugachev" w:date="2025-12-19T09:58:00Z">
        <w:del w:id="4857" w:author="Дмитрий Филимонов" w:date="2026-01-29T15:10:00Z">
          <w:r w:rsidRPr="00A473FA" w:rsidDel="003114D6">
            <w:rPr>
              <w:rFonts w:ascii="Courier New" w:hAnsi="Courier New" w:cs="Courier New"/>
              <w:b/>
              <w:bCs/>
              <w:sz w:val="14"/>
              <w:szCs w:val="14"/>
              <w:lang w:val="en-US"/>
              <w:rPrChange w:id="4858" w:author="Ivan Pugachev" w:date="2025-12-22T12:3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--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85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MySQL</w:delText>
          </w:r>
          <w:r w:rsidRPr="00A473FA" w:rsidDel="003114D6">
            <w:rPr>
              <w:rFonts w:ascii="Courier New" w:hAnsi="Courier New" w:cs="Courier New"/>
              <w:b/>
              <w:bCs/>
              <w:sz w:val="14"/>
              <w:szCs w:val="14"/>
              <w:lang w:val="en-US"/>
              <w:rPrChange w:id="4860" w:author="Ivan Pugachev" w:date="2025-12-22T12:3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86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Workbench</w:delText>
          </w:r>
          <w:r w:rsidRPr="00A473FA" w:rsidDel="003114D6">
            <w:rPr>
              <w:rFonts w:ascii="Courier New" w:hAnsi="Courier New" w:cs="Courier New"/>
              <w:b/>
              <w:bCs/>
              <w:sz w:val="14"/>
              <w:szCs w:val="14"/>
              <w:lang w:val="en-US"/>
              <w:rPrChange w:id="4862" w:author="Ivan Pugachev" w:date="2025-12-22T12:3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86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Forward</w:delText>
          </w:r>
          <w:r w:rsidRPr="00A473FA" w:rsidDel="003114D6">
            <w:rPr>
              <w:rFonts w:ascii="Courier New" w:hAnsi="Courier New" w:cs="Courier New"/>
              <w:b/>
              <w:bCs/>
              <w:sz w:val="14"/>
              <w:szCs w:val="14"/>
              <w:lang w:val="en-US"/>
              <w:rPrChange w:id="4864" w:author="Ivan Pugachev" w:date="2025-12-22T12:3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86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Engineering</w:delText>
          </w:r>
        </w:del>
      </w:ins>
    </w:p>
    <w:p w14:paraId="443247F7" w14:textId="77777777" w:rsidR="00151958" w:rsidRPr="00A473FA" w:rsidDel="003114D6" w:rsidRDefault="00151958" w:rsidP="00151958">
      <w:pPr>
        <w:ind w:firstLine="708"/>
        <w:rPr>
          <w:ins w:id="4866" w:author="Ivan Pugachev" w:date="2025-12-19T09:58:00Z"/>
          <w:del w:id="486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US"/>
          <w:rPrChange w:id="4868" w:author="Ivan Pugachev" w:date="2025-12-22T12:32:00Z">
            <w:rPr>
              <w:ins w:id="4869" w:author="Ivan Pugachev" w:date="2025-12-19T09:58:00Z"/>
              <w:del w:id="487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71" w:author="Дмитрий Филимонов" w:date="2026-01-29T15:10:00Z">
          <w:pPr>
            <w:ind w:firstLine="708"/>
            <w:jc w:val="center"/>
          </w:pPr>
        </w:pPrChange>
      </w:pPr>
    </w:p>
    <w:p w14:paraId="57FF9516" w14:textId="77777777" w:rsidR="00151958" w:rsidRPr="00D30024" w:rsidDel="003114D6" w:rsidRDefault="00151958" w:rsidP="00151958">
      <w:pPr>
        <w:ind w:firstLine="708"/>
        <w:rPr>
          <w:ins w:id="4872" w:author="Ivan Pugachev" w:date="2025-12-19T09:58:00Z"/>
          <w:del w:id="487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874" w:author="Ivan Pugachev" w:date="2025-12-19T09:59:00Z">
            <w:rPr>
              <w:ins w:id="4875" w:author="Ivan Pugachev" w:date="2025-12-19T09:58:00Z"/>
              <w:del w:id="487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77" w:author="Дмитрий Филимонов" w:date="2026-01-29T15:10:00Z">
          <w:pPr>
            <w:ind w:firstLine="708"/>
            <w:jc w:val="center"/>
          </w:pPr>
        </w:pPrChange>
      </w:pPr>
      <w:ins w:id="4878" w:author="Ivan Pugachev" w:date="2025-12-19T09:58:00Z">
        <w:del w:id="487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88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SET @OLD_UNIQUE_CHECKS=@@UNIQUE_CHECKS, UNIQUE_CHECKS=0;</w:delText>
          </w:r>
        </w:del>
      </w:ins>
    </w:p>
    <w:p w14:paraId="03075C57" w14:textId="77777777" w:rsidR="00151958" w:rsidRPr="00D30024" w:rsidDel="003114D6" w:rsidRDefault="00151958" w:rsidP="00151958">
      <w:pPr>
        <w:ind w:firstLine="708"/>
        <w:rPr>
          <w:ins w:id="4881" w:author="Ivan Pugachev" w:date="2025-12-19T09:58:00Z"/>
          <w:del w:id="488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883" w:author="Ivan Pugachev" w:date="2025-12-19T09:59:00Z">
            <w:rPr>
              <w:ins w:id="4884" w:author="Ivan Pugachev" w:date="2025-12-19T09:58:00Z"/>
              <w:del w:id="488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86" w:author="Дмитрий Филимонов" w:date="2026-01-29T15:10:00Z">
          <w:pPr>
            <w:ind w:firstLine="708"/>
            <w:jc w:val="center"/>
          </w:pPr>
        </w:pPrChange>
      </w:pPr>
      <w:ins w:id="4887" w:author="Ivan Pugachev" w:date="2025-12-19T09:58:00Z">
        <w:del w:id="488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88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SET @OLD_FOREIGN_KEY_CHECKS=@@FOREIGN_KEY_CHECKS, FOREIGN_KEY_CHECKS=0;</w:delText>
          </w:r>
        </w:del>
      </w:ins>
    </w:p>
    <w:p w14:paraId="4C6E25EF" w14:textId="77777777" w:rsidR="00151958" w:rsidRPr="00D30024" w:rsidDel="003114D6" w:rsidRDefault="00151958" w:rsidP="00151958">
      <w:pPr>
        <w:ind w:firstLine="708"/>
        <w:rPr>
          <w:ins w:id="4890" w:author="Ivan Pugachev" w:date="2025-12-19T09:58:00Z"/>
          <w:del w:id="489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892" w:author="Ivan Pugachev" w:date="2025-12-19T09:59:00Z">
            <w:rPr>
              <w:ins w:id="4893" w:author="Ivan Pugachev" w:date="2025-12-19T09:58:00Z"/>
              <w:del w:id="489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895" w:author="Дмитрий Филимонов" w:date="2026-01-29T15:10:00Z">
          <w:pPr>
            <w:ind w:firstLine="708"/>
            <w:jc w:val="center"/>
          </w:pPr>
        </w:pPrChange>
      </w:pPr>
      <w:ins w:id="4896" w:author="Ivan Pugachev" w:date="2025-12-19T09:58:00Z">
        <w:del w:id="489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89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SET @OLD_SQL_MODE=@@SQL_MODE, SQL_MODE='ONLY_FULL_GROUP_BY,STRICT_TRANS_TABLES,NO_ZERO_IN_DATE,NO_ZERO_DATE,ERROR_FOR_DIVISION_BY_ZERO,NO_ENGINE_SUBSTITUTION';</w:delText>
          </w:r>
        </w:del>
      </w:ins>
    </w:p>
    <w:p w14:paraId="38B221BC" w14:textId="77777777" w:rsidR="00151958" w:rsidRPr="00D30024" w:rsidDel="003114D6" w:rsidRDefault="00151958" w:rsidP="00151958">
      <w:pPr>
        <w:ind w:firstLine="708"/>
        <w:rPr>
          <w:ins w:id="4899" w:author="Ivan Pugachev" w:date="2025-12-19T09:58:00Z"/>
          <w:del w:id="490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901" w:author="Ivan Pugachev" w:date="2025-12-19T09:59:00Z">
            <w:rPr>
              <w:ins w:id="4902" w:author="Ivan Pugachev" w:date="2025-12-19T09:58:00Z"/>
              <w:del w:id="490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04" w:author="Дмитрий Филимонов" w:date="2026-01-29T15:10:00Z">
          <w:pPr>
            <w:ind w:firstLine="708"/>
            <w:jc w:val="center"/>
          </w:pPr>
        </w:pPrChange>
      </w:pPr>
    </w:p>
    <w:p w14:paraId="24C506F6" w14:textId="77777777" w:rsidR="00151958" w:rsidRPr="00D30024" w:rsidDel="003114D6" w:rsidRDefault="00151958" w:rsidP="00151958">
      <w:pPr>
        <w:ind w:firstLine="708"/>
        <w:rPr>
          <w:ins w:id="4905" w:author="Ivan Pugachev" w:date="2025-12-19T09:58:00Z"/>
          <w:del w:id="490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907" w:author="Ivan Pugachev" w:date="2025-12-19T09:59:00Z">
            <w:rPr>
              <w:ins w:id="4908" w:author="Ivan Pugachev" w:date="2025-12-19T09:58:00Z"/>
              <w:del w:id="490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10" w:author="Дмитрий Филимонов" w:date="2026-01-29T15:10:00Z">
          <w:pPr>
            <w:ind w:firstLine="708"/>
            <w:jc w:val="center"/>
          </w:pPr>
        </w:pPrChange>
      </w:pPr>
      <w:ins w:id="4911" w:author="Ivan Pugachev" w:date="2025-12-19T09:58:00Z">
        <w:del w:id="491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91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35A8C0CB" w14:textId="77777777" w:rsidR="00151958" w:rsidRPr="00D30024" w:rsidDel="003114D6" w:rsidRDefault="00151958" w:rsidP="00151958">
      <w:pPr>
        <w:ind w:firstLine="708"/>
        <w:rPr>
          <w:ins w:id="4914" w:author="Ivan Pugachev" w:date="2025-12-19T09:58:00Z"/>
          <w:del w:id="491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916" w:author="Ivan Pugachev" w:date="2025-12-19T09:59:00Z">
            <w:rPr>
              <w:ins w:id="4917" w:author="Ivan Pugachev" w:date="2025-12-19T09:58:00Z"/>
              <w:del w:id="491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19" w:author="Дмитрий Филимонов" w:date="2026-01-29T15:10:00Z">
          <w:pPr>
            <w:ind w:firstLine="708"/>
            <w:jc w:val="center"/>
          </w:pPr>
        </w:pPrChange>
      </w:pPr>
      <w:ins w:id="4920" w:author="Ivan Pugachev" w:date="2025-12-19T09:58:00Z">
        <w:del w:id="492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92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Schema coffee_shop</w:delText>
          </w:r>
        </w:del>
      </w:ins>
    </w:p>
    <w:p w14:paraId="25F8F2C8" w14:textId="77777777" w:rsidR="00151958" w:rsidRPr="00D30024" w:rsidDel="003114D6" w:rsidRDefault="00151958" w:rsidP="00151958">
      <w:pPr>
        <w:ind w:firstLine="708"/>
        <w:rPr>
          <w:ins w:id="4923" w:author="Ivan Pugachev" w:date="2025-12-19T09:58:00Z"/>
          <w:del w:id="492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925" w:author="Ivan Pugachev" w:date="2025-12-19T09:59:00Z">
            <w:rPr>
              <w:ins w:id="4926" w:author="Ivan Pugachev" w:date="2025-12-19T09:58:00Z"/>
              <w:del w:id="492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28" w:author="Дмитрий Филимонов" w:date="2026-01-29T15:10:00Z">
          <w:pPr>
            <w:ind w:firstLine="708"/>
            <w:jc w:val="center"/>
          </w:pPr>
        </w:pPrChange>
      </w:pPr>
      <w:ins w:id="4929" w:author="Ivan Pugachev" w:date="2025-12-19T09:58:00Z">
        <w:del w:id="493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93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5A869DA0" w14:textId="77777777" w:rsidR="00151958" w:rsidRPr="00D30024" w:rsidDel="003114D6" w:rsidRDefault="00151958" w:rsidP="00151958">
      <w:pPr>
        <w:ind w:firstLine="708"/>
        <w:rPr>
          <w:ins w:id="4932" w:author="Ivan Pugachev" w:date="2025-12-19T09:58:00Z"/>
          <w:del w:id="493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934" w:author="Ivan Pugachev" w:date="2025-12-19T09:59:00Z">
            <w:rPr>
              <w:ins w:id="4935" w:author="Ivan Pugachev" w:date="2025-12-19T09:58:00Z"/>
              <w:del w:id="493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37" w:author="Дмитрий Филимонов" w:date="2026-01-29T15:10:00Z">
          <w:pPr>
            <w:ind w:firstLine="708"/>
            <w:jc w:val="center"/>
          </w:pPr>
        </w:pPrChange>
      </w:pPr>
    </w:p>
    <w:p w14:paraId="7959DB16" w14:textId="77777777" w:rsidR="00151958" w:rsidRPr="00D30024" w:rsidDel="003114D6" w:rsidRDefault="00151958" w:rsidP="00151958">
      <w:pPr>
        <w:ind w:firstLine="708"/>
        <w:rPr>
          <w:ins w:id="4938" w:author="Ivan Pugachev" w:date="2025-12-19T09:58:00Z"/>
          <w:del w:id="493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940" w:author="Ivan Pugachev" w:date="2025-12-19T09:59:00Z">
            <w:rPr>
              <w:ins w:id="4941" w:author="Ivan Pugachev" w:date="2025-12-19T09:58:00Z"/>
              <w:del w:id="494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43" w:author="Дмитрий Филимонов" w:date="2026-01-29T15:10:00Z">
          <w:pPr>
            <w:ind w:firstLine="708"/>
            <w:jc w:val="center"/>
          </w:pPr>
        </w:pPrChange>
      </w:pPr>
      <w:ins w:id="4944" w:author="Ivan Pugachev" w:date="2025-12-19T09:58:00Z">
        <w:del w:id="494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94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0736E4A4" w14:textId="77777777" w:rsidR="00151958" w:rsidRPr="00D30024" w:rsidDel="003114D6" w:rsidRDefault="00151958" w:rsidP="00151958">
      <w:pPr>
        <w:ind w:firstLine="708"/>
        <w:rPr>
          <w:ins w:id="4947" w:author="Ivan Pugachev" w:date="2025-12-19T09:58:00Z"/>
          <w:del w:id="494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949" w:author="Ivan Pugachev" w:date="2025-12-19T09:59:00Z">
            <w:rPr>
              <w:ins w:id="4950" w:author="Ivan Pugachev" w:date="2025-12-19T09:58:00Z"/>
              <w:del w:id="495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52" w:author="Дмитрий Филимонов" w:date="2026-01-29T15:10:00Z">
          <w:pPr>
            <w:ind w:firstLine="708"/>
            <w:jc w:val="center"/>
          </w:pPr>
        </w:pPrChange>
      </w:pPr>
      <w:ins w:id="4953" w:author="Ivan Pugachev" w:date="2025-12-19T09:58:00Z">
        <w:del w:id="495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95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Schema coffee_shop</w:delText>
          </w:r>
        </w:del>
      </w:ins>
    </w:p>
    <w:p w14:paraId="5FEE0E9D" w14:textId="77777777" w:rsidR="00151958" w:rsidRPr="00D30024" w:rsidDel="003114D6" w:rsidRDefault="00151958" w:rsidP="00151958">
      <w:pPr>
        <w:ind w:firstLine="708"/>
        <w:rPr>
          <w:ins w:id="4956" w:author="Ivan Pugachev" w:date="2025-12-19T09:58:00Z"/>
          <w:del w:id="495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958" w:author="Ivan Pugachev" w:date="2025-12-19T09:59:00Z">
            <w:rPr>
              <w:ins w:id="4959" w:author="Ivan Pugachev" w:date="2025-12-19T09:58:00Z"/>
              <w:del w:id="496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61" w:author="Дмитрий Филимонов" w:date="2026-01-29T15:10:00Z">
          <w:pPr>
            <w:ind w:firstLine="708"/>
            <w:jc w:val="center"/>
          </w:pPr>
        </w:pPrChange>
      </w:pPr>
      <w:ins w:id="4962" w:author="Ivan Pugachev" w:date="2025-12-19T09:58:00Z">
        <w:del w:id="496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96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4AB38F3A" w14:textId="77777777" w:rsidR="00151958" w:rsidRPr="00D30024" w:rsidDel="003114D6" w:rsidRDefault="00151958" w:rsidP="00151958">
      <w:pPr>
        <w:ind w:firstLine="708"/>
        <w:rPr>
          <w:ins w:id="4965" w:author="Ivan Pugachev" w:date="2025-12-19T09:58:00Z"/>
          <w:del w:id="496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967" w:author="Ivan Pugachev" w:date="2025-12-19T09:59:00Z">
            <w:rPr>
              <w:ins w:id="4968" w:author="Ivan Pugachev" w:date="2025-12-19T09:58:00Z"/>
              <w:del w:id="496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70" w:author="Дмитрий Филимонов" w:date="2026-01-29T15:10:00Z">
          <w:pPr>
            <w:ind w:firstLine="708"/>
            <w:jc w:val="center"/>
          </w:pPr>
        </w:pPrChange>
      </w:pPr>
      <w:ins w:id="4971" w:author="Ivan Pugachev" w:date="2025-12-19T09:58:00Z">
        <w:del w:id="497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97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CREATE SCHEMA IF NOT EXISTS `coffee_shop` DEFAULT CHARACTER SET utf8 ;</w:delText>
          </w:r>
        </w:del>
      </w:ins>
    </w:p>
    <w:p w14:paraId="658A7704" w14:textId="77777777" w:rsidR="00151958" w:rsidRPr="00D30024" w:rsidDel="003114D6" w:rsidRDefault="00151958" w:rsidP="00151958">
      <w:pPr>
        <w:ind w:firstLine="708"/>
        <w:rPr>
          <w:ins w:id="4974" w:author="Ivan Pugachev" w:date="2025-12-19T09:58:00Z"/>
          <w:del w:id="497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976" w:author="Ivan Pugachev" w:date="2025-12-19T09:59:00Z">
            <w:rPr>
              <w:ins w:id="4977" w:author="Ivan Pugachev" w:date="2025-12-19T09:58:00Z"/>
              <w:del w:id="497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79" w:author="Дмитрий Филимонов" w:date="2026-01-29T15:10:00Z">
          <w:pPr>
            <w:ind w:firstLine="708"/>
            <w:jc w:val="center"/>
          </w:pPr>
        </w:pPrChange>
      </w:pPr>
      <w:ins w:id="4980" w:author="Ivan Pugachev" w:date="2025-12-19T09:58:00Z">
        <w:del w:id="498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98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 ;</w:delText>
          </w:r>
        </w:del>
      </w:ins>
    </w:p>
    <w:p w14:paraId="0C04B138" w14:textId="77777777" w:rsidR="00151958" w:rsidRPr="00D30024" w:rsidDel="003114D6" w:rsidRDefault="00151958" w:rsidP="00151958">
      <w:pPr>
        <w:ind w:firstLine="708"/>
        <w:rPr>
          <w:ins w:id="4983" w:author="Ivan Pugachev" w:date="2025-12-19T09:58:00Z"/>
          <w:del w:id="498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985" w:author="Ivan Pugachev" w:date="2025-12-19T09:59:00Z">
            <w:rPr>
              <w:ins w:id="4986" w:author="Ivan Pugachev" w:date="2025-12-19T09:58:00Z"/>
              <w:del w:id="498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88" w:author="Дмитрий Филимонов" w:date="2026-01-29T15:10:00Z">
          <w:pPr>
            <w:ind w:firstLine="708"/>
            <w:jc w:val="center"/>
          </w:pPr>
        </w:pPrChange>
      </w:pPr>
    </w:p>
    <w:p w14:paraId="2B0F5FE0" w14:textId="77777777" w:rsidR="00151958" w:rsidRPr="00D30024" w:rsidDel="003114D6" w:rsidRDefault="00151958" w:rsidP="00151958">
      <w:pPr>
        <w:ind w:firstLine="708"/>
        <w:rPr>
          <w:ins w:id="4989" w:author="Ivan Pugachev" w:date="2025-12-19T09:58:00Z"/>
          <w:del w:id="499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4991" w:author="Ivan Pugachev" w:date="2025-12-19T09:59:00Z">
            <w:rPr>
              <w:ins w:id="4992" w:author="Ivan Pugachev" w:date="2025-12-19T09:58:00Z"/>
              <w:del w:id="499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4994" w:author="Дмитрий Филимонов" w:date="2026-01-29T15:10:00Z">
          <w:pPr>
            <w:ind w:firstLine="708"/>
            <w:jc w:val="center"/>
          </w:pPr>
        </w:pPrChange>
      </w:pPr>
      <w:ins w:id="4995" w:author="Ivan Pugachev" w:date="2025-12-19T09:58:00Z">
        <w:del w:id="499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499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07DDE680" w14:textId="77777777" w:rsidR="00151958" w:rsidRPr="00D30024" w:rsidDel="003114D6" w:rsidRDefault="00151958" w:rsidP="00151958">
      <w:pPr>
        <w:ind w:firstLine="708"/>
        <w:rPr>
          <w:ins w:id="4998" w:author="Ivan Pugachev" w:date="2025-12-19T09:58:00Z"/>
          <w:del w:id="499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000" w:author="Ivan Pugachev" w:date="2025-12-19T09:59:00Z">
            <w:rPr>
              <w:ins w:id="5001" w:author="Ivan Pugachev" w:date="2025-12-19T09:58:00Z"/>
              <w:del w:id="500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03" w:author="Дмитрий Филимонов" w:date="2026-01-29T15:10:00Z">
          <w:pPr>
            <w:ind w:firstLine="708"/>
            <w:jc w:val="center"/>
          </w:pPr>
        </w:pPrChange>
      </w:pPr>
      <w:ins w:id="5004" w:author="Ivan Pugachev" w:date="2025-12-19T09:58:00Z">
        <w:del w:id="500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00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Table `coffee_shop`.`inventory`</w:delText>
          </w:r>
        </w:del>
      </w:ins>
    </w:p>
    <w:p w14:paraId="66E072F9" w14:textId="77777777" w:rsidR="00151958" w:rsidRPr="00D30024" w:rsidDel="003114D6" w:rsidRDefault="00151958" w:rsidP="00151958">
      <w:pPr>
        <w:ind w:firstLine="708"/>
        <w:rPr>
          <w:ins w:id="5007" w:author="Ivan Pugachev" w:date="2025-12-19T09:58:00Z"/>
          <w:del w:id="500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009" w:author="Ivan Pugachev" w:date="2025-12-19T09:59:00Z">
            <w:rPr>
              <w:ins w:id="5010" w:author="Ivan Pugachev" w:date="2025-12-19T09:58:00Z"/>
              <w:del w:id="501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12" w:author="Дмитрий Филимонов" w:date="2026-01-29T15:10:00Z">
          <w:pPr>
            <w:ind w:firstLine="708"/>
            <w:jc w:val="center"/>
          </w:pPr>
        </w:pPrChange>
      </w:pPr>
      <w:ins w:id="5013" w:author="Ivan Pugachev" w:date="2025-12-19T09:58:00Z">
        <w:del w:id="501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01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4BA79652" w14:textId="77777777" w:rsidR="00151958" w:rsidRPr="00D30024" w:rsidDel="003114D6" w:rsidRDefault="00151958" w:rsidP="00151958">
      <w:pPr>
        <w:ind w:firstLine="708"/>
        <w:rPr>
          <w:ins w:id="5016" w:author="Ivan Pugachev" w:date="2025-12-19T09:58:00Z"/>
          <w:del w:id="501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018" w:author="Ivan Pugachev" w:date="2025-12-19T09:59:00Z">
            <w:rPr>
              <w:ins w:id="5019" w:author="Ivan Pugachev" w:date="2025-12-19T09:58:00Z"/>
              <w:del w:id="502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21" w:author="Дмитрий Филимонов" w:date="2026-01-29T15:10:00Z">
          <w:pPr>
            <w:ind w:firstLine="708"/>
            <w:jc w:val="center"/>
          </w:pPr>
        </w:pPrChange>
      </w:pPr>
      <w:ins w:id="5022" w:author="Ivan Pugachev" w:date="2025-12-19T09:58:00Z">
        <w:del w:id="502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02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DROP TABLE IF EXISTS `coffee_shop`.`inventory` ;</w:delText>
          </w:r>
        </w:del>
      </w:ins>
    </w:p>
    <w:p w14:paraId="773E95C9" w14:textId="77777777" w:rsidR="00151958" w:rsidRPr="00D30024" w:rsidDel="003114D6" w:rsidRDefault="00151958" w:rsidP="00151958">
      <w:pPr>
        <w:ind w:firstLine="708"/>
        <w:rPr>
          <w:ins w:id="5025" w:author="Ivan Pugachev" w:date="2025-12-19T09:58:00Z"/>
          <w:del w:id="502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027" w:author="Ivan Pugachev" w:date="2025-12-19T09:59:00Z">
            <w:rPr>
              <w:ins w:id="5028" w:author="Ivan Pugachev" w:date="2025-12-19T09:58:00Z"/>
              <w:del w:id="502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30" w:author="Дмитрий Филимонов" w:date="2026-01-29T15:10:00Z">
          <w:pPr>
            <w:ind w:firstLine="708"/>
            <w:jc w:val="center"/>
          </w:pPr>
        </w:pPrChange>
      </w:pPr>
    </w:p>
    <w:p w14:paraId="37054398" w14:textId="77777777" w:rsidR="00151958" w:rsidRPr="00D30024" w:rsidDel="003114D6" w:rsidRDefault="00151958" w:rsidP="00151958">
      <w:pPr>
        <w:ind w:firstLine="708"/>
        <w:rPr>
          <w:ins w:id="5031" w:author="Ivan Pugachev" w:date="2025-12-19T09:58:00Z"/>
          <w:del w:id="503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033" w:author="Ivan Pugachev" w:date="2025-12-19T09:59:00Z">
            <w:rPr>
              <w:ins w:id="5034" w:author="Ivan Pugachev" w:date="2025-12-19T09:58:00Z"/>
              <w:del w:id="503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36" w:author="Дмитрий Филимонов" w:date="2026-01-29T15:10:00Z">
          <w:pPr>
            <w:ind w:firstLine="708"/>
            <w:jc w:val="center"/>
          </w:pPr>
        </w:pPrChange>
      </w:pPr>
      <w:ins w:id="5037" w:author="Ivan Pugachev" w:date="2025-12-19T09:58:00Z">
        <w:del w:id="503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03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CREATE TABLE IF NOT EXISTS `coffee_shop`.`inventory` (</w:delText>
          </w:r>
        </w:del>
      </w:ins>
    </w:p>
    <w:p w14:paraId="5FFEF68F" w14:textId="77777777" w:rsidR="00151958" w:rsidRPr="00D30024" w:rsidDel="003114D6" w:rsidRDefault="00151958" w:rsidP="00151958">
      <w:pPr>
        <w:ind w:firstLine="708"/>
        <w:rPr>
          <w:ins w:id="5040" w:author="Ivan Pugachev" w:date="2025-12-19T09:58:00Z"/>
          <w:del w:id="504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042" w:author="Ivan Pugachev" w:date="2025-12-19T09:59:00Z">
            <w:rPr>
              <w:ins w:id="5043" w:author="Ivan Pugachev" w:date="2025-12-19T09:58:00Z"/>
              <w:del w:id="504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45" w:author="Дмитрий Филимонов" w:date="2026-01-29T15:10:00Z">
          <w:pPr>
            <w:ind w:firstLine="708"/>
            <w:jc w:val="center"/>
          </w:pPr>
        </w:pPrChange>
      </w:pPr>
      <w:ins w:id="5046" w:author="Ivan Pugachev" w:date="2025-12-19T09:58:00Z">
        <w:del w:id="504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04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`int_id` INT NOT NULL AUTO_INCREMENT,</w:delText>
          </w:r>
        </w:del>
      </w:ins>
    </w:p>
    <w:p w14:paraId="5345ABB5" w14:textId="77777777" w:rsidR="00151958" w:rsidRPr="00D30024" w:rsidDel="003114D6" w:rsidRDefault="00151958" w:rsidP="00151958">
      <w:pPr>
        <w:ind w:firstLine="708"/>
        <w:rPr>
          <w:ins w:id="5049" w:author="Ivan Pugachev" w:date="2025-12-19T09:58:00Z"/>
          <w:del w:id="505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051" w:author="Ivan Pugachev" w:date="2025-12-19T09:59:00Z">
            <w:rPr>
              <w:ins w:id="5052" w:author="Ivan Pugachev" w:date="2025-12-19T09:58:00Z"/>
              <w:del w:id="505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54" w:author="Дмитрий Филимонов" w:date="2026-01-29T15:10:00Z">
          <w:pPr>
            <w:ind w:firstLine="708"/>
            <w:jc w:val="center"/>
          </w:pPr>
        </w:pPrChange>
      </w:pPr>
      <w:ins w:id="5055" w:author="Ivan Pugachev" w:date="2025-12-19T09:58:00Z">
        <w:del w:id="505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05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`int_name` VARCHAR(45) NOT NULL,</w:delText>
          </w:r>
        </w:del>
      </w:ins>
    </w:p>
    <w:p w14:paraId="32D91DD7" w14:textId="77777777" w:rsidR="00151958" w:rsidRPr="00D30024" w:rsidDel="003114D6" w:rsidRDefault="00151958" w:rsidP="00151958">
      <w:pPr>
        <w:ind w:firstLine="708"/>
        <w:rPr>
          <w:ins w:id="5058" w:author="Ivan Pugachev" w:date="2025-12-19T09:58:00Z"/>
          <w:del w:id="505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060" w:author="Ivan Pugachev" w:date="2025-12-19T09:59:00Z">
            <w:rPr>
              <w:ins w:id="5061" w:author="Ivan Pugachev" w:date="2025-12-19T09:58:00Z"/>
              <w:del w:id="506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63" w:author="Дмитрий Филимонов" w:date="2026-01-29T15:10:00Z">
          <w:pPr>
            <w:ind w:firstLine="708"/>
            <w:jc w:val="center"/>
          </w:pPr>
        </w:pPrChange>
      </w:pPr>
      <w:ins w:id="5064" w:author="Ivan Pugachev" w:date="2025-12-19T09:58:00Z">
        <w:del w:id="506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06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`int_quantity` INT NULL,</w:delText>
          </w:r>
        </w:del>
      </w:ins>
    </w:p>
    <w:p w14:paraId="4E5A87D6" w14:textId="77777777" w:rsidR="00151958" w:rsidRPr="00D30024" w:rsidDel="003114D6" w:rsidRDefault="00151958" w:rsidP="00151958">
      <w:pPr>
        <w:ind w:firstLine="708"/>
        <w:rPr>
          <w:ins w:id="5067" w:author="Ivan Pugachev" w:date="2025-12-19T09:58:00Z"/>
          <w:del w:id="506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069" w:author="Ivan Pugachev" w:date="2025-12-19T09:59:00Z">
            <w:rPr>
              <w:ins w:id="5070" w:author="Ivan Pugachev" w:date="2025-12-19T09:58:00Z"/>
              <w:del w:id="507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72" w:author="Дмитрий Филимонов" w:date="2026-01-29T15:10:00Z">
          <w:pPr>
            <w:ind w:firstLine="708"/>
            <w:jc w:val="center"/>
          </w:pPr>
        </w:pPrChange>
      </w:pPr>
      <w:ins w:id="5073" w:author="Ivan Pugachev" w:date="2025-12-19T09:58:00Z">
        <w:del w:id="507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07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`int_min_quantity` INT NULL,</w:delText>
          </w:r>
        </w:del>
      </w:ins>
    </w:p>
    <w:p w14:paraId="021A0891" w14:textId="77777777" w:rsidR="00151958" w:rsidRPr="00D30024" w:rsidDel="003114D6" w:rsidRDefault="00151958" w:rsidP="00151958">
      <w:pPr>
        <w:ind w:firstLine="708"/>
        <w:rPr>
          <w:ins w:id="5076" w:author="Ivan Pugachev" w:date="2025-12-19T09:58:00Z"/>
          <w:del w:id="507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078" w:author="Ivan Pugachev" w:date="2025-12-19T09:59:00Z">
            <w:rPr>
              <w:ins w:id="5079" w:author="Ivan Pugachev" w:date="2025-12-19T09:58:00Z"/>
              <w:del w:id="508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81" w:author="Дмитрий Филимонов" w:date="2026-01-29T15:10:00Z">
          <w:pPr>
            <w:ind w:firstLine="708"/>
            <w:jc w:val="center"/>
          </w:pPr>
        </w:pPrChange>
      </w:pPr>
      <w:ins w:id="5082" w:author="Ivan Pugachev" w:date="2025-12-19T09:58:00Z">
        <w:del w:id="508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08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`supplier_id` INT NOT NULL,</w:delText>
          </w:r>
        </w:del>
      </w:ins>
    </w:p>
    <w:p w14:paraId="3BC764C3" w14:textId="77777777" w:rsidR="00151958" w:rsidRPr="00D30024" w:rsidDel="003114D6" w:rsidRDefault="00151958" w:rsidP="00151958">
      <w:pPr>
        <w:ind w:firstLine="708"/>
        <w:rPr>
          <w:ins w:id="5085" w:author="Ivan Pugachev" w:date="2025-12-19T09:58:00Z"/>
          <w:del w:id="508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087" w:author="Ivan Pugachev" w:date="2025-12-19T09:59:00Z">
            <w:rPr>
              <w:ins w:id="5088" w:author="Ivan Pugachev" w:date="2025-12-19T09:58:00Z"/>
              <w:del w:id="508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90" w:author="Дмитрий Филимонов" w:date="2026-01-29T15:10:00Z">
          <w:pPr>
            <w:ind w:firstLine="708"/>
            <w:jc w:val="center"/>
          </w:pPr>
        </w:pPrChange>
      </w:pPr>
      <w:ins w:id="5091" w:author="Ivan Pugachev" w:date="2025-12-19T09:58:00Z">
        <w:del w:id="509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09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PRIMARY KEY (`int_id`))</w:delText>
          </w:r>
        </w:del>
      </w:ins>
    </w:p>
    <w:p w14:paraId="6B716E9F" w14:textId="77777777" w:rsidR="00151958" w:rsidRPr="00D30024" w:rsidDel="003114D6" w:rsidRDefault="00151958" w:rsidP="00151958">
      <w:pPr>
        <w:ind w:firstLine="708"/>
        <w:rPr>
          <w:ins w:id="5094" w:author="Ivan Pugachev" w:date="2025-12-19T09:58:00Z"/>
          <w:del w:id="509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096" w:author="Ivan Pugachev" w:date="2025-12-19T09:59:00Z">
            <w:rPr>
              <w:ins w:id="5097" w:author="Ivan Pugachev" w:date="2025-12-19T09:58:00Z"/>
              <w:del w:id="509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099" w:author="Дмитрий Филимонов" w:date="2026-01-29T15:10:00Z">
          <w:pPr>
            <w:ind w:firstLine="708"/>
            <w:jc w:val="center"/>
          </w:pPr>
        </w:pPrChange>
      </w:pPr>
      <w:ins w:id="5100" w:author="Ivan Pugachev" w:date="2025-12-19T09:58:00Z">
        <w:del w:id="510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10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ENGINE = InnoDB;</w:delText>
          </w:r>
        </w:del>
      </w:ins>
    </w:p>
    <w:p w14:paraId="79ADBC2D" w14:textId="77777777" w:rsidR="00151958" w:rsidRPr="00D30024" w:rsidDel="003114D6" w:rsidRDefault="00151958" w:rsidP="00151958">
      <w:pPr>
        <w:ind w:firstLine="708"/>
        <w:rPr>
          <w:ins w:id="5103" w:author="Ivan Pugachev" w:date="2025-12-19T09:58:00Z"/>
          <w:del w:id="510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105" w:author="Ivan Pugachev" w:date="2025-12-19T09:59:00Z">
            <w:rPr>
              <w:ins w:id="5106" w:author="Ivan Pugachev" w:date="2025-12-19T09:58:00Z"/>
              <w:del w:id="510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08" w:author="Дмитрий Филимонов" w:date="2026-01-29T15:10:00Z">
          <w:pPr>
            <w:ind w:firstLine="708"/>
            <w:jc w:val="center"/>
          </w:pPr>
        </w:pPrChange>
      </w:pPr>
    </w:p>
    <w:p w14:paraId="1918F247" w14:textId="77777777" w:rsidR="00151958" w:rsidRPr="00D30024" w:rsidDel="003114D6" w:rsidRDefault="00151958" w:rsidP="00151958">
      <w:pPr>
        <w:ind w:firstLine="708"/>
        <w:rPr>
          <w:ins w:id="5109" w:author="Ivan Pugachev" w:date="2025-12-19T09:58:00Z"/>
          <w:del w:id="511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111" w:author="Ivan Pugachev" w:date="2025-12-19T09:59:00Z">
            <w:rPr>
              <w:ins w:id="5112" w:author="Ivan Pugachev" w:date="2025-12-19T09:58:00Z"/>
              <w:del w:id="511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14" w:author="Дмитрий Филимонов" w:date="2026-01-29T15:10:00Z">
          <w:pPr>
            <w:ind w:firstLine="708"/>
            <w:jc w:val="center"/>
          </w:pPr>
        </w:pPrChange>
      </w:pPr>
    </w:p>
    <w:p w14:paraId="6D133EDE" w14:textId="77777777" w:rsidR="00151958" w:rsidRPr="00D30024" w:rsidDel="003114D6" w:rsidRDefault="00151958" w:rsidP="00151958">
      <w:pPr>
        <w:ind w:firstLine="708"/>
        <w:rPr>
          <w:ins w:id="5115" w:author="Ivan Pugachev" w:date="2025-12-19T09:58:00Z"/>
          <w:del w:id="511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117" w:author="Ivan Pugachev" w:date="2025-12-19T09:59:00Z">
            <w:rPr>
              <w:ins w:id="5118" w:author="Ivan Pugachev" w:date="2025-12-19T09:58:00Z"/>
              <w:del w:id="511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20" w:author="Дмитрий Филимонов" w:date="2026-01-29T15:10:00Z">
          <w:pPr>
            <w:ind w:firstLine="708"/>
            <w:jc w:val="center"/>
          </w:pPr>
        </w:pPrChange>
      </w:pPr>
      <w:ins w:id="5121" w:author="Ivan Pugachev" w:date="2025-12-19T09:58:00Z">
        <w:del w:id="512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12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165FC9E1" w14:textId="77777777" w:rsidR="00151958" w:rsidRPr="00D30024" w:rsidDel="003114D6" w:rsidRDefault="00151958" w:rsidP="00151958">
      <w:pPr>
        <w:ind w:firstLine="708"/>
        <w:rPr>
          <w:ins w:id="5124" w:author="Ivan Pugachev" w:date="2025-12-19T09:58:00Z"/>
          <w:del w:id="512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126" w:author="Ivan Pugachev" w:date="2025-12-19T09:59:00Z">
            <w:rPr>
              <w:ins w:id="5127" w:author="Ivan Pugachev" w:date="2025-12-19T09:58:00Z"/>
              <w:del w:id="512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29" w:author="Дмитрий Филимонов" w:date="2026-01-29T15:10:00Z">
          <w:pPr>
            <w:ind w:firstLine="708"/>
            <w:jc w:val="center"/>
          </w:pPr>
        </w:pPrChange>
      </w:pPr>
      <w:ins w:id="5130" w:author="Ivan Pugachev" w:date="2025-12-19T09:58:00Z">
        <w:del w:id="513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13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Table `coffee_shop`.`menu`</w:delText>
          </w:r>
        </w:del>
      </w:ins>
    </w:p>
    <w:p w14:paraId="73D080B2" w14:textId="77777777" w:rsidR="00151958" w:rsidRPr="00D30024" w:rsidDel="003114D6" w:rsidRDefault="00151958" w:rsidP="00151958">
      <w:pPr>
        <w:ind w:firstLine="708"/>
        <w:rPr>
          <w:ins w:id="5133" w:author="Ivan Pugachev" w:date="2025-12-19T09:58:00Z"/>
          <w:del w:id="513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135" w:author="Ivan Pugachev" w:date="2025-12-19T09:59:00Z">
            <w:rPr>
              <w:ins w:id="5136" w:author="Ivan Pugachev" w:date="2025-12-19T09:58:00Z"/>
              <w:del w:id="513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38" w:author="Дмитрий Филимонов" w:date="2026-01-29T15:10:00Z">
          <w:pPr>
            <w:ind w:firstLine="708"/>
            <w:jc w:val="center"/>
          </w:pPr>
        </w:pPrChange>
      </w:pPr>
      <w:ins w:id="5139" w:author="Ivan Pugachev" w:date="2025-12-19T09:58:00Z">
        <w:del w:id="514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14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20E62334" w14:textId="77777777" w:rsidR="00151958" w:rsidRPr="00D30024" w:rsidDel="003114D6" w:rsidRDefault="00151958" w:rsidP="00151958">
      <w:pPr>
        <w:ind w:firstLine="708"/>
        <w:rPr>
          <w:ins w:id="5142" w:author="Ivan Pugachev" w:date="2025-12-19T09:58:00Z"/>
          <w:del w:id="514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144" w:author="Ivan Pugachev" w:date="2025-12-19T09:59:00Z">
            <w:rPr>
              <w:ins w:id="5145" w:author="Ivan Pugachev" w:date="2025-12-19T09:58:00Z"/>
              <w:del w:id="514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47" w:author="Дмитрий Филимонов" w:date="2026-01-29T15:10:00Z">
          <w:pPr>
            <w:ind w:firstLine="708"/>
            <w:jc w:val="center"/>
          </w:pPr>
        </w:pPrChange>
      </w:pPr>
      <w:ins w:id="5148" w:author="Ivan Pugachev" w:date="2025-12-19T09:58:00Z">
        <w:del w:id="514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15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DROP TABLE IF EXISTS `coffee_shop`.`menu` ;</w:delText>
          </w:r>
        </w:del>
      </w:ins>
    </w:p>
    <w:p w14:paraId="37E14327" w14:textId="77777777" w:rsidR="00151958" w:rsidRPr="00D30024" w:rsidDel="003114D6" w:rsidRDefault="00151958" w:rsidP="00151958">
      <w:pPr>
        <w:ind w:firstLine="708"/>
        <w:rPr>
          <w:ins w:id="5151" w:author="Ivan Pugachev" w:date="2025-12-19T09:58:00Z"/>
          <w:del w:id="515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153" w:author="Ivan Pugachev" w:date="2025-12-19T09:59:00Z">
            <w:rPr>
              <w:ins w:id="5154" w:author="Ivan Pugachev" w:date="2025-12-19T09:58:00Z"/>
              <w:del w:id="515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56" w:author="Дмитрий Филимонов" w:date="2026-01-29T15:10:00Z">
          <w:pPr>
            <w:ind w:firstLine="708"/>
            <w:jc w:val="center"/>
          </w:pPr>
        </w:pPrChange>
      </w:pPr>
    </w:p>
    <w:p w14:paraId="57DA1106" w14:textId="77777777" w:rsidR="00151958" w:rsidRPr="00D30024" w:rsidDel="003114D6" w:rsidRDefault="00151958" w:rsidP="00151958">
      <w:pPr>
        <w:ind w:firstLine="708"/>
        <w:rPr>
          <w:ins w:id="5157" w:author="Ivan Pugachev" w:date="2025-12-19T09:58:00Z"/>
          <w:del w:id="515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159" w:author="Ivan Pugachev" w:date="2025-12-19T09:59:00Z">
            <w:rPr>
              <w:ins w:id="5160" w:author="Ivan Pugachev" w:date="2025-12-19T09:58:00Z"/>
              <w:del w:id="516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62" w:author="Дмитрий Филимонов" w:date="2026-01-29T15:10:00Z">
          <w:pPr>
            <w:ind w:firstLine="708"/>
            <w:jc w:val="center"/>
          </w:pPr>
        </w:pPrChange>
      </w:pPr>
      <w:ins w:id="5163" w:author="Ivan Pugachev" w:date="2025-12-19T09:58:00Z">
        <w:del w:id="516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16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CREATE TABLE IF NOT EXISTS `coffee_shop`.`menu` (</w:delText>
          </w:r>
        </w:del>
      </w:ins>
    </w:p>
    <w:p w14:paraId="63CBF58F" w14:textId="77777777" w:rsidR="00151958" w:rsidRPr="00D30024" w:rsidDel="003114D6" w:rsidRDefault="00151958" w:rsidP="00151958">
      <w:pPr>
        <w:ind w:firstLine="708"/>
        <w:rPr>
          <w:ins w:id="5166" w:author="Ivan Pugachev" w:date="2025-12-19T09:58:00Z"/>
          <w:del w:id="516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168" w:author="Ivan Pugachev" w:date="2025-12-19T09:59:00Z">
            <w:rPr>
              <w:ins w:id="5169" w:author="Ivan Pugachev" w:date="2025-12-19T09:58:00Z"/>
              <w:del w:id="517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71" w:author="Дмитрий Филимонов" w:date="2026-01-29T15:10:00Z">
          <w:pPr>
            <w:ind w:firstLine="708"/>
            <w:jc w:val="center"/>
          </w:pPr>
        </w:pPrChange>
      </w:pPr>
      <w:ins w:id="5172" w:author="Ivan Pugachev" w:date="2025-12-19T09:58:00Z">
        <w:del w:id="517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17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`pro_id` INT NOT NULL,</w:delText>
          </w:r>
        </w:del>
      </w:ins>
    </w:p>
    <w:p w14:paraId="22985BBF" w14:textId="77777777" w:rsidR="00151958" w:rsidRPr="00D30024" w:rsidDel="003114D6" w:rsidRDefault="00151958" w:rsidP="00151958">
      <w:pPr>
        <w:ind w:firstLine="708"/>
        <w:rPr>
          <w:ins w:id="5175" w:author="Ivan Pugachev" w:date="2025-12-19T09:58:00Z"/>
          <w:del w:id="517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177" w:author="Ivan Pugachev" w:date="2025-12-19T09:59:00Z">
            <w:rPr>
              <w:ins w:id="5178" w:author="Ivan Pugachev" w:date="2025-12-19T09:58:00Z"/>
              <w:del w:id="517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80" w:author="Дмитрий Филимонов" w:date="2026-01-29T15:10:00Z">
          <w:pPr>
            <w:ind w:firstLine="708"/>
            <w:jc w:val="center"/>
          </w:pPr>
        </w:pPrChange>
      </w:pPr>
      <w:ins w:id="5181" w:author="Ivan Pugachev" w:date="2025-12-19T09:58:00Z">
        <w:del w:id="518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18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`pro_name` VARCHAR(45) NOT NULL,</w:delText>
          </w:r>
        </w:del>
      </w:ins>
    </w:p>
    <w:p w14:paraId="4A047E56" w14:textId="77777777" w:rsidR="00151958" w:rsidRPr="00D30024" w:rsidDel="003114D6" w:rsidRDefault="00151958" w:rsidP="00151958">
      <w:pPr>
        <w:ind w:firstLine="708"/>
        <w:rPr>
          <w:ins w:id="5184" w:author="Ivan Pugachev" w:date="2025-12-19T09:58:00Z"/>
          <w:del w:id="518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186" w:author="Ivan Pugachev" w:date="2025-12-19T09:59:00Z">
            <w:rPr>
              <w:ins w:id="5187" w:author="Ivan Pugachev" w:date="2025-12-19T09:58:00Z"/>
              <w:del w:id="518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89" w:author="Дмитрий Филимонов" w:date="2026-01-29T15:10:00Z">
          <w:pPr>
            <w:ind w:firstLine="708"/>
            <w:jc w:val="center"/>
          </w:pPr>
        </w:pPrChange>
      </w:pPr>
      <w:ins w:id="5190" w:author="Ivan Pugachev" w:date="2025-12-19T09:58:00Z">
        <w:del w:id="519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19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`pro_category` VARCHAR(45) NOT NULL,</w:delText>
          </w:r>
        </w:del>
      </w:ins>
    </w:p>
    <w:p w14:paraId="296F7BD1" w14:textId="77777777" w:rsidR="00151958" w:rsidRPr="00D30024" w:rsidDel="003114D6" w:rsidRDefault="00151958" w:rsidP="00151958">
      <w:pPr>
        <w:ind w:firstLine="708"/>
        <w:rPr>
          <w:ins w:id="5193" w:author="Ivan Pugachev" w:date="2025-12-19T09:58:00Z"/>
          <w:del w:id="519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195" w:author="Ivan Pugachev" w:date="2025-12-19T09:59:00Z">
            <w:rPr>
              <w:ins w:id="5196" w:author="Ivan Pugachev" w:date="2025-12-19T09:58:00Z"/>
              <w:del w:id="519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198" w:author="Дмитрий Филимонов" w:date="2026-01-29T15:10:00Z">
          <w:pPr>
            <w:ind w:firstLine="708"/>
            <w:jc w:val="center"/>
          </w:pPr>
        </w:pPrChange>
      </w:pPr>
      <w:ins w:id="5199" w:author="Ivan Pugachev" w:date="2025-12-19T09:58:00Z">
        <w:del w:id="520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20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`pro_price` INT NOT NULL,</w:delText>
          </w:r>
        </w:del>
      </w:ins>
    </w:p>
    <w:p w14:paraId="34EDBAD9" w14:textId="77777777" w:rsidR="00151958" w:rsidRPr="00D30024" w:rsidDel="003114D6" w:rsidRDefault="00151958" w:rsidP="00151958">
      <w:pPr>
        <w:ind w:firstLine="708"/>
        <w:rPr>
          <w:ins w:id="5202" w:author="Ivan Pugachev" w:date="2025-12-19T09:58:00Z"/>
          <w:del w:id="520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204" w:author="Ivan Pugachev" w:date="2025-12-19T09:59:00Z">
            <w:rPr>
              <w:ins w:id="5205" w:author="Ivan Pugachev" w:date="2025-12-19T09:58:00Z"/>
              <w:del w:id="520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07" w:author="Дмитрий Филимонов" w:date="2026-01-29T15:10:00Z">
          <w:pPr>
            <w:ind w:firstLine="708"/>
            <w:jc w:val="center"/>
          </w:pPr>
        </w:pPrChange>
      </w:pPr>
      <w:ins w:id="5208" w:author="Ivan Pugachev" w:date="2025-12-19T09:58:00Z">
        <w:del w:id="520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21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`cost_price` INT NOT NULL,</w:delText>
          </w:r>
        </w:del>
      </w:ins>
    </w:p>
    <w:p w14:paraId="1F25D9F8" w14:textId="77777777" w:rsidR="00151958" w:rsidRPr="00D30024" w:rsidDel="003114D6" w:rsidRDefault="00151958" w:rsidP="00151958">
      <w:pPr>
        <w:ind w:firstLine="708"/>
        <w:rPr>
          <w:ins w:id="5211" w:author="Ivan Pugachev" w:date="2025-12-19T09:58:00Z"/>
          <w:del w:id="521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213" w:author="Ivan Pugachev" w:date="2025-12-19T09:59:00Z">
            <w:rPr>
              <w:ins w:id="5214" w:author="Ivan Pugachev" w:date="2025-12-19T09:58:00Z"/>
              <w:del w:id="521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16" w:author="Дмитрий Филимонов" w:date="2026-01-29T15:10:00Z">
          <w:pPr>
            <w:ind w:firstLine="708"/>
            <w:jc w:val="center"/>
          </w:pPr>
        </w:pPrChange>
      </w:pPr>
      <w:ins w:id="5217" w:author="Ivan Pugachev" w:date="2025-12-19T09:58:00Z">
        <w:del w:id="521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21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`pro_quantity` INT NULL,</w:delText>
          </w:r>
        </w:del>
      </w:ins>
    </w:p>
    <w:p w14:paraId="0A27CF58" w14:textId="77777777" w:rsidR="00151958" w:rsidRPr="00D30024" w:rsidDel="003114D6" w:rsidRDefault="00151958" w:rsidP="00151958">
      <w:pPr>
        <w:ind w:firstLine="708"/>
        <w:rPr>
          <w:ins w:id="5220" w:author="Ivan Pugachev" w:date="2025-12-19T09:58:00Z"/>
          <w:del w:id="522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222" w:author="Ivan Pugachev" w:date="2025-12-19T09:59:00Z">
            <w:rPr>
              <w:ins w:id="5223" w:author="Ivan Pugachev" w:date="2025-12-19T09:58:00Z"/>
              <w:del w:id="522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25" w:author="Дмитрий Филимонов" w:date="2026-01-29T15:10:00Z">
          <w:pPr>
            <w:ind w:firstLine="708"/>
            <w:jc w:val="center"/>
          </w:pPr>
        </w:pPrChange>
      </w:pPr>
      <w:ins w:id="5226" w:author="Ivan Pugachev" w:date="2025-12-19T09:58:00Z">
        <w:del w:id="522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22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`inventory_int_id` INT NULL,</w:delText>
          </w:r>
        </w:del>
      </w:ins>
    </w:p>
    <w:p w14:paraId="344A2B0D" w14:textId="77777777" w:rsidR="00151958" w:rsidRPr="00D30024" w:rsidDel="003114D6" w:rsidRDefault="00151958" w:rsidP="00151958">
      <w:pPr>
        <w:ind w:firstLine="708"/>
        <w:rPr>
          <w:ins w:id="5229" w:author="Ivan Pugachev" w:date="2025-12-19T09:58:00Z"/>
          <w:del w:id="523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231" w:author="Ivan Pugachev" w:date="2025-12-19T09:59:00Z">
            <w:rPr>
              <w:ins w:id="5232" w:author="Ivan Pugachev" w:date="2025-12-19T09:58:00Z"/>
              <w:del w:id="523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34" w:author="Дмитрий Филимонов" w:date="2026-01-29T15:10:00Z">
          <w:pPr>
            <w:ind w:firstLine="708"/>
            <w:jc w:val="center"/>
          </w:pPr>
        </w:pPrChange>
      </w:pPr>
      <w:ins w:id="5235" w:author="Ivan Pugachev" w:date="2025-12-19T09:58:00Z">
        <w:del w:id="523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23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PRIMARY KEY (`pro_id`),</w:delText>
          </w:r>
        </w:del>
      </w:ins>
    </w:p>
    <w:p w14:paraId="1C626186" w14:textId="77777777" w:rsidR="00151958" w:rsidRPr="00D30024" w:rsidDel="003114D6" w:rsidRDefault="00151958" w:rsidP="00151958">
      <w:pPr>
        <w:ind w:firstLine="708"/>
        <w:rPr>
          <w:ins w:id="5238" w:author="Ivan Pugachev" w:date="2025-12-19T09:58:00Z"/>
          <w:del w:id="523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240" w:author="Ivan Pugachev" w:date="2025-12-19T09:59:00Z">
            <w:rPr>
              <w:ins w:id="5241" w:author="Ivan Pugachev" w:date="2025-12-19T09:58:00Z"/>
              <w:del w:id="524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43" w:author="Дмитрий Филимонов" w:date="2026-01-29T15:10:00Z">
          <w:pPr>
            <w:ind w:firstLine="708"/>
            <w:jc w:val="center"/>
          </w:pPr>
        </w:pPrChange>
      </w:pPr>
      <w:ins w:id="5244" w:author="Ivan Pugachev" w:date="2025-12-19T09:58:00Z">
        <w:del w:id="524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24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INDEX `fk_menu_inventory1_idx` (`inventory_int_id` ASC) VISIBLE,</w:delText>
          </w:r>
        </w:del>
      </w:ins>
    </w:p>
    <w:p w14:paraId="05441651" w14:textId="77777777" w:rsidR="00151958" w:rsidRPr="00D30024" w:rsidDel="003114D6" w:rsidRDefault="00151958" w:rsidP="00151958">
      <w:pPr>
        <w:ind w:firstLine="708"/>
        <w:rPr>
          <w:ins w:id="5247" w:author="Ivan Pugachev" w:date="2025-12-19T09:58:00Z"/>
          <w:del w:id="524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249" w:author="Ivan Pugachev" w:date="2025-12-19T09:59:00Z">
            <w:rPr>
              <w:ins w:id="5250" w:author="Ivan Pugachev" w:date="2025-12-19T09:58:00Z"/>
              <w:del w:id="525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52" w:author="Дмитрий Филимонов" w:date="2026-01-29T15:10:00Z">
          <w:pPr>
            <w:ind w:firstLine="708"/>
            <w:jc w:val="center"/>
          </w:pPr>
        </w:pPrChange>
      </w:pPr>
      <w:ins w:id="5253" w:author="Ivan Pugachev" w:date="2025-12-19T09:58:00Z">
        <w:del w:id="525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25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CONSTRAINT `fk_menu_inventory1`</w:delText>
          </w:r>
        </w:del>
      </w:ins>
    </w:p>
    <w:p w14:paraId="2018E397" w14:textId="77777777" w:rsidR="00151958" w:rsidRPr="00D30024" w:rsidDel="003114D6" w:rsidRDefault="00151958" w:rsidP="00151958">
      <w:pPr>
        <w:ind w:firstLine="708"/>
        <w:rPr>
          <w:ins w:id="5256" w:author="Ivan Pugachev" w:date="2025-12-19T09:58:00Z"/>
          <w:del w:id="525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258" w:author="Ivan Pugachev" w:date="2025-12-19T09:59:00Z">
            <w:rPr>
              <w:ins w:id="5259" w:author="Ivan Pugachev" w:date="2025-12-19T09:58:00Z"/>
              <w:del w:id="526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61" w:author="Дмитрий Филимонов" w:date="2026-01-29T15:10:00Z">
          <w:pPr>
            <w:ind w:firstLine="708"/>
            <w:jc w:val="center"/>
          </w:pPr>
        </w:pPrChange>
      </w:pPr>
      <w:ins w:id="5262" w:author="Ivan Pugachev" w:date="2025-12-19T09:58:00Z">
        <w:del w:id="526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26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FOREIGN KEY (`inventory_int_id`)</w:delText>
          </w:r>
        </w:del>
      </w:ins>
    </w:p>
    <w:p w14:paraId="75DFDA3D" w14:textId="77777777" w:rsidR="00151958" w:rsidRPr="00D30024" w:rsidDel="003114D6" w:rsidRDefault="00151958" w:rsidP="00151958">
      <w:pPr>
        <w:ind w:firstLine="708"/>
        <w:rPr>
          <w:ins w:id="5265" w:author="Ivan Pugachev" w:date="2025-12-19T09:58:00Z"/>
          <w:del w:id="526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267" w:author="Ivan Pugachev" w:date="2025-12-19T09:59:00Z">
            <w:rPr>
              <w:ins w:id="5268" w:author="Ivan Pugachev" w:date="2025-12-19T09:58:00Z"/>
              <w:del w:id="526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70" w:author="Дмитрий Филимонов" w:date="2026-01-29T15:10:00Z">
          <w:pPr>
            <w:ind w:firstLine="708"/>
            <w:jc w:val="center"/>
          </w:pPr>
        </w:pPrChange>
      </w:pPr>
      <w:ins w:id="5271" w:author="Ivan Pugachev" w:date="2025-12-19T09:58:00Z">
        <w:del w:id="527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27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REFERENCES `coffee_shop`.`inventory` (`int_id`)</w:delText>
          </w:r>
        </w:del>
      </w:ins>
    </w:p>
    <w:p w14:paraId="27C453D1" w14:textId="77777777" w:rsidR="00151958" w:rsidRPr="00D30024" w:rsidDel="003114D6" w:rsidRDefault="00151958" w:rsidP="00151958">
      <w:pPr>
        <w:ind w:firstLine="708"/>
        <w:rPr>
          <w:ins w:id="5274" w:author="Ivan Pugachev" w:date="2025-12-19T09:58:00Z"/>
          <w:del w:id="527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276" w:author="Ivan Pugachev" w:date="2025-12-19T09:59:00Z">
            <w:rPr>
              <w:ins w:id="5277" w:author="Ivan Pugachev" w:date="2025-12-19T09:58:00Z"/>
              <w:del w:id="527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79" w:author="Дмитрий Филимонов" w:date="2026-01-29T15:10:00Z">
          <w:pPr>
            <w:ind w:firstLine="708"/>
            <w:jc w:val="center"/>
          </w:pPr>
        </w:pPrChange>
      </w:pPr>
      <w:ins w:id="5280" w:author="Ivan Pugachev" w:date="2025-12-19T09:58:00Z">
        <w:del w:id="528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28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ON DELETE NO ACTION</w:delText>
          </w:r>
        </w:del>
      </w:ins>
    </w:p>
    <w:p w14:paraId="31D043EE" w14:textId="77777777" w:rsidR="00151958" w:rsidRPr="00D30024" w:rsidDel="003114D6" w:rsidRDefault="00151958" w:rsidP="00151958">
      <w:pPr>
        <w:ind w:firstLine="708"/>
        <w:rPr>
          <w:ins w:id="5283" w:author="Ivan Pugachev" w:date="2025-12-19T09:58:00Z"/>
          <w:del w:id="528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285" w:author="Ivan Pugachev" w:date="2025-12-19T09:59:00Z">
            <w:rPr>
              <w:ins w:id="5286" w:author="Ivan Pugachev" w:date="2025-12-19T09:58:00Z"/>
              <w:del w:id="528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88" w:author="Дмитрий Филимонов" w:date="2026-01-29T15:10:00Z">
          <w:pPr>
            <w:ind w:firstLine="708"/>
            <w:jc w:val="center"/>
          </w:pPr>
        </w:pPrChange>
      </w:pPr>
      <w:ins w:id="5289" w:author="Ivan Pugachev" w:date="2025-12-19T09:58:00Z">
        <w:del w:id="529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29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ON UPDATE NO ACTION)</w:delText>
          </w:r>
        </w:del>
      </w:ins>
    </w:p>
    <w:p w14:paraId="1DCAD47C" w14:textId="77777777" w:rsidR="00151958" w:rsidRPr="00D30024" w:rsidDel="003114D6" w:rsidRDefault="00151958" w:rsidP="00151958">
      <w:pPr>
        <w:ind w:firstLine="708"/>
        <w:rPr>
          <w:ins w:id="5292" w:author="Ivan Pugachev" w:date="2025-12-19T09:58:00Z"/>
          <w:del w:id="529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294" w:author="Ivan Pugachev" w:date="2025-12-19T09:59:00Z">
            <w:rPr>
              <w:ins w:id="5295" w:author="Ivan Pugachev" w:date="2025-12-19T09:58:00Z"/>
              <w:del w:id="529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297" w:author="Дмитрий Филимонов" w:date="2026-01-29T15:10:00Z">
          <w:pPr>
            <w:ind w:firstLine="708"/>
            <w:jc w:val="center"/>
          </w:pPr>
        </w:pPrChange>
      </w:pPr>
      <w:ins w:id="5298" w:author="Ivan Pugachev" w:date="2025-12-19T09:58:00Z">
        <w:del w:id="529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30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ENGINE = InnoDB;</w:delText>
          </w:r>
        </w:del>
      </w:ins>
    </w:p>
    <w:p w14:paraId="0946566B" w14:textId="77777777" w:rsidR="00151958" w:rsidRPr="00D30024" w:rsidDel="003114D6" w:rsidRDefault="00151958" w:rsidP="00151958">
      <w:pPr>
        <w:ind w:firstLine="708"/>
        <w:rPr>
          <w:ins w:id="5301" w:author="Ivan Pugachev" w:date="2025-12-19T09:58:00Z"/>
          <w:del w:id="530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303" w:author="Ivan Pugachev" w:date="2025-12-19T09:59:00Z">
            <w:rPr>
              <w:ins w:id="5304" w:author="Ivan Pugachev" w:date="2025-12-19T09:58:00Z"/>
              <w:del w:id="530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06" w:author="Дмитрий Филимонов" w:date="2026-01-29T15:10:00Z">
          <w:pPr>
            <w:ind w:firstLine="708"/>
            <w:jc w:val="center"/>
          </w:pPr>
        </w:pPrChange>
      </w:pPr>
    </w:p>
    <w:p w14:paraId="6A6DF147" w14:textId="77777777" w:rsidR="00151958" w:rsidRPr="00D30024" w:rsidDel="003114D6" w:rsidRDefault="00151958" w:rsidP="00151958">
      <w:pPr>
        <w:ind w:firstLine="708"/>
        <w:rPr>
          <w:ins w:id="5307" w:author="Ivan Pugachev" w:date="2025-12-19T09:58:00Z"/>
          <w:del w:id="530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309" w:author="Ivan Pugachev" w:date="2025-12-19T09:59:00Z">
            <w:rPr>
              <w:ins w:id="5310" w:author="Ivan Pugachev" w:date="2025-12-19T09:58:00Z"/>
              <w:del w:id="531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12" w:author="Дмитрий Филимонов" w:date="2026-01-29T15:10:00Z">
          <w:pPr>
            <w:ind w:firstLine="708"/>
            <w:jc w:val="center"/>
          </w:pPr>
        </w:pPrChange>
      </w:pPr>
    </w:p>
    <w:p w14:paraId="16CE29A8" w14:textId="77777777" w:rsidR="00151958" w:rsidRPr="00D30024" w:rsidDel="003114D6" w:rsidRDefault="00151958" w:rsidP="00151958">
      <w:pPr>
        <w:ind w:firstLine="708"/>
        <w:rPr>
          <w:ins w:id="5313" w:author="Ivan Pugachev" w:date="2025-12-19T09:58:00Z"/>
          <w:del w:id="531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315" w:author="Ivan Pugachev" w:date="2025-12-19T09:59:00Z">
            <w:rPr>
              <w:ins w:id="5316" w:author="Ivan Pugachev" w:date="2025-12-19T09:58:00Z"/>
              <w:del w:id="531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18" w:author="Дмитрий Филимонов" w:date="2026-01-29T15:10:00Z">
          <w:pPr>
            <w:ind w:firstLine="708"/>
            <w:jc w:val="center"/>
          </w:pPr>
        </w:pPrChange>
      </w:pPr>
      <w:ins w:id="5319" w:author="Ivan Pugachev" w:date="2025-12-19T09:58:00Z">
        <w:del w:id="532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32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7E20C4FB" w14:textId="77777777" w:rsidR="00151958" w:rsidRPr="00D30024" w:rsidDel="003114D6" w:rsidRDefault="00151958" w:rsidP="00151958">
      <w:pPr>
        <w:ind w:firstLine="708"/>
        <w:rPr>
          <w:ins w:id="5322" w:author="Ivan Pugachev" w:date="2025-12-19T09:58:00Z"/>
          <w:del w:id="532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324" w:author="Ivan Pugachev" w:date="2025-12-19T09:59:00Z">
            <w:rPr>
              <w:ins w:id="5325" w:author="Ivan Pugachev" w:date="2025-12-19T09:58:00Z"/>
              <w:del w:id="532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27" w:author="Дмитрий Филимонов" w:date="2026-01-29T15:10:00Z">
          <w:pPr>
            <w:ind w:firstLine="708"/>
            <w:jc w:val="center"/>
          </w:pPr>
        </w:pPrChange>
      </w:pPr>
      <w:ins w:id="5328" w:author="Ivan Pugachev" w:date="2025-12-19T09:58:00Z">
        <w:del w:id="532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33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Table `coffee_shop`.`suppliers`</w:delText>
          </w:r>
        </w:del>
      </w:ins>
    </w:p>
    <w:p w14:paraId="4A31BECE" w14:textId="77777777" w:rsidR="00151958" w:rsidRPr="00D30024" w:rsidDel="003114D6" w:rsidRDefault="00151958" w:rsidP="00151958">
      <w:pPr>
        <w:ind w:firstLine="708"/>
        <w:rPr>
          <w:ins w:id="5331" w:author="Ivan Pugachev" w:date="2025-12-19T09:58:00Z"/>
          <w:del w:id="533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333" w:author="Ivan Pugachev" w:date="2025-12-19T09:59:00Z">
            <w:rPr>
              <w:ins w:id="5334" w:author="Ivan Pugachev" w:date="2025-12-19T09:58:00Z"/>
              <w:del w:id="533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36" w:author="Дмитрий Филимонов" w:date="2026-01-29T15:10:00Z">
          <w:pPr>
            <w:ind w:firstLine="708"/>
            <w:jc w:val="center"/>
          </w:pPr>
        </w:pPrChange>
      </w:pPr>
      <w:ins w:id="5337" w:author="Ivan Pugachev" w:date="2025-12-19T09:58:00Z">
        <w:del w:id="533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33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7171B4C8" w14:textId="77777777" w:rsidR="00151958" w:rsidRPr="00D30024" w:rsidDel="003114D6" w:rsidRDefault="00151958" w:rsidP="00151958">
      <w:pPr>
        <w:ind w:firstLine="708"/>
        <w:rPr>
          <w:ins w:id="5340" w:author="Ivan Pugachev" w:date="2025-12-19T09:58:00Z"/>
          <w:del w:id="534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342" w:author="Ivan Pugachev" w:date="2025-12-19T09:59:00Z">
            <w:rPr>
              <w:ins w:id="5343" w:author="Ivan Pugachev" w:date="2025-12-19T09:58:00Z"/>
              <w:del w:id="534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45" w:author="Дмитрий Филимонов" w:date="2026-01-29T15:10:00Z">
          <w:pPr>
            <w:ind w:firstLine="708"/>
            <w:jc w:val="center"/>
          </w:pPr>
        </w:pPrChange>
      </w:pPr>
      <w:ins w:id="5346" w:author="Ivan Pugachev" w:date="2025-12-19T09:58:00Z">
        <w:del w:id="534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34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DROP TABLE IF EXISTS `coffee_shop`.`suppliers` ;</w:delText>
          </w:r>
        </w:del>
      </w:ins>
    </w:p>
    <w:p w14:paraId="32315597" w14:textId="77777777" w:rsidR="00151958" w:rsidRPr="00D30024" w:rsidDel="003114D6" w:rsidRDefault="00151958" w:rsidP="00151958">
      <w:pPr>
        <w:ind w:firstLine="708"/>
        <w:rPr>
          <w:ins w:id="5349" w:author="Ivan Pugachev" w:date="2025-12-19T09:58:00Z"/>
          <w:del w:id="535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351" w:author="Ivan Pugachev" w:date="2025-12-19T09:59:00Z">
            <w:rPr>
              <w:ins w:id="5352" w:author="Ivan Pugachev" w:date="2025-12-19T09:58:00Z"/>
              <w:del w:id="535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54" w:author="Дмитрий Филимонов" w:date="2026-01-29T15:10:00Z">
          <w:pPr>
            <w:ind w:firstLine="708"/>
            <w:jc w:val="center"/>
          </w:pPr>
        </w:pPrChange>
      </w:pPr>
    </w:p>
    <w:p w14:paraId="29AD624A" w14:textId="77777777" w:rsidR="00151958" w:rsidRPr="00D30024" w:rsidDel="003114D6" w:rsidRDefault="00151958" w:rsidP="00151958">
      <w:pPr>
        <w:ind w:firstLine="708"/>
        <w:rPr>
          <w:ins w:id="5355" w:author="Ivan Pugachev" w:date="2025-12-19T09:58:00Z"/>
          <w:del w:id="535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357" w:author="Ivan Pugachev" w:date="2025-12-19T09:59:00Z">
            <w:rPr>
              <w:ins w:id="5358" w:author="Ivan Pugachev" w:date="2025-12-19T09:58:00Z"/>
              <w:del w:id="535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60" w:author="Дмитрий Филимонов" w:date="2026-01-29T15:10:00Z">
          <w:pPr>
            <w:ind w:firstLine="708"/>
            <w:jc w:val="center"/>
          </w:pPr>
        </w:pPrChange>
      </w:pPr>
      <w:ins w:id="5361" w:author="Ivan Pugachev" w:date="2025-12-19T09:58:00Z">
        <w:del w:id="536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36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CREATE TABLE IF NOT EXISTS `coffee_shop`.`suppliers` (</w:delText>
          </w:r>
        </w:del>
      </w:ins>
    </w:p>
    <w:p w14:paraId="7BA081F4" w14:textId="77777777" w:rsidR="00151958" w:rsidRPr="00D30024" w:rsidDel="003114D6" w:rsidRDefault="00151958" w:rsidP="00151958">
      <w:pPr>
        <w:ind w:firstLine="708"/>
        <w:rPr>
          <w:ins w:id="5364" w:author="Ivan Pugachev" w:date="2025-12-19T09:58:00Z"/>
          <w:del w:id="536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366" w:author="Ivan Pugachev" w:date="2025-12-19T09:59:00Z">
            <w:rPr>
              <w:ins w:id="5367" w:author="Ivan Pugachev" w:date="2025-12-19T09:58:00Z"/>
              <w:del w:id="536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69" w:author="Дмитрий Филимонов" w:date="2026-01-29T15:10:00Z">
          <w:pPr>
            <w:ind w:firstLine="708"/>
            <w:jc w:val="center"/>
          </w:pPr>
        </w:pPrChange>
      </w:pPr>
      <w:ins w:id="5370" w:author="Ivan Pugachev" w:date="2025-12-19T09:58:00Z">
        <w:del w:id="537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37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`sup_id` INT NOT NULL,</w:delText>
          </w:r>
        </w:del>
      </w:ins>
    </w:p>
    <w:p w14:paraId="57A65C02" w14:textId="77777777" w:rsidR="00151958" w:rsidRPr="00D30024" w:rsidDel="003114D6" w:rsidRDefault="00151958" w:rsidP="00151958">
      <w:pPr>
        <w:ind w:firstLine="708"/>
        <w:rPr>
          <w:ins w:id="5373" w:author="Ivan Pugachev" w:date="2025-12-19T09:58:00Z"/>
          <w:del w:id="537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375" w:author="Ivan Pugachev" w:date="2025-12-19T09:59:00Z">
            <w:rPr>
              <w:ins w:id="5376" w:author="Ivan Pugachev" w:date="2025-12-19T09:58:00Z"/>
              <w:del w:id="537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78" w:author="Дмитрий Филимонов" w:date="2026-01-29T15:10:00Z">
          <w:pPr>
            <w:ind w:firstLine="708"/>
            <w:jc w:val="center"/>
          </w:pPr>
        </w:pPrChange>
      </w:pPr>
      <w:ins w:id="5379" w:author="Ivan Pugachev" w:date="2025-12-19T09:58:00Z">
        <w:del w:id="538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38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`sup_name` VARCHAR(45) NOT NULL,</w:delText>
          </w:r>
        </w:del>
      </w:ins>
    </w:p>
    <w:p w14:paraId="2424A7FF" w14:textId="77777777" w:rsidR="00151958" w:rsidRPr="00D30024" w:rsidDel="003114D6" w:rsidRDefault="00151958" w:rsidP="00151958">
      <w:pPr>
        <w:ind w:firstLine="708"/>
        <w:rPr>
          <w:ins w:id="5382" w:author="Ivan Pugachev" w:date="2025-12-19T09:58:00Z"/>
          <w:del w:id="538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384" w:author="Ivan Pugachev" w:date="2025-12-19T09:59:00Z">
            <w:rPr>
              <w:ins w:id="5385" w:author="Ivan Pugachev" w:date="2025-12-19T09:58:00Z"/>
              <w:del w:id="538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87" w:author="Дмитрий Филимонов" w:date="2026-01-29T15:10:00Z">
          <w:pPr>
            <w:ind w:firstLine="708"/>
            <w:jc w:val="center"/>
          </w:pPr>
        </w:pPrChange>
      </w:pPr>
      <w:ins w:id="5388" w:author="Ivan Pugachev" w:date="2025-12-19T09:58:00Z">
        <w:del w:id="538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39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`sup_contact_person` VARCHAR(45) NULL,</w:delText>
          </w:r>
        </w:del>
      </w:ins>
    </w:p>
    <w:p w14:paraId="2D4DB15D" w14:textId="77777777" w:rsidR="00151958" w:rsidRPr="00D30024" w:rsidDel="003114D6" w:rsidRDefault="00151958" w:rsidP="00151958">
      <w:pPr>
        <w:ind w:firstLine="708"/>
        <w:rPr>
          <w:ins w:id="5391" w:author="Ivan Pugachev" w:date="2025-12-19T09:58:00Z"/>
          <w:del w:id="539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393" w:author="Ivan Pugachev" w:date="2025-12-19T09:59:00Z">
            <w:rPr>
              <w:ins w:id="5394" w:author="Ivan Pugachev" w:date="2025-12-19T09:58:00Z"/>
              <w:del w:id="539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396" w:author="Дмитрий Филимонов" w:date="2026-01-29T15:10:00Z">
          <w:pPr>
            <w:ind w:firstLine="708"/>
            <w:jc w:val="center"/>
          </w:pPr>
        </w:pPrChange>
      </w:pPr>
      <w:ins w:id="5397" w:author="Ivan Pugachev" w:date="2025-12-19T09:58:00Z">
        <w:del w:id="539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39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`sup_email` VARCHAR(45) NULL,</w:delText>
          </w:r>
        </w:del>
      </w:ins>
    </w:p>
    <w:p w14:paraId="1899FA74" w14:textId="77777777" w:rsidR="00151958" w:rsidRPr="00D30024" w:rsidDel="003114D6" w:rsidRDefault="00151958" w:rsidP="00151958">
      <w:pPr>
        <w:ind w:firstLine="708"/>
        <w:rPr>
          <w:ins w:id="5400" w:author="Ivan Pugachev" w:date="2025-12-19T09:58:00Z"/>
          <w:del w:id="540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402" w:author="Ivan Pugachev" w:date="2025-12-19T09:59:00Z">
            <w:rPr>
              <w:ins w:id="5403" w:author="Ivan Pugachev" w:date="2025-12-19T09:58:00Z"/>
              <w:del w:id="540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05" w:author="Дмитрий Филимонов" w:date="2026-01-29T15:10:00Z">
          <w:pPr>
            <w:ind w:firstLine="708"/>
            <w:jc w:val="center"/>
          </w:pPr>
        </w:pPrChange>
      </w:pPr>
      <w:ins w:id="5406" w:author="Ivan Pugachev" w:date="2025-12-19T09:58:00Z">
        <w:del w:id="540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40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`sup_phone_number` VARCHAR(20) NOT NULL,</w:delText>
          </w:r>
        </w:del>
      </w:ins>
    </w:p>
    <w:p w14:paraId="6629FA6C" w14:textId="77777777" w:rsidR="00151958" w:rsidRPr="00D30024" w:rsidDel="003114D6" w:rsidRDefault="00151958" w:rsidP="00151958">
      <w:pPr>
        <w:ind w:firstLine="708"/>
        <w:rPr>
          <w:ins w:id="5409" w:author="Ivan Pugachev" w:date="2025-12-19T09:58:00Z"/>
          <w:del w:id="541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411" w:author="Ivan Pugachev" w:date="2025-12-19T09:59:00Z">
            <w:rPr>
              <w:ins w:id="5412" w:author="Ivan Pugachev" w:date="2025-12-19T09:58:00Z"/>
              <w:del w:id="541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14" w:author="Дмитрий Филимонов" w:date="2026-01-29T15:10:00Z">
          <w:pPr>
            <w:ind w:firstLine="708"/>
            <w:jc w:val="center"/>
          </w:pPr>
        </w:pPrChange>
      </w:pPr>
      <w:ins w:id="5415" w:author="Ivan Pugachev" w:date="2025-12-19T09:58:00Z">
        <w:del w:id="541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41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`inventory_int_id` INT NULL,</w:delText>
          </w:r>
        </w:del>
      </w:ins>
    </w:p>
    <w:p w14:paraId="7378E99B" w14:textId="77777777" w:rsidR="00151958" w:rsidRPr="00D30024" w:rsidDel="003114D6" w:rsidRDefault="00151958" w:rsidP="00151958">
      <w:pPr>
        <w:ind w:firstLine="708"/>
        <w:rPr>
          <w:ins w:id="5418" w:author="Ivan Pugachev" w:date="2025-12-19T09:58:00Z"/>
          <w:del w:id="541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420" w:author="Ivan Pugachev" w:date="2025-12-19T09:59:00Z">
            <w:rPr>
              <w:ins w:id="5421" w:author="Ivan Pugachev" w:date="2025-12-19T09:58:00Z"/>
              <w:del w:id="542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23" w:author="Дмитрий Филимонов" w:date="2026-01-29T15:10:00Z">
          <w:pPr>
            <w:ind w:firstLine="708"/>
            <w:jc w:val="center"/>
          </w:pPr>
        </w:pPrChange>
      </w:pPr>
      <w:ins w:id="5424" w:author="Ivan Pugachev" w:date="2025-12-19T09:58:00Z">
        <w:del w:id="542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42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`menu_pro_id` INT NULL,</w:delText>
          </w:r>
        </w:del>
      </w:ins>
    </w:p>
    <w:p w14:paraId="00A6E07D" w14:textId="77777777" w:rsidR="00151958" w:rsidRPr="00D30024" w:rsidDel="003114D6" w:rsidRDefault="00151958" w:rsidP="00151958">
      <w:pPr>
        <w:ind w:firstLine="708"/>
        <w:rPr>
          <w:ins w:id="5427" w:author="Ivan Pugachev" w:date="2025-12-19T09:58:00Z"/>
          <w:del w:id="542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429" w:author="Ivan Pugachev" w:date="2025-12-19T09:59:00Z">
            <w:rPr>
              <w:ins w:id="5430" w:author="Ivan Pugachev" w:date="2025-12-19T09:58:00Z"/>
              <w:del w:id="543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32" w:author="Дмитрий Филимонов" w:date="2026-01-29T15:10:00Z">
          <w:pPr>
            <w:ind w:firstLine="708"/>
            <w:jc w:val="center"/>
          </w:pPr>
        </w:pPrChange>
      </w:pPr>
      <w:ins w:id="5433" w:author="Ivan Pugachev" w:date="2025-12-19T09:58:00Z">
        <w:del w:id="543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43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PRIMARY KEY (`sup_id`),</w:delText>
          </w:r>
        </w:del>
      </w:ins>
    </w:p>
    <w:p w14:paraId="1CFED495" w14:textId="77777777" w:rsidR="00151958" w:rsidRPr="00D30024" w:rsidDel="003114D6" w:rsidRDefault="00151958" w:rsidP="00151958">
      <w:pPr>
        <w:ind w:firstLine="708"/>
        <w:rPr>
          <w:ins w:id="5436" w:author="Ivan Pugachev" w:date="2025-12-19T09:58:00Z"/>
          <w:del w:id="543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438" w:author="Ivan Pugachev" w:date="2025-12-19T09:59:00Z">
            <w:rPr>
              <w:ins w:id="5439" w:author="Ivan Pugachev" w:date="2025-12-19T09:58:00Z"/>
              <w:del w:id="544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41" w:author="Дмитрий Филимонов" w:date="2026-01-29T15:10:00Z">
          <w:pPr>
            <w:ind w:firstLine="708"/>
            <w:jc w:val="center"/>
          </w:pPr>
        </w:pPrChange>
      </w:pPr>
      <w:ins w:id="5442" w:author="Ivan Pugachev" w:date="2025-12-19T09:58:00Z">
        <w:del w:id="544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44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INDEX `fk_suppliers_inventory_idx` (`inventory_int_id` ASC) VISIBLE,</w:delText>
          </w:r>
        </w:del>
      </w:ins>
    </w:p>
    <w:p w14:paraId="772E224E" w14:textId="77777777" w:rsidR="00151958" w:rsidRPr="00D30024" w:rsidDel="003114D6" w:rsidRDefault="00151958" w:rsidP="00151958">
      <w:pPr>
        <w:ind w:firstLine="708"/>
        <w:rPr>
          <w:ins w:id="5445" w:author="Ivan Pugachev" w:date="2025-12-19T09:58:00Z"/>
          <w:del w:id="544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447" w:author="Ivan Pugachev" w:date="2025-12-19T09:59:00Z">
            <w:rPr>
              <w:ins w:id="5448" w:author="Ivan Pugachev" w:date="2025-12-19T09:58:00Z"/>
              <w:del w:id="544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50" w:author="Дмитрий Филимонов" w:date="2026-01-29T15:10:00Z">
          <w:pPr>
            <w:ind w:firstLine="708"/>
            <w:jc w:val="center"/>
          </w:pPr>
        </w:pPrChange>
      </w:pPr>
      <w:ins w:id="5451" w:author="Ivan Pugachev" w:date="2025-12-19T09:58:00Z">
        <w:del w:id="545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45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INDEX `fk_suppliers_menu1_idx` (`menu_pro_id` ASC) VISIBLE,</w:delText>
          </w:r>
        </w:del>
      </w:ins>
    </w:p>
    <w:p w14:paraId="3FE70F4C" w14:textId="77777777" w:rsidR="00151958" w:rsidRPr="00D30024" w:rsidDel="003114D6" w:rsidRDefault="00151958" w:rsidP="00151958">
      <w:pPr>
        <w:ind w:firstLine="708"/>
        <w:rPr>
          <w:ins w:id="5454" w:author="Ivan Pugachev" w:date="2025-12-19T09:58:00Z"/>
          <w:del w:id="545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456" w:author="Ivan Pugachev" w:date="2025-12-19T09:59:00Z">
            <w:rPr>
              <w:ins w:id="5457" w:author="Ivan Pugachev" w:date="2025-12-19T09:58:00Z"/>
              <w:del w:id="545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59" w:author="Дмитрий Филимонов" w:date="2026-01-29T15:10:00Z">
          <w:pPr>
            <w:ind w:firstLine="708"/>
            <w:jc w:val="center"/>
          </w:pPr>
        </w:pPrChange>
      </w:pPr>
      <w:ins w:id="5460" w:author="Ivan Pugachev" w:date="2025-12-19T09:58:00Z">
        <w:del w:id="546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46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CONSTRAINT `fk_suppliers_inventory`</w:delText>
          </w:r>
        </w:del>
      </w:ins>
    </w:p>
    <w:p w14:paraId="1E42A9B5" w14:textId="77777777" w:rsidR="00151958" w:rsidRPr="00D30024" w:rsidDel="003114D6" w:rsidRDefault="00151958" w:rsidP="00151958">
      <w:pPr>
        <w:ind w:firstLine="708"/>
        <w:rPr>
          <w:ins w:id="5463" w:author="Ivan Pugachev" w:date="2025-12-19T09:58:00Z"/>
          <w:del w:id="546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465" w:author="Ivan Pugachev" w:date="2025-12-19T09:59:00Z">
            <w:rPr>
              <w:ins w:id="5466" w:author="Ivan Pugachev" w:date="2025-12-19T09:58:00Z"/>
              <w:del w:id="546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68" w:author="Дмитрий Филимонов" w:date="2026-01-29T15:10:00Z">
          <w:pPr>
            <w:ind w:firstLine="708"/>
            <w:jc w:val="center"/>
          </w:pPr>
        </w:pPrChange>
      </w:pPr>
      <w:ins w:id="5469" w:author="Ivan Pugachev" w:date="2025-12-19T09:58:00Z">
        <w:del w:id="547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47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FOREIGN KEY (`inventory_int_id`)</w:delText>
          </w:r>
        </w:del>
      </w:ins>
    </w:p>
    <w:p w14:paraId="7E754916" w14:textId="77777777" w:rsidR="00151958" w:rsidRPr="00D30024" w:rsidDel="003114D6" w:rsidRDefault="00151958" w:rsidP="00151958">
      <w:pPr>
        <w:ind w:firstLine="708"/>
        <w:rPr>
          <w:ins w:id="5472" w:author="Ivan Pugachev" w:date="2025-12-19T09:58:00Z"/>
          <w:del w:id="547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474" w:author="Ivan Pugachev" w:date="2025-12-19T09:59:00Z">
            <w:rPr>
              <w:ins w:id="5475" w:author="Ivan Pugachev" w:date="2025-12-19T09:58:00Z"/>
              <w:del w:id="547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77" w:author="Дмитрий Филимонов" w:date="2026-01-29T15:10:00Z">
          <w:pPr>
            <w:ind w:firstLine="708"/>
            <w:jc w:val="center"/>
          </w:pPr>
        </w:pPrChange>
      </w:pPr>
      <w:ins w:id="5478" w:author="Ivan Pugachev" w:date="2025-12-19T09:58:00Z">
        <w:del w:id="547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48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REFERENCES `coffee_shop`.`inventory` (`int_id`)</w:delText>
          </w:r>
        </w:del>
      </w:ins>
    </w:p>
    <w:p w14:paraId="7481C401" w14:textId="77777777" w:rsidR="00151958" w:rsidRPr="00D30024" w:rsidDel="003114D6" w:rsidRDefault="00151958" w:rsidP="00151958">
      <w:pPr>
        <w:ind w:firstLine="708"/>
        <w:rPr>
          <w:ins w:id="5481" w:author="Ivan Pugachev" w:date="2025-12-19T09:58:00Z"/>
          <w:del w:id="548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483" w:author="Ivan Pugachev" w:date="2025-12-19T09:59:00Z">
            <w:rPr>
              <w:ins w:id="5484" w:author="Ivan Pugachev" w:date="2025-12-19T09:58:00Z"/>
              <w:del w:id="548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86" w:author="Дмитрий Филимонов" w:date="2026-01-29T15:10:00Z">
          <w:pPr>
            <w:ind w:firstLine="708"/>
            <w:jc w:val="center"/>
          </w:pPr>
        </w:pPrChange>
      </w:pPr>
      <w:ins w:id="5487" w:author="Ivan Pugachev" w:date="2025-12-19T09:58:00Z">
        <w:del w:id="548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48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ON DELETE NO ACTION</w:delText>
          </w:r>
        </w:del>
      </w:ins>
    </w:p>
    <w:p w14:paraId="314953AC" w14:textId="77777777" w:rsidR="00151958" w:rsidRPr="00D30024" w:rsidDel="003114D6" w:rsidRDefault="00151958" w:rsidP="00151958">
      <w:pPr>
        <w:ind w:firstLine="708"/>
        <w:rPr>
          <w:ins w:id="5490" w:author="Ivan Pugachev" w:date="2025-12-19T09:58:00Z"/>
          <w:del w:id="549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492" w:author="Ivan Pugachev" w:date="2025-12-19T09:59:00Z">
            <w:rPr>
              <w:ins w:id="5493" w:author="Ivan Pugachev" w:date="2025-12-19T09:58:00Z"/>
              <w:del w:id="549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495" w:author="Дмитрий Филимонов" w:date="2026-01-29T15:10:00Z">
          <w:pPr>
            <w:ind w:firstLine="708"/>
            <w:jc w:val="center"/>
          </w:pPr>
        </w:pPrChange>
      </w:pPr>
      <w:ins w:id="5496" w:author="Ivan Pugachev" w:date="2025-12-19T09:58:00Z">
        <w:del w:id="549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49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ON UPDATE NO ACTION,</w:delText>
          </w:r>
        </w:del>
      </w:ins>
    </w:p>
    <w:p w14:paraId="651BCA52" w14:textId="77777777" w:rsidR="00151958" w:rsidRPr="00D30024" w:rsidDel="003114D6" w:rsidRDefault="00151958" w:rsidP="00151958">
      <w:pPr>
        <w:ind w:firstLine="708"/>
        <w:rPr>
          <w:ins w:id="5499" w:author="Ivan Pugachev" w:date="2025-12-19T09:58:00Z"/>
          <w:del w:id="550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501" w:author="Ivan Pugachev" w:date="2025-12-19T09:59:00Z">
            <w:rPr>
              <w:ins w:id="5502" w:author="Ivan Pugachev" w:date="2025-12-19T09:58:00Z"/>
              <w:del w:id="550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04" w:author="Дмитрий Филимонов" w:date="2026-01-29T15:10:00Z">
          <w:pPr>
            <w:ind w:firstLine="708"/>
            <w:jc w:val="center"/>
          </w:pPr>
        </w:pPrChange>
      </w:pPr>
      <w:ins w:id="5505" w:author="Ivan Pugachev" w:date="2025-12-19T09:58:00Z">
        <w:del w:id="550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50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CONSTRAINT `fk_suppliers_menu1`</w:delText>
          </w:r>
        </w:del>
      </w:ins>
    </w:p>
    <w:p w14:paraId="762D87A6" w14:textId="77777777" w:rsidR="00151958" w:rsidRPr="00D30024" w:rsidDel="003114D6" w:rsidRDefault="00151958" w:rsidP="00151958">
      <w:pPr>
        <w:ind w:firstLine="708"/>
        <w:rPr>
          <w:ins w:id="5508" w:author="Ivan Pugachev" w:date="2025-12-19T09:58:00Z"/>
          <w:del w:id="550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510" w:author="Ivan Pugachev" w:date="2025-12-19T09:59:00Z">
            <w:rPr>
              <w:ins w:id="5511" w:author="Ivan Pugachev" w:date="2025-12-19T09:58:00Z"/>
              <w:del w:id="551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13" w:author="Дмитрий Филимонов" w:date="2026-01-29T15:10:00Z">
          <w:pPr>
            <w:ind w:firstLine="708"/>
            <w:jc w:val="center"/>
          </w:pPr>
        </w:pPrChange>
      </w:pPr>
      <w:ins w:id="5514" w:author="Ivan Pugachev" w:date="2025-12-19T09:58:00Z">
        <w:del w:id="551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51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FOREIGN KEY (`menu_pro_id`)</w:delText>
          </w:r>
        </w:del>
      </w:ins>
    </w:p>
    <w:p w14:paraId="4BB9DFAB" w14:textId="77777777" w:rsidR="00151958" w:rsidRPr="00D30024" w:rsidDel="003114D6" w:rsidRDefault="00151958" w:rsidP="00151958">
      <w:pPr>
        <w:ind w:firstLine="708"/>
        <w:rPr>
          <w:ins w:id="5517" w:author="Ivan Pugachev" w:date="2025-12-19T09:58:00Z"/>
          <w:del w:id="551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519" w:author="Ivan Pugachev" w:date="2025-12-19T09:59:00Z">
            <w:rPr>
              <w:ins w:id="5520" w:author="Ivan Pugachev" w:date="2025-12-19T09:58:00Z"/>
              <w:del w:id="552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22" w:author="Дмитрий Филимонов" w:date="2026-01-29T15:10:00Z">
          <w:pPr>
            <w:ind w:firstLine="708"/>
            <w:jc w:val="center"/>
          </w:pPr>
        </w:pPrChange>
      </w:pPr>
      <w:ins w:id="5523" w:author="Ivan Pugachev" w:date="2025-12-19T09:58:00Z">
        <w:del w:id="552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52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REFERENCES `coffee_shop`.`menu` (`pro_id`)</w:delText>
          </w:r>
        </w:del>
      </w:ins>
    </w:p>
    <w:p w14:paraId="34C68068" w14:textId="77777777" w:rsidR="00151958" w:rsidRPr="00D30024" w:rsidDel="003114D6" w:rsidRDefault="00151958" w:rsidP="00151958">
      <w:pPr>
        <w:ind w:firstLine="708"/>
        <w:rPr>
          <w:ins w:id="5526" w:author="Ivan Pugachev" w:date="2025-12-19T09:58:00Z"/>
          <w:del w:id="552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528" w:author="Ivan Pugachev" w:date="2025-12-19T09:59:00Z">
            <w:rPr>
              <w:ins w:id="5529" w:author="Ivan Pugachev" w:date="2025-12-19T09:58:00Z"/>
              <w:del w:id="553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31" w:author="Дмитрий Филимонов" w:date="2026-01-29T15:10:00Z">
          <w:pPr>
            <w:ind w:firstLine="708"/>
            <w:jc w:val="center"/>
          </w:pPr>
        </w:pPrChange>
      </w:pPr>
      <w:ins w:id="5532" w:author="Ivan Pugachev" w:date="2025-12-19T09:58:00Z">
        <w:del w:id="553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53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ON DELETE NO ACTION</w:delText>
          </w:r>
        </w:del>
      </w:ins>
    </w:p>
    <w:p w14:paraId="3E38F517" w14:textId="77777777" w:rsidR="00151958" w:rsidRPr="00D30024" w:rsidDel="003114D6" w:rsidRDefault="00151958" w:rsidP="00151958">
      <w:pPr>
        <w:ind w:firstLine="708"/>
        <w:rPr>
          <w:ins w:id="5535" w:author="Ivan Pugachev" w:date="2025-12-19T09:58:00Z"/>
          <w:del w:id="553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537" w:author="Ivan Pugachev" w:date="2025-12-19T09:59:00Z">
            <w:rPr>
              <w:ins w:id="5538" w:author="Ivan Pugachev" w:date="2025-12-19T09:58:00Z"/>
              <w:del w:id="553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40" w:author="Дмитрий Филимонов" w:date="2026-01-29T15:10:00Z">
          <w:pPr>
            <w:ind w:firstLine="708"/>
            <w:jc w:val="center"/>
          </w:pPr>
        </w:pPrChange>
      </w:pPr>
      <w:ins w:id="5541" w:author="Ivan Pugachev" w:date="2025-12-19T09:58:00Z">
        <w:del w:id="554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54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ON UPDATE NO ACTION)</w:delText>
          </w:r>
        </w:del>
      </w:ins>
    </w:p>
    <w:p w14:paraId="2A1F4EFF" w14:textId="77777777" w:rsidR="00151958" w:rsidRPr="00D30024" w:rsidDel="003114D6" w:rsidRDefault="00151958" w:rsidP="00151958">
      <w:pPr>
        <w:ind w:firstLine="708"/>
        <w:rPr>
          <w:ins w:id="5544" w:author="Ivan Pugachev" w:date="2025-12-19T09:58:00Z"/>
          <w:del w:id="554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546" w:author="Ivan Pugachev" w:date="2025-12-19T09:59:00Z">
            <w:rPr>
              <w:ins w:id="5547" w:author="Ivan Pugachev" w:date="2025-12-19T09:58:00Z"/>
              <w:del w:id="554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49" w:author="Дмитрий Филимонов" w:date="2026-01-29T15:10:00Z">
          <w:pPr>
            <w:ind w:firstLine="708"/>
            <w:jc w:val="center"/>
          </w:pPr>
        </w:pPrChange>
      </w:pPr>
      <w:ins w:id="5550" w:author="Ivan Pugachev" w:date="2025-12-19T09:58:00Z">
        <w:del w:id="555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55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ENGINE = InnoDB;</w:delText>
          </w:r>
        </w:del>
      </w:ins>
    </w:p>
    <w:p w14:paraId="0E2645BC" w14:textId="77777777" w:rsidR="00151958" w:rsidRPr="00D30024" w:rsidDel="003114D6" w:rsidRDefault="00151958" w:rsidP="00151958">
      <w:pPr>
        <w:ind w:firstLine="708"/>
        <w:rPr>
          <w:ins w:id="5553" w:author="Ivan Pugachev" w:date="2025-12-19T09:58:00Z"/>
          <w:del w:id="555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555" w:author="Ivan Pugachev" w:date="2025-12-19T09:59:00Z">
            <w:rPr>
              <w:ins w:id="5556" w:author="Ivan Pugachev" w:date="2025-12-19T09:58:00Z"/>
              <w:del w:id="555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58" w:author="Дмитрий Филимонов" w:date="2026-01-29T15:10:00Z">
          <w:pPr>
            <w:ind w:firstLine="708"/>
            <w:jc w:val="center"/>
          </w:pPr>
        </w:pPrChange>
      </w:pPr>
    </w:p>
    <w:p w14:paraId="6D4E0081" w14:textId="77777777" w:rsidR="00151958" w:rsidRPr="00D30024" w:rsidDel="003114D6" w:rsidRDefault="00151958" w:rsidP="00151958">
      <w:pPr>
        <w:ind w:firstLine="708"/>
        <w:rPr>
          <w:ins w:id="5559" w:author="Ivan Pugachev" w:date="2025-12-19T09:58:00Z"/>
          <w:del w:id="556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561" w:author="Ivan Pugachev" w:date="2025-12-19T09:59:00Z">
            <w:rPr>
              <w:ins w:id="5562" w:author="Ivan Pugachev" w:date="2025-12-19T09:58:00Z"/>
              <w:del w:id="556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64" w:author="Дмитрий Филимонов" w:date="2026-01-29T15:10:00Z">
          <w:pPr>
            <w:ind w:firstLine="708"/>
            <w:jc w:val="center"/>
          </w:pPr>
        </w:pPrChange>
      </w:pPr>
    </w:p>
    <w:p w14:paraId="64765271" w14:textId="77777777" w:rsidR="00151958" w:rsidRPr="00D30024" w:rsidDel="003114D6" w:rsidRDefault="00151958" w:rsidP="00151958">
      <w:pPr>
        <w:ind w:firstLine="708"/>
        <w:rPr>
          <w:ins w:id="5565" w:author="Ivan Pugachev" w:date="2025-12-19T09:58:00Z"/>
          <w:del w:id="556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567" w:author="Ivan Pugachev" w:date="2025-12-19T09:59:00Z">
            <w:rPr>
              <w:ins w:id="5568" w:author="Ivan Pugachev" w:date="2025-12-19T09:58:00Z"/>
              <w:del w:id="556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70" w:author="Дмитрий Филимонов" w:date="2026-01-29T15:10:00Z">
          <w:pPr>
            <w:ind w:firstLine="708"/>
            <w:jc w:val="center"/>
          </w:pPr>
        </w:pPrChange>
      </w:pPr>
      <w:ins w:id="5571" w:author="Ivan Pugachev" w:date="2025-12-19T09:58:00Z">
        <w:del w:id="557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57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2A45A360" w14:textId="77777777" w:rsidR="00151958" w:rsidRPr="00D30024" w:rsidDel="003114D6" w:rsidRDefault="00151958" w:rsidP="00151958">
      <w:pPr>
        <w:ind w:firstLine="708"/>
        <w:rPr>
          <w:ins w:id="5574" w:author="Ivan Pugachev" w:date="2025-12-19T09:58:00Z"/>
          <w:del w:id="557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576" w:author="Ivan Pugachev" w:date="2025-12-19T09:59:00Z">
            <w:rPr>
              <w:ins w:id="5577" w:author="Ivan Pugachev" w:date="2025-12-19T09:58:00Z"/>
              <w:del w:id="557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79" w:author="Дмитрий Филимонов" w:date="2026-01-29T15:10:00Z">
          <w:pPr>
            <w:ind w:firstLine="708"/>
            <w:jc w:val="center"/>
          </w:pPr>
        </w:pPrChange>
      </w:pPr>
      <w:ins w:id="5580" w:author="Ivan Pugachev" w:date="2025-12-19T09:58:00Z">
        <w:del w:id="558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58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Table `coffee_shop`.`users`</w:delText>
          </w:r>
        </w:del>
      </w:ins>
    </w:p>
    <w:p w14:paraId="4C996A0C" w14:textId="77777777" w:rsidR="00151958" w:rsidRPr="00D30024" w:rsidDel="003114D6" w:rsidRDefault="00151958" w:rsidP="00151958">
      <w:pPr>
        <w:ind w:firstLine="708"/>
        <w:rPr>
          <w:ins w:id="5583" w:author="Ivan Pugachev" w:date="2025-12-19T09:58:00Z"/>
          <w:del w:id="558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585" w:author="Ivan Pugachev" w:date="2025-12-19T09:59:00Z">
            <w:rPr>
              <w:ins w:id="5586" w:author="Ivan Pugachev" w:date="2025-12-19T09:58:00Z"/>
              <w:del w:id="558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88" w:author="Дмитрий Филимонов" w:date="2026-01-29T15:10:00Z">
          <w:pPr>
            <w:ind w:firstLine="708"/>
            <w:jc w:val="center"/>
          </w:pPr>
        </w:pPrChange>
      </w:pPr>
      <w:ins w:id="5589" w:author="Ivan Pugachev" w:date="2025-12-19T09:58:00Z">
        <w:del w:id="559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59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348635D6" w14:textId="77777777" w:rsidR="00151958" w:rsidRPr="00D30024" w:rsidDel="003114D6" w:rsidRDefault="00151958" w:rsidP="00151958">
      <w:pPr>
        <w:ind w:firstLine="708"/>
        <w:rPr>
          <w:ins w:id="5592" w:author="Ivan Pugachev" w:date="2025-12-19T09:58:00Z"/>
          <w:del w:id="559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594" w:author="Ivan Pugachev" w:date="2025-12-19T09:59:00Z">
            <w:rPr>
              <w:ins w:id="5595" w:author="Ivan Pugachev" w:date="2025-12-19T09:58:00Z"/>
              <w:del w:id="559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597" w:author="Дмитрий Филимонов" w:date="2026-01-29T15:10:00Z">
          <w:pPr>
            <w:ind w:firstLine="708"/>
            <w:jc w:val="center"/>
          </w:pPr>
        </w:pPrChange>
      </w:pPr>
      <w:ins w:id="5598" w:author="Ivan Pugachev" w:date="2025-12-19T09:58:00Z">
        <w:del w:id="559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0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DROP TABLE IF EXISTS `coffee_shop`.`users` ;</w:delText>
          </w:r>
        </w:del>
      </w:ins>
    </w:p>
    <w:p w14:paraId="1BCC26AA" w14:textId="77777777" w:rsidR="00151958" w:rsidRPr="00D30024" w:rsidDel="003114D6" w:rsidRDefault="00151958" w:rsidP="00151958">
      <w:pPr>
        <w:ind w:firstLine="708"/>
        <w:rPr>
          <w:ins w:id="5601" w:author="Ivan Pugachev" w:date="2025-12-19T09:58:00Z"/>
          <w:del w:id="560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603" w:author="Ivan Pugachev" w:date="2025-12-19T09:59:00Z">
            <w:rPr>
              <w:ins w:id="5604" w:author="Ivan Pugachev" w:date="2025-12-19T09:58:00Z"/>
              <w:del w:id="560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06" w:author="Дмитрий Филимонов" w:date="2026-01-29T15:10:00Z">
          <w:pPr>
            <w:ind w:firstLine="708"/>
            <w:jc w:val="center"/>
          </w:pPr>
        </w:pPrChange>
      </w:pPr>
    </w:p>
    <w:p w14:paraId="01F40C06" w14:textId="77777777" w:rsidR="00151958" w:rsidRPr="00D30024" w:rsidDel="003114D6" w:rsidRDefault="00151958" w:rsidP="00151958">
      <w:pPr>
        <w:ind w:firstLine="708"/>
        <w:rPr>
          <w:ins w:id="5607" w:author="Ivan Pugachev" w:date="2025-12-19T09:58:00Z"/>
          <w:del w:id="560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609" w:author="Ivan Pugachev" w:date="2025-12-19T09:59:00Z">
            <w:rPr>
              <w:ins w:id="5610" w:author="Ivan Pugachev" w:date="2025-12-19T09:58:00Z"/>
              <w:del w:id="561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12" w:author="Дмитрий Филимонов" w:date="2026-01-29T15:10:00Z">
          <w:pPr>
            <w:ind w:firstLine="708"/>
            <w:jc w:val="center"/>
          </w:pPr>
        </w:pPrChange>
      </w:pPr>
      <w:ins w:id="5613" w:author="Ivan Pugachev" w:date="2025-12-19T09:58:00Z">
        <w:del w:id="561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1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CREATE TABLE IF NOT EXISTS `coffee_shop`.`users` (</w:delText>
          </w:r>
        </w:del>
      </w:ins>
    </w:p>
    <w:p w14:paraId="0A7DE181" w14:textId="77777777" w:rsidR="00151958" w:rsidRPr="00D30024" w:rsidDel="003114D6" w:rsidRDefault="00151958" w:rsidP="00151958">
      <w:pPr>
        <w:ind w:firstLine="708"/>
        <w:rPr>
          <w:ins w:id="5616" w:author="Ivan Pugachev" w:date="2025-12-19T09:58:00Z"/>
          <w:del w:id="561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618" w:author="Ivan Pugachev" w:date="2025-12-19T09:59:00Z">
            <w:rPr>
              <w:ins w:id="5619" w:author="Ivan Pugachev" w:date="2025-12-19T09:58:00Z"/>
              <w:del w:id="562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21" w:author="Дмитрий Филимонов" w:date="2026-01-29T15:10:00Z">
          <w:pPr>
            <w:ind w:firstLine="708"/>
            <w:jc w:val="center"/>
          </w:pPr>
        </w:pPrChange>
      </w:pPr>
      <w:ins w:id="5622" w:author="Ivan Pugachev" w:date="2025-12-19T09:58:00Z">
        <w:del w:id="562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2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`id` INT NOT NULL,</w:delText>
          </w:r>
        </w:del>
      </w:ins>
    </w:p>
    <w:p w14:paraId="1A40C27F" w14:textId="77777777" w:rsidR="00151958" w:rsidRPr="00D30024" w:rsidDel="003114D6" w:rsidRDefault="00151958" w:rsidP="00151958">
      <w:pPr>
        <w:ind w:firstLine="708"/>
        <w:rPr>
          <w:ins w:id="5625" w:author="Ivan Pugachev" w:date="2025-12-19T09:58:00Z"/>
          <w:del w:id="562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627" w:author="Ivan Pugachev" w:date="2025-12-19T09:59:00Z">
            <w:rPr>
              <w:ins w:id="5628" w:author="Ivan Pugachev" w:date="2025-12-19T09:58:00Z"/>
              <w:del w:id="562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30" w:author="Дмитрий Филимонов" w:date="2026-01-29T15:10:00Z">
          <w:pPr>
            <w:ind w:firstLine="708"/>
            <w:jc w:val="center"/>
          </w:pPr>
        </w:pPrChange>
      </w:pPr>
      <w:ins w:id="5631" w:author="Ivan Pugachev" w:date="2025-12-19T09:58:00Z">
        <w:del w:id="563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3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`name` VARCHAR(45) NOT NULL,</w:delText>
          </w:r>
        </w:del>
      </w:ins>
    </w:p>
    <w:p w14:paraId="4172482F" w14:textId="77777777" w:rsidR="00151958" w:rsidRPr="00D30024" w:rsidDel="003114D6" w:rsidRDefault="00151958" w:rsidP="00151958">
      <w:pPr>
        <w:ind w:firstLine="708"/>
        <w:rPr>
          <w:ins w:id="5634" w:author="Ivan Pugachev" w:date="2025-12-19T09:58:00Z"/>
          <w:del w:id="563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636" w:author="Ivan Pugachev" w:date="2025-12-19T09:59:00Z">
            <w:rPr>
              <w:ins w:id="5637" w:author="Ivan Pugachev" w:date="2025-12-19T09:58:00Z"/>
              <w:del w:id="563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39" w:author="Дмитрий Филимонов" w:date="2026-01-29T15:10:00Z">
          <w:pPr>
            <w:ind w:firstLine="708"/>
            <w:jc w:val="center"/>
          </w:pPr>
        </w:pPrChange>
      </w:pPr>
      <w:ins w:id="5640" w:author="Ivan Pugachev" w:date="2025-12-19T09:58:00Z">
        <w:del w:id="564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4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`email` VARCHAR(45) NOT NULL,</w:delText>
          </w:r>
        </w:del>
      </w:ins>
    </w:p>
    <w:p w14:paraId="58481DA9" w14:textId="77777777" w:rsidR="00151958" w:rsidRPr="00D30024" w:rsidDel="003114D6" w:rsidRDefault="00151958" w:rsidP="00151958">
      <w:pPr>
        <w:ind w:firstLine="708"/>
        <w:rPr>
          <w:ins w:id="5643" w:author="Ivan Pugachev" w:date="2025-12-19T09:58:00Z"/>
          <w:del w:id="564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645" w:author="Ivan Pugachev" w:date="2025-12-19T09:59:00Z">
            <w:rPr>
              <w:ins w:id="5646" w:author="Ivan Pugachev" w:date="2025-12-19T09:58:00Z"/>
              <w:del w:id="564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48" w:author="Дмитрий Филимонов" w:date="2026-01-29T15:10:00Z">
          <w:pPr>
            <w:ind w:firstLine="708"/>
            <w:jc w:val="center"/>
          </w:pPr>
        </w:pPrChange>
      </w:pPr>
      <w:ins w:id="5649" w:author="Ivan Pugachev" w:date="2025-12-19T09:58:00Z">
        <w:del w:id="565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5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`phone_number` VARCHAR(20) NULL,</w:delText>
          </w:r>
        </w:del>
      </w:ins>
    </w:p>
    <w:p w14:paraId="61A6B1D0" w14:textId="77777777" w:rsidR="00151958" w:rsidRPr="00D30024" w:rsidDel="003114D6" w:rsidRDefault="00151958" w:rsidP="00151958">
      <w:pPr>
        <w:ind w:firstLine="708"/>
        <w:rPr>
          <w:ins w:id="5652" w:author="Ivan Pugachev" w:date="2025-12-19T09:58:00Z"/>
          <w:del w:id="565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654" w:author="Ivan Pugachev" w:date="2025-12-19T09:59:00Z">
            <w:rPr>
              <w:ins w:id="5655" w:author="Ivan Pugachev" w:date="2025-12-19T09:58:00Z"/>
              <w:del w:id="565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57" w:author="Дмитрий Филимонов" w:date="2026-01-29T15:10:00Z">
          <w:pPr>
            <w:ind w:firstLine="708"/>
            <w:jc w:val="center"/>
          </w:pPr>
        </w:pPrChange>
      </w:pPr>
      <w:ins w:id="5658" w:author="Ivan Pugachev" w:date="2025-12-19T09:58:00Z">
        <w:del w:id="565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6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`position` VARCHAR(45) NULL,</w:delText>
          </w:r>
        </w:del>
      </w:ins>
    </w:p>
    <w:p w14:paraId="53005519" w14:textId="77777777" w:rsidR="00151958" w:rsidRPr="00D30024" w:rsidDel="003114D6" w:rsidRDefault="00151958" w:rsidP="00151958">
      <w:pPr>
        <w:ind w:firstLine="708"/>
        <w:rPr>
          <w:ins w:id="5661" w:author="Ivan Pugachev" w:date="2025-12-19T09:58:00Z"/>
          <w:del w:id="566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663" w:author="Ivan Pugachev" w:date="2025-12-19T09:59:00Z">
            <w:rPr>
              <w:ins w:id="5664" w:author="Ivan Pugachev" w:date="2025-12-19T09:58:00Z"/>
              <w:del w:id="566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66" w:author="Дмитрий Филимонов" w:date="2026-01-29T15:10:00Z">
          <w:pPr>
            <w:ind w:firstLine="708"/>
            <w:jc w:val="center"/>
          </w:pPr>
        </w:pPrChange>
      </w:pPr>
      <w:ins w:id="5667" w:author="Ivan Pugachev" w:date="2025-12-19T09:58:00Z">
        <w:del w:id="566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6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`suppliers_sup_id` INT NULL,</w:delText>
          </w:r>
        </w:del>
      </w:ins>
    </w:p>
    <w:p w14:paraId="4ECD866F" w14:textId="77777777" w:rsidR="00151958" w:rsidRPr="00D30024" w:rsidDel="003114D6" w:rsidRDefault="00151958" w:rsidP="00151958">
      <w:pPr>
        <w:ind w:firstLine="708"/>
        <w:rPr>
          <w:ins w:id="5670" w:author="Ivan Pugachev" w:date="2025-12-19T09:58:00Z"/>
          <w:del w:id="567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672" w:author="Ivan Pugachev" w:date="2025-12-19T09:59:00Z">
            <w:rPr>
              <w:ins w:id="5673" w:author="Ivan Pugachev" w:date="2025-12-19T09:58:00Z"/>
              <w:del w:id="567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75" w:author="Дмитрий Филимонов" w:date="2026-01-29T15:10:00Z">
          <w:pPr>
            <w:ind w:firstLine="708"/>
            <w:jc w:val="center"/>
          </w:pPr>
        </w:pPrChange>
      </w:pPr>
      <w:ins w:id="5676" w:author="Ivan Pugachev" w:date="2025-12-19T09:58:00Z">
        <w:del w:id="567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7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`menu_pro_id` INT NULL,</w:delText>
          </w:r>
        </w:del>
      </w:ins>
    </w:p>
    <w:p w14:paraId="3DAB2ECF" w14:textId="77777777" w:rsidR="00151958" w:rsidRPr="00D30024" w:rsidDel="003114D6" w:rsidRDefault="00151958" w:rsidP="00151958">
      <w:pPr>
        <w:ind w:firstLine="708"/>
        <w:rPr>
          <w:ins w:id="5679" w:author="Ivan Pugachev" w:date="2025-12-19T09:58:00Z"/>
          <w:del w:id="568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681" w:author="Ivan Pugachev" w:date="2025-12-19T09:59:00Z">
            <w:rPr>
              <w:ins w:id="5682" w:author="Ivan Pugachev" w:date="2025-12-19T09:58:00Z"/>
              <w:del w:id="568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84" w:author="Дмитрий Филимонов" w:date="2026-01-29T15:10:00Z">
          <w:pPr>
            <w:ind w:firstLine="708"/>
            <w:jc w:val="center"/>
          </w:pPr>
        </w:pPrChange>
      </w:pPr>
      <w:ins w:id="5685" w:author="Ivan Pugachev" w:date="2025-12-19T09:58:00Z">
        <w:del w:id="568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8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PRIMARY KEY (`id`),</w:delText>
          </w:r>
        </w:del>
      </w:ins>
    </w:p>
    <w:p w14:paraId="6B2F96E9" w14:textId="77777777" w:rsidR="00151958" w:rsidRPr="00D30024" w:rsidDel="003114D6" w:rsidRDefault="00151958" w:rsidP="00151958">
      <w:pPr>
        <w:ind w:firstLine="708"/>
        <w:rPr>
          <w:ins w:id="5688" w:author="Ivan Pugachev" w:date="2025-12-19T09:58:00Z"/>
          <w:del w:id="568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690" w:author="Ivan Pugachev" w:date="2025-12-19T09:59:00Z">
            <w:rPr>
              <w:ins w:id="5691" w:author="Ivan Pugachev" w:date="2025-12-19T09:58:00Z"/>
              <w:del w:id="569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693" w:author="Дмитрий Филимонов" w:date="2026-01-29T15:10:00Z">
          <w:pPr>
            <w:ind w:firstLine="708"/>
            <w:jc w:val="center"/>
          </w:pPr>
        </w:pPrChange>
      </w:pPr>
      <w:ins w:id="5694" w:author="Ivan Pugachev" w:date="2025-12-19T09:58:00Z">
        <w:del w:id="569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69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UNIQUE INDEX `email_UNIQUE` (`email` ASC) VISIBLE,</w:delText>
          </w:r>
        </w:del>
      </w:ins>
    </w:p>
    <w:p w14:paraId="1BBD4F13" w14:textId="77777777" w:rsidR="00151958" w:rsidRPr="00D30024" w:rsidDel="003114D6" w:rsidRDefault="00151958" w:rsidP="00151958">
      <w:pPr>
        <w:ind w:firstLine="708"/>
        <w:rPr>
          <w:ins w:id="5697" w:author="Ivan Pugachev" w:date="2025-12-19T09:58:00Z"/>
          <w:del w:id="569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699" w:author="Ivan Pugachev" w:date="2025-12-19T09:59:00Z">
            <w:rPr>
              <w:ins w:id="5700" w:author="Ivan Pugachev" w:date="2025-12-19T09:58:00Z"/>
              <w:del w:id="570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02" w:author="Дмитрий Филимонов" w:date="2026-01-29T15:10:00Z">
          <w:pPr>
            <w:ind w:firstLine="708"/>
            <w:jc w:val="center"/>
          </w:pPr>
        </w:pPrChange>
      </w:pPr>
      <w:ins w:id="5703" w:author="Ivan Pugachev" w:date="2025-12-19T09:58:00Z">
        <w:del w:id="570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70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INDEX `fk_users_suppliers1_idx` (`suppliers_sup_id` ASC) VISIBLE,</w:delText>
          </w:r>
        </w:del>
      </w:ins>
    </w:p>
    <w:p w14:paraId="488F4B11" w14:textId="77777777" w:rsidR="00151958" w:rsidRPr="00D30024" w:rsidDel="003114D6" w:rsidRDefault="00151958" w:rsidP="00151958">
      <w:pPr>
        <w:ind w:firstLine="708"/>
        <w:rPr>
          <w:ins w:id="5706" w:author="Ivan Pugachev" w:date="2025-12-19T09:58:00Z"/>
          <w:del w:id="570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708" w:author="Ivan Pugachev" w:date="2025-12-19T09:59:00Z">
            <w:rPr>
              <w:ins w:id="5709" w:author="Ivan Pugachev" w:date="2025-12-19T09:58:00Z"/>
              <w:del w:id="571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11" w:author="Дмитрий Филимонов" w:date="2026-01-29T15:10:00Z">
          <w:pPr>
            <w:ind w:firstLine="708"/>
            <w:jc w:val="center"/>
          </w:pPr>
        </w:pPrChange>
      </w:pPr>
      <w:ins w:id="5712" w:author="Ivan Pugachev" w:date="2025-12-19T09:58:00Z">
        <w:del w:id="571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71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INDEX `fk_users_menu1_idx` (`menu_pro_id` ASC) VISIBLE,</w:delText>
          </w:r>
        </w:del>
      </w:ins>
    </w:p>
    <w:p w14:paraId="3C3FA9BC" w14:textId="77777777" w:rsidR="00151958" w:rsidRPr="00D30024" w:rsidDel="003114D6" w:rsidRDefault="00151958" w:rsidP="00151958">
      <w:pPr>
        <w:ind w:firstLine="708"/>
        <w:rPr>
          <w:ins w:id="5715" w:author="Ivan Pugachev" w:date="2025-12-19T09:58:00Z"/>
          <w:del w:id="571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717" w:author="Ivan Pugachev" w:date="2025-12-19T09:59:00Z">
            <w:rPr>
              <w:ins w:id="5718" w:author="Ivan Pugachev" w:date="2025-12-19T09:58:00Z"/>
              <w:del w:id="571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20" w:author="Дмитрий Филимонов" w:date="2026-01-29T15:10:00Z">
          <w:pPr>
            <w:ind w:firstLine="708"/>
            <w:jc w:val="center"/>
          </w:pPr>
        </w:pPrChange>
      </w:pPr>
      <w:ins w:id="5721" w:author="Ivan Pugachev" w:date="2025-12-19T09:58:00Z">
        <w:del w:id="572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72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CONSTRAINT `fk_users_suppliers1`</w:delText>
          </w:r>
        </w:del>
      </w:ins>
    </w:p>
    <w:p w14:paraId="715F73FA" w14:textId="77777777" w:rsidR="00151958" w:rsidRPr="00D30024" w:rsidDel="003114D6" w:rsidRDefault="00151958" w:rsidP="00151958">
      <w:pPr>
        <w:ind w:firstLine="708"/>
        <w:rPr>
          <w:ins w:id="5724" w:author="Ivan Pugachev" w:date="2025-12-19T09:58:00Z"/>
          <w:del w:id="572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726" w:author="Ivan Pugachev" w:date="2025-12-19T09:59:00Z">
            <w:rPr>
              <w:ins w:id="5727" w:author="Ivan Pugachev" w:date="2025-12-19T09:58:00Z"/>
              <w:del w:id="572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29" w:author="Дмитрий Филимонов" w:date="2026-01-29T15:10:00Z">
          <w:pPr>
            <w:ind w:firstLine="708"/>
            <w:jc w:val="center"/>
          </w:pPr>
        </w:pPrChange>
      </w:pPr>
      <w:ins w:id="5730" w:author="Ivan Pugachev" w:date="2025-12-19T09:58:00Z">
        <w:del w:id="573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73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FOREIGN KEY (`suppliers_sup_id`)</w:delText>
          </w:r>
        </w:del>
      </w:ins>
    </w:p>
    <w:p w14:paraId="75F12020" w14:textId="77777777" w:rsidR="00151958" w:rsidRPr="00D30024" w:rsidDel="003114D6" w:rsidRDefault="00151958" w:rsidP="00151958">
      <w:pPr>
        <w:ind w:firstLine="708"/>
        <w:rPr>
          <w:ins w:id="5733" w:author="Ivan Pugachev" w:date="2025-12-19T09:58:00Z"/>
          <w:del w:id="573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735" w:author="Ivan Pugachev" w:date="2025-12-19T09:59:00Z">
            <w:rPr>
              <w:ins w:id="5736" w:author="Ivan Pugachev" w:date="2025-12-19T09:58:00Z"/>
              <w:del w:id="573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38" w:author="Дмитрий Филимонов" w:date="2026-01-29T15:10:00Z">
          <w:pPr>
            <w:ind w:firstLine="708"/>
            <w:jc w:val="center"/>
          </w:pPr>
        </w:pPrChange>
      </w:pPr>
      <w:ins w:id="5739" w:author="Ivan Pugachev" w:date="2025-12-19T09:58:00Z">
        <w:del w:id="574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74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REFERENCES `coffee_shop`.`suppliers` (`sup_id`)</w:delText>
          </w:r>
        </w:del>
      </w:ins>
    </w:p>
    <w:p w14:paraId="3E6A5174" w14:textId="77777777" w:rsidR="00151958" w:rsidRPr="00D30024" w:rsidDel="003114D6" w:rsidRDefault="00151958" w:rsidP="00151958">
      <w:pPr>
        <w:ind w:firstLine="708"/>
        <w:rPr>
          <w:ins w:id="5742" w:author="Ivan Pugachev" w:date="2025-12-19T09:58:00Z"/>
          <w:del w:id="574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744" w:author="Ivan Pugachev" w:date="2025-12-19T09:59:00Z">
            <w:rPr>
              <w:ins w:id="5745" w:author="Ivan Pugachev" w:date="2025-12-19T09:58:00Z"/>
              <w:del w:id="574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47" w:author="Дмитрий Филимонов" w:date="2026-01-29T15:10:00Z">
          <w:pPr>
            <w:ind w:firstLine="708"/>
            <w:jc w:val="center"/>
          </w:pPr>
        </w:pPrChange>
      </w:pPr>
      <w:ins w:id="5748" w:author="Ivan Pugachev" w:date="2025-12-19T09:58:00Z">
        <w:del w:id="574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75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ON DELETE NO ACTION</w:delText>
          </w:r>
        </w:del>
      </w:ins>
    </w:p>
    <w:p w14:paraId="0FC3A34A" w14:textId="77777777" w:rsidR="00151958" w:rsidRPr="00D30024" w:rsidDel="003114D6" w:rsidRDefault="00151958" w:rsidP="00151958">
      <w:pPr>
        <w:ind w:firstLine="708"/>
        <w:rPr>
          <w:ins w:id="5751" w:author="Ivan Pugachev" w:date="2025-12-19T09:58:00Z"/>
          <w:del w:id="575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753" w:author="Ivan Pugachev" w:date="2025-12-19T09:59:00Z">
            <w:rPr>
              <w:ins w:id="5754" w:author="Ivan Pugachev" w:date="2025-12-19T09:58:00Z"/>
              <w:del w:id="575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56" w:author="Дмитрий Филимонов" w:date="2026-01-29T15:10:00Z">
          <w:pPr>
            <w:ind w:firstLine="708"/>
            <w:jc w:val="center"/>
          </w:pPr>
        </w:pPrChange>
      </w:pPr>
      <w:ins w:id="5757" w:author="Ivan Pugachev" w:date="2025-12-19T09:58:00Z">
        <w:del w:id="575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75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ON UPDATE NO ACTION,</w:delText>
          </w:r>
        </w:del>
      </w:ins>
    </w:p>
    <w:p w14:paraId="5F5C00AF" w14:textId="77777777" w:rsidR="00151958" w:rsidRPr="00D30024" w:rsidDel="003114D6" w:rsidRDefault="00151958" w:rsidP="00151958">
      <w:pPr>
        <w:ind w:firstLine="708"/>
        <w:rPr>
          <w:ins w:id="5760" w:author="Ivan Pugachev" w:date="2025-12-19T09:58:00Z"/>
          <w:del w:id="576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762" w:author="Ivan Pugachev" w:date="2025-12-19T09:59:00Z">
            <w:rPr>
              <w:ins w:id="5763" w:author="Ivan Pugachev" w:date="2025-12-19T09:58:00Z"/>
              <w:del w:id="576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65" w:author="Дмитрий Филимонов" w:date="2026-01-29T15:10:00Z">
          <w:pPr>
            <w:ind w:firstLine="708"/>
            <w:jc w:val="center"/>
          </w:pPr>
        </w:pPrChange>
      </w:pPr>
      <w:ins w:id="5766" w:author="Ivan Pugachev" w:date="2025-12-19T09:58:00Z">
        <w:del w:id="576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76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CONSTRAINT `fk_users_menu1`</w:delText>
          </w:r>
        </w:del>
      </w:ins>
    </w:p>
    <w:p w14:paraId="67931941" w14:textId="77777777" w:rsidR="00151958" w:rsidRPr="00D30024" w:rsidDel="003114D6" w:rsidRDefault="00151958" w:rsidP="00151958">
      <w:pPr>
        <w:ind w:firstLine="708"/>
        <w:rPr>
          <w:ins w:id="5769" w:author="Ivan Pugachev" w:date="2025-12-19T09:58:00Z"/>
          <w:del w:id="577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771" w:author="Ivan Pugachev" w:date="2025-12-19T09:59:00Z">
            <w:rPr>
              <w:ins w:id="5772" w:author="Ivan Pugachev" w:date="2025-12-19T09:58:00Z"/>
              <w:del w:id="577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74" w:author="Дмитрий Филимонов" w:date="2026-01-29T15:10:00Z">
          <w:pPr>
            <w:ind w:firstLine="708"/>
            <w:jc w:val="center"/>
          </w:pPr>
        </w:pPrChange>
      </w:pPr>
      <w:ins w:id="5775" w:author="Ivan Pugachev" w:date="2025-12-19T09:58:00Z">
        <w:del w:id="577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77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FOREIGN KEY (`menu_pro_id`)</w:delText>
          </w:r>
        </w:del>
      </w:ins>
    </w:p>
    <w:p w14:paraId="113CD118" w14:textId="77777777" w:rsidR="00151958" w:rsidRPr="00D30024" w:rsidDel="003114D6" w:rsidRDefault="00151958" w:rsidP="00151958">
      <w:pPr>
        <w:ind w:firstLine="708"/>
        <w:rPr>
          <w:ins w:id="5778" w:author="Ivan Pugachev" w:date="2025-12-19T09:58:00Z"/>
          <w:del w:id="577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780" w:author="Ivan Pugachev" w:date="2025-12-19T09:59:00Z">
            <w:rPr>
              <w:ins w:id="5781" w:author="Ivan Pugachev" w:date="2025-12-19T09:58:00Z"/>
              <w:del w:id="578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83" w:author="Дмитрий Филимонов" w:date="2026-01-29T15:10:00Z">
          <w:pPr>
            <w:ind w:firstLine="708"/>
            <w:jc w:val="center"/>
          </w:pPr>
        </w:pPrChange>
      </w:pPr>
      <w:ins w:id="5784" w:author="Ivan Pugachev" w:date="2025-12-19T09:58:00Z">
        <w:del w:id="578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78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REFERENCES `coffee_shop`.`menu` (`pro_id`)</w:delText>
          </w:r>
        </w:del>
      </w:ins>
    </w:p>
    <w:p w14:paraId="652E5092" w14:textId="77777777" w:rsidR="00151958" w:rsidRPr="00D30024" w:rsidDel="003114D6" w:rsidRDefault="00151958" w:rsidP="00151958">
      <w:pPr>
        <w:ind w:firstLine="708"/>
        <w:rPr>
          <w:ins w:id="5787" w:author="Ivan Pugachev" w:date="2025-12-19T09:58:00Z"/>
          <w:del w:id="578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789" w:author="Ivan Pugachev" w:date="2025-12-19T09:59:00Z">
            <w:rPr>
              <w:ins w:id="5790" w:author="Ivan Pugachev" w:date="2025-12-19T09:58:00Z"/>
              <w:del w:id="579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792" w:author="Дмитрий Филимонов" w:date="2026-01-29T15:10:00Z">
          <w:pPr>
            <w:ind w:firstLine="708"/>
            <w:jc w:val="center"/>
          </w:pPr>
        </w:pPrChange>
      </w:pPr>
      <w:ins w:id="5793" w:author="Ivan Pugachev" w:date="2025-12-19T09:58:00Z">
        <w:del w:id="579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79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ON DELETE NO ACTION</w:delText>
          </w:r>
        </w:del>
      </w:ins>
    </w:p>
    <w:p w14:paraId="3CD5DC7D" w14:textId="77777777" w:rsidR="00151958" w:rsidRPr="00D30024" w:rsidDel="003114D6" w:rsidRDefault="00151958" w:rsidP="00151958">
      <w:pPr>
        <w:ind w:firstLine="708"/>
        <w:rPr>
          <w:ins w:id="5796" w:author="Ivan Pugachev" w:date="2025-12-19T09:58:00Z"/>
          <w:del w:id="579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798" w:author="Ivan Pugachev" w:date="2025-12-19T09:59:00Z">
            <w:rPr>
              <w:ins w:id="5799" w:author="Ivan Pugachev" w:date="2025-12-19T09:58:00Z"/>
              <w:del w:id="580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01" w:author="Дмитрий Филимонов" w:date="2026-01-29T15:10:00Z">
          <w:pPr>
            <w:ind w:firstLine="708"/>
            <w:jc w:val="center"/>
          </w:pPr>
        </w:pPrChange>
      </w:pPr>
      <w:ins w:id="5802" w:author="Ivan Pugachev" w:date="2025-12-19T09:58:00Z">
        <w:del w:id="580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80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ON UPDATE NO ACTION)</w:delText>
          </w:r>
        </w:del>
      </w:ins>
    </w:p>
    <w:p w14:paraId="73786D04" w14:textId="77777777" w:rsidR="00151958" w:rsidRPr="00D30024" w:rsidDel="003114D6" w:rsidRDefault="00151958" w:rsidP="00151958">
      <w:pPr>
        <w:ind w:firstLine="708"/>
        <w:rPr>
          <w:ins w:id="5805" w:author="Ivan Pugachev" w:date="2025-12-19T09:58:00Z"/>
          <w:del w:id="580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807" w:author="Ivan Pugachev" w:date="2025-12-19T09:59:00Z">
            <w:rPr>
              <w:ins w:id="5808" w:author="Ivan Pugachev" w:date="2025-12-19T09:58:00Z"/>
              <w:del w:id="580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10" w:author="Дмитрий Филимонов" w:date="2026-01-29T15:10:00Z">
          <w:pPr>
            <w:ind w:firstLine="708"/>
            <w:jc w:val="center"/>
          </w:pPr>
        </w:pPrChange>
      </w:pPr>
      <w:ins w:id="5811" w:author="Ivan Pugachev" w:date="2025-12-19T09:58:00Z">
        <w:del w:id="581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81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ENGINE = InnoDB;</w:delText>
          </w:r>
        </w:del>
      </w:ins>
    </w:p>
    <w:p w14:paraId="6DFB28D6" w14:textId="77777777" w:rsidR="00151958" w:rsidRPr="00D30024" w:rsidDel="003114D6" w:rsidRDefault="00151958" w:rsidP="00151958">
      <w:pPr>
        <w:ind w:firstLine="708"/>
        <w:rPr>
          <w:ins w:id="5814" w:author="Ivan Pugachev" w:date="2025-12-19T09:58:00Z"/>
          <w:del w:id="581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816" w:author="Ivan Pugachev" w:date="2025-12-19T09:59:00Z">
            <w:rPr>
              <w:ins w:id="5817" w:author="Ivan Pugachev" w:date="2025-12-19T09:58:00Z"/>
              <w:del w:id="581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19" w:author="Дмитрий Филимонов" w:date="2026-01-29T15:10:00Z">
          <w:pPr>
            <w:ind w:firstLine="708"/>
            <w:jc w:val="center"/>
          </w:pPr>
        </w:pPrChange>
      </w:pPr>
    </w:p>
    <w:p w14:paraId="575A99A5" w14:textId="77777777" w:rsidR="00151958" w:rsidRPr="00D30024" w:rsidDel="003114D6" w:rsidRDefault="00151958" w:rsidP="00151958">
      <w:pPr>
        <w:ind w:firstLine="708"/>
        <w:rPr>
          <w:ins w:id="5820" w:author="Ivan Pugachev" w:date="2025-12-19T09:58:00Z"/>
          <w:del w:id="582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822" w:author="Ivan Pugachev" w:date="2025-12-19T09:59:00Z">
            <w:rPr>
              <w:ins w:id="5823" w:author="Ivan Pugachev" w:date="2025-12-19T09:58:00Z"/>
              <w:del w:id="582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25" w:author="Дмитрий Филимонов" w:date="2026-01-29T15:10:00Z">
          <w:pPr>
            <w:ind w:firstLine="708"/>
            <w:jc w:val="center"/>
          </w:pPr>
        </w:pPrChange>
      </w:pPr>
    </w:p>
    <w:p w14:paraId="49C52B2E" w14:textId="77777777" w:rsidR="00151958" w:rsidRPr="00D30024" w:rsidDel="003114D6" w:rsidRDefault="00151958" w:rsidP="00151958">
      <w:pPr>
        <w:ind w:firstLine="708"/>
        <w:rPr>
          <w:ins w:id="5826" w:author="Ivan Pugachev" w:date="2025-12-19T09:58:00Z"/>
          <w:del w:id="582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828" w:author="Ivan Pugachev" w:date="2025-12-19T09:59:00Z">
            <w:rPr>
              <w:ins w:id="5829" w:author="Ivan Pugachev" w:date="2025-12-19T09:58:00Z"/>
              <w:del w:id="583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31" w:author="Дмитрий Филимонов" w:date="2026-01-29T15:10:00Z">
          <w:pPr>
            <w:ind w:firstLine="708"/>
            <w:jc w:val="center"/>
          </w:pPr>
        </w:pPrChange>
      </w:pPr>
      <w:ins w:id="5832" w:author="Ivan Pugachev" w:date="2025-12-19T09:58:00Z">
        <w:del w:id="583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83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2C164E31" w14:textId="77777777" w:rsidR="00151958" w:rsidRPr="00D30024" w:rsidDel="003114D6" w:rsidRDefault="00151958" w:rsidP="00151958">
      <w:pPr>
        <w:ind w:firstLine="708"/>
        <w:rPr>
          <w:ins w:id="5835" w:author="Ivan Pugachev" w:date="2025-12-19T09:58:00Z"/>
          <w:del w:id="583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837" w:author="Ivan Pugachev" w:date="2025-12-19T09:59:00Z">
            <w:rPr>
              <w:ins w:id="5838" w:author="Ivan Pugachev" w:date="2025-12-19T09:58:00Z"/>
              <w:del w:id="583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40" w:author="Дмитрий Филимонов" w:date="2026-01-29T15:10:00Z">
          <w:pPr>
            <w:ind w:firstLine="708"/>
            <w:jc w:val="center"/>
          </w:pPr>
        </w:pPrChange>
      </w:pPr>
      <w:ins w:id="5841" w:author="Ivan Pugachev" w:date="2025-12-19T09:58:00Z">
        <w:del w:id="584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84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Table `coffee_shop`.`customers`</w:delText>
          </w:r>
        </w:del>
      </w:ins>
    </w:p>
    <w:p w14:paraId="6EC27667" w14:textId="77777777" w:rsidR="00151958" w:rsidRPr="00D30024" w:rsidDel="003114D6" w:rsidRDefault="00151958" w:rsidP="00151958">
      <w:pPr>
        <w:ind w:firstLine="708"/>
        <w:rPr>
          <w:ins w:id="5844" w:author="Ivan Pugachev" w:date="2025-12-19T09:58:00Z"/>
          <w:del w:id="584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846" w:author="Ivan Pugachev" w:date="2025-12-19T09:59:00Z">
            <w:rPr>
              <w:ins w:id="5847" w:author="Ivan Pugachev" w:date="2025-12-19T09:58:00Z"/>
              <w:del w:id="584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49" w:author="Дмитрий Филимонов" w:date="2026-01-29T15:10:00Z">
          <w:pPr>
            <w:ind w:firstLine="708"/>
            <w:jc w:val="center"/>
          </w:pPr>
        </w:pPrChange>
      </w:pPr>
      <w:ins w:id="5850" w:author="Ivan Pugachev" w:date="2025-12-19T09:58:00Z">
        <w:del w:id="585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85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35454DFF" w14:textId="77777777" w:rsidR="00151958" w:rsidRPr="00D30024" w:rsidDel="003114D6" w:rsidRDefault="00151958" w:rsidP="00151958">
      <w:pPr>
        <w:ind w:firstLine="708"/>
        <w:rPr>
          <w:ins w:id="5853" w:author="Ivan Pugachev" w:date="2025-12-19T09:58:00Z"/>
          <w:del w:id="585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855" w:author="Ivan Pugachev" w:date="2025-12-19T09:59:00Z">
            <w:rPr>
              <w:ins w:id="5856" w:author="Ivan Pugachev" w:date="2025-12-19T09:58:00Z"/>
              <w:del w:id="585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58" w:author="Дмитрий Филимонов" w:date="2026-01-29T15:10:00Z">
          <w:pPr>
            <w:ind w:firstLine="708"/>
            <w:jc w:val="center"/>
          </w:pPr>
        </w:pPrChange>
      </w:pPr>
      <w:ins w:id="5859" w:author="Ivan Pugachev" w:date="2025-12-19T09:58:00Z">
        <w:del w:id="586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86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DROP TABLE IF EXISTS `coffee_shop`.`customers` ;</w:delText>
          </w:r>
        </w:del>
      </w:ins>
    </w:p>
    <w:p w14:paraId="3ECDFDCA" w14:textId="77777777" w:rsidR="00151958" w:rsidRPr="00D30024" w:rsidDel="003114D6" w:rsidRDefault="00151958" w:rsidP="00151958">
      <w:pPr>
        <w:ind w:firstLine="708"/>
        <w:rPr>
          <w:ins w:id="5862" w:author="Ivan Pugachev" w:date="2025-12-19T09:58:00Z"/>
          <w:del w:id="586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864" w:author="Ivan Pugachev" w:date="2025-12-19T09:59:00Z">
            <w:rPr>
              <w:ins w:id="5865" w:author="Ivan Pugachev" w:date="2025-12-19T09:58:00Z"/>
              <w:del w:id="586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67" w:author="Дмитрий Филимонов" w:date="2026-01-29T15:10:00Z">
          <w:pPr>
            <w:ind w:firstLine="708"/>
            <w:jc w:val="center"/>
          </w:pPr>
        </w:pPrChange>
      </w:pPr>
    </w:p>
    <w:p w14:paraId="7F8DF32A" w14:textId="77777777" w:rsidR="00151958" w:rsidRPr="00D30024" w:rsidDel="003114D6" w:rsidRDefault="00151958" w:rsidP="00151958">
      <w:pPr>
        <w:ind w:firstLine="708"/>
        <w:rPr>
          <w:ins w:id="5868" w:author="Ivan Pugachev" w:date="2025-12-19T09:58:00Z"/>
          <w:del w:id="586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870" w:author="Ivan Pugachev" w:date="2025-12-19T09:59:00Z">
            <w:rPr>
              <w:ins w:id="5871" w:author="Ivan Pugachev" w:date="2025-12-19T09:58:00Z"/>
              <w:del w:id="587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73" w:author="Дмитрий Филимонов" w:date="2026-01-29T15:10:00Z">
          <w:pPr>
            <w:ind w:firstLine="708"/>
            <w:jc w:val="center"/>
          </w:pPr>
        </w:pPrChange>
      </w:pPr>
      <w:ins w:id="5874" w:author="Ivan Pugachev" w:date="2025-12-19T09:58:00Z">
        <w:del w:id="587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87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CREATE TABLE IF NOT EXISTS `coffee_shop`.`customers` (</w:delText>
          </w:r>
        </w:del>
      </w:ins>
    </w:p>
    <w:p w14:paraId="03B688B9" w14:textId="77777777" w:rsidR="00151958" w:rsidRPr="00D30024" w:rsidDel="003114D6" w:rsidRDefault="00151958" w:rsidP="00151958">
      <w:pPr>
        <w:ind w:firstLine="708"/>
        <w:rPr>
          <w:ins w:id="5877" w:author="Ivan Pugachev" w:date="2025-12-19T09:58:00Z"/>
          <w:del w:id="587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879" w:author="Ivan Pugachev" w:date="2025-12-19T09:59:00Z">
            <w:rPr>
              <w:ins w:id="5880" w:author="Ivan Pugachev" w:date="2025-12-19T09:58:00Z"/>
              <w:del w:id="588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82" w:author="Дмитрий Филимонов" w:date="2026-01-29T15:10:00Z">
          <w:pPr>
            <w:ind w:firstLine="708"/>
            <w:jc w:val="center"/>
          </w:pPr>
        </w:pPrChange>
      </w:pPr>
      <w:ins w:id="5883" w:author="Ivan Pugachev" w:date="2025-12-19T09:58:00Z">
        <w:del w:id="588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88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`cust_id` INT NOT NULL AUTO_INCREMENT,</w:delText>
          </w:r>
        </w:del>
      </w:ins>
    </w:p>
    <w:p w14:paraId="0CA7DB6E" w14:textId="77777777" w:rsidR="00151958" w:rsidRPr="00D30024" w:rsidDel="003114D6" w:rsidRDefault="00151958" w:rsidP="00151958">
      <w:pPr>
        <w:ind w:firstLine="708"/>
        <w:rPr>
          <w:ins w:id="5886" w:author="Ivan Pugachev" w:date="2025-12-19T09:58:00Z"/>
          <w:del w:id="588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888" w:author="Ivan Pugachev" w:date="2025-12-19T09:59:00Z">
            <w:rPr>
              <w:ins w:id="5889" w:author="Ivan Pugachev" w:date="2025-12-19T09:58:00Z"/>
              <w:del w:id="589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891" w:author="Дмитрий Филимонов" w:date="2026-01-29T15:10:00Z">
          <w:pPr>
            <w:ind w:firstLine="708"/>
            <w:jc w:val="center"/>
          </w:pPr>
        </w:pPrChange>
      </w:pPr>
      <w:ins w:id="5892" w:author="Ivan Pugachev" w:date="2025-12-19T09:58:00Z">
        <w:del w:id="589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89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`cust_name` VARCHAR(45) NOT NULL,</w:delText>
          </w:r>
        </w:del>
      </w:ins>
    </w:p>
    <w:p w14:paraId="1E99C39C" w14:textId="77777777" w:rsidR="00151958" w:rsidRPr="00D30024" w:rsidDel="003114D6" w:rsidRDefault="00151958" w:rsidP="00151958">
      <w:pPr>
        <w:ind w:firstLine="708"/>
        <w:rPr>
          <w:ins w:id="5895" w:author="Ivan Pugachev" w:date="2025-12-19T09:58:00Z"/>
          <w:del w:id="589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897" w:author="Ivan Pugachev" w:date="2025-12-19T09:59:00Z">
            <w:rPr>
              <w:ins w:id="5898" w:author="Ivan Pugachev" w:date="2025-12-19T09:58:00Z"/>
              <w:del w:id="589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00" w:author="Дмитрий Филимонов" w:date="2026-01-29T15:10:00Z">
          <w:pPr>
            <w:ind w:firstLine="708"/>
            <w:jc w:val="center"/>
          </w:pPr>
        </w:pPrChange>
      </w:pPr>
      <w:ins w:id="5901" w:author="Ivan Pugachev" w:date="2025-12-19T09:58:00Z">
        <w:del w:id="590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90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`cust_phone_number` VARCHAR(20) NULL,</w:delText>
          </w:r>
        </w:del>
      </w:ins>
    </w:p>
    <w:p w14:paraId="0BF1F770" w14:textId="77777777" w:rsidR="00151958" w:rsidRPr="00D30024" w:rsidDel="003114D6" w:rsidRDefault="00151958" w:rsidP="00151958">
      <w:pPr>
        <w:ind w:firstLine="708"/>
        <w:rPr>
          <w:ins w:id="5904" w:author="Ivan Pugachev" w:date="2025-12-19T09:58:00Z"/>
          <w:del w:id="590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906" w:author="Ivan Pugachev" w:date="2025-12-19T09:59:00Z">
            <w:rPr>
              <w:ins w:id="5907" w:author="Ivan Pugachev" w:date="2025-12-19T09:58:00Z"/>
              <w:del w:id="590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09" w:author="Дмитрий Филимонов" w:date="2026-01-29T15:10:00Z">
          <w:pPr>
            <w:ind w:firstLine="708"/>
            <w:jc w:val="center"/>
          </w:pPr>
        </w:pPrChange>
      </w:pPr>
      <w:ins w:id="5910" w:author="Ivan Pugachev" w:date="2025-12-19T09:58:00Z">
        <w:del w:id="591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91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`cust_points` INT NULL,</w:delText>
          </w:r>
        </w:del>
      </w:ins>
    </w:p>
    <w:p w14:paraId="5CAE4D44" w14:textId="77777777" w:rsidR="00151958" w:rsidRPr="00D30024" w:rsidDel="003114D6" w:rsidRDefault="00151958" w:rsidP="00151958">
      <w:pPr>
        <w:ind w:firstLine="708"/>
        <w:rPr>
          <w:ins w:id="5913" w:author="Ivan Pugachev" w:date="2025-12-19T09:58:00Z"/>
          <w:del w:id="591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915" w:author="Ivan Pugachev" w:date="2025-12-19T09:59:00Z">
            <w:rPr>
              <w:ins w:id="5916" w:author="Ivan Pugachev" w:date="2025-12-19T09:58:00Z"/>
              <w:del w:id="591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18" w:author="Дмитрий Филимонов" w:date="2026-01-29T15:10:00Z">
          <w:pPr>
            <w:ind w:firstLine="708"/>
            <w:jc w:val="center"/>
          </w:pPr>
        </w:pPrChange>
      </w:pPr>
      <w:ins w:id="5919" w:author="Ivan Pugachev" w:date="2025-12-19T09:58:00Z">
        <w:del w:id="592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92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`menu_pro_id` INT NULL,</w:delText>
          </w:r>
        </w:del>
      </w:ins>
    </w:p>
    <w:p w14:paraId="25D711C8" w14:textId="77777777" w:rsidR="00151958" w:rsidRPr="00D30024" w:rsidDel="003114D6" w:rsidRDefault="00151958" w:rsidP="00151958">
      <w:pPr>
        <w:ind w:firstLine="708"/>
        <w:rPr>
          <w:ins w:id="5922" w:author="Ivan Pugachev" w:date="2025-12-19T09:58:00Z"/>
          <w:del w:id="592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924" w:author="Ivan Pugachev" w:date="2025-12-19T09:59:00Z">
            <w:rPr>
              <w:ins w:id="5925" w:author="Ivan Pugachev" w:date="2025-12-19T09:58:00Z"/>
              <w:del w:id="592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27" w:author="Дмитрий Филимонов" w:date="2026-01-29T15:10:00Z">
          <w:pPr>
            <w:ind w:firstLine="708"/>
            <w:jc w:val="center"/>
          </w:pPr>
        </w:pPrChange>
      </w:pPr>
      <w:ins w:id="5928" w:author="Ivan Pugachev" w:date="2025-12-19T09:58:00Z">
        <w:del w:id="592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93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PRIMARY KEY (`cust_id`),</w:delText>
          </w:r>
        </w:del>
      </w:ins>
    </w:p>
    <w:p w14:paraId="46D1E499" w14:textId="77777777" w:rsidR="00151958" w:rsidRPr="00D30024" w:rsidDel="003114D6" w:rsidRDefault="00151958" w:rsidP="00151958">
      <w:pPr>
        <w:ind w:firstLine="708"/>
        <w:rPr>
          <w:ins w:id="5931" w:author="Ivan Pugachev" w:date="2025-12-19T09:58:00Z"/>
          <w:del w:id="593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933" w:author="Ivan Pugachev" w:date="2025-12-19T09:59:00Z">
            <w:rPr>
              <w:ins w:id="5934" w:author="Ivan Pugachev" w:date="2025-12-19T09:58:00Z"/>
              <w:del w:id="593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36" w:author="Дмитрий Филимонов" w:date="2026-01-29T15:10:00Z">
          <w:pPr>
            <w:ind w:firstLine="708"/>
            <w:jc w:val="center"/>
          </w:pPr>
        </w:pPrChange>
      </w:pPr>
      <w:ins w:id="5937" w:author="Ivan Pugachev" w:date="2025-12-19T09:58:00Z">
        <w:del w:id="593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93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UNIQUE INDEX `phone_number_UNIQUE` (`cust_phone_number` ASC) VISIBLE,</w:delText>
          </w:r>
        </w:del>
      </w:ins>
    </w:p>
    <w:p w14:paraId="7D3B8B3C" w14:textId="77777777" w:rsidR="00151958" w:rsidRPr="00D30024" w:rsidDel="003114D6" w:rsidRDefault="00151958" w:rsidP="00151958">
      <w:pPr>
        <w:ind w:firstLine="708"/>
        <w:rPr>
          <w:ins w:id="5940" w:author="Ivan Pugachev" w:date="2025-12-19T09:58:00Z"/>
          <w:del w:id="594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942" w:author="Ivan Pugachev" w:date="2025-12-19T09:59:00Z">
            <w:rPr>
              <w:ins w:id="5943" w:author="Ivan Pugachev" w:date="2025-12-19T09:58:00Z"/>
              <w:del w:id="594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45" w:author="Дмитрий Филимонов" w:date="2026-01-29T15:10:00Z">
          <w:pPr>
            <w:ind w:firstLine="708"/>
            <w:jc w:val="center"/>
          </w:pPr>
        </w:pPrChange>
      </w:pPr>
      <w:ins w:id="5946" w:author="Ivan Pugachev" w:date="2025-12-19T09:58:00Z">
        <w:del w:id="594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94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INDEX `fk_customers_menu1_idx` (`menu_pro_id` ASC) VISIBLE,</w:delText>
          </w:r>
        </w:del>
      </w:ins>
    </w:p>
    <w:p w14:paraId="70596BD7" w14:textId="77777777" w:rsidR="00151958" w:rsidRPr="00D30024" w:rsidDel="003114D6" w:rsidRDefault="00151958" w:rsidP="00151958">
      <w:pPr>
        <w:ind w:firstLine="708"/>
        <w:rPr>
          <w:ins w:id="5949" w:author="Ivan Pugachev" w:date="2025-12-19T09:58:00Z"/>
          <w:del w:id="595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951" w:author="Ivan Pugachev" w:date="2025-12-19T09:59:00Z">
            <w:rPr>
              <w:ins w:id="5952" w:author="Ivan Pugachev" w:date="2025-12-19T09:58:00Z"/>
              <w:del w:id="595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54" w:author="Дмитрий Филимонов" w:date="2026-01-29T15:10:00Z">
          <w:pPr>
            <w:ind w:firstLine="708"/>
            <w:jc w:val="center"/>
          </w:pPr>
        </w:pPrChange>
      </w:pPr>
      <w:ins w:id="5955" w:author="Ivan Pugachev" w:date="2025-12-19T09:58:00Z">
        <w:del w:id="595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95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CONSTRAINT `fk_customers_menu1`</w:delText>
          </w:r>
        </w:del>
      </w:ins>
    </w:p>
    <w:p w14:paraId="318AF870" w14:textId="77777777" w:rsidR="00151958" w:rsidRPr="00D30024" w:rsidDel="003114D6" w:rsidRDefault="00151958" w:rsidP="00151958">
      <w:pPr>
        <w:ind w:firstLine="708"/>
        <w:rPr>
          <w:ins w:id="5958" w:author="Ivan Pugachev" w:date="2025-12-19T09:58:00Z"/>
          <w:del w:id="595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960" w:author="Ivan Pugachev" w:date="2025-12-19T09:59:00Z">
            <w:rPr>
              <w:ins w:id="5961" w:author="Ivan Pugachev" w:date="2025-12-19T09:58:00Z"/>
              <w:del w:id="596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63" w:author="Дмитрий Филимонов" w:date="2026-01-29T15:10:00Z">
          <w:pPr>
            <w:ind w:firstLine="708"/>
            <w:jc w:val="center"/>
          </w:pPr>
        </w:pPrChange>
      </w:pPr>
      <w:ins w:id="5964" w:author="Ivan Pugachev" w:date="2025-12-19T09:58:00Z">
        <w:del w:id="596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96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FOREIGN KEY (`menu_pro_id`)</w:delText>
          </w:r>
        </w:del>
      </w:ins>
    </w:p>
    <w:p w14:paraId="3B69B8BB" w14:textId="77777777" w:rsidR="00151958" w:rsidRPr="00D30024" w:rsidDel="003114D6" w:rsidRDefault="00151958" w:rsidP="00151958">
      <w:pPr>
        <w:ind w:firstLine="708"/>
        <w:rPr>
          <w:ins w:id="5967" w:author="Ivan Pugachev" w:date="2025-12-19T09:58:00Z"/>
          <w:del w:id="596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969" w:author="Ivan Pugachev" w:date="2025-12-19T09:59:00Z">
            <w:rPr>
              <w:ins w:id="5970" w:author="Ivan Pugachev" w:date="2025-12-19T09:58:00Z"/>
              <w:del w:id="597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72" w:author="Дмитрий Филимонов" w:date="2026-01-29T15:10:00Z">
          <w:pPr>
            <w:ind w:firstLine="708"/>
            <w:jc w:val="center"/>
          </w:pPr>
        </w:pPrChange>
      </w:pPr>
      <w:ins w:id="5973" w:author="Ivan Pugachev" w:date="2025-12-19T09:58:00Z">
        <w:del w:id="597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97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REFERENCES `coffee_shop`.`menu` (`pro_id`)</w:delText>
          </w:r>
        </w:del>
      </w:ins>
    </w:p>
    <w:p w14:paraId="61E0A1D1" w14:textId="77777777" w:rsidR="00151958" w:rsidRPr="00D30024" w:rsidDel="003114D6" w:rsidRDefault="00151958" w:rsidP="00151958">
      <w:pPr>
        <w:ind w:firstLine="708"/>
        <w:rPr>
          <w:ins w:id="5976" w:author="Ivan Pugachev" w:date="2025-12-19T09:58:00Z"/>
          <w:del w:id="597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978" w:author="Ivan Pugachev" w:date="2025-12-19T09:59:00Z">
            <w:rPr>
              <w:ins w:id="5979" w:author="Ivan Pugachev" w:date="2025-12-19T09:58:00Z"/>
              <w:del w:id="598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81" w:author="Дмитрий Филимонов" w:date="2026-01-29T15:10:00Z">
          <w:pPr>
            <w:ind w:firstLine="708"/>
            <w:jc w:val="center"/>
          </w:pPr>
        </w:pPrChange>
      </w:pPr>
      <w:ins w:id="5982" w:author="Ivan Pugachev" w:date="2025-12-19T09:58:00Z">
        <w:del w:id="598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98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ON DELETE NO ACTION</w:delText>
          </w:r>
        </w:del>
      </w:ins>
    </w:p>
    <w:p w14:paraId="01ACBE80" w14:textId="77777777" w:rsidR="00151958" w:rsidRPr="00D30024" w:rsidDel="003114D6" w:rsidRDefault="00151958" w:rsidP="00151958">
      <w:pPr>
        <w:ind w:firstLine="708"/>
        <w:rPr>
          <w:ins w:id="5985" w:author="Ivan Pugachev" w:date="2025-12-19T09:58:00Z"/>
          <w:del w:id="598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987" w:author="Ivan Pugachev" w:date="2025-12-19T09:59:00Z">
            <w:rPr>
              <w:ins w:id="5988" w:author="Ivan Pugachev" w:date="2025-12-19T09:58:00Z"/>
              <w:del w:id="598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90" w:author="Дмитрий Филимонов" w:date="2026-01-29T15:10:00Z">
          <w:pPr>
            <w:ind w:firstLine="708"/>
            <w:jc w:val="center"/>
          </w:pPr>
        </w:pPrChange>
      </w:pPr>
      <w:ins w:id="5991" w:author="Ivan Pugachev" w:date="2025-12-19T09:58:00Z">
        <w:del w:id="599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599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ON UPDATE NO ACTION)</w:delText>
          </w:r>
        </w:del>
      </w:ins>
    </w:p>
    <w:p w14:paraId="5B14D35E" w14:textId="77777777" w:rsidR="00151958" w:rsidRPr="00D30024" w:rsidDel="003114D6" w:rsidRDefault="00151958" w:rsidP="00151958">
      <w:pPr>
        <w:ind w:firstLine="708"/>
        <w:rPr>
          <w:ins w:id="5994" w:author="Ivan Pugachev" w:date="2025-12-19T09:58:00Z"/>
          <w:del w:id="599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5996" w:author="Ivan Pugachev" w:date="2025-12-19T09:59:00Z">
            <w:rPr>
              <w:ins w:id="5997" w:author="Ivan Pugachev" w:date="2025-12-19T09:58:00Z"/>
              <w:del w:id="599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5999" w:author="Дмитрий Филимонов" w:date="2026-01-29T15:10:00Z">
          <w:pPr>
            <w:ind w:firstLine="708"/>
            <w:jc w:val="center"/>
          </w:pPr>
        </w:pPrChange>
      </w:pPr>
      <w:ins w:id="6000" w:author="Ivan Pugachev" w:date="2025-12-19T09:58:00Z">
        <w:del w:id="600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00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ENGINE = InnoDB;</w:delText>
          </w:r>
        </w:del>
      </w:ins>
    </w:p>
    <w:p w14:paraId="48FDB70F" w14:textId="77777777" w:rsidR="00151958" w:rsidRPr="00D30024" w:rsidDel="003114D6" w:rsidRDefault="00151958" w:rsidP="00151958">
      <w:pPr>
        <w:ind w:firstLine="708"/>
        <w:rPr>
          <w:ins w:id="6003" w:author="Ivan Pugachev" w:date="2025-12-19T09:58:00Z"/>
          <w:del w:id="600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005" w:author="Ivan Pugachev" w:date="2025-12-19T09:59:00Z">
            <w:rPr>
              <w:ins w:id="6006" w:author="Ivan Pugachev" w:date="2025-12-19T09:58:00Z"/>
              <w:del w:id="600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08" w:author="Дмитрий Филимонов" w:date="2026-01-29T15:10:00Z">
          <w:pPr>
            <w:ind w:firstLine="708"/>
            <w:jc w:val="center"/>
          </w:pPr>
        </w:pPrChange>
      </w:pPr>
    </w:p>
    <w:p w14:paraId="4864993C" w14:textId="77777777" w:rsidR="00151958" w:rsidRPr="00D30024" w:rsidDel="003114D6" w:rsidRDefault="00151958" w:rsidP="00151958">
      <w:pPr>
        <w:ind w:firstLine="708"/>
        <w:rPr>
          <w:ins w:id="6009" w:author="Ivan Pugachev" w:date="2025-12-19T09:58:00Z"/>
          <w:del w:id="601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011" w:author="Ivan Pugachev" w:date="2025-12-19T09:59:00Z">
            <w:rPr>
              <w:ins w:id="6012" w:author="Ivan Pugachev" w:date="2025-12-19T09:58:00Z"/>
              <w:del w:id="601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14" w:author="Дмитрий Филимонов" w:date="2026-01-29T15:10:00Z">
          <w:pPr>
            <w:ind w:firstLine="708"/>
            <w:jc w:val="center"/>
          </w:pPr>
        </w:pPrChange>
      </w:pPr>
      <w:ins w:id="6015" w:author="Ivan Pugachev" w:date="2025-12-19T09:58:00Z">
        <w:del w:id="601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01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 ;</w:delText>
          </w:r>
        </w:del>
      </w:ins>
    </w:p>
    <w:p w14:paraId="56576405" w14:textId="77777777" w:rsidR="00151958" w:rsidRPr="00D30024" w:rsidDel="003114D6" w:rsidRDefault="00151958" w:rsidP="00151958">
      <w:pPr>
        <w:ind w:firstLine="708"/>
        <w:rPr>
          <w:ins w:id="6018" w:author="Ivan Pugachev" w:date="2025-12-19T09:58:00Z"/>
          <w:del w:id="601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020" w:author="Ivan Pugachev" w:date="2025-12-19T09:59:00Z">
            <w:rPr>
              <w:ins w:id="6021" w:author="Ivan Pugachev" w:date="2025-12-19T09:58:00Z"/>
              <w:del w:id="602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23" w:author="Дмитрий Филимонов" w:date="2026-01-29T15:10:00Z">
          <w:pPr>
            <w:ind w:firstLine="708"/>
            <w:jc w:val="center"/>
          </w:pPr>
        </w:pPrChange>
      </w:pPr>
    </w:p>
    <w:p w14:paraId="71A4E9C2" w14:textId="77777777" w:rsidR="00151958" w:rsidRPr="00D30024" w:rsidDel="003114D6" w:rsidRDefault="00151958" w:rsidP="00151958">
      <w:pPr>
        <w:ind w:firstLine="708"/>
        <w:rPr>
          <w:ins w:id="6024" w:author="Ivan Pugachev" w:date="2025-12-19T09:58:00Z"/>
          <w:del w:id="602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026" w:author="Ivan Pugachev" w:date="2025-12-19T09:59:00Z">
            <w:rPr>
              <w:ins w:id="6027" w:author="Ivan Pugachev" w:date="2025-12-19T09:58:00Z"/>
              <w:del w:id="602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29" w:author="Дмитрий Филимонов" w:date="2026-01-29T15:10:00Z">
          <w:pPr>
            <w:ind w:firstLine="708"/>
            <w:jc w:val="center"/>
          </w:pPr>
        </w:pPrChange>
      </w:pPr>
      <w:ins w:id="6030" w:author="Ivan Pugachev" w:date="2025-12-19T09:58:00Z">
        <w:del w:id="603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03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5EA89E6D" w14:textId="77777777" w:rsidR="00151958" w:rsidRPr="00D30024" w:rsidDel="003114D6" w:rsidRDefault="00151958" w:rsidP="00151958">
      <w:pPr>
        <w:ind w:firstLine="708"/>
        <w:rPr>
          <w:ins w:id="6033" w:author="Ivan Pugachev" w:date="2025-12-19T09:58:00Z"/>
          <w:del w:id="603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035" w:author="Ivan Pugachev" w:date="2025-12-19T09:59:00Z">
            <w:rPr>
              <w:ins w:id="6036" w:author="Ivan Pugachev" w:date="2025-12-19T09:58:00Z"/>
              <w:del w:id="603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38" w:author="Дмитрий Филимонов" w:date="2026-01-29T15:10:00Z">
          <w:pPr>
            <w:ind w:firstLine="708"/>
            <w:jc w:val="center"/>
          </w:pPr>
        </w:pPrChange>
      </w:pPr>
      <w:ins w:id="6039" w:author="Ivan Pugachev" w:date="2025-12-19T09:58:00Z">
        <w:del w:id="604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04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procedure RegisterCustomer</w:delText>
          </w:r>
        </w:del>
      </w:ins>
    </w:p>
    <w:p w14:paraId="05D2AB9F" w14:textId="77777777" w:rsidR="00151958" w:rsidRPr="00D30024" w:rsidDel="003114D6" w:rsidRDefault="00151958" w:rsidP="00151958">
      <w:pPr>
        <w:ind w:firstLine="708"/>
        <w:rPr>
          <w:ins w:id="6042" w:author="Ivan Pugachev" w:date="2025-12-19T09:58:00Z"/>
          <w:del w:id="604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044" w:author="Ivan Pugachev" w:date="2025-12-19T09:59:00Z">
            <w:rPr>
              <w:ins w:id="6045" w:author="Ivan Pugachev" w:date="2025-12-19T09:58:00Z"/>
              <w:del w:id="604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47" w:author="Дмитрий Филимонов" w:date="2026-01-29T15:10:00Z">
          <w:pPr>
            <w:ind w:firstLine="708"/>
            <w:jc w:val="center"/>
          </w:pPr>
        </w:pPrChange>
      </w:pPr>
      <w:ins w:id="6048" w:author="Ivan Pugachev" w:date="2025-12-19T09:58:00Z">
        <w:del w:id="604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05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7E0E9513" w14:textId="77777777" w:rsidR="00151958" w:rsidRPr="00D30024" w:rsidDel="003114D6" w:rsidRDefault="00151958" w:rsidP="00151958">
      <w:pPr>
        <w:ind w:firstLine="708"/>
        <w:rPr>
          <w:ins w:id="6051" w:author="Ivan Pugachev" w:date="2025-12-19T09:58:00Z"/>
          <w:del w:id="605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053" w:author="Ivan Pugachev" w:date="2025-12-19T09:59:00Z">
            <w:rPr>
              <w:ins w:id="6054" w:author="Ivan Pugachev" w:date="2025-12-19T09:58:00Z"/>
              <w:del w:id="605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56" w:author="Дмитрий Филимонов" w:date="2026-01-29T15:10:00Z">
          <w:pPr>
            <w:ind w:firstLine="708"/>
            <w:jc w:val="center"/>
          </w:pPr>
        </w:pPrChange>
      </w:pPr>
    </w:p>
    <w:p w14:paraId="107A0173" w14:textId="77777777" w:rsidR="00151958" w:rsidRPr="00D30024" w:rsidDel="003114D6" w:rsidRDefault="00151958" w:rsidP="00151958">
      <w:pPr>
        <w:ind w:firstLine="708"/>
        <w:rPr>
          <w:ins w:id="6057" w:author="Ivan Pugachev" w:date="2025-12-19T09:58:00Z"/>
          <w:del w:id="605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059" w:author="Ivan Pugachev" w:date="2025-12-19T09:59:00Z">
            <w:rPr>
              <w:ins w:id="6060" w:author="Ivan Pugachev" w:date="2025-12-19T09:58:00Z"/>
              <w:del w:id="606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62" w:author="Дмитрий Филимонов" w:date="2026-01-29T15:10:00Z">
          <w:pPr>
            <w:ind w:firstLine="708"/>
            <w:jc w:val="center"/>
          </w:pPr>
        </w:pPrChange>
      </w:pPr>
      <w:ins w:id="6063" w:author="Ivan Pugachev" w:date="2025-12-19T09:58:00Z">
        <w:del w:id="606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06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`coffee_shop`;</w:delText>
          </w:r>
        </w:del>
      </w:ins>
    </w:p>
    <w:p w14:paraId="339662E2" w14:textId="77777777" w:rsidR="00151958" w:rsidRPr="00D30024" w:rsidDel="003114D6" w:rsidRDefault="00151958" w:rsidP="00151958">
      <w:pPr>
        <w:ind w:firstLine="708"/>
        <w:rPr>
          <w:ins w:id="6066" w:author="Ivan Pugachev" w:date="2025-12-19T09:58:00Z"/>
          <w:del w:id="606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068" w:author="Ivan Pugachev" w:date="2025-12-19T09:59:00Z">
            <w:rPr>
              <w:ins w:id="6069" w:author="Ivan Pugachev" w:date="2025-12-19T09:58:00Z"/>
              <w:del w:id="607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71" w:author="Дмитрий Филимонов" w:date="2026-01-29T15:10:00Z">
          <w:pPr>
            <w:ind w:firstLine="708"/>
            <w:jc w:val="center"/>
          </w:pPr>
        </w:pPrChange>
      </w:pPr>
      <w:ins w:id="6072" w:author="Ivan Pugachev" w:date="2025-12-19T09:58:00Z">
        <w:del w:id="607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07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DROP procedure IF EXISTS `coffee_shop`.`RegisterCustomer`;</w:delText>
          </w:r>
        </w:del>
      </w:ins>
    </w:p>
    <w:p w14:paraId="2B5C443B" w14:textId="77777777" w:rsidR="00151958" w:rsidRPr="00D30024" w:rsidDel="003114D6" w:rsidRDefault="00151958" w:rsidP="00151958">
      <w:pPr>
        <w:ind w:firstLine="708"/>
        <w:rPr>
          <w:ins w:id="6075" w:author="Ivan Pugachev" w:date="2025-12-19T09:58:00Z"/>
          <w:del w:id="607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077" w:author="Ivan Pugachev" w:date="2025-12-19T09:59:00Z">
            <w:rPr>
              <w:ins w:id="6078" w:author="Ivan Pugachev" w:date="2025-12-19T09:58:00Z"/>
              <w:del w:id="607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80" w:author="Дмитрий Филимонов" w:date="2026-01-29T15:10:00Z">
          <w:pPr>
            <w:ind w:firstLine="708"/>
            <w:jc w:val="center"/>
          </w:pPr>
        </w:pPrChange>
      </w:pPr>
    </w:p>
    <w:p w14:paraId="0DB253E5" w14:textId="77777777" w:rsidR="00151958" w:rsidRPr="00D30024" w:rsidDel="003114D6" w:rsidRDefault="00151958" w:rsidP="00151958">
      <w:pPr>
        <w:ind w:firstLine="708"/>
        <w:rPr>
          <w:ins w:id="6081" w:author="Ivan Pugachev" w:date="2025-12-19T09:58:00Z"/>
          <w:del w:id="608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083" w:author="Ivan Pugachev" w:date="2025-12-19T09:59:00Z">
            <w:rPr>
              <w:ins w:id="6084" w:author="Ivan Pugachev" w:date="2025-12-19T09:58:00Z"/>
              <w:del w:id="608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86" w:author="Дмитрий Филимонов" w:date="2026-01-29T15:10:00Z">
          <w:pPr>
            <w:ind w:firstLine="708"/>
            <w:jc w:val="center"/>
          </w:pPr>
        </w:pPrChange>
      </w:pPr>
      <w:ins w:id="6087" w:author="Ivan Pugachev" w:date="2025-12-19T09:58:00Z">
        <w:del w:id="608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08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DELIMITER $$</w:delText>
          </w:r>
        </w:del>
      </w:ins>
    </w:p>
    <w:p w14:paraId="0D491E1C" w14:textId="77777777" w:rsidR="00151958" w:rsidRPr="00D30024" w:rsidDel="003114D6" w:rsidRDefault="00151958" w:rsidP="00151958">
      <w:pPr>
        <w:ind w:firstLine="708"/>
        <w:rPr>
          <w:ins w:id="6090" w:author="Ivan Pugachev" w:date="2025-12-19T09:58:00Z"/>
          <w:del w:id="609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092" w:author="Ivan Pugachev" w:date="2025-12-19T09:59:00Z">
            <w:rPr>
              <w:ins w:id="6093" w:author="Ivan Pugachev" w:date="2025-12-19T09:58:00Z"/>
              <w:del w:id="609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095" w:author="Дмитрий Филимонов" w:date="2026-01-29T15:10:00Z">
          <w:pPr>
            <w:ind w:firstLine="708"/>
            <w:jc w:val="center"/>
          </w:pPr>
        </w:pPrChange>
      </w:pPr>
      <w:ins w:id="6096" w:author="Ivan Pugachev" w:date="2025-12-19T09:58:00Z">
        <w:del w:id="609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09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`coffee_shop`$$</w:delText>
          </w:r>
        </w:del>
      </w:ins>
    </w:p>
    <w:p w14:paraId="4914C833" w14:textId="77777777" w:rsidR="00151958" w:rsidRPr="00D30024" w:rsidDel="003114D6" w:rsidRDefault="00151958" w:rsidP="00151958">
      <w:pPr>
        <w:ind w:firstLine="708"/>
        <w:rPr>
          <w:ins w:id="6099" w:author="Ivan Pugachev" w:date="2025-12-19T09:58:00Z"/>
          <w:del w:id="610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101" w:author="Ivan Pugachev" w:date="2025-12-19T09:59:00Z">
            <w:rPr>
              <w:ins w:id="6102" w:author="Ivan Pugachev" w:date="2025-12-19T09:58:00Z"/>
              <w:del w:id="610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04" w:author="Дмитрий Филимонов" w:date="2026-01-29T15:10:00Z">
          <w:pPr>
            <w:ind w:firstLine="708"/>
            <w:jc w:val="center"/>
          </w:pPr>
        </w:pPrChange>
      </w:pPr>
      <w:ins w:id="6105" w:author="Ivan Pugachev" w:date="2025-12-19T09:58:00Z">
        <w:del w:id="610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10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CREATE PROCEDURE RegisterCustomer(</w:delText>
          </w:r>
        </w:del>
      </w:ins>
    </w:p>
    <w:p w14:paraId="3D5136ED" w14:textId="77777777" w:rsidR="00151958" w:rsidRPr="00D30024" w:rsidDel="003114D6" w:rsidRDefault="00151958" w:rsidP="00151958">
      <w:pPr>
        <w:ind w:firstLine="708"/>
        <w:rPr>
          <w:ins w:id="6108" w:author="Ivan Pugachev" w:date="2025-12-19T09:58:00Z"/>
          <w:del w:id="610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110" w:author="Ivan Pugachev" w:date="2025-12-19T09:59:00Z">
            <w:rPr>
              <w:ins w:id="6111" w:author="Ivan Pugachev" w:date="2025-12-19T09:58:00Z"/>
              <w:del w:id="611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13" w:author="Дмитрий Филимонов" w:date="2026-01-29T15:10:00Z">
          <w:pPr>
            <w:ind w:firstLine="708"/>
            <w:jc w:val="center"/>
          </w:pPr>
        </w:pPrChange>
      </w:pPr>
      <w:ins w:id="6114" w:author="Ivan Pugachev" w:date="2025-12-19T09:58:00Z">
        <w:del w:id="611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11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p_cust_name VARCHAR(45),</w:delText>
          </w:r>
        </w:del>
      </w:ins>
    </w:p>
    <w:p w14:paraId="6FB4F93D" w14:textId="77777777" w:rsidR="00151958" w:rsidRPr="00D30024" w:rsidDel="003114D6" w:rsidRDefault="00151958" w:rsidP="00151958">
      <w:pPr>
        <w:ind w:firstLine="708"/>
        <w:rPr>
          <w:ins w:id="6117" w:author="Ivan Pugachev" w:date="2025-12-19T09:58:00Z"/>
          <w:del w:id="611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119" w:author="Ivan Pugachev" w:date="2025-12-19T09:59:00Z">
            <w:rPr>
              <w:ins w:id="6120" w:author="Ivan Pugachev" w:date="2025-12-19T09:58:00Z"/>
              <w:del w:id="612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22" w:author="Дмитрий Филимонов" w:date="2026-01-29T15:10:00Z">
          <w:pPr>
            <w:ind w:firstLine="708"/>
            <w:jc w:val="center"/>
          </w:pPr>
        </w:pPrChange>
      </w:pPr>
      <w:ins w:id="6123" w:author="Ivan Pugachev" w:date="2025-12-19T09:58:00Z">
        <w:del w:id="612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12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p_cust_phone_number VARCHAR(20),</w:delText>
          </w:r>
        </w:del>
      </w:ins>
    </w:p>
    <w:p w14:paraId="0CCA7C85" w14:textId="77777777" w:rsidR="00151958" w:rsidRPr="00D30024" w:rsidDel="003114D6" w:rsidRDefault="00151958" w:rsidP="00151958">
      <w:pPr>
        <w:ind w:firstLine="708"/>
        <w:rPr>
          <w:ins w:id="6126" w:author="Ivan Pugachev" w:date="2025-12-19T09:58:00Z"/>
          <w:del w:id="612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128" w:author="Ivan Pugachev" w:date="2025-12-19T09:59:00Z">
            <w:rPr>
              <w:ins w:id="6129" w:author="Ivan Pugachev" w:date="2025-12-19T09:58:00Z"/>
              <w:del w:id="613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31" w:author="Дмитрий Филимонов" w:date="2026-01-29T15:10:00Z">
          <w:pPr>
            <w:ind w:firstLine="708"/>
            <w:jc w:val="center"/>
          </w:pPr>
        </w:pPrChange>
      </w:pPr>
      <w:ins w:id="6132" w:author="Ivan Pugachev" w:date="2025-12-19T09:58:00Z">
        <w:del w:id="613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13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p_cust_points INT,</w:delText>
          </w:r>
        </w:del>
      </w:ins>
    </w:p>
    <w:p w14:paraId="4F17A866" w14:textId="77777777" w:rsidR="00151958" w:rsidRPr="00D30024" w:rsidDel="003114D6" w:rsidRDefault="00151958" w:rsidP="00151958">
      <w:pPr>
        <w:ind w:firstLine="708"/>
        <w:rPr>
          <w:ins w:id="6135" w:author="Ivan Pugachev" w:date="2025-12-19T09:58:00Z"/>
          <w:del w:id="613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137" w:author="Ivan Pugachev" w:date="2025-12-19T09:59:00Z">
            <w:rPr>
              <w:ins w:id="6138" w:author="Ivan Pugachev" w:date="2025-12-19T09:58:00Z"/>
              <w:del w:id="613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40" w:author="Дмитрий Филимонов" w:date="2026-01-29T15:10:00Z">
          <w:pPr>
            <w:ind w:firstLine="708"/>
            <w:jc w:val="center"/>
          </w:pPr>
        </w:pPrChange>
      </w:pPr>
      <w:ins w:id="6141" w:author="Ivan Pugachev" w:date="2025-12-19T09:58:00Z">
        <w:del w:id="614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14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p_referrer_id INT</w:delText>
          </w:r>
        </w:del>
      </w:ins>
    </w:p>
    <w:p w14:paraId="59A41FBA" w14:textId="77777777" w:rsidR="00151958" w:rsidRPr="00D30024" w:rsidDel="003114D6" w:rsidRDefault="00151958" w:rsidP="00151958">
      <w:pPr>
        <w:ind w:firstLine="708"/>
        <w:rPr>
          <w:ins w:id="6144" w:author="Ivan Pugachev" w:date="2025-12-19T09:58:00Z"/>
          <w:del w:id="614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146" w:author="Ivan Pugachev" w:date="2025-12-19T09:59:00Z">
            <w:rPr>
              <w:ins w:id="6147" w:author="Ivan Pugachev" w:date="2025-12-19T09:58:00Z"/>
              <w:del w:id="614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49" w:author="Дмитрий Филимонов" w:date="2026-01-29T15:10:00Z">
          <w:pPr>
            <w:ind w:firstLine="708"/>
            <w:jc w:val="center"/>
          </w:pPr>
        </w:pPrChange>
      </w:pPr>
      <w:ins w:id="6150" w:author="Ivan Pugachev" w:date="2025-12-19T09:58:00Z">
        <w:del w:id="615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15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)</w:delText>
          </w:r>
        </w:del>
      </w:ins>
    </w:p>
    <w:p w14:paraId="08621823" w14:textId="77777777" w:rsidR="00151958" w:rsidRPr="00D30024" w:rsidDel="003114D6" w:rsidRDefault="00151958" w:rsidP="00151958">
      <w:pPr>
        <w:ind w:firstLine="708"/>
        <w:rPr>
          <w:ins w:id="6153" w:author="Ivan Pugachev" w:date="2025-12-19T09:58:00Z"/>
          <w:del w:id="615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155" w:author="Ivan Pugachev" w:date="2025-12-19T09:59:00Z">
            <w:rPr>
              <w:ins w:id="6156" w:author="Ivan Pugachev" w:date="2025-12-19T09:58:00Z"/>
              <w:del w:id="615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58" w:author="Дмитрий Филимонов" w:date="2026-01-29T15:10:00Z">
          <w:pPr>
            <w:ind w:firstLine="708"/>
            <w:jc w:val="center"/>
          </w:pPr>
        </w:pPrChange>
      </w:pPr>
      <w:ins w:id="6159" w:author="Ivan Pugachev" w:date="2025-12-19T09:58:00Z">
        <w:del w:id="616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16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BEGIN</w:delText>
          </w:r>
        </w:del>
      </w:ins>
    </w:p>
    <w:p w14:paraId="3644A9F7" w14:textId="77777777" w:rsidR="00151958" w:rsidRPr="00D30024" w:rsidDel="003114D6" w:rsidRDefault="00151958" w:rsidP="00151958">
      <w:pPr>
        <w:ind w:firstLine="708"/>
        <w:rPr>
          <w:ins w:id="6162" w:author="Ivan Pugachev" w:date="2025-12-19T09:58:00Z"/>
          <w:del w:id="616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164" w:author="Ivan Pugachev" w:date="2025-12-19T09:59:00Z">
            <w:rPr>
              <w:ins w:id="6165" w:author="Ivan Pugachev" w:date="2025-12-19T09:58:00Z"/>
              <w:del w:id="616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67" w:author="Дмитрий Филимонов" w:date="2026-01-29T15:10:00Z">
          <w:pPr>
            <w:ind w:firstLine="708"/>
            <w:jc w:val="center"/>
          </w:pPr>
        </w:pPrChange>
      </w:pPr>
      <w:ins w:id="6168" w:author="Ivan Pugachev" w:date="2025-12-19T09:58:00Z">
        <w:del w:id="616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17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v_phone_exists INT;</w:delText>
          </w:r>
        </w:del>
      </w:ins>
    </w:p>
    <w:p w14:paraId="03394BDD" w14:textId="77777777" w:rsidR="00151958" w:rsidRPr="00D30024" w:rsidDel="003114D6" w:rsidRDefault="00151958" w:rsidP="00151958">
      <w:pPr>
        <w:ind w:firstLine="708"/>
        <w:rPr>
          <w:ins w:id="6171" w:author="Ivan Pugachev" w:date="2025-12-19T09:58:00Z"/>
          <w:del w:id="617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173" w:author="Ivan Pugachev" w:date="2025-12-19T09:59:00Z">
            <w:rPr>
              <w:ins w:id="6174" w:author="Ivan Pugachev" w:date="2025-12-19T09:58:00Z"/>
              <w:del w:id="617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76" w:author="Дмитрий Филимонов" w:date="2026-01-29T15:10:00Z">
          <w:pPr>
            <w:ind w:firstLine="708"/>
            <w:jc w:val="center"/>
          </w:pPr>
        </w:pPrChange>
      </w:pPr>
      <w:ins w:id="6177" w:author="Ivan Pugachev" w:date="2025-12-19T09:58:00Z">
        <w:del w:id="617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17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v_welcome_bonus INT DEFAULT 100;</w:delText>
          </w:r>
        </w:del>
      </w:ins>
    </w:p>
    <w:p w14:paraId="48201CAD" w14:textId="77777777" w:rsidR="00151958" w:rsidRPr="00D30024" w:rsidDel="003114D6" w:rsidRDefault="00151958" w:rsidP="00151958">
      <w:pPr>
        <w:ind w:firstLine="708"/>
        <w:rPr>
          <w:ins w:id="6180" w:author="Ivan Pugachev" w:date="2025-12-19T09:58:00Z"/>
          <w:del w:id="618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182" w:author="Ivan Pugachev" w:date="2025-12-19T09:59:00Z">
            <w:rPr>
              <w:ins w:id="6183" w:author="Ivan Pugachev" w:date="2025-12-19T09:58:00Z"/>
              <w:del w:id="618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85" w:author="Дмитрий Филимонов" w:date="2026-01-29T15:10:00Z">
          <w:pPr>
            <w:ind w:firstLine="708"/>
            <w:jc w:val="center"/>
          </w:pPr>
        </w:pPrChange>
      </w:pPr>
      <w:ins w:id="6186" w:author="Ivan Pugachev" w:date="2025-12-19T09:58:00Z">
        <w:del w:id="618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18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v_new_cust_id INT;</w:delText>
          </w:r>
        </w:del>
      </w:ins>
    </w:p>
    <w:p w14:paraId="12F8E5F4" w14:textId="77777777" w:rsidR="00151958" w:rsidRPr="00D30024" w:rsidDel="003114D6" w:rsidRDefault="00151958" w:rsidP="00151958">
      <w:pPr>
        <w:ind w:firstLine="708"/>
        <w:rPr>
          <w:ins w:id="6189" w:author="Ivan Pugachev" w:date="2025-12-19T09:58:00Z"/>
          <w:del w:id="619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191" w:author="Ivan Pugachev" w:date="2025-12-19T09:59:00Z">
            <w:rPr>
              <w:ins w:id="6192" w:author="Ivan Pugachev" w:date="2025-12-19T09:58:00Z"/>
              <w:del w:id="619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194" w:author="Дмитрий Филимонов" w:date="2026-01-29T15:10:00Z">
          <w:pPr>
            <w:ind w:firstLine="708"/>
            <w:jc w:val="center"/>
          </w:pPr>
        </w:pPrChange>
      </w:pPr>
      <w:ins w:id="6195" w:author="Ivan Pugachev" w:date="2025-12-19T09:58:00Z">
        <w:del w:id="619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19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v_referrer_name VARCHAR(100);</w:delText>
          </w:r>
        </w:del>
      </w:ins>
    </w:p>
    <w:p w14:paraId="719A8898" w14:textId="77777777" w:rsidR="00151958" w:rsidRPr="00D30024" w:rsidDel="003114D6" w:rsidRDefault="00151958" w:rsidP="00151958">
      <w:pPr>
        <w:ind w:firstLine="708"/>
        <w:rPr>
          <w:ins w:id="6198" w:author="Ivan Pugachev" w:date="2025-12-19T09:58:00Z"/>
          <w:del w:id="619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200" w:author="Ivan Pugachev" w:date="2025-12-19T09:59:00Z">
            <w:rPr>
              <w:ins w:id="6201" w:author="Ivan Pugachev" w:date="2025-12-19T09:58:00Z"/>
              <w:del w:id="620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03" w:author="Дмитрий Филимонов" w:date="2026-01-29T15:10:00Z">
          <w:pPr>
            <w:ind w:firstLine="708"/>
            <w:jc w:val="center"/>
          </w:pPr>
        </w:pPrChange>
      </w:pPr>
      <w:ins w:id="6204" w:author="Ivan Pugachev" w:date="2025-12-19T09:58:00Z">
        <w:del w:id="620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0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</w:del>
      </w:ins>
    </w:p>
    <w:p w14:paraId="50772FF2" w14:textId="77777777" w:rsidR="00151958" w:rsidRPr="00D30024" w:rsidDel="003114D6" w:rsidRDefault="00151958" w:rsidP="00151958">
      <w:pPr>
        <w:ind w:firstLine="708"/>
        <w:rPr>
          <w:ins w:id="6207" w:author="Ivan Pugachev" w:date="2025-12-19T09:58:00Z"/>
          <w:del w:id="620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209" w:author="Ivan Pugachev" w:date="2025-12-19T09:59:00Z">
            <w:rPr>
              <w:ins w:id="6210" w:author="Ivan Pugachev" w:date="2025-12-19T09:58:00Z"/>
              <w:del w:id="621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12" w:author="Дмитрий Филимонов" w:date="2026-01-29T15:10:00Z">
          <w:pPr>
            <w:ind w:firstLine="708"/>
            <w:jc w:val="center"/>
          </w:pPr>
        </w:pPrChange>
      </w:pPr>
      <w:ins w:id="6213" w:author="Ivan Pugachev" w:date="2025-12-19T09:58:00Z">
        <w:del w:id="621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1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-- Проверяем уникальность телефона</w:delText>
          </w:r>
        </w:del>
      </w:ins>
    </w:p>
    <w:p w14:paraId="07773328" w14:textId="77777777" w:rsidR="00151958" w:rsidRPr="00D30024" w:rsidDel="003114D6" w:rsidRDefault="00151958" w:rsidP="00151958">
      <w:pPr>
        <w:ind w:firstLine="708"/>
        <w:rPr>
          <w:ins w:id="6216" w:author="Ivan Pugachev" w:date="2025-12-19T09:58:00Z"/>
          <w:del w:id="621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218" w:author="Ivan Pugachev" w:date="2025-12-19T09:59:00Z">
            <w:rPr>
              <w:ins w:id="6219" w:author="Ivan Pugachev" w:date="2025-12-19T09:58:00Z"/>
              <w:del w:id="622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21" w:author="Дмитрий Филимонов" w:date="2026-01-29T15:10:00Z">
          <w:pPr>
            <w:ind w:firstLine="708"/>
            <w:jc w:val="center"/>
          </w:pPr>
        </w:pPrChange>
      </w:pPr>
      <w:ins w:id="6222" w:author="Ivan Pugachev" w:date="2025-12-19T09:58:00Z">
        <w:del w:id="622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2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SELECT COUNT(*) INTO v_phone_exists </w:delText>
          </w:r>
        </w:del>
      </w:ins>
    </w:p>
    <w:p w14:paraId="02F229A7" w14:textId="77777777" w:rsidR="00151958" w:rsidRPr="00D30024" w:rsidDel="003114D6" w:rsidRDefault="00151958" w:rsidP="00151958">
      <w:pPr>
        <w:ind w:firstLine="708"/>
        <w:rPr>
          <w:ins w:id="6225" w:author="Ivan Pugachev" w:date="2025-12-19T09:58:00Z"/>
          <w:del w:id="622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227" w:author="Ivan Pugachev" w:date="2025-12-19T09:59:00Z">
            <w:rPr>
              <w:ins w:id="6228" w:author="Ivan Pugachev" w:date="2025-12-19T09:58:00Z"/>
              <w:del w:id="622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30" w:author="Дмитрий Филимонов" w:date="2026-01-29T15:10:00Z">
          <w:pPr>
            <w:ind w:firstLine="708"/>
            <w:jc w:val="center"/>
          </w:pPr>
        </w:pPrChange>
      </w:pPr>
      <w:ins w:id="6231" w:author="Ivan Pugachev" w:date="2025-12-19T09:58:00Z">
        <w:del w:id="623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3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FROM customers </w:delText>
          </w:r>
        </w:del>
      </w:ins>
    </w:p>
    <w:p w14:paraId="1F348DEA" w14:textId="77777777" w:rsidR="00151958" w:rsidRPr="00D30024" w:rsidDel="003114D6" w:rsidRDefault="00151958" w:rsidP="00151958">
      <w:pPr>
        <w:ind w:firstLine="708"/>
        <w:rPr>
          <w:ins w:id="6234" w:author="Ivan Pugachev" w:date="2025-12-19T09:58:00Z"/>
          <w:del w:id="623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236" w:author="Ivan Pugachev" w:date="2025-12-19T09:59:00Z">
            <w:rPr>
              <w:ins w:id="6237" w:author="Ivan Pugachev" w:date="2025-12-19T09:58:00Z"/>
              <w:del w:id="623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39" w:author="Дмитрий Филимонов" w:date="2026-01-29T15:10:00Z">
          <w:pPr>
            <w:ind w:firstLine="708"/>
            <w:jc w:val="center"/>
          </w:pPr>
        </w:pPrChange>
      </w:pPr>
      <w:ins w:id="6240" w:author="Ivan Pugachev" w:date="2025-12-19T09:58:00Z">
        <w:del w:id="624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4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WHERE cust_phone_number = p_cust_phone_number;</w:delText>
          </w:r>
        </w:del>
      </w:ins>
    </w:p>
    <w:p w14:paraId="3E34FDDC" w14:textId="77777777" w:rsidR="00151958" w:rsidRPr="00D30024" w:rsidDel="003114D6" w:rsidRDefault="00151958" w:rsidP="00151958">
      <w:pPr>
        <w:ind w:firstLine="708"/>
        <w:rPr>
          <w:ins w:id="6243" w:author="Ivan Pugachev" w:date="2025-12-19T09:58:00Z"/>
          <w:del w:id="624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245" w:author="Ivan Pugachev" w:date="2025-12-19T09:59:00Z">
            <w:rPr>
              <w:ins w:id="6246" w:author="Ivan Pugachev" w:date="2025-12-19T09:58:00Z"/>
              <w:del w:id="624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48" w:author="Дмитрий Филимонов" w:date="2026-01-29T15:10:00Z">
          <w:pPr>
            <w:ind w:firstLine="708"/>
            <w:jc w:val="center"/>
          </w:pPr>
        </w:pPrChange>
      </w:pPr>
      <w:ins w:id="6249" w:author="Ivan Pugachev" w:date="2025-12-19T09:58:00Z">
        <w:del w:id="625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5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</w:del>
      </w:ins>
    </w:p>
    <w:p w14:paraId="11FBC614" w14:textId="77777777" w:rsidR="00151958" w:rsidRPr="00AB0C02" w:rsidDel="003114D6" w:rsidRDefault="00151958" w:rsidP="00151958">
      <w:pPr>
        <w:ind w:firstLine="708"/>
        <w:rPr>
          <w:ins w:id="6252" w:author="Ivan Pugachev" w:date="2025-12-19T09:58:00Z"/>
          <w:del w:id="6253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6254" w:author="Ivan Pugachev" w:date="2025-12-19T10:04:00Z">
            <w:rPr>
              <w:ins w:id="6255" w:author="Ivan Pugachev" w:date="2025-12-19T09:58:00Z"/>
              <w:del w:id="625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57" w:author="Дмитрий Филимонов" w:date="2026-01-29T15:10:00Z">
          <w:pPr>
            <w:ind w:firstLine="708"/>
            <w:jc w:val="center"/>
          </w:pPr>
        </w:pPrChange>
      </w:pPr>
      <w:ins w:id="6258" w:author="Ivan Pugachev" w:date="2025-12-19T09:58:00Z">
        <w:del w:id="625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6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IF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261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6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v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263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_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6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phone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265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_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6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exists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26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&gt; 0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6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THEN</w:delText>
          </w:r>
        </w:del>
      </w:ins>
    </w:p>
    <w:p w14:paraId="02EAA8FD" w14:textId="77777777" w:rsidR="00151958" w:rsidRPr="00AB0C02" w:rsidDel="003114D6" w:rsidRDefault="00151958" w:rsidP="00151958">
      <w:pPr>
        <w:ind w:firstLine="708"/>
        <w:rPr>
          <w:ins w:id="6269" w:author="Ivan Pugachev" w:date="2025-12-19T09:58:00Z"/>
          <w:del w:id="6270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6271" w:author="Ivan Pugachev" w:date="2025-12-19T10:04:00Z">
            <w:rPr>
              <w:ins w:id="6272" w:author="Ivan Pugachev" w:date="2025-12-19T09:58:00Z"/>
              <w:del w:id="627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74" w:author="Дмитрий Филимонов" w:date="2026-01-29T15:10:00Z">
          <w:pPr>
            <w:ind w:firstLine="708"/>
            <w:jc w:val="center"/>
          </w:pPr>
        </w:pPrChange>
      </w:pPr>
      <w:ins w:id="6275" w:author="Ivan Pugachev" w:date="2025-12-19T09:58:00Z">
        <w:del w:id="6276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27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7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SELECT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279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'Ошибка: Клиент с таким телефоном уже зарегистрирован'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8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AS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281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8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result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283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;</w:delText>
          </w:r>
        </w:del>
      </w:ins>
    </w:p>
    <w:p w14:paraId="7F619C77" w14:textId="77777777" w:rsidR="00151958" w:rsidRPr="00D30024" w:rsidDel="003114D6" w:rsidRDefault="00151958" w:rsidP="00151958">
      <w:pPr>
        <w:ind w:firstLine="708"/>
        <w:rPr>
          <w:ins w:id="6284" w:author="Ivan Pugachev" w:date="2025-12-19T09:58:00Z"/>
          <w:del w:id="628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286" w:author="Ivan Pugachev" w:date="2025-12-19T09:59:00Z">
            <w:rPr>
              <w:ins w:id="6287" w:author="Ivan Pugachev" w:date="2025-12-19T09:58:00Z"/>
              <w:del w:id="628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89" w:author="Дмитрий Филимонов" w:date="2026-01-29T15:10:00Z">
          <w:pPr>
            <w:ind w:firstLine="708"/>
            <w:jc w:val="center"/>
          </w:pPr>
        </w:pPrChange>
      </w:pPr>
      <w:ins w:id="6290" w:author="Ivan Pugachev" w:date="2025-12-19T09:58:00Z">
        <w:del w:id="6291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6292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29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ELSE</w:delText>
          </w:r>
        </w:del>
      </w:ins>
    </w:p>
    <w:p w14:paraId="5EBC8807" w14:textId="77777777" w:rsidR="00151958" w:rsidRPr="00D30024" w:rsidDel="003114D6" w:rsidRDefault="00151958" w:rsidP="00151958">
      <w:pPr>
        <w:ind w:firstLine="708"/>
        <w:rPr>
          <w:ins w:id="6294" w:author="Ivan Pugachev" w:date="2025-12-19T09:58:00Z"/>
          <w:del w:id="629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296" w:author="Ivan Pugachev" w:date="2025-12-19T09:59:00Z">
            <w:rPr>
              <w:ins w:id="6297" w:author="Ivan Pugachev" w:date="2025-12-19T09:58:00Z"/>
              <w:del w:id="629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299" w:author="Дмитрий Филимонов" w:date="2026-01-29T15:10:00Z">
          <w:pPr>
            <w:ind w:firstLine="708"/>
            <w:jc w:val="center"/>
          </w:pPr>
        </w:pPrChange>
      </w:pPr>
      <w:ins w:id="6300" w:author="Ivan Pugachev" w:date="2025-12-19T09:58:00Z">
        <w:del w:id="630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30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-- Устанавливаем начальные баллы</w:delText>
          </w:r>
        </w:del>
      </w:ins>
    </w:p>
    <w:p w14:paraId="01BB5C9F" w14:textId="77777777" w:rsidR="00151958" w:rsidRPr="00D30024" w:rsidDel="003114D6" w:rsidRDefault="00151958" w:rsidP="00151958">
      <w:pPr>
        <w:ind w:firstLine="708"/>
        <w:rPr>
          <w:ins w:id="6303" w:author="Ivan Pugachev" w:date="2025-12-19T09:58:00Z"/>
          <w:del w:id="630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305" w:author="Ivan Pugachev" w:date="2025-12-19T09:59:00Z">
            <w:rPr>
              <w:ins w:id="6306" w:author="Ivan Pugachev" w:date="2025-12-19T09:58:00Z"/>
              <w:del w:id="630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08" w:author="Дмитрий Филимонов" w:date="2026-01-29T15:10:00Z">
          <w:pPr>
            <w:ind w:firstLine="708"/>
            <w:jc w:val="center"/>
          </w:pPr>
        </w:pPrChange>
      </w:pPr>
      <w:ins w:id="6309" w:author="Ivan Pugachev" w:date="2025-12-19T09:58:00Z">
        <w:del w:id="631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31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IF p_cust_points IS NULL OR p_cust_points &lt; 0 THEN</w:delText>
          </w:r>
        </w:del>
      </w:ins>
    </w:p>
    <w:p w14:paraId="0BDCFEB4" w14:textId="77777777" w:rsidR="00151958" w:rsidRPr="00D30024" w:rsidDel="003114D6" w:rsidRDefault="00151958" w:rsidP="00151958">
      <w:pPr>
        <w:ind w:firstLine="708"/>
        <w:rPr>
          <w:ins w:id="6312" w:author="Ivan Pugachev" w:date="2025-12-19T09:58:00Z"/>
          <w:del w:id="631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314" w:author="Ivan Pugachev" w:date="2025-12-19T09:59:00Z">
            <w:rPr>
              <w:ins w:id="6315" w:author="Ivan Pugachev" w:date="2025-12-19T09:58:00Z"/>
              <w:del w:id="631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17" w:author="Дмитрий Филимонов" w:date="2026-01-29T15:10:00Z">
          <w:pPr>
            <w:ind w:firstLine="708"/>
            <w:jc w:val="center"/>
          </w:pPr>
        </w:pPrChange>
      </w:pPr>
      <w:ins w:id="6318" w:author="Ivan Pugachev" w:date="2025-12-19T09:58:00Z">
        <w:del w:id="631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32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SET p_cust_points = v_welcome_bonus;</w:delText>
          </w:r>
        </w:del>
      </w:ins>
    </w:p>
    <w:p w14:paraId="3824090C" w14:textId="77777777" w:rsidR="00151958" w:rsidRPr="00D30024" w:rsidDel="003114D6" w:rsidRDefault="00151958" w:rsidP="00151958">
      <w:pPr>
        <w:ind w:firstLine="708"/>
        <w:rPr>
          <w:ins w:id="6321" w:author="Ivan Pugachev" w:date="2025-12-19T09:58:00Z"/>
          <w:del w:id="632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323" w:author="Ivan Pugachev" w:date="2025-12-19T09:59:00Z">
            <w:rPr>
              <w:ins w:id="6324" w:author="Ivan Pugachev" w:date="2025-12-19T09:58:00Z"/>
              <w:del w:id="632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26" w:author="Дмитрий Филимонов" w:date="2026-01-29T15:10:00Z">
          <w:pPr>
            <w:ind w:firstLine="708"/>
            <w:jc w:val="center"/>
          </w:pPr>
        </w:pPrChange>
      </w:pPr>
      <w:ins w:id="6327" w:author="Ivan Pugachev" w:date="2025-12-19T09:58:00Z">
        <w:del w:id="632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32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END IF;</w:delText>
          </w:r>
        </w:del>
      </w:ins>
    </w:p>
    <w:p w14:paraId="597BF108" w14:textId="77777777" w:rsidR="00151958" w:rsidRPr="00D30024" w:rsidDel="003114D6" w:rsidRDefault="00151958" w:rsidP="00151958">
      <w:pPr>
        <w:ind w:firstLine="708"/>
        <w:rPr>
          <w:ins w:id="6330" w:author="Ivan Pugachev" w:date="2025-12-19T09:58:00Z"/>
          <w:del w:id="633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332" w:author="Ivan Pugachev" w:date="2025-12-19T09:59:00Z">
            <w:rPr>
              <w:ins w:id="6333" w:author="Ivan Pugachev" w:date="2025-12-19T09:58:00Z"/>
              <w:del w:id="633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35" w:author="Дмитрий Филимонов" w:date="2026-01-29T15:10:00Z">
          <w:pPr>
            <w:ind w:firstLine="708"/>
            <w:jc w:val="center"/>
          </w:pPr>
        </w:pPrChange>
      </w:pPr>
      <w:ins w:id="6336" w:author="Ivan Pugachev" w:date="2025-12-19T09:58:00Z">
        <w:del w:id="633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33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</w:del>
      </w:ins>
    </w:p>
    <w:p w14:paraId="02DAAF1B" w14:textId="77777777" w:rsidR="00151958" w:rsidRPr="00D30024" w:rsidDel="003114D6" w:rsidRDefault="00151958" w:rsidP="00151958">
      <w:pPr>
        <w:ind w:firstLine="708"/>
        <w:rPr>
          <w:ins w:id="6339" w:author="Ivan Pugachev" w:date="2025-12-19T09:58:00Z"/>
          <w:del w:id="634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341" w:author="Ivan Pugachev" w:date="2025-12-19T09:59:00Z">
            <w:rPr>
              <w:ins w:id="6342" w:author="Ivan Pugachev" w:date="2025-12-19T09:58:00Z"/>
              <w:del w:id="634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44" w:author="Дмитрий Филимонов" w:date="2026-01-29T15:10:00Z">
          <w:pPr>
            <w:ind w:firstLine="708"/>
            <w:jc w:val="center"/>
          </w:pPr>
        </w:pPrChange>
      </w:pPr>
      <w:ins w:id="6345" w:author="Ivan Pugachev" w:date="2025-12-19T09:58:00Z">
        <w:del w:id="634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34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-- Регистрируем нового клиента</w:delText>
          </w:r>
        </w:del>
      </w:ins>
    </w:p>
    <w:p w14:paraId="1A7C4134" w14:textId="77777777" w:rsidR="00151958" w:rsidRPr="00D30024" w:rsidDel="003114D6" w:rsidRDefault="00151958" w:rsidP="00151958">
      <w:pPr>
        <w:ind w:firstLine="708"/>
        <w:rPr>
          <w:ins w:id="6348" w:author="Ivan Pugachev" w:date="2025-12-19T09:58:00Z"/>
          <w:del w:id="634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350" w:author="Ivan Pugachev" w:date="2025-12-19T09:59:00Z">
            <w:rPr>
              <w:ins w:id="6351" w:author="Ivan Pugachev" w:date="2025-12-19T09:58:00Z"/>
              <w:del w:id="635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53" w:author="Дмитрий Филимонов" w:date="2026-01-29T15:10:00Z">
          <w:pPr>
            <w:ind w:firstLine="708"/>
            <w:jc w:val="center"/>
          </w:pPr>
        </w:pPrChange>
      </w:pPr>
      <w:ins w:id="6354" w:author="Ivan Pugachev" w:date="2025-12-19T09:58:00Z">
        <w:del w:id="635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35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INSERT INTO customers (cust_name, cust_phone_number, cust_points)</w:delText>
          </w:r>
        </w:del>
      </w:ins>
    </w:p>
    <w:p w14:paraId="2BDE29AE" w14:textId="77777777" w:rsidR="00151958" w:rsidRPr="00D30024" w:rsidDel="003114D6" w:rsidRDefault="00151958" w:rsidP="00151958">
      <w:pPr>
        <w:ind w:firstLine="708"/>
        <w:rPr>
          <w:ins w:id="6357" w:author="Ivan Pugachev" w:date="2025-12-19T09:58:00Z"/>
          <w:del w:id="635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359" w:author="Ivan Pugachev" w:date="2025-12-19T09:59:00Z">
            <w:rPr>
              <w:ins w:id="6360" w:author="Ivan Pugachev" w:date="2025-12-19T09:58:00Z"/>
              <w:del w:id="636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62" w:author="Дмитрий Филимонов" w:date="2026-01-29T15:10:00Z">
          <w:pPr>
            <w:ind w:firstLine="708"/>
            <w:jc w:val="center"/>
          </w:pPr>
        </w:pPrChange>
      </w:pPr>
      <w:ins w:id="6363" w:author="Ivan Pugachev" w:date="2025-12-19T09:58:00Z">
        <w:del w:id="636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36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VALUES (p_cust_name, p_cust_phone_number, p_cust_points);</w:delText>
          </w:r>
        </w:del>
      </w:ins>
    </w:p>
    <w:p w14:paraId="04F1D520" w14:textId="77777777" w:rsidR="00151958" w:rsidRPr="00D30024" w:rsidDel="003114D6" w:rsidRDefault="00151958" w:rsidP="00151958">
      <w:pPr>
        <w:ind w:firstLine="708"/>
        <w:rPr>
          <w:ins w:id="6366" w:author="Ivan Pugachev" w:date="2025-12-19T09:58:00Z"/>
          <w:del w:id="636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368" w:author="Ivan Pugachev" w:date="2025-12-19T09:59:00Z">
            <w:rPr>
              <w:ins w:id="6369" w:author="Ivan Pugachev" w:date="2025-12-19T09:58:00Z"/>
              <w:del w:id="637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71" w:author="Дмитрий Филимонов" w:date="2026-01-29T15:10:00Z">
          <w:pPr>
            <w:ind w:firstLine="708"/>
            <w:jc w:val="center"/>
          </w:pPr>
        </w:pPrChange>
      </w:pPr>
      <w:ins w:id="6372" w:author="Ivan Pugachev" w:date="2025-12-19T09:58:00Z">
        <w:del w:id="637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37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</w:del>
      </w:ins>
    </w:p>
    <w:p w14:paraId="4C89E917" w14:textId="77777777" w:rsidR="00151958" w:rsidRPr="00D30024" w:rsidDel="003114D6" w:rsidRDefault="00151958" w:rsidP="00151958">
      <w:pPr>
        <w:ind w:firstLine="708"/>
        <w:rPr>
          <w:ins w:id="6375" w:author="Ivan Pugachev" w:date="2025-12-19T09:58:00Z"/>
          <w:del w:id="637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377" w:author="Ivan Pugachev" w:date="2025-12-19T09:59:00Z">
            <w:rPr>
              <w:ins w:id="6378" w:author="Ivan Pugachev" w:date="2025-12-19T09:58:00Z"/>
              <w:del w:id="637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80" w:author="Дмитрий Филимонов" w:date="2026-01-29T15:10:00Z">
          <w:pPr>
            <w:ind w:firstLine="708"/>
            <w:jc w:val="center"/>
          </w:pPr>
        </w:pPrChange>
      </w:pPr>
      <w:ins w:id="6381" w:author="Ivan Pugachev" w:date="2025-12-19T09:58:00Z">
        <w:del w:id="638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38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SET v_new_cust_id = LAST_INSERT_ID();</w:delText>
          </w:r>
        </w:del>
      </w:ins>
    </w:p>
    <w:p w14:paraId="61C00799" w14:textId="77777777" w:rsidR="00151958" w:rsidRPr="00D30024" w:rsidDel="003114D6" w:rsidRDefault="00151958" w:rsidP="00151958">
      <w:pPr>
        <w:ind w:firstLine="708"/>
        <w:rPr>
          <w:ins w:id="6384" w:author="Ivan Pugachev" w:date="2025-12-19T09:58:00Z"/>
          <w:del w:id="638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386" w:author="Ivan Pugachev" w:date="2025-12-19T09:59:00Z">
            <w:rPr>
              <w:ins w:id="6387" w:author="Ivan Pugachev" w:date="2025-12-19T09:58:00Z"/>
              <w:del w:id="638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89" w:author="Дмитрий Филимонов" w:date="2026-01-29T15:10:00Z">
          <w:pPr>
            <w:ind w:firstLine="708"/>
            <w:jc w:val="center"/>
          </w:pPr>
        </w:pPrChange>
      </w:pPr>
      <w:ins w:id="6390" w:author="Ivan Pugachev" w:date="2025-12-19T09:58:00Z">
        <w:del w:id="639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39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</w:del>
      </w:ins>
    </w:p>
    <w:p w14:paraId="1EF0562B" w14:textId="77777777" w:rsidR="00151958" w:rsidRPr="00D30024" w:rsidDel="003114D6" w:rsidRDefault="00151958" w:rsidP="00151958">
      <w:pPr>
        <w:ind w:firstLine="708"/>
        <w:rPr>
          <w:ins w:id="6393" w:author="Ivan Pugachev" w:date="2025-12-19T09:58:00Z"/>
          <w:del w:id="639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395" w:author="Ivan Pugachev" w:date="2025-12-19T09:59:00Z">
            <w:rPr>
              <w:ins w:id="6396" w:author="Ivan Pugachev" w:date="2025-12-19T09:58:00Z"/>
              <w:del w:id="639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398" w:author="Дмитрий Филимонов" w:date="2026-01-29T15:10:00Z">
          <w:pPr>
            <w:ind w:firstLine="708"/>
            <w:jc w:val="center"/>
          </w:pPr>
        </w:pPrChange>
      </w:pPr>
      <w:ins w:id="6399" w:author="Ivan Pugachev" w:date="2025-12-19T09:58:00Z">
        <w:del w:id="640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40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-- Обработка рекомендателя</w:delText>
          </w:r>
        </w:del>
      </w:ins>
    </w:p>
    <w:p w14:paraId="05268472" w14:textId="77777777" w:rsidR="00151958" w:rsidRPr="00D30024" w:rsidDel="003114D6" w:rsidRDefault="00151958" w:rsidP="00151958">
      <w:pPr>
        <w:ind w:firstLine="708"/>
        <w:rPr>
          <w:ins w:id="6402" w:author="Ivan Pugachev" w:date="2025-12-19T09:58:00Z"/>
          <w:del w:id="640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404" w:author="Ivan Pugachev" w:date="2025-12-19T09:59:00Z">
            <w:rPr>
              <w:ins w:id="6405" w:author="Ivan Pugachev" w:date="2025-12-19T09:58:00Z"/>
              <w:del w:id="640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07" w:author="Дмитрий Филимонов" w:date="2026-01-29T15:10:00Z">
          <w:pPr>
            <w:ind w:firstLine="708"/>
            <w:jc w:val="center"/>
          </w:pPr>
        </w:pPrChange>
      </w:pPr>
      <w:ins w:id="6408" w:author="Ivan Pugachev" w:date="2025-12-19T09:58:00Z">
        <w:del w:id="640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41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IF p_referrer_id IS NOT NULL AND p_referrer_id &gt; 0 THEN</w:delText>
          </w:r>
        </w:del>
      </w:ins>
    </w:p>
    <w:p w14:paraId="31B3AE34" w14:textId="77777777" w:rsidR="00151958" w:rsidRPr="00D30024" w:rsidDel="003114D6" w:rsidRDefault="00151958" w:rsidP="00151958">
      <w:pPr>
        <w:ind w:firstLine="708"/>
        <w:rPr>
          <w:ins w:id="6411" w:author="Ivan Pugachev" w:date="2025-12-19T09:58:00Z"/>
          <w:del w:id="641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413" w:author="Ivan Pugachev" w:date="2025-12-19T09:59:00Z">
            <w:rPr>
              <w:ins w:id="6414" w:author="Ivan Pugachev" w:date="2025-12-19T09:58:00Z"/>
              <w:del w:id="641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16" w:author="Дмитрий Филимонов" w:date="2026-01-29T15:10:00Z">
          <w:pPr>
            <w:ind w:firstLine="708"/>
            <w:jc w:val="center"/>
          </w:pPr>
        </w:pPrChange>
      </w:pPr>
      <w:ins w:id="6417" w:author="Ivan Pugachev" w:date="2025-12-19T09:58:00Z">
        <w:del w:id="641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41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-- Проверяем существование рекомендателя</w:delText>
          </w:r>
        </w:del>
      </w:ins>
    </w:p>
    <w:p w14:paraId="552EE1D9" w14:textId="77777777" w:rsidR="00151958" w:rsidRPr="00D30024" w:rsidDel="003114D6" w:rsidRDefault="00151958" w:rsidP="00151958">
      <w:pPr>
        <w:ind w:firstLine="708"/>
        <w:rPr>
          <w:ins w:id="6420" w:author="Ivan Pugachev" w:date="2025-12-19T09:58:00Z"/>
          <w:del w:id="642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422" w:author="Ivan Pugachev" w:date="2025-12-19T09:59:00Z">
            <w:rPr>
              <w:ins w:id="6423" w:author="Ivan Pugachev" w:date="2025-12-19T09:58:00Z"/>
              <w:del w:id="642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25" w:author="Дмитрий Филимонов" w:date="2026-01-29T15:10:00Z">
          <w:pPr>
            <w:ind w:firstLine="708"/>
            <w:jc w:val="center"/>
          </w:pPr>
        </w:pPrChange>
      </w:pPr>
      <w:ins w:id="6426" w:author="Ivan Pugachev" w:date="2025-12-19T09:58:00Z">
        <w:del w:id="642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42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SELECT cust_name INTO v_referrer_name</w:delText>
          </w:r>
        </w:del>
      </w:ins>
    </w:p>
    <w:p w14:paraId="029B1D53" w14:textId="77777777" w:rsidR="00151958" w:rsidRPr="00D30024" w:rsidDel="003114D6" w:rsidRDefault="00151958" w:rsidP="00151958">
      <w:pPr>
        <w:ind w:firstLine="708"/>
        <w:rPr>
          <w:ins w:id="6429" w:author="Ivan Pugachev" w:date="2025-12-19T09:58:00Z"/>
          <w:del w:id="643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431" w:author="Ivan Pugachev" w:date="2025-12-19T09:59:00Z">
            <w:rPr>
              <w:ins w:id="6432" w:author="Ivan Pugachev" w:date="2025-12-19T09:58:00Z"/>
              <w:del w:id="643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34" w:author="Дмитрий Филимонов" w:date="2026-01-29T15:10:00Z">
          <w:pPr>
            <w:ind w:firstLine="708"/>
            <w:jc w:val="center"/>
          </w:pPr>
        </w:pPrChange>
      </w:pPr>
      <w:ins w:id="6435" w:author="Ivan Pugachev" w:date="2025-12-19T09:58:00Z">
        <w:del w:id="643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43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FROM customers </w:delText>
          </w:r>
        </w:del>
      </w:ins>
    </w:p>
    <w:p w14:paraId="13C0A450" w14:textId="77777777" w:rsidR="00151958" w:rsidRPr="00D30024" w:rsidDel="003114D6" w:rsidRDefault="00151958" w:rsidP="00151958">
      <w:pPr>
        <w:ind w:firstLine="708"/>
        <w:rPr>
          <w:ins w:id="6438" w:author="Ivan Pugachev" w:date="2025-12-19T09:58:00Z"/>
          <w:del w:id="643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440" w:author="Ivan Pugachev" w:date="2025-12-19T09:59:00Z">
            <w:rPr>
              <w:ins w:id="6441" w:author="Ivan Pugachev" w:date="2025-12-19T09:58:00Z"/>
              <w:del w:id="644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43" w:author="Дмитрий Филимонов" w:date="2026-01-29T15:10:00Z">
          <w:pPr>
            <w:ind w:firstLine="708"/>
            <w:jc w:val="center"/>
          </w:pPr>
        </w:pPrChange>
      </w:pPr>
      <w:ins w:id="6444" w:author="Ivan Pugachev" w:date="2025-12-19T09:58:00Z">
        <w:del w:id="644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44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WHERE cust_id = p_referrer_id;</w:delText>
          </w:r>
        </w:del>
      </w:ins>
    </w:p>
    <w:p w14:paraId="606C5C84" w14:textId="77777777" w:rsidR="00151958" w:rsidRPr="00D30024" w:rsidDel="003114D6" w:rsidRDefault="00151958" w:rsidP="00151958">
      <w:pPr>
        <w:ind w:firstLine="708"/>
        <w:rPr>
          <w:ins w:id="6447" w:author="Ivan Pugachev" w:date="2025-12-19T09:58:00Z"/>
          <w:del w:id="644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449" w:author="Ivan Pugachev" w:date="2025-12-19T09:59:00Z">
            <w:rPr>
              <w:ins w:id="6450" w:author="Ivan Pugachev" w:date="2025-12-19T09:58:00Z"/>
              <w:del w:id="645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52" w:author="Дмитрий Филимонов" w:date="2026-01-29T15:10:00Z">
          <w:pPr>
            <w:ind w:firstLine="708"/>
            <w:jc w:val="center"/>
          </w:pPr>
        </w:pPrChange>
      </w:pPr>
      <w:ins w:id="6453" w:author="Ivan Pugachev" w:date="2025-12-19T09:58:00Z">
        <w:del w:id="645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45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</w:delText>
          </w:r>
        </w:del>
      </w:ins>
    </w:p>
    <w:p w14:paraId="3826216D" w14:textId="77777777" w:rsidR="00151958" w:rsidRPr="00D30024" w:rsidDel="003114D6" w:rsidRDefault="00151958" w:rsidP="00151958">
      <w:pPr>
        <w:ind w:firstLine="708"/>
        <w:rPr>
          <w:ins w:id="6456" w:author="Ivan Pugachev" w:date="2025-12-19T09:58:00Z"/>
          <w:del w:id="645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458" w:author="Ivan Pugachev" w:date="2025-12-19T09:59:00Z">
            <w:rPr>
              <w:ins w:id="6459" w:author="Ivan Pugachev" w:date="2025-12-19T09:58:00Z"/>
              <w:del w:id="646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61" w:author="Дмитрий Филимонов" w:date="2026-01-29T15:10:00Z">
          <w:pPr>
            <w:ind w:firstLine="708"/>
            <w:jc w:val="center"/>
          </w:pPr>
        </w:pPrChange>
      </w:pPr>
      <w:ins w:id="6462" w:author="Ivan Pugachev" w:date="2025-12-19T09:58:00Z">
        <w:del w:id="646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46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IF v_referrer_name IS NOT NULL THEN</w:delText>
          </w:r>
        </w:del>
      </w:ins>
    </w:p>
    <w:p w14:paraId="29DD1489" w14:textId="77777777" w:rsidR="00151958" w:rsidRPr="00D30024" w:rsidDel="003114D6" w:rsidRDefault="00151958" w:rsidP="00151958">
      <w:pPr>
        <w:ind w:firstLine="708"/>
        <w:rPr>
          <w:ins w:id="6465" w:author="Ivan Pugachev" w:date="2025-12-19T09:58:00Z"/>
          <w:del w:id="646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467" w:author="Ivan Pugachev" w:date="2025-12-19T09:59:00Z">
            <w:rPr>
              <w:ins w:id="6468" w:author="Ivan Pugachev" w:date="2025-12-19T09:58:00Z"/>
              <w:del w:id="646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70" w:author="Дмитрий Филимонов" w:date="2026-01-29T15:10:00Z">
          <w:pPr>
            <w:ind w:firstLine="708"/>
            <w:jc w:val="center"/>
          </w:pPr>
        </w:pPrChange>
      </w:pPr>
      <w:ins w:id="6471" w:author="Ivan Pugachev" w:date="2025-12-19T09:58:00Z">
        <w:del w:id="647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47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-- Начисляем баллы</w:delText>
          </w:r>
        </w:del>
      </w:ins>
    </w:p>
    <w:p w14:paraId="21699F9E" w14:textId="77777777" w:rsidR="00151958" w:rsidRPr="00D30024" w:rsidDel="003114D6" w:rsidRDefault="00151958" w:rsidP="00151958">
      <w:pPr>
        <w:ind w:firstLine="708"/>
        <w:rPr>
          <w:ins w:id="6474" w:author="Ivan Pugachev" w:date="2025-12-19T09:58:00Z"/>
          <w:del w:id="647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476" w:author="Ivan Pugachev" w:date="2025-12-19T09:59:00Z">
            <w:rPr>
              <w:ins w:id="6477" w:author="Ivan Pugachev" w:date="2025-12-19T09:58:00Z"/>
              <w:del w:id="647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79" w:author="Дмитрий Филимонов" w:date="2026-01-29T15:10:00Z">
          <w:pPr>
            <w:ind w:firstLine="708"/>
            <w:jc w:val="center"/>
          </w:pPr>
        </w:pPrChange>
      </w:pPr>
      <w:ins w:id="6480" w:author="Ivan Pugachev" w:date="2025-12-19T09:58:00Z">
        <w:del w:id="648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48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UPDATE customers </w:delText>
          </w:r>
        </w:del>
      </w:ins>
    </w:p>
    <w:p w14:paraId="6C1D2DB0" w14:textId="77777777" w:rsidR="00151958" w:rsidRPr="00D30024" w:rsidDel="003114D6" w:rsidRDefault="00151958" w:rsidP="00151958">
      <w:pPr>
        <w:ind w:firstLine="708"/>
        <w:rPr>
          <w:ins w:id="6483" w:author="Ivan Pugachev" w:date="2025-12-19T09:58:00Z"/>
          <w:del w:id="648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485" w:author="Ivan Pugachev" w:date="2025-12-19T09:59:00Z">
            <w:rPr>
              <w:ins w:id="6486" w:author="Ivan Pugachev" w:date="2025-12-19T09:58:00Z"/>
              <w:del w:id="648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88" w:author="Дмитрий Филимонов" w:date="2026-01-29T15:10:00Z">
          <w:pPr>
            <w:ind w:firstLine="708"/>
            <w:jc w:val="center"/>
          </w:pPr>
        </w:pPrChange>
      </w:pPr>
      <w:ins w:id="6489" w:author="Ivan Pugachev" w:date="2025-12-19T09:58:00Z">
        <w:del w:id="649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49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SET cust_points = cust_points + 50</w:delText>
          </w:r>
        </w:del>
      </w:ins>
    </w:p>
    <w:p w14:paraId="366EA91B" w14:textId="77777777" w:rsidR="00151958" w:rsidRPr="00D30024" w:rsidDel="003114D6" w:rsidRDefault="00151958" w:rsidP="00151958">
      <w:pPr>
        <w:ind w:firstLine="708"/>
        <w:rPr>
          <w:ins w:id="6492" w:author="Ivan Pugachev" w:date="2025-12-19T09:58:00Z"/>
          <w:del w:id="649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494" w:author="Ivan Pugachev" w:date="2025-12-19T09:59:00Z">
            <w:rPr>
              <w:ins w:id="6495" w:author="Ivan Pugachev" w:date="2025-12-19T09:58:00Z"/>
              <w:del w:id="649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497" w:author="Дмитрий Филимонов" w:date="2026-01-29T15:10:00Z">
          <w:pPr>
            <w:ind w:firstLine="708"/>
            <w:jc w:val="center"/>
          </w:pPr>
        </w:pPrChange>
      </w:pPr>
      <w:ins w:id="6498" w:author="Ivan Pugachev" w:date="2025-12-19T09:58:00Z">
        <w:del w:id="649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0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WHERE cust_id = p_referrer_id;</w:delText>
          </w:r>
        </w:del>
      </w:ins>
    </w:p>
    <w:p w14:paraId="4E5A4780" w14:textId="77777777" w:rsidR="00151958" w:rsidRPr="00D30024" w:rsidDel="003114D6" w:rsidRDefault="00151958" w:rsidP="00151958">
      <w:pPr>
        <w:ind w:firstLine="708"/>
        <w:rPr>
          <w:ins w:id="6501" w:author="Ivan Pugachev" w:date="2025-12-19T09:58:00Z"/>
          <w:del w:id="650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503" w:author="Ivan Pugachev" w:date="2025-12-19T09:59:00Z">
            <w:rPr>
              <w:ins w:id="6504" w:author="Ivan Pugachev" w:date="2025-12-19T09:58:00Z"/>
              <w:del w:id="650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506" w:author="Дмитрий Филимонов" w:date="2026-01-29T15:10:00Z">
          <w:pPr>
            <w:ind w:firstLine="708"/>
            <w:jc w:val="center"/>
          </w:pPr>
        </w:pPrChange>
      </w:pPr>
      <w:ins w:id="6507" w:author="Ivan Pugachev" w:date="2025-12-19T09:58:00Z">
        <w:del w:id="650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0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</w:delText>
          </w:r>
        </w:del>
      </w:ins>
    </w:p>
    <w:p w14:paraId="7875D968" w14:textId="77777777" w:rsidR="00151958" w:rsidRPr="00D30024" w:rsidDel="003114D6" w:rsidRDefault="00151958" w:rsidP="00151958">
      <w:pPr>
        <w:ind w:firstLine="708"/>
        <w:rPr>
          <w:ins w:id="6510" w:author="Ivan Pugachev" w:date="2025-12-19T09:58:00Z"/>
          <w:del w:id="651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512" w:author="Ivan Pugachev" w:date="2025-12-19T09:59:00Z">
            <w:rPr>
              <w:ins w:id="6513" w:author="Ivan Pugachev" w:date="2025-12-19T09:58:00Z"/>
              <w:del w:id="651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515" w:author="Дмитрий Филимонов" w:date="2026-01-29T15:10:00Z">
          <w:pPr>
            <w:ind w:firstLine="708"/>
            <w:jc w:val="center"/>
          </w:pPr>
        </w:pPrChange>
      </w:pPr>
      <w:ins w:id="6516" w:author="Ivan Pugachev" w:date="2025-12-19T09:58:00Z">
        <w:del w:id="651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1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UPDATE customers </w:delText>
          </w:r>
        </w:del>
      </w:ins>
    </w:p>
    <w:p w14:paraId="5C2257CD" w14:textId="77777777" w:rsidR="00151958" w:rsidRPr="00D30024" w:rsidDel="003114D6" w:rsidRDefault="00151958" w:rsidP="00151958">
      <w:pPr>
        <w:ind w:firstLine="708"/>
        <w:rPr>
          <w:ins w:id="6519" w:author="Ivan Pugachev" w:date="2025-12-19T09:58:00Z"/>
          <w:del w:id="652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521" w:author="Ivan Pugachev" w:date="2025-12-19T09:59:00Z">
            <w:rPr>
              <w:ins w:id="6522" w:author="Ivan Pugachev" w:date="2025-12-19T09:58:00Z"/>
              <w:del w:id="652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524" w:author="Дмитрий Филимонов" w:date="2026-01-29T15:10:00Z">
          <w:pPr>
            <w:ind w:firstLine="708"/>
            <w:jc w:val="center"/>
          </w:pPr>
        </w:pPrChange>
      </w:pPr>
      <w:ins w:id="6525" w:author="Ivan Pugachev" w:date="2025-12-19T09:58:00Z">
        <w:del w:id="652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2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SET cust_points = cust_points + 20</w:delText>
          </w:r>
        </w:del>
      </w:ins>
    </w:p>
    <w:p w14:paraId="2C8F3867" w14:textId="77777777" w:rsidR="00151958" w:rsidRPr="00D30024" w:rsidDel="003114D6" w:rsidRDefault="00151958" w:rsidP="00151958">
      <w:pPr>
        <w:ind w:firstLine="708"/>
        <w:rPr>
          <w:ins w:id="6528" w:author="Ivan Pugachev" w:date="2025-12-19T09:58:00Z"/>
          <w:del w:id="652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530" w:author="Ivan Pugachev" w:date="2025-12-19T09:59:00Z">
            <w:rPr>
              <w:ins w:id="6531" w:author="Ivan Pugachev" w:date="2025-12-19T09:58:00Z"/>
              <w:del w:id="653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533" w:author="Дмитрий Филимонов" w:date="2026-01-29T15:10:00Z">
          <w:pPr>
            <w:ind w:firstLine="708"/>
            <w:jc w:val="center"/>
          </w:pPr>
        </w:pPrChange>
      </w:pPr>
      <w:ins w:id="6534" w:author="Ivan Pugachev" w:date="2025-12-19T09:58:00Z">
        <w:del w:id="653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3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WHERE cust_id = v_new_cust_id;</w:delText>
          </w:r>
        </w:del>
      </w:ins>
    </w:p>
    <w:p w14:paraId="0D739499" w14:textId="77777777" w:rsidR="00151958" w:rsidRPr="00D30024" w:rsidDel="003114D6" w:rsidRDefault="00151958" w:rsidP="00151958">
      <w:pPr>
        <w:ind w:firstLine="708"/>
        <w:rPr>
          <w:ins w:id="6537" w:author="Ivan Pugachev" w:date="2025-12-19T09:58:00Z"/>
          <w:del w:id="653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539" w:author="Ivan Pugachev" w:date="2025-12-19T09:59:00Z">
            <w:rPr>
              <w:ins w:id="6540" w:author="Ivan Pugachev" w:date="2025-12-19T09:58:00Z"/>
              <w:del w:id="654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542" w:author="Дмитрий Филимонов" w:date="2026-01-29T15:10:00Z">
          <w:pPr>
            <w:ind w:firstLine="708"/>
            <w:jc w:val="center"/>
          </w:pPr>
        </w:pPrChange>
      </w:pPr>
      <w:ins w:id="6543" w:author="Ivan Pugachev" w:date="2025-12-19T09:58:00Z">
        <w:del w:id="654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4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</w:delText>
          </w:r>
        </w:del>
      </w:ins>
    </w:p>
    <w:p w14:paraId="26186882" w14:textId="77777777" w:rsidR="00151958" w:rsidRPr="00D30024" w:rsidDel="003114D6" w:rsidRDefault="00151958" w:rsidP="00151958">
      <w:pPr>
        <w:ind w:firstLine="708"/>
        <w:rPr>
          <w:ins w:id="6546" w:author="Ivan Pugachev" w:date="2025-12-19T09:58:00Z"/>
          <w:del w:id="654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548" w:author="Ivan Pugachev" w:date="2025-12-19T09:59:00Z">
            <w:rPr>
              <w:ins w:id="6549" w:author="Ivan Pugachev" w:date="2025-12-19T09:58:00Z"/>
              <w:del w:id="655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551" w:author="Дмитрий Филимонов" w:date="2026-01-29T15:10:00Z">
          <w:pPr>
            <w:ind w:firstLine="708"/>
            <w:jc w:val="center"/>
          </w:pPr>
        </w:pPrChange>
      </w:pPr>
      <w:ins w:id="6552" w:author="Ivan Pugachev" w:date="2025-12-19T09:58:00Z">
        <w:del w:id="655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5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SET p_cust_points = p_cust_points + 20;</w:delText>
          </w:r>
        </w:del>
      </w:ins>
    </w:p>
    <w:p w14:paraId="116DFC2D" w14:textId="77777777" w:rsidR="00151958" w:rsidRPr="00D30024" w:rsidDel="003114D6" w:rsidRDefault="00151958" w:rsidP="00151958">
      <w:pPr>
        <w:ind w:firstLine="708"/>
        <w:rPr>
          <w:ins w:id="6555" w:author="Ivan Pugachev" w:date="2025-12-19T09:58:00Z"/>
          <w:del w:id="655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557" w:author="Ivan Pugachev" w:date="2025-12-19T09:59:00Z">
            <w:rPr>
              <w:ins w:id="6558" w:author="Ivan Pugachev" w:date="2025-12-19T09:58:00Z"/>
              <w:del w:id="655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560" w:author="Дмитрий Филимонов" w:date="2026-01-29T15:10:00Z">
          <w:pPr>
            <w:ind w:firstLine="708"/>
            <w:jc w:val="center"/>
          </w:pPr>
        </w:pPrChange>
      </w:pPr>
      <w:ins w:id="6561" w:author="Ivan Pugachev" w:date="2025-12-19T09:58:00Z">
        <w:del w:id="656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6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</w:delText>
          </w:r>
        </w:del>
      </w:ins>
    </w:p>
    <w:p w14:paraId="436FFF9F" w14:textId="77777777" w:rsidR="00151958" w:rsidRPr="00D30024" w:rsidDel="003114D6" w:rsidRDefault="00151958" w:rsidP="00151958">
      <w:pPr>
        <w:ind w:firstLine="708"/>
        <w:rPr>
          <w:ins w:id="6564" w:author="Ivan Pugachev" w:date="2025-12-19T09:58:00Z"/>
          <w:del w:id="656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566" w:author="Ivan Pugachev" w:date="2025-12-19T09:59:00Z">
            <w:rPr>
              <w:ins w:id="6567" w:author="Ivan Pugachev" w:date="2025-12-19T09:58:00Z"/>
              <w:del w:id="656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569" w:author="Дмитрий Филимонов" w:date="2026-01-29T15:10:00Z">
          <w:pPr>
            <w:ind w:firstLine="708"/>
            <w:jc w:val="center"/>
          </w:pPr>
        </w:pPrChange>
      </w:pPr>
      <w:ins w:id="6570" w:author="Ivan Pugachev" w:date="2025-12-19T09:58:00Z">
        <w:del w:id="657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7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SELECT </w:delText>
          </w:r>
        </w:del>
      </w:ins>
    </w:p>
    <w:p w14:paraId="3AAE5639" w14:textId="77777777" w:rsidR="00151958" w:rsidRPr="00D30024" w:rsidDel="003114D6" w:rsidRDefault="00151958" w:rsidP="00151958">
      <w:pPr>
        <w:ind w:firstLine="708"/>
        <w:rPr>
          <w:ins w:id="6573" w:author="Ivan Pugachev" w:date="2025-12-19T09:58:00Z"/>
          <w:del w:id="657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575" w:author="Ivan Pugachev" w:date="2025-12-19T09:59:00Z">
            <w:rPr>
              <w:ins w:id="6576" w:author="Ivan Pugachev" w:date="2025-12-19T09:58:00Z"/>
              <w:del w:id="657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578" w:author="Дмитрий Филимонов" w:date="2026-01-29T15:10:00Z">
          <w:pPr>
            <w:ind w:firstLine="708"/>
            <w:jc w:val="center"/>
          </w:pPr>
        </w:pPrChange>
      </w:pPr>
      <w:ins w:id="6579" w:author="Ivan Pugachev" w:date="2025-12-19T09:58:00Z">
        <w:del w:id="658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8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'Успешно' AS status,</w:delText>
          </w:r>
        </w:del>
      </w:ins>
    </w:p>
    <w:p w14:paraId="4D2E8BEB" w14:textId="77777777" w:rsidR="00151958" w:rsidRPr="00D30024" w:rsidDel="003114D6" w:rsidRDefault="00151958" w:rsidP="00151958">
      <w:pPr>
        <w:ind w:firstLine="708"/>
        <w:rPr>
          <w:ins w:id="6582" w:author="Ivan Pugachev" w:date="2025-12-19T09:58:00Z"/>
          <w:del w:id="658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584" w:author="Ivan Pugachev" w:date="2025-12-19T09:59:00Z">
            <w:rPr>
              <w:ins w:id="6585" w:author="Ivan Pugachev" w:date="2025-12-19T09:58:00Z"/>
              <w:del w:id="658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587" w:author="Дмитрий Филимонов" w:date="2026-01-29T15:10:00Z">
          <w:pPr>
            <w:ind w:firstLine="708"/>
            <w:jc w:val="center"/>
          </w:pPr>
        </w:pPrChange>
      </w:pPr>
      <w:ins w:id="6588" w:author="Ivan Pugachev" w:date="2025-12-19T09:58:00Z">
        <w:del w:id="658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9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CONCAT('Клиент ', p_cust_name, ' зарегистрирован') AS message,</w:delText>
          </w:r>
        </w:del>
      </w:ins>
    </w:p>
    <w:p w14:paraId="0DBA8D97" w14:textId="77777777" w:rsidR="00151958" w:rsidRPr="00D30024" w:rsidDel="003114D6" w:rsidRDefault="00151958" w:rsidP="00151958">
      <w:pPr>
        <w:ind w:firstLine="708"/>
        <w:rPr>
          <w:ins w:id="6591" w:author="Ivan Pugachev" w:date="2025-12-19T09:58:00Z"/>
          <w:del w:id="659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593" w:author="Ivan Pugachev" w:date="2025-12-19T09:59:00Z">
            <w:rPr>
              <w:ins w:id="6594" w:author="Ivan Pugachev" w:date="2025-12-19T09:58:00Z"/>
              <w:del w:id="659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596" w:author="Дмитрий Филимонов" w:date="2026-01-29T15:10:00Z">
          <w:pPr>
            <w:ind w:firstLine="708"/>
            <w:jc w:val="center"/>
          </w:pPr>
        </w:pPrChange>
      </w:pPr>
      <w:ins w:id="6597" w:author="Ivan Pugachev" w:date="2025-12-19T09:58:00Z">
        <w:del w:id="659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59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p_cust_points AS ваши_баллы,</w:delText>
          </w:r>
        </w:del>
      </w:ins>
    </w:p>
    <w:p w14:paraId="48D69DD1" w14:textId="77777777" w:rsidR="00151958" w:rsidRPr="00D30024" w:rsidDel="003114D6" w:rsidRDefault="00151958" w:rsidP="00151958">
      <w:pPr>
        <w:ind w:firstLine="708"/>
        <w:rPr>
          <w:ins w:id="6600" w:author="Ivan Pugachev" w:date="2025-12-19T09:58:00Z"/>
          <w:del w:id="660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602" w:author="Ivan Pugachev" w:date="2025-12-19T09:59:00Z">
            <w:rPr>
              <w:ins w:id="6603" w:author="Ivan Pugachev" w:date="2025-12-19T09:58:00Z"/>
              <w:del w:id="660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605" w:author="Дмитрий Филимонов" w:date="2026-01-29T15:10:00Z">
          <w:pPr>
            <w:ind w:firstLine="708"/>
            <w:jc w:val="center"/>
          </w:pPr>
        </w:pPrChange>
      </w:pPr>
      <w:ins w:id="6606" w:author="Ivan Pugachev" w:date="2025-12-19T09:58:00Z">
        <w:del w:id="660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0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v_new_cust_id AS ваш_id,</w:delText>
          </w:r>
        </w:del>
      </w:ins>
    </w:p>
    <w:p w14:paraId="6C712B19" w14:textId="77777777" w:rsidR="00151958" w:rsidRPr="00D30024" w:rsidDel="003114D6" w:rsidRDefault="00151958" w:rsidP="00151958">
      <w:pPr>
        <w:ind w:firstLine="708"/>
        <w:rPr>
          <w:ins w:id="6609" w:author="Ivan Pugachev" w:date="2025-12-19T09:58:00Z"/>
          <w:del w:id="661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611" w:author="Ivan Pugachev" w:date="2025-12-19T09:59:00Z">
            <w:rPr>
              <w:ins w:id="6612" w:author="Ivan Pugachev" w:date="2025-12-19T09:58:00Z"/>
              <w:del w:id="661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614" w:author="Дмитрий Филимонов" w:date="2026-01-29T15:10:00Z">
          <w:pPr>
            <w:ind w:firstLine="708"/>
            <w:jc w:val="center"/>
          </w:pPr>
        </w:pPrChange>
      </w:pPr>
      <w:ins w:id="6615" w:author="Ivan Pugachev" w:date="2025-12-19T09:58:00Z">
        <w:del w:id="661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1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v_referrer_name AS рекомендатель;</w:delText>
          </w:r>
        </w:del>
      </w:ins>
    </w:p>
    <w:p w14:paraId="4C8F458F" w14:textId="77777777" w:rsidR="00151958" w:rsidRPr="00D30024" w:rsidDel="003114D6" w:rsidRDefault="00151958" w:rsidP="00151958">
      <w:pPr>
        <w:ind w:firstLine="708"/>
        <w:rPr>
          <w:ins w:id="6618" w:author="Ivan Pugachev" w:date="2025-12-19T09:58:00Z"/>
          <w:del w:id="661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620" w:author="Ivan Pugachev" w:date="2025-12-19T09:59:00Z">
            <w:rPr>
              <w:ins w:id="6621" w:author="Ivan Pugachev" w:date="2025-12-19T09:58:00Z"/>
              <w:del w:id="662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623" w:author="Дмитрий Филимонов" w:date="2026-01-29T15:10:00Z">
          <w:pPr>
            <w:ind w:firstLine="708"/>
            <w:jc w:val="center"/>
          </w:pPr>
        </w:pPrChange>
      </w:pPr>
      <w:ins w:id="6624" w:author="Ivan Pugachev" w:date="2025-12-19T09:58:00Z">
        <w:del w:id="662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2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ELSE</w:delText>
          </w:r>
        </w:del>
      </w:ins>
    </w:p>
    <w:p w14:paraId="2F6C52F2" w14:textId="77777777" w:rsidR="00151958" w:rsidRPr="00D30024" w:rsidDel="003114D6" w:rsidRDefault="00151958" w:rsidP="00151958">
      <w:pPr>
        <w:ind w:firstLine="708"/>
        <w:rPr>
          <w:ins w:id="6627" w:author="Ivan Pugachev" w:date="2025-12-19T09:58:00Z"/>
          <w:del w:id="662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629" w:author="Ivan Pugachev" w:date="2025-12-19T09:59:00Z">
            <w:rPr>
              <w:ins w:id="6630" w:author="Ivan Pugachev" w:date="2025-12-19T09:58:00Z"/>
              <w:del w:id="663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632" w:author="Дмитрий Филимонов" w:date="2026-01-29T15:10:00Z">
          <w:pPr>
            <w:ind w:firstLine="708"/>
            <w:jc w:val="center"/>
          </w:pPr>
        </w:pPrChange>
      </w:pPr>
      <w:ins w:id="6633" w:author="Ivan Pugachev" w:date="2025-12-19T09:58:00Z">
        <w:del w:id="663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3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SELECT </w:delText>
          </w:r>
        </w:del>
      </w:ins>
    </w:p>
    <w:p w14:paraId="69B6D924" w14:textId="77777777" w:rsidR="00151958" w:rsidRPr="00D30024" w:rsidDel="003114D6" w:rsidRDefault="00151958" w:rsidP="00151958">
      <w:pPr>
        <w:ind w:firstLine="708"/>
        <w:rPr>
          <w:ins w:id="6636" w:author="Ivan Pugachev" w:date="2025-12-19T09:58:00Z"/>
          <w:del w:id="663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638" w:author="Ivan Pugachev" w:date="2025-12-19T09:59:00Z">
            <w:rPr>
              <w:ins w:id="6639" w:author="Ivan Pugachev" w:date="2025-12-19T09:58:00Z"/>
              <w:del w:id="664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641" w:author="Дмитрий Филимонов" w:date="2026-01-29T15:10:00Z">
          <w:pPr>
            <w:ind w:firstLine="708"/>
            <w:jc w:val="center"/>
          </w:pPr>
        </w:pPrChange>
      </w:pPr>
      <w:ins w:id="6642" w:author="Ivan Pugachev" w:date="2025-12-19T09:58:00Z">
        <w:del w:id="664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4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'Успешно' AS status,</w:delText>
          </w:r>
        </w:del>
      </w:ins>
    </w:p>
    <w:p w14:paraId="26B52201" w14:textId="77777777" w:rsidR="00151958" w:rsidRPr="00D30024" w:rsidDel="003114D6" w:rsidRDefault="00151958" w:rsidP="00151958">
      <w:pPr>
        <w:ind w:firstLine="708"/>
        <w:rPr>
          <w:ins w:id="6645" w:author="Ivan Pugachev" w:date="2025-12-19T09:58:00Z"/>
          <w:del w:id="664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647" w:author="Ivan Pugachev" w:date="2025-12-19T09:59:00Z">
            <w:rPr>
              <w:ins w:id="6648" w:author="Ivan Pugachev" w:date="2025-12-19T09:58:00Z"/>
              <w:del w:id="664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650" w:author="Дмитрий Филимонов" w:date="2026-01-29T15:10:00Z">
          <w:pPr>
            <w:ind w:firstLine="708"/>
            <w:jc w:val="center"/>
          </w:pPr>
        </w:pPrChange>
      </w:pPr>
      <w:ins w:id="6651" w:author="Ivan Pugachev" w:date="2025-12-19T09:58:00Z">
        <w:del w:id="665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5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CONCAT('Клиент ', p_cust_name, ' зарегистрирован') AS message,</w:delText>
          </w:r>
        </w:del>
      </w:ins>
    </w:p>
    <w:p w14:paraId="0DE657BC" w14:textId="77777777" w:rsidR="00151958" w:rsidRPr="00D30024" w:rsidDel="003114D6" w:rsidRDefault="00151958" w:rsidP="00151958">
      <w:pPr>
        <w:ind w:firstLine="708"/>
        <w:rPr>
          <w:ins w:id="6654" w:author="Ivan Pugachev" w:date="2025-12-19T09:58:00Z"/>
          <w:del w:id="665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656" w:author="Ivan Pugachev" w:date="2025-12-19T09:59:00Z">
            <w:rPr>
              <w:ins w:id="6657" w:author="Ivan Pugachev" w:date="2025-12-19T09:58:00Z"/>
              <w:del w:id="665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659" w:author="Дмитрий Филимонов" w:date="2026-01-29T15:10:00Z">
          <w:pPr>
            <w:ind w:firstLine="708"/>
            <w:jc w:val="center"/>
          </w:pPr>
        </w:pPrChange>
      </w:pPr>
      <w:ins w:id="6660" w:author="Ivan Pugachev" w:date="2025-12-19T09:58:00Z">
        <w:del w:id="666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6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p_cust_points AS ваши_баллы,</w:delText>
          </w:r>
        </w:del>
      </w:ins>
    </w:p>
    <w:p w14:paraId="58C072D4" w14:textId="77777777" w:rsidR="00151958" w:rsidRPr="00D30024" w:rsidDel="003114D6" w:rsidRDefault="00151958" w:rsidP="00151958">
      <w:pPr>
        <w:ind w:firstLine="708"/>
        <w:rPr>
          <w:ins w:id="6663" w:author="Ivan Pugachev" w:date="2025-12-19T09:58:00Z"/>
          <w:del w:id="666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665" w:author="Ivan Pugachev" w:date="2025-12-19T09:59:00Z">
            <w:rPr>
              <w:ins w:id="6666" w:author="Ivan Pugachev" w:date="2025-12-19T09:58:00Z"/>
              <w:del w:id="666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668" w:author="Дмитрий Филимонов" w:date="2026-01-29T15:10:00Z">
          <w:pPr>
            <w:ind w:firstLine="708"/>
            <w:jc w:val="center"/>
          </w:pPr>
        </w:pPrChange>
      </w:pPr>
      <w:ins w:id="6669" w:author="Ivan Pugachev" w:date="2025-12-19T09:58:00Z">
        <w:del w:id="667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7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v_new_cust_id AS ваш_id;</w:delText>
          </w:r>
        </w:del>
      </w:ins>
    </w:p>
    <w:p w14:paraId="6A021D4F" w14:textId="77777777" w:rsidR="00151958" w:rsidRPr="00D30024" w:rsidDel="003114D6" w:rsidRDefault="00151958" w:rsidP="00151958">
      <w:pPr>
        <w:ind w:firstLine="708"/>
        <w:rPr>
          <w:ins w:id="6672" w:author="Ivan Pugachev" w:date="2025-12-19T09:58:00Z"/>
          <w:del w:id="667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674" w:author="Ivan Pugachev" w:date="2025-12-19T09:59:00Z">
            <w:rPr>
              <w:ins w:id="6675" w:author="Ivan Pugachev" w:date="2025-12-19T09:58:00Z"/>
              <w:del w:id="667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677" w:author="Дмитрий Филимонов" w:date="2026-01-29T15:10:00Z">
          <w:pPr>
            <w:ind w:firstLine="708"/>
            <w:jc w:val="center"/>
          </w:pPr>
        </w:pPrChange>
      </w:pPr>
      <w:ins w:id="6678" w:author="Ivan Pugachev" w:date="2025-12-19T09:58:00Z">
        <w:del w:id="667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8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END IF;</w:delText>
          </w:r>
        </w:del>
      </w:ins>
    </w:p>
    <w:p w14:paraId="6E2B47EC" w14:textId="77777777" w:rsidR="00151958" w:rsidRPr="00D30024" w:rsidDel="003114D6" w:rsidRDefault="00151958" w:rsidP="00151958">
      <w:pPr>
        <w:ind w:firstLine="708"/>
        <w:rPr>
          <w:ins w:id="6681" w:author="Ivan Pugachev" w:date="2025-12-19T09:58:00Z"/>
          <w:del w:id="668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683" w:author="Ivan Pugachev" w:date="2025-12-19T09:59:00Z">
            <w:rPr>
              <w:ins w:id="6684" w:author="Ivan Pugachev" w:date="2025-12-19T09:58:00Z"/>
              <w:del w:id="668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686" w:author="Дмитрий Филимонов" w:date="2026-01-29T15:10:00Z">
          <w:pPr>
            <w:ind w:firstLine="708"/>
            <w:jc w:val="center"/>
          </w:pPr>
        </w:pPrChange>
      </w:pPr>
      <w:ins w:id="6687" w:author="Ivan Pugachev" w:date="2025-12-19T09:58:00Z">
        <w:del w:id="668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8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ELSE</w:delText>
          </w:r>
        </w:del>
      </w:ins>
    </w:p>
    <w:p w14:paraId="0D731BFA" w14:textId="77777777" w:rsidR="00151958" w:rsidRPr="00D30024" w:rsidDel="003114D6" w:rsidRDefault="00151958" w:rsidP="00151958">
      <w:pPr>
        <w:ind w:firstLine="708"/>
        <w:rPr>
          <w:ins w:id="6690" w:author="Ivan Pugachev" w:date="2025-12-19T09:58:00Z"/>
          <w:del w:id="669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692" w:author="Ivan Pugachev" w:date="2025-12-19T09:59:00Z">
            <w:rPr>
              <w:ins w:id="6693" w:author="Ivan Pugachev" w:date="2025-12-19T09:58:00Z"/>
              <w:del w:id="669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695" w:author="Дмитрий Филимонов" w:date="2026-01-29T15:10:00Z">
          <w:pPr>
            <w:ind w:firstLine="708"/>
            <w:jc w:val="center"/>
          </w:pPr>
        </w:pPrChange>
      </w:pPr>
      <w:ins w:id="6696" w:author="Ivan Pugachev" w:date="2025-12-19T09:58:00Z">
        <w:del w:id="669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69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SELECT </w:delText>
          </w:r>
        </w:del>
      </w:ins>
    </w:p>
    <w:p w14:paraId="14050763" w14:textId="77777777" w:rsidR="00151958" w:rsidRPr="00D30024" w:rsidDel="003114D6" w:rsidRDefault="00151958" w:rsidP="00151958">
      <w:pPr>
        <w:ind w:firstLine="708"/>
        <w:rPr>
          <w:ins w:id="6699" w:author="Ivan Pugachev" w:date="2025-12-19T09:58:00Z"/>
          <w:del w:id="670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701" w:author="Ivan Pugachev" w:date="2025-12-19T09:59:00Z">
            <w:rPr>
              <w:ins w:id="6702" w:author="Ivan Pugachev" w:date="2025-12-19T09:58:00Z"/>
              <w:del w:id="670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704" w:author="Дмитрий Филимонов" w:date="2026-01-29T15:10:00Z">
          <w:pPr>
            <w:ind w:firstLine="708"/>
            <w:jc w:val="center"/>
          </w:pPr>
        </w:pPrChange>
      </w:pPr>
      <w:ins w:id="6705" w:author="Ivan Pugachev" w:date="2025-12-19T09:58:00Z">
        <w:del w:id="670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70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'Успешно' AS status,</w:delText>
          </w:r>
        </w:del>
      </w:ins>
    </w:p>
    <w:p w14:paraId="1FF911F8" w14:textId="77777777" w:rsidR="00151958" w:rsidRPr="00D30024" w:rsidDel="003114D6" w:rsidRDefault="00151958" w:rsidP="00151958">
      <w:pPr>
        <w:ind w:firstLine="708"/>
        <w:rPr>
          <w:ins w:id="6708" w:author="Ivan Pugachev" w:date="2025-12-19T09:58:00Z"/>
          <w:del w:id="670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710" w:author="Ivan Pugachev" w:date="2025-12-19T09:59:00Z">
            <w:rPr>
              <w:ins w:id="6711" w:author="Ivan Pugachev" w:date="2025-12-19T09:58:00Z"/>
              <w:del w:id="671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713" w:author="Дмитрий Филимонов" w:date="2026-01-29T15:10:00Z">
          <w:pPr>
            <w:ind w:firstLine="708"/>
            <w:jc w:val="center"/>
          </w:pPr>
        </w:pPrChange>
      </w:pPr>
      <w:ins w:id="6714" w:author="Ivan Pugachev" w:date="2025-12-19T09:58:00Z">
        <w:del w:id="671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71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CONCAT('Клиент ', p_cust_name, ' зарегистрирован') AS message,</w:delText>
          </w:r>
        </w:del>
      </w:ins>
    </w:p>
    <w:p w14:paraId="313328FE" w14:textId="77777777" w:rsidR="00151958" w:rsidRPr="00D30024" w:rsidDel="003114D6" w:rsidRDefault="00151958" w:rsidP="00151958">
      <w:pPr>
        <w:ind w:firstLine="708"/>
        <w:rPr>
          <w:ins w:id="6717" w:author="Ivan Pugachev" w:date="2025-12-19T09:58:00Z"/>
          <w:del w:id="671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719" w:author="Ivan Pugachev" w:date="2025-12-19T09:59:00Z">
            <w:rPr>
              <w:ins w:id="6720" w:author="Ivan Pugachev" w:date="2025-12-19T09:58:00Z"/>
              <w:del w:id="672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722" w:author="Дмитрий Филимонов" w:date="2026-01-29T15:10:00Z">
          <w:pPr>
            <w:ind w:firstLine="708"/>
            <w:jc w:val="center"/>
          </w:pPr>
        </w:pPrChange>
      </w:pPr>
      <w:ins w:id="6723" w:author="Ivan Pugachev" w:date="2025-12-19T09:58:00Z">
        <w:del w:id="672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72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p_cust_points AS ваши_баллы,</w:delText>
          </w:r>
        </w:del>
      </w:ins>
    </w:p>
    <w:p w14:paraId="12B86035" w14:textId="77777777" w:rsidR="00151958" w:rsidRPr="00D30024" w:rsidDel="003114D6" w:rsidRDefault="00151958" w:rsidP="00151958">
      <w:pPr>
        <w:ind w:firstLine="708"/>
        <w:rPr>
          <w:ins w:id="6726" w:author="Ivan Pugachev" w:date="2025-12-19T09:58:00Z"/>
          <w:del w:id="672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728" w:author="Ivan Pugachev" w:date="2025-12-19T09:59:00Z">
            <w:rPr>
              <w:ins w:id="6729" w:author="Ivan Pugachev" w:date="2025-12-19T09:58:00Z"/>
              <w:del w:id="673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731" w:author="Дмитрий Филимонов" w:date="2026-01-29T15:10:00Z">
          <w:pPr>
            <w:ind w:firstLine="708"/>
            <w:jc w:val="center"/>
          </w:pPr>
        </w:pPrChange>
      </w:pPr>
      <w:ins w:id="6732" w:author="Ivan Pugachev" w:date="2025-12-19T09:58:00Z">
        <w:del w:id="673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73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v_new_cust_id AS ваш_id;</w:delText>
          </w:r>
        </w:del>
      </w:ins>
    </w:p>
    <w:p w14:paraId="464F931E" w14:textId="77777777" w:rsidR="00151958" w:rsidRPr="00D30024" w:rsidDel="003114D6" w:rsidRDefault="00151958" w:rsidP="00151958">
      <w:pPr>
        <w:ind w:firstLine="708"/>
        <w:rPr>
          <w:ins w:id="6735" w:author="Ivan Pugachev" w:date="2025-12-19T09:58:00Z"/>
          <w:del w:id="673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737" w:author="Ivan Pugachev" w:date="2025-12-19T09:59:00Z">
            <w:rPr>
              <w:ins w:id="6738" w:author="Ivan Pugachev" w:date="2025-12-19T09:58:00Z"/>
              <w:del w:id="673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740" w:author="Дмитрий Филимонов" w:date="2026-01-29T15:10:00Z">
          <w:pPr>
            <w:ind w:firstLine="708"/>
            <w:jc w:val="center"/>
          </w:pPr>
        </w:pPrChange>
      </w:pPr>
      <w:ins w:id="6741" w:author="Ivan Pugachev" w:date="2025-12-19T09:58:00Z">
        <w:del w:id="674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74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END IF;</w:delText>
          </w:r>
        </w:del>
      </w:ins>
    </w:p>
    <w:p w14:paraId="75CBB2C6" w14:textId="77777777" w:rsidR="00151958" w:rsidRPr="00D30024" w:rsidDel="003114D6" w:rsidRDefault="00151958" w:rsidP="00151958">
      <w:pPr>
        <w:ind w:firstLine="708"/>
        <w:rPr>
          <w:ins w:id="6744" w:author="Ivan Pugachev" w:date="2025-12-19T09:58:00Z"/>
          <w:del w:id="674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746" w:author="Ivan Pugachev" w:date="2025-12-19T09:59:00Z">
            <w:rPr>
              <w:ins w:id="6747" w:author="Ivan Pugachev" w:date="2025-12-19T09:58:00Z"/>
              <w:del w:id="674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749" w:author="Дмитрий Филимонов" w:date="2026-01-29T15:10:00Z">
          <w:pPr>
            <w:ind w:firstLine="708"/>
            <w:jc w:val="center"/>
          </w:pPr>
        </w:pPrChange>
      </w:pPr>
      <w:ins w:id="6750" w:author="Ivan Pugachev" w:date="2025-12-19T09:58:00Z">
        <w:del w:id="675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75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END IF;</w:delText>
          </w:r>
        </w:del>
      </w:ins>
    </w:p>
    <w:p w14:paraId="22963DB5" w14:textId="77777777" w:rsidR="00151958" w:rsidRPr="00D30024" w:rsidDel="003114D6" w:rsidRDefault="00151958" w:rsidP="00151958">
      <w:pPr>
        <w:ind w:firstLine="708"/>
        <w:rPr>
          <w:ins w:id="6753" w:author="Ivan Pugachev" w:date="2025-12-19T09:58:00Z"/>
          <w:del w:id="675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755" w:author="Ivan Pugachev" w:date="2025-12-19T09:59:00Z">
            <w:rPr>
              <w:ins w:id="6756" w:author="Ivan Pugachev" w:date="2025-12-19T09:58:00Z"/>
              <w:del w:id="675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758" w:author="Дмитрий Филимонов" w:date="2026-01-29T15:10:00Z">
          <w:pPr>
            <w:ind w:firstLine="708"/>
            <w:jc w:val="center"/>
          </w:pPr>
        </w:pPrChange>
      </w:pPr>
      <w:ins w:id="6759" w:author="Ivan Pugachev" w:date="2025-12-19T09:58:00Z">
        <w:del w:id="676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76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END$$</w:delText>
          </w:r>
        </w:del>
      </w:ins>
    </w:p>
    <w:p w14:paraId="78CA1241" w14:textId="77777777" w:rsidR="00151958" w:rsidRPr="00D30024" w:rsidDel="003114D6" w:rsidRDefault="00151958" w:rsidP="00151958">
      <w:pPr>
        <w:ind w:firstLine="708"/>
        <w:rPr>
          <w:ins w:id="6762" w:author="Ivan Pugachev" w:date="2025-12-19T09:58:00Z"/>
          <w:del w:id="676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764" w:author="Ivan Pugachev" w:date="2025-12-19T09:59:00Z">
            <w:rPr>
              <w:ins w:id="6765" w:author="Ivan Pugachev" w:date="2025-12-19T09:58:00Z"/>
              <w:del w:id="676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767" w:author="Дмитрий Филимонов" w:date="2026-01-29T15:10:00Z">
          <w:pPr>
            <w:ind w:firstLine="708"/>
            <w:jc w:val="center"/>
          </w:pPr>
        </w:pPrChange>
      </w:pPr>
    </w:p>
    <w:p w14:paraId="7B2B4F15" w14:textId="77777777" w:rsidR="00151958" w:rsidRPr="00D30024" w:rsidDel="003114D6" w:rsidRDefault="00151958" w:rsidP="00151958">
      <w:pPr>
        <w:ind w:firstLine="708"/>
        <w:rPr>
          <w:ins w:id="6768" w:author="Ivan Pugachev" w:date="2025-12-19T09:58:00Z"/>
          <w:del w:id="676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770" w:author="Ivan Pugachev" w:date="2025-12-19T09:59:00Z">
            <w:rPr>
              <w:ins w:id="6771" w:author="Ivan Pugachev" w:date="2025-12-19T09:58:00Z"/>
              <w:del w:id="677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773" w:author="Дмитрий Филимонов" w:date="2026-01-29T15:10:00Z">
          <w:pPr>
            <w:ind w:firstLine="708"/>
            <w:jc w:val="center"/>
          </w:pPr>
        </w:pPrChange>
      </w:pPr>
      <w:ins w:id="6774" w:author="Ivan Pugachev" w:date="2025-12-19T09:58:00Z">
        <w:del w:id="677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77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DELIMITER ;</w:delText>
          </w:r>
        </w:del>
      </w:ins>
    </w:p>
    <w:p w14:paraId="4785C20E" w14:textId="77777777" w:rsidR="00151958" w:rsidRPr="00D30024" w:rsidDel="003114D6" w:rsidRDefault="00151958" w:rsidP="00151958">
      <w:pPr>
        <w:ind w:firstLine="708"/>
        <w:rPr>
          <w:ins w:id="6777" w:author="Ivan Pugachev" w:date="2025-12-19T09:58:00Z"/>
          <w:del w:id="677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779" w:author="Ivan Pugachev" w:date="2025-12-19T09:59:00Z">
            <w:rPr>
              <w:ins w:id="6780" w:author="Ivan Pugachev" w:date="2025-12-19T09:58:00Z"/>
              <w:del w:id="678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782" w:author="Дмитрий Филимонов" w:date="2026-01-29T15:10:00Z">
          <w:pPr>
            <w:ind w:firstLine="708"/>
            <w:jc w:val="center"/>
          </w:pPr>
        </w:pPrChange>
      </w:pPr>
    </w:p>
    <w:p w14:paraId="71725C70" w14:textId="77777777" w:rsidR="00151958" w:rsidRPr="00D30024" w:rsidDel="003114D6" w:rsidRDefault="00151958" w:rsidP="00151958">
      <w:pPr>
        <w:ind w:firstLine="708"/>
        <w:rPr>
          <w:ins w:id="6783" w:author="Ivan Pugachev" w:date="2025-12-19T09:58:00Z"/>
          <w:del w:id="678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785" w:author="Ivan Pugachev" w:date="2025-12-19T09:59:00Z">
            <w:rPr>
              <w:ins w:id="6786" w:author="Ivan Pugachev" w:date="2025-12-19T09:58:00Z"/>
              <w:del w:id="678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788" w:author="Дмитрий Филимонов" w:date="2026-01-29T15:10:00Z">
          <w:pPr>
            <w:ind w:firstLine="708"/>
            <w:jc w:val="center"/>
          </w:pPr>
        </w:pPrChange>
      </w:pPr>
      <w:ins w:id="6789" w:author="Ivan Pugachev" w:date="2025-12-19T09:58:00Z">
        <w:del w:id="679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79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4B512E39" w14:textId="77777777" w:rsidR="00151958" w:rsidRPr="00D30024" w:rsidDel="003114D6" w:rsidRDefault="00151958" w:rsidP="00151958">
      <w:pPr>
        <w:ind w:firstLine="708"/>
        <w:rPr>
          <w:ins w:id="6792" w:author="Ivan Pugachev" w:date="2025-12-19T09:58:00Z"/>
          <w:del w:id="679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794" w:author="Ivan Pugachev" w:date="2025-12-19T09:59:00Z">
            <w:rPr>
              <w:ins w:id="6795" w:author="Ivan Pugachev" w:date="2025-12-19T09:58:00Z"/>
              <w:del w:id="679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797" w:author="Дмитрий Филимонов" w:date="2026-01-29T15:10:00Z">
          <w:pPr>
            <w:ind w:firstLine="708"/>
            <w:jc w:val="center"/>
          </w:pPr>
        </w:pPrChange>
      </w:pPr>
      <w:ins w:id="6798" w:author="Ivan Pugachev" w:date="2025-12-19T09:58:00Z">
        <w:del w:id="679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80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procedure AddProductToMenu</w:delText>
          </w:r>
        </w:del>
      </w:ins>
    </w:p>
    <w:p w14:paraId="04670C2A" w14:textId="77777777" w:rsidR="00151958" w:rsidRPr="00D30024" w:rsidDel="003114D6" w:rsidRDefault="00151958" w:rsidP="00151958">
      <w:pPr>
        <w:ind w:firstLine="708"/>
        <w:rPr>
          <w:ins w:id="6801" w:author="Ivan Pugachev" w:date="2025-12-19T09:58:00Z"/>
          <w:del w:id="680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803" w:author="Ivan Pugachev" w:date="2025-12-19T09:59:00Z">
            <w:rPr>
              <w:ins w:id="6804" w:author="Ivan Pugachev" w:date="2025-12-19T09:58:00Z"/>
              <w:del w:id="680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806" w:author="Дмитрий Филимонов" w:date="2026-01-29T15:10:00Z">
          <w:pPr>
            <w:ind w:firstLine="708"/>
            <w:jc w:val="center"/>
          </w:pPr>
        </w:pPrChange>
      </w:pPr>
      <w:ins w:id="6807" w:author="Ivan Pugachev" w:date="2025-12-19T09:58:00Z">
        <w:del w:id="680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80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004A575E" w14:textId="77777777" w:rsidR="00151958" w:rsidRPr="00D30024" w:rsidDel="003114D6" w:rsidRDefault="00151958" w:rsidP="00151958">
      <w:pPr>
        <w:ind w:firstLine="708"/>
        <w:rPr>
          <w:ins w:id="6810" w:author="Ivan Pugachev" w:date="2025-12-19T09:58:00Z"/>
          <w:del w:id="681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812" w:author="Ivan Pugachev" w:date="2025-12-19T09:59:00Z">
            <w:rPr>
              <w:ins w:id="6813" w:author="Ivan Pugachev" w:date="2025-12-19T09:58:00Z"/>
              <w:del w:id="681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815" w:author="Дмитрий Филимонов" w:date="2026-01-29T15:10:00Z">
          <w:pPr>
            <w:ind w:firstLine="708"/>
            <w:jc w:val="center"/>
          </w:pPr>
        </w:pPrChange>
      </w:pPr>
    </w:p>
    <w:p w14:paraId="3F0655CA" w14:textId="77777777" w:rsidR="00151958" w:rsidRPr="00D30024" w:rsidDel="003114D6" w:rsidRDefault="00151958" w:rsidP="00151958">
      <w:pPr>
        <w:ind w:firstLine="708"/>
        <w:rPr>
          <w:ins w:id="6816" w:author="Ivan Pugachev" w:date="2025-12-19T09:58:00Z"/>
          <w:del w:id="681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818" w:author="Ivan Pugachev" w:date="2025-12-19T09:59:00Z">
            <w:rPr>
              <w:ins w:id="6819" w:author="Ivan Pugachev" w:date="2025-12-19T09:58:00Z"/>
              <w:del w:id="682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821" w:author="Дмитрий Филимонов" w:date="2026-01-29T15:10:00Z">
          <w:pPr>
            <w:ind w:firstLine="708"/>
            <w:jc w:val="center"/>
          </w:pPr>
        </w:pPrChange>
      </w:pPr>
      <w:ins w:id="6822" w:author="Ivan Pugachev" w:date="2025-12-19T09:58:00Z">
        <w:del w:id="682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82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`coffee_shop`;</w:delText>
          </w:r>
        </w:del>
      </w:ins>
    </w:p>
    <w:p w14:paraId="7115F967" w14:textId="77777777" w:rsidR="00151958" w:rsidRPr="00D30024" w:rsidDel="003114D6" w:rsidRDefault="00151958" w:rsidP="00151958">
      <w:pPr>
        <w:ind w:firstLine="708"/>
        <w:rPr>
          <w:ins w:id="6825" w:author="Ivan Pugachev" w:date="2025-12-19T09:58:00Z"/>
          <w:del w:id="682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827" w:author="Ivan Pugachev" w:date="2025-12-19T09:59:00Z">
            <w:rPr>
              <w:ins w:id="6828" w:author="Ivan Pugachev" w:date="2025-12-19T09:58:00Z"/>
              <w:del w:id="682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830" w:author="Дмитрий Филимонов" w:date="2026-01-29T15:10:00Z">
          <w:pPr>
            <w:ind w:firstLine="708"/>
            <w:jc w:val="center"/>
          </w:pPr>
        </w:pPrChange>
      </w:pPr>
      <w:ins w:id="6831" w:author="Ivan Pugachev" w:date="2025-12-19T09:58:00Z">
        <w:del w:id="683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83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DROP procedure IF EXISTS `coffee_shop`.`AddProductToMenu`;</w:delText>
          </w:r>
        </w:del>
      </w:ins>
    </w:p>
    <w:p w14:paraId="730DD688" w14:textId="77777777" w:rsidR="00151958" w:rsidRPr="00D30024" w:rsidDel="003114D6" w:rsidRDefault="00151958" w:rsidP="00151958">
      <w:pPr>
        <w:ind w:firstLine="708"/>
        <w:rPr>
          <w:ins w:id="6834" w:author="Ivan Pugachev" w:date="2025-12-19T09:58:00Z"/>
          <w:del w:id="683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836" w:author="Ivan Pugachev" w:date="2025-12-19T09:59:00Z">
            <w:rPr>
              <w:ins w:id="6837" w:author="Ivan Pugachev" w:date="2025-12-19T09:58:00Z"/>
              <w:del w:id="683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839" w:author="Дмитрий Филимонов" w:date="2026-01-29T15:10:00Z">
          <w:pPr>
            <w:ind w:firstLine="708"/>
            <w:jc w:val="center"/>
          </w:pPr>
        </w:pPrChange>
      </w:pPr>
    </w:p>
    <w:p w14:paraId="74EC11D2" w14:textId="77777777" w:rsidR="00151958" w:rsidRPr="00D30024" w:rsidDel="003114D6" w:rsidRDefault="00151958" w:rsidP="00151958">
      <w:pPr>
        <w:ind w:firstLine="708"/>
        <w:rPr>
          <w:ins w:id="6840" w:author="Ivan Pugachev" w:date="2025-12-19T09:58:00Z"/>
          <w:del w:id="684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842" w:author="Ivan Pugachev" w:date="2025-12-19T09:59:00Z">
            <w:rPr>
              <w:ins w:id="6843" w:author="Ivan Pugachev" w:date="2025-12-19T09:58:00Z"/>
              <w:del w:id="684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845" w:author="Дмитрий Филимонов" w:date="2026-01-29T15:10:00Z">
          <w:pPr>
            <w:ind w:firstLine="708"/>
            <w:jc w:val="center"/>
          </w:pPr>
        </w:pPrChange>
      </w:pPr>
      <w:ins w:id="6846" w:author="Ivan Pugachev" w:date="2025-12-19T09:58:00Z">
        <w:del w:id="684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84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DELIMITER $$</w:delText>
          </w:r>
        </w:del>
      </w:ins>
    </w:p>
    <w:p w14:paraId="1F748D38" w14:textId="77777777" w:rsidR="00151958" w:rsidRPr="00D30024" w:rsidDel="003114D6" w:rsidRDefault="00151958" w:rsidP="00151958">
      <w:pPr>
        <w:ind w:firstLine="708"/>
        <w:rPr>
          <w:ins w:id="6849" w:author="Ivan Pugachev" w:date="2025-12-19T09:58:00Z"/>
          <w:del w:id="685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851" w:author="Ivan Pugachev" w:date="2025-12-19T09:59:00Z">
            <w:rPr>
              <w:ins w:id="6852" w:author="Ivan Pugachev" w:date="2025-12-19T09:58:00Z"/>
              <w:del w:id="685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854" w:author="Дмитрий Филимонов" w:date="2026-01-29T15:10:00Z">
          <w:pPr>
            <w:ind w:firstLine="708"/>
            <w:jc w:val="center"/>
          </w:pPr>
        </w:pPrChange>
      </w:pPr>
      <w:ins w:id="6855" w:author="Ivan Pugachev" w:date="2025-12-19T09:58:00Z">
        <w:del w:id="685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85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`coffee_shop`$$</w:delText>
          </w:r>
        </w:del>
      </w:ins>
    </w:p>
    <w:p w14:paraId="555A4E6C" w14:textId="77777777" w:rsidR="00151958" w:rsidRPr="00D30024" w:rsidDel="003114D6" w:rsidRDefault="00151958" w:rsidP="00151958">
      <w:pPr>
        <w:ind w:firstLine="708"/>
        <w:rPr>
          <w:ins w:id="6858" w:author="Ivan Pugachev" w:date="2025-12-19T09:58:00Z"/>
          <w:del w:id="685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860" w:author="Ivan Pugachev" w:date="2025-12-19T09:59:00Z">
            <w:rPr>
              <w:ins w:id="6861" w:author="Ivan Pugachev" w:date="2025-12-19T09:58:00Z"/>
              <w:del w:id="686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863" w:author="Дмитрий Филимонов" w:date="2026-01-29T15:10:00Z">
          <w:pPr>
            <w:ind w:firstLine="708"/>
            <w:jc w:val="center"/>
          </w:pPr>
        </w:pPrChange>
      </w:pPr>
      <w:ins w:id="6864" w:author="Ivan Pugachev" w:date="2025-12-19T09:58:00Z">
        <w:del w:id="686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86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CREATE PROCEDURE AddProductToMenu(</w:delText>
          </w:r>
        </w:del>
      </w:ins>
    </w:p>
    <w:p w14:paraId="047F5E1A" w14:textId="77777777" w:rsidR="00151958" w:rsidRPr="00D30024" w:rsidDel="003114D6" w:rsidRDefault="00151958" w:rsidP="00151958">
      <w:pPr>
        <w:ind w:firstLine="708"/>
        <w:rPr>
          <w:ins w:id="6867" w:author="Ivan Pugachev" w:date="2025-12-19T09:58:00Z"/>
          <w:del w:id="686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869" w:author="Ivan Pugachev" w:date="2025-12-19T09:59:00Z">
            <w:rPr>
              <w:ins w:id="6870" w:author="Ivan Pugachev" w:date="2025-12-19T09:58:00Z"/>
              <w:del w:id="687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872" w:author="Дмитрий Филимонов" w:date="2026-01-29T15:10:00Z">
          <w:pPr>
            <w:ind w:firstLine="708"/>
            <w:jc w:val="center"/>
          </w:pPr>
        </w:pPrChange>
      </w:pPr>
      <w:ins w:id="6873" w:author="Ivan Pugachev" w:date="2025-12-19T09:58:00Z">
        <w:del w:id="687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87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p_pro_id INT,           </w:delText>
          </w:r>
        </w:del>
      </w:ins>
    </w:p>
    <w:p w14:paraId="2549CF42" w14:textId="77777777" w:rsidR="00151958" w:rsidRPr="00D30024" w:rsidDel="003114D6" w:rsidRDefault="00151958" w:rsidP="00151958">
      <w:pPr>
        <w:ind w:firstLine="708"/>
        <w:rPr>
          <w:ins w:id="6876" w:author="Ivan Pugachev" w:date="2025-12-19T09:58:00Z"/>
          <w:del w:id="687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878" w:author="Ivan Pugachev" w:date="2025-12-19T09:59:00Z">
            <w:rPr>
              <w:ins w:id="6879" w:author="Ivan Pugachev" w:date="2025-12-19T09:58:00Z"/>
              <w:del w:id="688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881" w:author="Дмитрий Филимонов" w:date="2026-01-29T15:10:00Z">
          <w:pPr>
            <w:ind w:firstLine="708"/>
            <w:jc w:val="center"/>
          </w:pPr>
        </w:pPrChange>
      </w:pPr>
      <w:ins w:id="6882" w:author="Ivan Pugachev" w:date="2025-12-19T09:58:00Z">
        <w:del w:id="688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88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p_pro_name VARCHAR(45),</w:delText>
          </w:r>
        </w:del>
      </w:ins>
    </w:p>
    <w:p w14:paraId="1BA0D937" w14:textId="77777777" w:rsidR="00151958" w:rsidRPr="00D30024" w:rsidDel="003114D6" w:rsidRDefault="00151958" w:rsidP="00151958">
      <w:pPr>
        <w:ind w:firstLine="708"/>
        <w:rPr>
          <w:ins w:id="6885" w:author="Ivan Pugachev" w:date="2025-12-19T09:58:00Z"/>
          <w:del w:id="688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887" w:author="Ivan Pugachev" w:date="2025-12-19T09:59:00Z">
            <w:rPr>
              <w:ins w:id="6888" w:author="Ivan Pugachev" w:date="2025-12-19T09:58:00Z"/>
              <w:del w:id="688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890" w:author="Дмитрий Филимонов" w:date="2026-01-29T15:10:00Z">
          <w:pPr>
            <w:ind w:firstLine="708"/>
            <w:jc w:val="center"/>
          </w:pPr>
        </w:pPrChange>
      </w:pPr>
      <w:ins w:id="6891" w:author="Ivan Pugachev" w:date="2025-12-19T09:58:00Z">
        <w:del w:id="689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89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p_pro_category VARCHAR(45),</w:delText>
          </w:r>
        </w:del>
      </w:ins>
    </w:p>
    <w:p w14:paraId="04B9DC57" w14:textId="77777777" w:rsidR="00151958" w:rsidRPr="00D30024" w:rsidDel="003114D6" w:rsidRDefault="00151958" w:rsidP="00151958">
      <w:pPr>
        <w:ind w:firstLine="708"/>
        <w:rPr>
          <w:ins w:id="6894" w:author="Ivan Pugachev" w:date="2025-12-19T09:58:00Z"/>
          <w:del w:id="689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896" w:author="Ivan Pugachev" w:date="2025-12-19T09:59:00Z">
            <w:rPr>
              <w:ins w:id="6897" w:author="Ivan Pugachev" w:date="2025-12-19T09:58:00Z"/>
              <w:del w:id="689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899" w:author="Дмитрий Филимонов" w:date="2026-01-29T15:10:00Z">
          <w:pPr>
            <w:ind w:firstLine="708"/>
            <w:jc w:val="center"/>
          </w:pPr>
        </w:pPrChange>
      </w:pPr>
      <w:ins w:id="6900" w:author="Ivan Pugachev" w:date="2025-12-19T09:58:00Z">
        <w:del w:id="690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90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p_pro_price INT,</w:delText>
          </w:r>
        </w:del>
      </w:ins>
    </w:p>
    <w:p w14:paraId="6946A269" w14:textId="77777777" w:rsidR="00151958" w:rsidRPr="00D30024" w:rsidDel="003114D6" w:rsidRDefault="00151958" w:rsidP="00151958">
      <w:pPr>
        <w:ind w:firstLine="708"/>
        <w:rPr>
          <w:ins w:id="6903" w:author="Ivan Pugachev" w:date="2025-12-19T09:58:00Z"/>
          <w:del w:id="690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905" w:author="Ivan Pugachev" w:date="2025-12-19T09:59:00Z">
            <w:rPr>
              <w:ins w:id="6906" w:author="Ivan Pugachev" w:date="2025-12-19T09:58:00Z"/>
              <w:del w:id="690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908" w:author="Дмитрий Филимонов" w:date="2026-01-29T15:10:00Z">
          <w:pPr>
            <w:ind w:firstLine="708"/>
            <w:jc w:val="center"/>
          </w:pPr>
        </w:pPrChange>
      </w:pPr>
      <w:ins w:id="6909" w:author="Ivan Pugachev" w:date="2025-12-19T09:58:00Z">
        <w:del w:id="691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91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p_cost_price INT</w:delText>
          </w:r>
        </w:del>
      </w:ins>
    </w:p>
    <w:p w14:paraId="55D187CF" w14:textId="77777777" w:rsidR="00151958" w:rsidRPr="00D30024" w:rsidDel="003114D6" w:rsidRDefault="00151958" w:rsidP="00151958">
      <w:pPr>
        <w:ind w:firstLine="708"/>
        <w:rPr>
          <w:ins w:id="6912" w:author="Ivan Pugachev" w:date="2025-12-19T09:58:00Z"/>
          <w:del w:id="691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914" w:author="Ivan Pugachev" w:date="2025-12-19T09:59:00Z">
            <w:rPr>
              <w:ins w:id="6915" w:author="Ivan Pugachev" w:date="2025-12-19T09:58:00Z"/>
              <w:del w:id="691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917" w:author="Дмитрий Филимонов" w:date="2026-01-29T15:10:00Z">
          <w:pPr>
            <w:ind w:firstLine="708"/>
            <w:jc w:val="center"/>
          </w:pPr>
        </w:pPrChange>
      </w:pPr>
      <w:ins w:id="6918" w:author="Ivan Pugachev" w:date="2025-12-19T09:58:00Z">
        <w:del w:id="691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92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)</w:delText>
          </w:r>
        </w:del>
      </w:ins>
    </w:p>
    <w:p w14:paraId="6253FF17" w14:textId="77777777" w:rsidR="00151958" w:rsidRPr="00D30024" w:rsidDel="003114D6" w:rsidRDefault="00151958" w:rsidP="00151958">
      <w:pPr>
        <w:ind w:firstLine="708"/>
        <w:rPr>
          <w:ins w:id="6921" w:author="Ivan Pugachev" w:date="2025-12-19T09:58:00Z"/>
          <w:del w:id="692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923" w:author="Ivan Pugachev" w:date="2025-12-19T09:59:00Z">
            <w:rPr>
              <w:ins w:id="6924" w:author="Ivan Pugachev" w:date="2025-12-19T09:58:00Z"/>
              <w:del w:id="692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926" w:author="Дмитрий Филимонов" w:date="2026-01-29T15:10:00Z">
          <w:pPr>
            <w:ind w:firstLine="708"/>
            <w:jc w:val="center"/>
          </w:pPr>
        </w:pPrChange>
      </w:pPr>
      <w:ins w:id="6927" w:author="Ivan Pugachev" w:date="2025-12-19T09:58:00Z">
        <w:del w:id="692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92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BEGIN</w:delText>
          </w:r>
        </w:del>
      </w:ins>
    </w:p>
    <w:p w14:paraId="4B6E0EF7" w14:textId="77777777" w:rsidR="00151958" w:rsidRPr="00D30024" w:rsidDel="003114D6" w:rsidRDefault="00151958" w:rsidP="00151958">
      <w:pPr>
        <w:ind w:firstLine="708"/>
        <w:rPr>
          <w:ins w:id="6930" w:author="Ivan Pugachev" w:date="2025-12-19T09:58:00Z"/>
          <w:del w:id="693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932" w:author="Ivan Pugachev" w:date="2025-12-19T09:59:00Z">
            <w:rPr>
              <w:ins w:id="6933" w:author="Ivan Pugachev" w:date="2025-12-19T09:58:00Z"/>
              <w:del w:id="693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935" w:author="Дмитрий Филимонов" w:date="2026-01-29T15:10:00Z">
          <w:pPr>
            <w:ind w:firstLine="708"/>
            <w:jc w:val="center"/>
          </w:pPr>
        </w:pPrChange>
      </w:pPr>
      <w:ins w:id="6936" w:author="Ivan Pugachev" w:date="2025-12-19T09:58:00Z">
        <w:del w:id="693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93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v_name_exists INT;</w:delText>
          </w:r>
        </w:del>
      </w:ins>
    </w:p>
    <w:p w14:paraId="5840EC00" w14:textId="77777777" w:rsidR="00151958" w:rsidRPr="00D30024" w:rsidDel="003114D6" w:rsidRDefault="00151958" w:rsidP="00151958">
      <w:pPr>
        <w:ind w:firstLine="708"/>
        <w:rPr>
          <w:ins w:id="6939" w:author="Ivan Pugachev" w:date="2025-12-19T09:58:00Z"/>
          <w:del w:id="694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941" w:author="Ivan Pugachev" w:date="2025-12-19T09:59:00Z">
            <w:rPr>
              <w:ins w:id="6942" w:author="Ivan Pugachev" w:date="2025-12-19T09:58:00Z"/>
              <w:del w:id="694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944" w:author="Дмитрий Филимонов" w:date="2026-01-29T15:10:00Z">
          <w:pPr>
            <w:ind w:firstLine="708"/>
            <w:jc w:val="center"/>
          </w:pPr>
        </w:pPrChange>
      </w:pPr>
      <w:ins w:id="6945" w:author="Ivan Pugachev" w:date="2025-12-19T09:58:00Z">
        <w:del w:id="694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94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v_id_exists INT;</w:delText>
          </w:r>
        </w:del>
      </w:ins>
    </w:p>
    <w:p w14:paraId="4DAAA6C6" w14:textId="77777777" w:rsidR="00151958" w:rsidRPr="00D30024" w:rsidDel="003114D6" w:rsidRDefault="00151958" w:rsidP="00151958">
      <w:pPr>
        <w:ind w:firstLine="708"/>
        <w:rPr>
          <w:ins w:id="6948" w:author="Ivan Pugachev" w:date="2025-12-19T09:58:00Z"/>
          <w:del w:id="694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950" w:author="Ivan Pugachev" w:date="2025-12-19T09:59:00Z">
            <w:rPr>
              <w:ins w:id="6951" w:author="Ivan Pugachev" w:date="2025-12-19T09:58:00Z"/>
              <w:del w:id="695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953" w:author="Дмитрий Филимонов" w:date="2026-01-29T15:10:00Z">
          <w:pPr>
            <w:ind w:firstLine="708"/>
            <w:jc w:val="center"/>
          </w:pPr>
        </w:pPrChange>
      </w:pPr>
      <w:ins w:id="6954" w:author="Ivan Pugachev" w:date="2025-12-19T09:58:00Z">
        <w:del w:id="695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95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v_min_margin DECIMAL(5,2) DEFAULT 30.00;</w:delText>
          </w:r>
        </w:del>
      </w:ins>
    </w:p>
    <w:p w14:paraId="26CCCD8D" w14:textId="77777777" w:rsidR="00151958" w:rsidRPr="00D30024" w:rsidDel="003114D6" w:rsidRDefault="00151958" w:rsidP="00151958">
      <w:pPr>
        <w:ind w:firstLine="708"/>
        <w:rPr>
          <w:ins w:id="6957" w:author="Ivan Pugachev" w:date="2025-12-19T09:58:00Z"/>
          <w:del w:id="695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959" w:author="Ivan Pugachev" w:date="2025-12-19T09:59:00Z">
            <w:rPr>
              <w:ins w:id="6960" w:author="Ivan Pugachev" w:date="2025-12-19T09:58:00Z"/>
              <w:del w:id="696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962" w:author="Дмитрий Филимонов" w:date="2026-01-29T15:10:00Z">
          <w:pPr>
            <w:ind w:firstLine="708"/>
            <w:jc w:val="center"/>
          </w:pPr>
        </w:pPrChange>
      </w:pPr>
      <w:ins w:id="6963" w:author="Ivan Pugachev" w:date="2025-12-19T09:58:00Z">
        <w:del w:id="696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96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v_calculated_margin DECIMAL(5,2);</w:delText>
          </w:r>
        </w:del>
      </w:ins>
    </w:p>
    <w:p w14:paraId="19F668FA" w14:textId="77777777" w:rsidR="00151958" w:rsidRPr="00D30024" w:rsidDel="003114D6" w:rsidRDefault="00151958" w:rsidP="00151958">
      <w:pPr>
        <w:ind w:firstLine="708"/>
        <w:rPr>
          <w:ins w:id="6966" w:author="Ivan Pugachev" w:date="2025-12-19T09:58:00Z"/>
          <w:del w:id="696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968" w:author="Ivan Pugachev" w:date="2025-12-19T09:59:00Z">
            <w:rPr>
              <w:ins w:id="6969" w:author="Ivan Pugachev" w:date="2025-12-19T09:58:00Z"/>
              <w:del w:id="697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971" w:author="Дмитрий Филимонов" w:date="2026-01-29T15:10:00Z">
          <w:pPr>
            <w:ind w:firstLine="708"/>
            <w:jc w:val="center"/>
          </w:pPr>
        </w:pPrChange>
      </w:pPr>
      <w:ins w:id="6972" w:author="Ivan Pugachev" w:date="2025-12-19T09:58:00Z">
        <w:del w:id="697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97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v_profit_per_unit DECIMAL(8,2);</w:delText>
          </w:r>
        </w:del>
      </w:ins>
    </w:p>
    <w:p w14:paraId="1D25EEA1" w14:textId="77777777" w:rsidR="00151958" w:rsidRPr="00D30024" w:rsidDel="003114D6" w:rsidRDefault="00151958" w:rsidP="00151958">
      <w:pPr>
        <w:ind w:firstLine="708"/>
        <w:rPr>
          <w:ins w:id="6975" w:author="Ivan Pugachev" w:date="2025-12-19T09:58:00Z"/>
          <w:del w:id="697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977" w:author="Ivan Pugachev" w:date="2025-12-19T09:59:00Z">
            <w:rPr>
              <w:ins w:id="6978" w:author="Ivan Pugachev" w:date="2025-12-19T09:58:00Z"/>
              <w:del w:id="697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980" w:author="Дмитрий Филимонов" w:date="2026-01-29T15:10:00Z">
          <w:pPr>
            <w:ind w:firstLine="708"/>
            <w:jc w:val="center"/>
          </w:pPr>
        </w:pPrChange>
      </w:pPr>
      <w:ins w:id="6981" w:author="Ivan Pugachev" w:date="2025-12-19T09:58:00Z">
        <w:del w:id="698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98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v_actual_pro_id INT;</w:delText>
          </w:r>
        </w:del>
      </w:ins>
    </w:p>
    <w:p w14:paraId="5340459E" w14:textId="77777777" w:rsidR="00151958" w:rsidRPr="00D30024" w:rsidDel="003114D6" w:rsidRDefault="00151958" w:rsidP="00151958">
      <w:pPr>
        <w:ind w:firstLine="708"/>
        <w:rPr>
          <w:ins w:id="6984" w:author="Ivan Pugachev" w:date="2025-12-19T09:58:00Z"/>
          <w:del w:id="698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6986" w:author="Ivan Pugachev" w:date="2025-12-19T09:59:00Z">
            <w:rPr>
              <w:ins w:id="6987" w:author="Ivan Pugachev" w:date="2025-12-19T09:58:00Z"/>
              <w:del w:id="698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989" w:author="Дмитрий Филимонов" w:date="2026-01-29T15:10:00Z">
          <w:pPr>
            <w:ind w:firstLine="708"/>
            <w:jc w:val="center"/>
          </w:pPr>
        </w:pPrChange>
      </w:pPr>
      <w:ins w:id="6990" w:author="Ivan Pugachev" w:date="2025-12-19T09:58:00Z">
        <w:del w:id="699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699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</w:del>
      </w:ins>
    </w:p>
    <w:p w14:paraId="63BBA1E7" w14:textId="77777777" w:rsidR="00151958" w:rsidRPr="00AB0C02" w:rsidDel="003114D6" w:rsidRDefault="00151958" w:rsidP="00151958">
      <w:pPr>
        <w:ind w:firstLine="708"/>
        <w:rPr>
          <w:ins w:id="6993" w:author="Ivan Pugachev" w:date="2025-12-19T09:58:00Z"/>
          <w:del w:id="6994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6995" w:author="Ivan Pugachev" w:date="2025-12-19T10:04:00Z">
            <w:rPr>
              <w:ins w:id="6996" w:author="Ivan Pugachev" w:date="2025-12-19T09:58:00Z"/>
              <w:del w:id="699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6998" w:author="Дмитрий Филимонов" w:date="2026-01-29T15:10:00Z">
          <w:pPr>
            <w:ind w:firstLine="708"/>
            <w:jc w:val="center"/>
          </w:pPr>
        </w:pPrChange>
      </w:pPr>
      <w:ins w:id="6999" w:author="Ivan Pugachev" w:date="2025-12-19T09:58:00Z">
        <w:del w:id="700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0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002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-- Проверяем, не занят ли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0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pro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004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_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0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id</w:delText>
          </w:r>
        </w:del>
      </w:ins>
    </w:p>
    <w:p w14:paraId="303EFD26" w14:textId="77777777" w:rsidR="00151958" w:rsidRPr="00D30024" w:rsidDel="003114D6" w:rsidRDefault="00151958" w:rsidP="00151958">
      <w:pPr>
        <w:ind w:firstLine="708"/>
        <w:rPr>
          <w:ins w:id="7006" w:author="Ivan Pugachev" w:date="2025-12-19T09:58:00Z"/>
          <w:del w:id="700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008" w:author="Ivan Pugachev" w:date="2025-12-19T09:59:00Z">
            <w:rPr>
              <w:ins w:id="7009" w:author="Ivan Pugachev" w:date="2025-12-19T09:58:00Z"/>
              <w:del w:id="701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011" w:author="Дмитрий Филимонов" w:date="2026-01-29T15:10:00Z">
          <w:pPr>
            <w:ind w:firstLine="708"/>
            <w:jc w:val="center"/>
          </w:pPr>
        </w:pPrChange>
      </w:pPr>
      <w:ins w:id="7012" w:author="Ivan Pugachev" w:date="2025-12-19T09:58:00Z">
        <w:del w:id="7013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014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1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IF p_pro_id IS NOT NULL THEN</w:delText>
          </w:r>
        </w:del>
      </w:ins>
    </w:p>
    <w:p w14:paraId="7B8279A9" w14:textId="77777777" w:rsidR="00151958" w:rsidRPr="00D30024" w:rsidDel="003114D6" w:rsidRDefault="00151958" w:rsidP="00151958">
      <w:pPr>
        <w:ind w:firstLine="708"/>
        <w:rPr>
          <w:ins w:id="7016" w:author="Ivan Pugachev" w:date="2025-12-19T09:58:00Z"/>
          <w:del w:id="701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018" w:author="Ivan Pugachev" w:date="2025-12-19T09:59:00Z">
            <w:rPr>
              <w:ins w:id="7019" w:author="Ivan Pugachev" w:date="2025-12-19T09:58:00Z"/>
              <w:del w:id="702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021" w:author="Дмитрий Филимонов" w:date="2026-01-29T15:10:00Z">
          <w:pPr>
            <w:ind w:firstLine="708"/>
            <w:jc w:val="center"/>
          </w:pPr>
        </w:pPrChange>
      </w:pPr>
      <w:ins w:id="7022" w:author="Ivan Pugachev" w:date="2025-12-19T09:58:00Z">
        <w:del w:id="702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2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SELECT COUNT(*) INTO v_id_exists </w:delText>
          </w:r>
        </w:del>
      </w:ins>
    </w:p>
    <w:p w14:paraId="578246F3" w14:textId="77777777" w:rsidR="00151958" w:rsidRPr="00D30024" w:rsidDel="003114D6" w:rsidRDefault="00151958" w:rsidP="00151958">
      <w:pPr>
        <w:ind w:firstLine="708"/>
        <w:rPr>
          <w:ins w:id="7025" w:author="Ivan Pugachev" w:date="2025-12-19T09:58:00Z"/>
          <w:del w:id="702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027" w:author="Ivan Pugachev" w:date="2025-12-19T09:59:00Z">
            <w:rPr>
              <w:ins w:id="7028" w:author="Ivan Pugachev" w:date="2025-12-19T09:58:00Z"/>
              <w:del w:id="702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030" w:author="Дмитрий Филимонов" w:date="2026-01-29T15:10:00Z">
          <w:pPr>
            <w:ind w:firstLine="708"/>
            <w:jc w:val="center"/>
          </w:pPr>
        </w:pPrChange>
      </w:pPr>
      <w:ins w:id="7031" w:author="Ivan Pugachev" w:date="2025-12-19T09:58:00Z">
        <w:del w:id="703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3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FROM products </w:delText>
          </w:r>
        </w:del>
      </w:ins>
    </w:p>
    <w:p w14:paraId="3BE8AA2D" w14:textId="77777777" w:rsidR="00151958" w:rsidRPr="00D30024" w:rsidDel="003114D6" w:rsidRDefault="00151958" w:rsidP="00151958">
      <w:pPr>
        <w:ind w:firstLine="708"/>
        <w:rPr>
          <w:ins w:id="7034" w:author="Ivan Pugachev" w:date="2025-12-19T09:58:00Z"/>
          <w:del w:id="703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036" w:author="Ivan Pugachev" w:date="2025-12-19T09:59:00Z">
            <w:rPr>
              <w:ins w:id="7037" w:author="Ivan Pugachev" w:date="2025-12-19T09:58:00Z"/>
              <w:del w:id="703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039" w:author="Дмитрий Филимонов" w:date="2026-01-29T15:10:00Z">
          <w:pPr>
            <w:ind w:firstLine="708"/>
            <w:jc w:val="center"/>
          </w:pPr>
        </w:pPrChange>
      </w:pPr>
      <w:ins w:id="7040" w:author="Ivan Pugachev" w:date="2025-12-19T09:58:00Z">
        <w:del w:id="704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4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WHERE pro_id = p_pro_id;</w:delText>
          </w:r>
        </w:del>
      </w:ins>
    </w:p>
    <w:p w14:paraId="67D54847" w14:textId="77777777" w:rsidR="00151958" w:rsidRPr="00D30024" w:rsidDel="003114D6" w:rsidRDefault="00151958" w:rsidP="00151958">
      <w:pPr>
        <w:ind w:firstLine="708"/>
        <w:rPr>
          <w:ins w:id="7043" w:author="Ivan Pugachev" w:date="2025-12-19T09:58:00Z"/>
          <w:del w:id="704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045" w:author="Ivan Pugachev" w:date="2025-12-19T09:59:00Z">
            <w:rPr>
              <w:ins w:id="7046" w:author="Ivan Pugachev" w:date="2025-12-19T09:58:00Z"/>
              <w:del w:id="704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048" w:author="Дмитрий Филимонов" w:date="2026-01-29T15:10:00Z">
          <w:pPr>
            <w:ind w:firstLine="708"/>
            <w:jc w:val="center"/>
          </w:pPr>
        </w:pPrChange>
      </w:pPr>
      <w:ins w:id="7049" w:author="Ivan Pugachev" w:date="2025-12-19T09:58:00Z">
        <w:del w:id="705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5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</w:del>
      </w:ins>
    </w:p>
    <w:p w14:paraId="7C42B404" w14:textId="77777777" w:rsidR="00151958" w:rsidRPr="00D30024" w:rsidDel="003114D6" w:rsidRDefault="00151958" w:rsidP="00151958">
      <w:pPr>
        <w:ind w:firstLine="708"/>
        <w:rPr>
          <w:ins w:id="7052" w:author="Ivan Pugachev" w:date="2025-12-19T09:58:00Z"/>
          <w:del w:id="705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054" w:author="Ivan Pugachev" w:date="2025-12-19T09:59:00Z">
            <w:rPr>
              <w:ins w:id="7055" w:author="Ivan Pugachev" w:date="2025-12-19T09:58:00Z"/>
              <w:del w:id="705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057" w:author="Дмитрий Филимонов" w:date="2026-01-29T15:10:00Z">
          <w:pPr>
            <w:ind w:firstLine="708"/>
            <w:jc w:val="center"/>
          </w:pPr>
        </w:pPrChange>
      </w:pPr>
      <w:ins w:id="7058" w:author="Ivan Pugachev" w:date="2025-12-19T09:58:00Z">
        <w:del w:id="705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6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IF v_id_exists &gt; 0 THEN</w:delText>
          </w:r>
        </w:del>
      </w:ins>
    </w:p>
    <w:p w14:paraId="2600F0B2" w14:textId="77777777" w:rsidR="00151958" w:rsidRPr="00D30024" w:rsidDel="003114D6" w:rsidRDefault="00151958" w:rsidP="00151958">
      <w:pPr>
        <w:ind w:firstLine="708"/>
        <w:rPr>
          <w:ins w:id="7061" w:author="Ivan Pugachev" w:date="2025-12-19T09:58:00Z"/>
          <w:del w:id="706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063" w:author="Ivan Pugachev" w:date="2025-12-19T09:59:00Z">
            <w:rPr>
              <w:ins w:id="7064" w:author="Ivan Pugachev" w:date="2025-12-19T09:58:00Z"/>
              <w:del w:id="706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066" w:author="Дмитрий Филимонов" w:date="2026-01-29T15:10:00Z">
          <w:pPr>
            <w:ind w:firstLine="708"/>
            <w:jc w:val="center"/>
          </w:pPr>
        </w:pPrChange>
      </w:pPr>
      <w:ins w:id="7067" w:author="Ivan Pugachev" w:date="2025-12-19T09:58:00Z">
        <w:del w:id="706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6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SELECT 'Ошибка: Товар с таким ID уже существует' as result;</w:delText>
          </w:r>
        </w:del>
      </w:ins>
    </w:p>
    <w:p w14:paraId="0D1E9E3B" w14:textId="77777777" w:rsidR="00151958" w:rsidRPr="00AB0C02" w:rsidDel="003114D6" w:rsidRDefault="00151958" w:rsidP="00151958">
      <w:pPr>
        <w:ind w:firstLine="708"/>
        <w:rPr>
          <w:ins w:id="7070" w:author="Ivan Pugachev" w:date="2025-12-19T09:58:00Z"/>
          <w:del w:id="7071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072" w:author="Ivan Pugachev" w:date="2025-12-19T10:04:00Z">
            <w:rPr>
              <w:ins w:id="7073" w:author="Ivan Pugachev" w:date="2025-12-19T09:58:00Z"/>
              <w:del w:id="707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075" w:author="Дмитрий Филимонов" w:date="2026-01-29T15:10:00Z">
          <w:pPr>
            <w:ind w:firstLine="708"/>
            <w:jc w:val="center"/>
          </w:pPr>
        </w:pPrChange>
      </w:pPr>
      <w:ins w:id="7076" w:author="Ivan Pugachev" w:date="2025-12-19T09:58:00Z">
        <w:del w:id="707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7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END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079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8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IF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081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;</w:delText>
          </w:r>
        </w:del>
      </w:ins>
    </w:p>
    <w:p w14:paraId="6AA8EE6F" w14:textId="77777777" w:rsidR="00151958" w:rsidRPr="00AB0C02" w:rsidDel="003114D6" w:rsidRDefault="00151958" w:rsidP="00151958">
      <w:pPr>
        <w:ind w:firstLine="708"/>
        <w:rPr>
          <w:ins w:id="7082" w:author="Ivan Pugachev" w:date="2025-12-19T09:58:00Z"/>
          <w:del w:id="7083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084" w:author="Ivan Pugachev" w:date="2025-12-19T10:04:00Z">
            <w:rPr>
              <w:ins w:id="7085" w:author="Ivan Pugachev" w:date="2025-12-19T09:58:00Z"/>
              <w:del w:id="708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087" w:author="Дмитрий Филимонов" w:date="2026-01-29T15:10:00Z">
          <w:pPr>
            <w:ind w:firstLine="708"/>
            <w:jc w:val="center"/>
          </w:pPr>
        </w:pPrChange>
      </w:pPr>
      <w:ins w:id="7088" w:author="Ivan Pugachev" w:date="2025-12-19T09:58:00Z">
        <w:del w:id="7089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090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9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END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092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09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IF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094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;</w:delText>
          </w:r>
        </w:del>
      </w:ins>
    </w:p>
    <w:p w14:paraId="6DD01095" w14:textId="77777777" w:rsidR="00151958" w:rsidRPr="00AB0C02" w:rsidDel="003114D6" w:rsidRDefault="00151958" w:rsidP="00151958">
      <w:pPr>
        <w:ind w:firstLine="708"/>
        <w:rPr>
          <w:ins w:id="7095" w:author="Ivan Pugachev" w:date="2025-12-19T09:58:00Z"/>
          <w:del w:id="7096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097" w:author="Ivan Pugachev" w:date="2025-12-19T10:04:00Z">
            <w:rPr>
              <w:ins w:id="7098" w:author="Ivan Pugachev" w:date="2025-12-19T09:58:00Z"/>
              <w:del w:id="709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100" w:author="Дмитрий Филимонов" w:date="2026-01-29T15:10:00Z">
          <w:pPr>
            <w:ind w:firstLine="708"/>
            <w:jc w:val="center"/>
          </w:pPr>
        </w:pPrChange>
      </w:pPr>
      <w:ins w:id="7101" w:author="Ivan Pugachev" w:date="2025-12-19T09:58:00Z">
        <w:del w:id="7102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103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</w:del>
      </w:ins>
    </w:p>
    <w:p w14:paraId="6219126C" w14:textId="77777777" w:rsidR="00151958" w:rsidRPr="00AB0C02" w:rsidDel="003114D6" w:rsidRDefault="00151958" w:rsidP="00151958">
      <w:pPr>
        <w:ind w:firstLine="708"/>
        <w:rPr>
          <w:ins w:id="7104" w:author="Ivan Pugachev" w:date="2025-12-19T09:58:00Z"/>
          <w:del w:id="7105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106" w:author="Ivan Pugachev" w:date="2025-12-19T10:04:00Z">
            <w:rPr>
              <w:ins w:id="7107" w:author="Ivan Pugachev" w:date="2025-12-19T09:58:00Z"/>
              <w:del w:id="710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109" w:author="Дмитрий Филимонов" w:date="2026-01-29T15:10:00Z">
          <w:pPr>
            <w:ind w:firstLine="708"/>
            <w:jc w:val="center"/>
          </w:pPr>
        </w:pPrChange>
      </w:pPr>
      <w:ins w:id="7110" w:author="Ivan Pugachev" w:date="2025-12-19T09:58:00Z">
        <w:del w:id="7111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112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-- Если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1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pro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114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_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1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id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116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не занят или не указан, продолжаем</w:delText>
          </w:r>
        </w:del>
      </w:ins>
    </w:p>
    <w:p w14:paraId="76E4A175" w14:textId="77777777" w:rsidR="00151958" w:rsidRPr="00D30024" w:rsidDel="003114D6" w:rsidRDefault="00151958" w:rsidP="00151958">
      <w:pPr>
        <w:ind w:firstLine="708"/>
        <w:rPr>
          <w:ins w:id="7117" w:author="Ivan Pugachev" w:date="2025-12-19T09:58:00Z"/>
          <w:del w:id="711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119" w:author="Ivan Pugachev" w:date="2025-12-19T09:59:00Z">
            <w:rPr>
              <w:ins w:id="7120" w:author="Ivan Pugachev" w:date="2025-12-19T09:58:00Z"/>
              <w:del w:id="712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122" w:author="Дмитрий Филимонов" w:date="2026-01-29T15:10:00Z">
          <w:pPr>
            <w:ind w:firstLine="708"/>
            <w:jc w:val="center"/>
          </w:pPr>
        </w:pPrChange>
      </w:pPr>
      <w:ins w:id="7123" w:author="Ivan Pugachev" w:date="2025-12-19T09:58:00Z">
        <w:del w:id="7124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125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2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IF (p_pro_id IS NULL OR v_id_exists = 0) THEN</w:delText>
          </w:r>
        </w:del>
      </w:ins>
    </w:p>
    <w:p w14:paraId="3C12F8BF" w14:textId="77777777" w:rsidR="00151958" w:rsidRPr="00AB0C02" w:rsidDel="003114D6" w:rsidRDefault="00151958" w:rsidP="00151958">
      <w:pPr>
        <w:ind w:firstLine="708"/>
        <w:rPr>
          <w:ins w:id="7127" w:author="Ivan Pugachev" w:date="2025-12-19T09:58:00Z"/>
          <w:del w:id="7128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129" w:author="Ivan Pugachev" w:date="2025-12-19T10:04:00Z">
            <w:rPr>
              <w:ins w:id="7130" w:author="Ivan Pugachev" w:date="2025-12-19T09:58:00Z"/>
              <w:del w:id="713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132" w:author="Дмитрий Филимонов" w:date="2026-01-29T15:10:00Z">
          <w:pPr>
            <w:ind w:firstLine="708"/>
            <w:jc w:val="center"/>
          </w:pPr>
        </w:pPrChange>
      </w:pPr>
      <w:ins w:id="7133" w:author="Ivan Pugachev" w:date="2025-12-19T09:58:00Z">
        <w:del w:id="713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3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136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Проверяем уникальность названия товара</w:delText>
          </w:r>
        </w:del>
      </w:ins>
    </w:p>
    <w:p w14:paraId="3EDD78F3" w14:textId="77777777" w:rsidR="00151958" w:rsidRPr="00357CA6" w:rsidDel="003114D6" w:rsidRDefault="00151958" w:rsidP="00151958">
      <w:pPr>
        <w:ind w:firstLine="708"/>
        <w:rPr>
          <w:ins w:id="7137" w:author="Ivan Pugachev" w:date="2025-12-19T09:58:00Z"/>
          <w:del w:id="713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US"/>
          <w:rPrChange w:id="7139" w:author="Дмитрий Филимонов" w:date="2026-01-29T14:42:00Z">
            <w:rPr>
              <w:ins w:id="7140" w:author="Ivan Pugachev" w:date="2025-12-19T09:58:00Z"/>
              <w:del w:id="714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142" w:author="Дмитрий Филимонов" w:date="2026-01-29T15:10:00Z">
          <w:pPr>
            <w:ind w:firstLine="708"/>
            <w:jc w:val="center"/>
          </w:pPr>
        </w:pPrChange>
      </w:pPr>
      <w:ins w:id="7143" w:author="Ivan Pugachev" w:date="2025-12-19T09:58:00Z">
        <w:del w:id="7144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145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4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SELECT</w:delText>
          </w:r>
          <w:r w:rsidRPr="00357CA6" w:rsidDel="003114D6">
            <w:rPr>
              <w:rFonts w:ascii="Courier New" w:hAnsi="Courier New" w:cs="Courier New"/>
              <w:b/>
              <w:bCs/>
              <w:sz w:val="14"/>
              <w:szCs w:val="14"/>
              <w:lang w:val="en-US"/>
              <w:rPrChange w:id="7147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4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COUNT</w:delText>
          </w:r>
          <w:r w:rsidRPr="00357CA6" w:rsidDel="003114D6">
            <w:rPr>
              <w:rFonts w:ascii="Courier New" w:hAnsi="Courier New" w:cs="Courier New"/>
              <w:b/>
              <w:bCs/>
              <w:sz w:val="14"/>
              <w:szCs w:val="14"/>
              <w:lang w:val="en-US"/>
              <w:rPrChange w:id="7149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(*)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5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INTO</w:delText>
          </w:r>
          <w:r w:rsidRPr="00357CA6" w:rsidDel="003114D6">
            <w:rPr>
              <w:rFonts w:ascii="Courier New" w:hAnsi="Courier New" w:cs="Courier New"/>
              <w:b/>
              <w:bCs/>
              <w:sz w:val="14"/>
              <w:szCs w:val="14"/>
              <w:lang w:val="en-US"/>
              <w:rPrChange w:id="7151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5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v</w:delText>
          </w:r>
          <w:r w:rsidRPr="00357CA6" w:rsidDel="003114D6">
            <w:rPr>
              <w:rFonts w:ascii="Courier New" w:hAnsi="Courier New" w:cs="Courier New"/>
              <w:b/>
              <w:bCs/>
              <w:sz w:val="14"/>
              <w:szCs w:val="14"/>
              <w:lang w:val="en-US"/>
              <w:rPrChange w:id="7153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_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5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name</w:delText>
          </w:r>
          <w:r w:rsidRPr="00357CA6" w:rsidDel="003114D6">
            <w:rPr>
              <w:rFonts w:ascii="Courier New" w:hAnsi="Courier New" w:cs="Courier New"/>
              <w:b/>
              <w:bCs/>
              <w:sz w:val="14"/>
              <w:szCs w:val="14"/>
              <w:lang w:val="en-US"/>
              <w:rPrChange w:id="7155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_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5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exists</w:delText>
          </w:r>
          <w:r w:rsidRPr="00357CA6" w:rsidDel="003114D6">
            <w:rPr>
              <w:rFonts w:ascii="Courier New" w:hAnsi="Courier New" w:cs="Courier New"/>
              <w:b/>
              <w:bCs/>
              <w:sz w:val="14"/>
              <w:szCs w:val="14"/>
              <w:lang w:val="en-US"/>
              <w:rPrChange w:id="7157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</w:del>
      </w:ins>
    </w:p>
    <w:p w14:paraId="5175D9A5" w14:textId="77777777" w:rsidR="00151958" w:rsidRPr="00D30024" w:rsidDel="003114D6" w:rsidRDefault="00151958" w:rsidP="00151958">
      <w:pPr>
        <w:ind w:firstLine="708"/>
        <w:rPr>
          <w:ins w:id="7158" w:author="Ivan Pugachev" w:date="2025-12-19T09:58:00Z"/>
          <w:del w:id="715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160" w:author="Ivan Pugachev" w:date="2025-12-19T09:59:00Z">
            <w:rPr>
              <w:ins w:id="7161" w:author="Ivan Pugachev" w:date="2025-12-19T09:58:00Z"/>
              <w:del w:id="716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163" w:author="Дмитрий Филимонов" w:date="2026-01-29T15:10:00Z">
          <w:pPr>
            <w:ind w:firstLine="708"/>
            <w:jc w:val="center"/>
          </w:pPr>
        </w:pPrChange>
      </w:pPr>
      <w:ins w:id="7164" w:author="Ivan Pugachev" w:date="2025-12-19T09:58:00Z">
        <w:del w:id="7165" w:author="Дмитрий Филимонов" w:date="2026-01-29T15:10:00Z">
          <w:r w:rsidRPr="00357CA6" w:rsidDel="003114D6">
            <w:rPr>
              <w:rFonts w:ascii="Courier New" w:hAnsi="Courier New" w:cs="Courier New"/>
              <w:b/>
              <w:bCs/>
              <w:sz w:val="14"/>
              <w:szCs w:val="14"/>
              <w:lang w:val="en-US"/>
              <w:rPrChange w:id="7166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6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FROM products </w:delText>
          </w:r>
        </w:del>
      </w:ins>
    </w:p>
    <w:p w14:paraId="312B60D7" w14:textId="77777777" w:rsidR="00151958" w:rsidRPr="00D30024" w:rsidDel="003114D6" w:rsidRDefault="00151958" w:rsidP="00151958">
      <w:pPr>
        <w:ind w:firstLine="708"/>
        <w:rPr>
          <w:ins w:id="7168" w:author="Ivan Pugachev" w:date="2025-12-19T09:58:00Z"/>
          <w:del w:id="716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170" w:author="Ivan Pugachev" w:date="2025-12-19T09:59:00Z">
            <w:rPr>
              <w:ins w:id="7171" w:author="Ivan Pugachev" w:date="2025-12-19T09:58:00Z"/>
              <w:del w:id="717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173" w:author="Дмитрий Филимонов" w:date="2026-01-29T15:10:00Z">
          <w:pPr>
            <w:ind w:firstLine="708"/>
            <w:jc w:val="center"/>
          </w:pPr>
        </w:pPrChange>
      </w:pPr>
      <w:ins w:id="7174" w:author="Ivan Pugachev" w:date="2025-12-19T09:58:00Z">
        <w:del w:id="717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7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WHERE pro_name = p_pro_name;</w:delText>
          </w:r>
        </w:del>
      </w:ins>
    </w:p>
    <w:p w14:paraId="682EE009" w14:textId="77777777" w:rsidR="00151958" w:rsidRPr="00D30024" w:rsidDel="003114D6" w:rsidRDefault="00151958" w:rsidP="00151958">
      <w:pPr>
        <w:ind w:firstLine="708"/>
        <w:rPr>
          <w:ins w:id="7177" w:author="Ivan Pugachev" w:date="2025-12-19T09:58:00Z"/>
          <w:del w:id="717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179" w:author="Ivan Pugachev" w:date="2025-12-19T09:59:00Z">
            <w:rPr>
              <w:ins w:id="7180" w:author="Ivan Pugachev" w:date="2025-12-19T09:58:00Z"/>
              <w:del w:id="718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182" w:author="Дмитрий Филимонов" w:date="2026-01-29T15:10:00Z">
          <w:pPr>
            <w:ind w:firstLine="708"/>
            <w:jc w:val="center"/>
          </w:pPr>
        </w:pPrChange>
      </w:pPr>
      <w:ins w:id="7183" w:author="Ivan Pugachev" w:date="2025-12-19T09:58:00Z">
        <w:del w:id="718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8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</w:del>
      </w:ins>
    </w:p>
    <w:p w14:paraId="6955A17E" w14:textId="77777777" w:rsidR="00151958" w:rsidRPr="00AB0C02" w:rsidDel="003114D6" w:rsidRDefault="00151958" w:rsidP="00151958">
      <w:pPr>
        <w:ind w:firstLine="708"/>
        <w:rPr>
          <w:ins w:id="7186" w:author="Ivan Pugachev" w:date="2025-12-19T09:58:00Z"/>
          <w:del w:id="7187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188" w:author="Ivan Pugachev" w:date="2025-12-19T10:04:00Z">
            <w:rPr>
              <w:ins w:id="7189" w:author="Ivan Pugachev" w:date="2025-12-19T09:58:00Z"/>
              <w:del w:id="719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191" w:author="Дмитрий Филимонов" w:date="2026-01-29T15:10:00Z">
          <w:pPr>
            <w:ind w:firstLine="708"/>
            <w:jc w:val="center"/>
          </w:pPr>
        </w:pPrChange>
      </w:pPr>
      <w:ins w:id="7192" w:author="Ivan Pugachev" w:date="2025-12-19T09:58:00Z">
        <w:del w:id="719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9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IF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195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9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v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19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_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19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name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199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_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0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exists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201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&gt; 0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0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THEN</w:delText>
          </w:r>
        </w:del>
      </w:ins>
    </w:p>
    <w:p w14:paraId="15215204" w14:textId="77777777" w:rsidR="00151958" w:rsidRPr="00AB0C02" w:rsidDel="003114D6" w:rsidRDefault="00151958" w:rsidP="00151958">
      <w:pPr>
        <w:ind w:firstLine="708"/>
        <w:rPr>
          <w:ins w:id="7203" w:author="Ivan Pugachev" w:date="2025-12-19T09:58:00Z"/>
          <w:del w:id="7204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205" w:author="Ivan Pugachev" w:date="2025-12-19T10:04:00Z">
            <w:rPr>
              <w:ins w:id="7206" w:author="Ivan Pugachev" w:date="2025-12-19T09:58:00Z"/>
              <w:del w:id="720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208" w:author="Дмитрий Филимонов" w:date="2026-01-29T15:10:00Z">
          <w:pPr>
            <w:ind w:firstLine="708"/>
            <w:jc w:val="center"/>
          </w:pPr>
        </w:pPrChange>
      </w:pPr>
      <w:ins w:id="7209" w:author="Ivan Pugachev" w:date="2025-12-19T09:58:00Z">
        <w:del w:id="7210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211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1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SELECT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213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'Ошибка: Товар с таким названием уже существует'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1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AS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215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1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result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21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;</w:delText>
          </w:r>
        </w:del>
      </w:ins>
    </w:p>
    <w:p w14:paraId="3A5424DE" w14:textId="77777777" w:rsidR="00151958" w:rsidRPr="00D30024" w:rsidDel="003114D6" w:rsidRDefault="00151958" w:rsidP="00151958">
      <w:pPr>
        <w:ind w:firstLine="708"/>
        <w:rPr>
          <w:ins w:id="7218" w:author="Ivan Pugachev" w:date="2025-12-19T09:58:00Z"/>
          <w:del w:id="721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220" w:author="Ivan Pugachev" w:date="2025-12-19T09:59:00Z">
            <w:rPr>
              <w:ins w:id="7221" w:author="Ivan Pugachev" w:date="2025-12-19T09:58:00Z"/>
              <w:del w:id="722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223" w:author="Дмитрий Филимонов" w:date="2026-01-29T15:10:00Z">
          <w:pPr>
            <w:ind w:firstLine="708"/>
            <w:jc w:val="center"/>
          </w:pPr>
        </w:pPrChange>
      </w:pPr>
      <w:ins w:id="7224" w:author="Ivan Pugachev" w:date="2025-12-19T09:58:00Z">
        <w:del w:id="7225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226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2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ELSEIF p_cost_price IS NULL OR p_cost_price = 0 THEN</w:delText>
          </w:r>
        </w:del>
      </w:ins>
    </w:p>
    <w:p w14:paraId="49172214" w14:textId="77777777" w:rsidR="00151958" w:rsidRPr="00AB0C02" w:rsidDel="003114D6" w:rsidRDefault="00151958" w:rsidP="00151958">
      <w:pPr>
        <w:ind w:firstLine="708"/>
        <w:rPr>
          <w:ins w:id="7228" w:author="Ivan Pugachev" w:date="2025-12-19T09:58:00Z"/>
          <w:del w:id="7229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230" w:author="Ivan Pugachev" w:date="2025-12-19T10:04:00Z">
            <w:rPr>
              <w:ins w:id="7231" w:author="Ivan Pugachev" w:date="2025-12-19T09:58:00Z"/>
              <w:del w:id="723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233" w:author="Дмитрий Филимонов" w:date="2026-01-29T15:10:00Z">
          <w:pPr>
            <w:ind w:firstLine="708"/>
            <w:jc w:val="center"/>
          </w:pPr>
        </w:pPrChange>
      </w:pPr>
      <w:ins w:id="7234" w:author="Ivan Pugachev" w:date="2025-12-19T09:58:00Z">
        <w:del w:id="723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3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SELECT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23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'Ошибка: Необходимо указать себестоимость товара'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3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AS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239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4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result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241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;</w:delText>
          </w:r>
        </w:del>
      </w:ins>
    </w:p>
    <w:p w14:paraId="17833368" w14:textId="77777777" w:rsidR="00151958" w:rsidRPr="00D30024" w:rsidDel="003114D6" w:rsidRDefault="00151958" w:rsidP="00151958">
      <w:pPr>
        <w:ind w:firstLine="708"/>
        <w:rPr>
          <w:ins w:id="7242" w:author="Ivan Pugachev" w:date="2025-12-19T09:58:00Z"/>
          <w:del w:id="724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244" w:author="Ivan Pugachev" w:date="2025-12-19T09:59:00Z">
            <w:rPr>
              <w:ins w:id="7245" w:author="Ivan Pugachev" w:date="2025-12-19T09:58:00Z"/>
              <w:del w:id="724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247" w:author="Дмитрий Филимонов" w:date="2026-01-29T15:10:00Z">
          <w:pPr>
            <w:ind w:firstLine="708"/>
            <w:jc w:val="center"/>
          </w:pPr>
        </w:pPrChange>
      </w:pPr>
      <w:ins w:id="7248" w:author="Ivan Pugachev" w:date="2025-12-19T09:58:00Z">
        <w:del w:id="7249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250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5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ELSE</w:delText>
          </w:r>
        </w:del>
      </w:ins>
    </w:p>
    <w:p w14:paraId="1F57E3F7" w14:textId="77777777" w:rsidR="00151958" w:rsidRPr="00D30024" w:rsidDel="003114D6" w:rsidRDefault="00151958" w:rsidP="00151958">
      <w:pPr>
        <w:ind w:firstLine="708"/>
        <w:rPr>
          <w:ins w:id="7252" w:author="Ivan Pugachev" w:date="2025-12-19T09:58:00Z"/>
          <w:del w:id="725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254" w:author="Ivan Pugachev" w:date="2025-12-19T09:59:00Z">
            <w:rPr>
              <w:ins w:id="7255" w:author="Ivan Pugachev" w:date="2025-12-19T09:58:00Z"/>
              <w:del w:id="725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257" w:author="Дмитрий Филимонов" w:date="2026-01-29T15:10:00Z">
          <w:pPr>
            <w:ind w:firstLine="708"/>
            <w:jc w:val="center"/>
          </w:pPr>
        </w:pPrChange>
      </w:pPr>
      <w:ins w:id="7258" w:author="Ivan Pugachev" w:date="2025-12-19T09:58:00Z">
        <w:del w:id="725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6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-- Рассчитываем наценку в процентах</w:delText>
          </w:r>
        </w:del>
      </w:ins>
    </w:p>
    <w:p w14:paraId="09D143A4" w14:textId="77777777" w:rsidR="00151958" w:rsidRPr="00D30024" w:rsidDel="003114D6" w:rsidRDefault="00151958" w:rsidP="00151958">
      <w:pPr>
        <w:ind w:firstLine="708"/>
        <w:rPr>
          <w:ins w:id="7261" w:author="Ivan Pugachev" w:date="2025-12-19T09:58:00Z"/>
          <w:del w:id="726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263" w:author="Ivan Pugachev" w:date="2025-12-19T09:59:00Z">
            <w:rPr>
              <w:ins w:id="7264" w:author="Ivan Pugachev" w:date="2025-12-19T09:58:00Z"/>
              <w:del w:id="726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266" w:author="Дмитрий Филимонов" w:date="2026-01-29T15:10:00Z">
          <w:pPr>
            <w:ind w:firstLine="708"/>
            <w:jc w:val="center"/>
          </w:pPr>
        </w:pPrChange>
      </w:pPr>
      <w:ins w:id="7267" w:author="Ivan Pugachev" w:date="2025-12-19T09:58:00Z">
        <w:del w:id="726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6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SET v_calculated_margin = ((p_pro_price - p_cost_price) / p_cost_price) * 100;</w:delText>
          </w:r>
        </w:del>
      </w:ins>
    </w:p>
    <w:p w14:paraId="3C1C93F0" w14:textId="77777777" w:rsidR="00151958" w:rsidRPr="00D30024" w:rsidDel="003114D6" w:rsidRDefault="00151958" w:rsidP="00151958">
      <w:pPr>
        <w:ind w:firstLine="708"/>
        <w:rPr>
          <w:ins w:id="7270" w:author="Ivan Pugachev" w:date="2025-12-19T09:58:00Z"/>
          <w:del w:id="727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272" w:author="Ivan Pugachev" w:date="2025-12-19T09:59:00Z">
            <w:rPr>
              <w:ins w:id="7273" w:author="Ivan Pugachev" w:date="2025-12-19T09:58:00Z"/>
              <w:del w:id="727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275" w:author="Дмитрий Филимонов" w:date="2026-01-29T15:10:00Z">
          <w:pPr>
            <w:ind w:firstLine="708"/>
            <w:jc w:val="center"/>
          </w:pPr>
        </w:pPrChange>
      </w:pPr>
      <w:ins w:id="7276" w:author="Ivan Pugachev" w:date="2025-12-19T09:58:00Z">
        <w:del w:id="727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7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SET v_profit_per_unit = p_pro_price - p_cost_price;</w:delText>
          </w:r>
        </w:del>
      </w:ins>
    </w:p>
    <w:p w14:paraId="2F644238" w14:textId="77777777" w:rsidR="00151958" w:rsidRPr="00D30024" w:rsidDel="003114D6" w:rsidRDefault="00151958" w:rsidP="00151958">
      <w:pPr>
        <w:ind w:firstLine="708"/>
        <w:rPr>
          <w:ins w:id="7279" w:author="Ivan Pugachev" w:date="2025-12-19T09:58:00Z"/>
          <w:del w:id="728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281" w:author="Ivan Pugachev" w:date="2025-12-19T09:59:00Z">
            <w:rPr>
              <w:ins w:id="7282" w:author="Ivan Pugachev" w:date="2025-12-19T09:58:00Z"/>
              <w:del w:id="728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284" w:author="Дмитрий Филимонов" w:date="2026-01-29T15:10:00Z">
          <w:pPr>
            <w:ind w:firstLine="708"/>
            <w:jc w:val="center"/>
          </w:pPr>
        </w:pPrChange>
      </w:pPr>
      <w:ins w:id="7285" w:author="Ivan Pugachev" w:date="2025-12-19T09:58:00Z">
        <w:del w:id="728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8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</w:delText>
          </w:r>
        </w:del>
      </w:ins>
    </w:p>
    <w:p w14:paraId="344D24A1" w14:textId="77777777" w:rsidR="00151958" w:rsidRPr="00AB0C02" w:rsidDel="003114D6" w:rsidRDefault="00151958" w:rsidP="00151958">
      <w:pPr>
        <w:ind w:firstLine="708"/>
        <w:rPr>
          <w:ins w:id="7288" w:author="Ivan Pugachev" w:date="2025-12-19T09:58:00Z"/>
          <w:del w:id="7289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290" w:author="Ivan Pugachev" w:date="2025-12-19T10:04:00Z">
            <w:rPr>
              <w:ins w:id="7291" w:author="Ivan Pugachev" w:date="2025-12-19T09:58:00Z"/>
              <w:del w:id="729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293" w:author="Дмитрий Филимонов" w:date="2026-01-29T15:10:00Z">
          <w:pPr>
            <w:ind w:firstLine="708"/>
            <w:jc w:val="center"/>
          </w:pPr>
        </w:pPrChange>
      </w:pPr>
      <w:ins w:id="7294" w:author="Ivan Pugachev" w:date="2025-12-19T09:58:00Z">
        <w:del w:id="729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9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29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-- Добавляем товар с указанным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29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pro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299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_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30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id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301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или автоинкрементом</w:delText>
          </w:r>
        </w:del>
      </w:ins>
    </w:p>
    <w:p w14:paraId="0E82F681" w14:textId="77777777" w:rsidR="00151958" w:rsidRPr="00D30024" w:rsidDel="003114D6" w:rsidRDefault="00151958" w:rsidP="00151958">
      <w:pPr>
        <w:ind w:firstLine="708"/>
        <w:rPr>
          <w:ins w:id="7302" w:author="Ivan Pugachev" w:date="2025-12-19T09:58:00Z"/>
          <w:del w:id="730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304" w:author="Ivan Pugachev" w:date="2025-12-19T09:59:00Z">
            <w:rPr>
              <w:ins w:id="7305" w:author="Ivan Pugachev" w:date="2025-12-19T09:58:00Z"/>
              <w:del w:id="730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307" w:author="Дмитрий Филимонов" w:date="2026-01-29T15:10:00Z">
          <w:pPr>
            <w:ind w:firstLine="708"/>
            <w:jc w:val="center"/>
          </w:pPr>
        </w:pPrChange>
      </w:pPr>
      <w:ins w:id="7308" w:author="Ivan Pugachev" w:date="2025-12-19T09:58:00Z">
        <w:del w:id="7309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310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31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IF p_pro_id IS NOT NULL THEN</w:delText>
          </w:r>
        </w:del>
      </w:ins>
    </w:p>
    <w:p w14:paraId="51376750" w14:textId="77777777" w:rsidR="00151958" w:rsidRPr="00D30024" w:rsidDel="003114D6" w:rsidRDefault="00151958" w:rsidP="00151958">
      <w:pPr>
        <w:ind w:firstLine="708"/>
        <w:rPr>
          <w:ins w:id="7312" w:author="Ivan Pugachev" w:date="2025-12-19T09:58:00Z"/>
          <w:del w:id="731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314" w:author="Ivan Pugachev" w:date="2025-12-19T09:59:00Z">
            <w:rPr>
              <w:ins w:id="7315" w:author="Ivan Pugachev" w:date="2025-12-19T09:58:00Z"/>
              <w:del w:id="731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317" w:author="Дмитрий Филимонов" w:date="2026-01-29T15:10:00Z">
          <w:pPr>
            <w:ind w:firstLine="708"/>
            <w:jc w:val="center"/>
          </w:pPr>
        </w:pPrChange>
      </w:pPr>
      <w:ins w:id="7318" w:author="Ivan Pugachev" w:date="2025-12-19T09:58:00Z">
        <w:del w:id="731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32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INSERT INTO products (</w:delText>
          </w:r>
        </w:del>
      </w:ins>
    </w:p>
    <w:p w14:paraId="55834798" w14:textId="77777777" w:rsidR="00151958" w:rsidRPr="00D30024" w:rsidDel="003114D6" w:rsidRDefault="00151958" w:rsidP="00151958">
      <w:pPr>
        <w:ind w:firstLine="708"/>
        <w:rPr>
          <w:ins w:id="7321" w:author="Ivan Pugachev" w:date="2025-12-19T09:58:00Z"/>
          <w:del w:id="732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323" w:author="Ivan Pugachev" w:date="2025-12-19T09:59:00Z">
            <w:rPr>
              <w:ins w:id="7324" w:author="Ivan Pugachev" w:date="2025-12-19T09:58:00Z"/>
              <w:del w:id="732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326" w:author="Дмитрий Филимонов" w:date="2026-01-29T15:10:00Z">
          <w:pPr>
            <w:ind w:firstLine="708"/>
            <w:jc w:val="center"/>
          </w:pPr>
        </w:pPrChange>
      </w:pPr>
      <w:ins w:id="7327" w:author="Ivan Pugachev" w:date="2025-12-19T09:58:00Z">
        <w:del w:id="732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32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pro_id,</w:delText>
          </w:r>
        </w:del>
      </w:ins>
    </w:p>
    <w:p w14:paraId="285E82C3" w14:textId="77777777" w:rsidR="00151958" w:rsidRPr="00D30024" w:rsidDel="003114D6" w:rsidRDefault="00151958" w:rsidP="00151958">
      <w:pPr>
        <w:ind w:firstLine="708"/>
        <w:rPr>
          <w:ins w:id="7330" w:author="Ivan Pugachev" w:date="2025-12-19T09:58:00Z"/>
          <w:del w:id="733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332" w:author="Ivan Pugachev" w:date="2025-12-19T09:59:00Z">
            <w:rPr>
              <w:ins w:id="7333" w:author="Ivan Pugachev" w:date="2025-12-19T09:58:00Z"/>
              <w:del w:id="733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335" w:author="Дмитрий Филимонов" w:date="2026-01-29T15:10:00Z">
          <w:pPr>
            <w:ind w:firstLine="708"/>
            <w:jc w:val="center"/>
          </w:pPr>
        </w:pPrChange>
      </w:pPr>
      <w:ins w:id="7336" w:author="Ivan Pugachev" w:date="2025-12-19T09:58:00Z">
        <w:del w:id="733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33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pro_name, </w:delText>
          </w:r>
        </w:del>
      </w:ins>
    </w:p>
    <w:p w14:paraId="4CCB45EF" w14:textId="77777777" w:rsidR="00151958" w:rsidRPr="00D30024" w:rsidDel="003114D6" w:rsidRDefault="00151958" w:rsidP="00151958">
      <w:pPr>
        <w:ind w:firstLine="708"/>
        <w:rPr>
          <w:ins w:id="7339" w:author="Ivan Pugachev" w:date="2025-12-19T09:58:00Z"/>
          <w:del w:id="734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341" w:author="Ivan Pugachev" w:date="2025-12-19T09:59:00Z">
            <w:rPr>
              <w:ins w:id="7342" w:author="Ivan Pugachev" w:date="2025-12-19T09:58:00Z"/>
              <w:del w:id="734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344" w:author="Дмитрий Филимонов" w:date="2026-01-29T15:10:00Z">
          <w:pPr>
            <w:ind w:firstLine="708"/>
            <w:jc w:val="center"/>
          </w:pPr>
        </w:pPrChange>
      </w:pPr>
      <w:ins w:id="7345" w:author="Ivan Pugachev" w:date="2025-12-19T09:58:00Z">
        <w:del w:id="734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34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pro_category, </w:delText>
          </w:r>
        </w:del>
      </w:ins>
    </w:p>
    <w:p w14:paraId="2D46CC86" w14:textId="77777777" w:rsidR="00151958" w:rsidRPr="00D30024" w:rsidDel="003114D6" w:rsidRDefault="00151958" w:rsidP="00151958">
      <w:pPr>
        <w:ind w:firstLine="708"/>
        <w:rPr>
          <w:ins w:id="7348" w:author="Ivan Pugachev" w:date="2025-12-19T09:58:00Z"/>
          <w:del w:id="734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350" w:author="Ivan Pugachev" w:date="2025-12-19T09:59:00Z">
            <w:rPr>
              <w:ins w:id="7351" w:author="Ivan Pugachev" w:date="2025-12-19T09:58:00Z"/>
              <w:del w:id="735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353" w:author="Дмитрий Филимонов" w:date="2026-01-29T15:10:00Z">
          <w:pPr>
            <w:ind w:firstLine="708"/>
            <w:jc w:val="center"/>
          </w:pPr>
        </w:pPrChange>
      </w:pPr>
      <w:ins w:id="7354" w:author="Ivan Pugachev" w:date="2025-12-19T09:58:00Z">
        <w:del w:id="735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35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pro_price, </w:delText>
          </w:r>
        </w:del>
      </w:ins>
    </w:p>
    <w:p w14:paraId="1020FD56" w14:textId="77777777" w:rsidR="00151958" w:rsidRPr="00D30024" w:rsidDel="003114D6" w:rsidRDefault="00151958" w:rsidP="00151958">
      <w:pPr>
        <w:ind w:firstLine="708"/>
        <w:rPr>
          <w:ins w:id="7357" w:author="Ivan Pugachev" w:date="2025-12-19T09:58:00Z"/>
          <w:del w:id="735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359" w:author="Ivan Pugachev" w:date="2025-12-19T09:59:00Z">
            <w:rPr>
              <w:ins w:id="7360" w:author="Ivan Pugachev" w:date="2025-12-19T09:58:00Z"/>
              <w:del w:id="736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362" w:author="Дмитрий Филимонов" w:date="2026-01-29T15:10:00Z">
          <w:pPr>
            <w:ind w:firstLine="708"/>
            <w:jc w:val="center"/>
          </w:pPr>
        </w:pPrChange>
      </w:pPr>
      <w:ins w:id="7363" w:author="Ivan Pugachev" w:date="2025-12-19T09:58:00Z">
        <w:del w:id="736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36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cost_price</w:delText>
          </w:r>
        </w:del>
      </w:ins>
    </w:p>
    <w:p w14:paraId="5CA378C0" w14:textId="77777777" w:rsidR="00151958" w:rsidRPr="00D30024" w:rsidDel="003114D6" w:rsidRDefault="00151958" w:rsidP="00151958">
      <w:pPr>
        <w:ind w:firstLine="708"/>
        <w:rPr>
          <w:ins w:id="7366" w:author="Ivan Pugachev" w:date="2025-12-19T09:58:00Z"/>
          <w:del w:id="736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368" w:author="Ivan Pugachev" w:date="2025-12-19T09:59:00Z">
            <w:rPr>
              <w:ins w:id="7369" w:author="Ivan Pugachev" w:date="2025-12-19T09:58:00Z"/>
              <w:del w:id="737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371" w:author="Дмитрий Филимонов" w:date="2026-01-29T15:10:00Z">
          <w:pPr>
            <w:ind w:firstLine="708"/>
            <w:jc w:val="center"/>
          </w:pPr>
        </w:pPrChange>
      </w:pPr>
      <w:ins w:id="7372" w:author="Ivan Pugachev" w:date="2025-12-19T09:58:00Z">
        <w:del w:id="737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37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)</w:delText>
          </w:r>
        </w:del>
      </w:ins>
    </w:p>
    <w:p w14:paraId="065C338C" w14:textId="77777777" w:rsidR="00151958" w:rsidRPr="00D30024" w:rsidDel="003114D6" w:rsidRDefault="00151958" w:rsidP="00151958">
      <w:pPr>
        <w:ind w:firstLine="708"/>
        <w:rPr>
          <w:ins w:id="7375" w:author="Ivan Pugachev" w:date="2025-12-19T09:58:00Z"/>
          <w:del w:id="737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377" w:author="Ivan Pugachev" w:date="2025-12-19T09:59:00Z">
            <w:rPr>
              <w:ins w:id="7378" w:author="Ivan Pugachev" w:date="2025-12-19T09:58:00Z"/>
              <w:del w:id="737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380" w:author="Дмитрий Филимонов" w:date="2026-01-29T15:10:00Z">
          <w:pPr>
            <w:ind w:firstLine="708"/>
            <w:jc w:val="center"/>
          </w:pPr>
        </w:pPrChange>
      </w:pPr>
      <w:ins w:id="7381" w:author="Ivan Pugachev" w:date="2025-12-19T09:58:00Z">
        <w:del w:id="738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38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VALUES (</w:delText>
          </w:r>
        </w:del>
      </w:ins>
    </w:p>
    <w:p w14:paraId="1A323483" w14:textId="77777777" w:rsidR="00151958" w:rsidRPr="00D30024" w:rsidDel="003114D6" w:rsidRDefault="00151958" w:rsidP="00151958">
      <w:pPr>
        <w:ind w:firstLine="708"/>
        <w:rPr>
          <w:ins w:id="7384" w:author="Ivan Pugachev" w:date="2025-12-19T09:58:00Z"/>
          <w:del w:id="738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386" w:author="Ivan Pugachev" w:date="2025-12-19T09:59:00Z">
            <w:rPr>
              <w:ins w:id="7387" w:author="Ivan Pugachev" w:date="2025-12-19T09:58:00Z"/>
              <w:del w:id="738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389" w:author="Дмитрий Филимонов" w:date="2026-01-29T15:10:00Z">
          <w:pPr>
            <w:ind w:firstLine="708"/>
            <w:jc w:val="center"/>
          </w:pPr>
        </w:pPrChange>
      </w:pPr>
      <w:ins w:id="7390" w:author="Ivan Pugachev" w:date="2025-12-19T09:58:00Z">
        <w:del w:id="739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39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p_pro_id,</w:delText>
          </w:r>
        </w:del>
      </w:ins>
    </w:p>
    <w:p w14:paraId="13155757" w14:textId="77777777" w:rsidR="00151958" w:rsidRPr="00D30024" w:rsidDel="003114D6" w:rsidRDefault="00151958" w:rsidP="00151958">
      <w:pPr>
        <w:ind w:firstLine="708"/>
        <w:rPr>
          <w:ins w:id="7393" w:author="Ivan Pugachev" w:date="2025-12-19T09:58:00Z"/>
          <w:del w:id="739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395" w:author="Ivan Pugachev" w:date="2025-12-19T09:59:00Z">
            <w:rPr>
              <w:ins w:id="7396" w:author="Ivan Pugachev" w:date="2025-12-19T09:58:00Z"/>
              <w:del w:id="739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398" w:author="Дмитрий Филимонов" w:date="2026-01-29T15:10:00Z">
          <w:pPr>
            <w:ind w:firstLine="708"/>
            <w:jc w:val="center"/>
          </w:pPr>
        </w:pPrChange>
      </w:pPr>
      <w:ins w:id="7399" w:author="Ivan Pugachev" w:date="2025-12-19T09:58:00Z">
        <w:del w:id="740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40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p_pro_name, </w:delText>
          </w:r>
        </w:del>
      </w:ins>
    </w:p>
    <w:p w14:paraId="34C45E9A" w14:textId="77777777" w:rsidR="00151958" w:rsidRPr="00D30024" w:rsidDel="003114D6" w:rsidRDefault="00151958" w:rsidP="00151958">
      <w:pPr>
        <w:ind w:firstLine="708"/>
        <w:rPr>
          <w:ins w:id="7402" w:author="Ivan Pugachev" w:date="2025-12-19T09:58:00Z"/>
          <w:del w:id="740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404" w:author="Ivan Pugachev" w:date="2025-12-19T09:59:00Z">
            <w:rPr>
              <w:ins w:id="7405" w:author="Ivan Pugachev" w:date="2025-12-19T09:58:00Z"/>
              <w:del w:id="740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407" w:author="Дмитрий Филимонов" w:date="2026-01-29T15:10:00Z">
          <w:pPr>
            <w:ind w:firstLine="708"/>
            <w:jc w:val="center"/>
          </w:pPr>
        </w:pPrChange>
      </w:pPr>
      <w:ins w:id="7408" w:author="Ivan Pugachev" w:date="2025-12-19T09:58:00Z">
        <w:del w:id="740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41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p_pro_category, </w:delText>
          </w:r>
        </w:del>
      </w:ins>
    </w:p>
    <w:p w14:paraId="6C6E040C" w14:textId="77777777" w:rsidR="00151958" w:rsidRPr="00D30024" w:rsidDel="003114D6" w:rsidRDefault="00151958" w:rsidP="00151958">
      <w:pPr>
        <w:ind w:firstLine="708"/>
        <w:rPr>
          <w:ins w:id="7411" w:author="Ivan Pugachev" w:date="2025-12-19T09:58:00Z"/>
          <w:del w:id="741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413" w:author="Ivan Pugachev" w:date="2025-12-19T09:59:00Z">
            <w:rPr>
              <w:ins w:id="7414" w:author="Ivan Pugachev" w:date="2025-12-19T09:58:00Z"/>
              <w:del w:id="741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416" w:author="Дмитрий Филимонов" w:date="2026-01-29T15:10:00Z">
          <w:pPr>
            <w:ind w:firstLine="708"/>
            <w:jc w:val="center"/>
          </w:pPr>
        </w:pPrChange>
      </w:pPr>
      <w:ins w:id="7417" w:author="Ivan Pugachev" w:date="2025-12-19T09:58:00Z">
        <w:del w:id="741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41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p_pro_price, </w:delText>
          </w:r>
        </w:del>
      </w:ins>
    </w:p>
    <w:p w14:paraId="539E32D9" w14:textId="77777777" w:rsidR="00151958" w:rsidRPr="00D30024" w:rsidDel="003114D6" w:rsidRDefault="00151958" w:rsidP="00151958">
      <w:pPr>
        <w:ind w:firstLine="708"/>
        <w:rPr>
          <w:ins w:id="7420" w:author="Ivan Pugachev" w:date="2025-12-19T09:58:00Z"/>
          <w:del w:id="742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422" w:author="Ivan Pugachev" w:date="2025-12-19T09:59:00Z">
            <w:rPr>
              <w:ins w:id="7423" w:author="Ivan Pugachev" w:date="2025-12-19T09:58:00Z"/>
              <w:del w:id="742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425" w:author="Дмитрий Филимонов" w:date="2026-01-29T15:10:00Z">
          <w:pPr>
            <w:ind w:firstLine="708"/>
            <w:jc w:val="center"/>
          </w:pPr>
        </w:pPrChange>
      </w:pPr>
      <w:ins w:id="7426" w:author="Ivan Pugachev" w:date="2025-12-19T09:58:00Z">
        <w:del w:id="742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42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p_cost_price</w:delText>
          </w:r>
        </w:del>
      </w:ins>
    </w:p>
    <w:p w14:paraId="77119DA6" w14:textId="77777777" w:rsidR="00151958" w:rsidRPr="00D30024" w:rsidDel="003114D6" w:rsidRDefault="00151958" w:rsidP="00151958">
      <w:pPr>
        <w:ind w:firstLine="708"/>
        <w:rPr>
          <w:ins w:id="7429" w:author="Ivan Pugachev" w:date="2025-12-19T09:58:00Z"/>
          <w:del w:id="743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431" w:author="Ivan Pugachev" w:date="2025-12-19T09:59:00Z">
            <w:rPr>
              <w:ins w:id="7432" w:author="Ivan Pugachev" w:date="2025-12-19T09:58:00Z"/>
              <w:del w:id="743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434" w:author="Дмитрий Филимонов" w:date="2026-01-29T15:10:00Z">
          <w:pPr>
            <w:ind w:firstLine="708"/>
            <w:jc w:val="center"/>
          </w:pPr>
        </w:pPrChange>
      </w:pPr>
      <w:ins w:id="7435" w:author="Ivan Pugachev" w:date="2025-12-19T09:58:00Z">
        <w:del w:id="743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43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);</w:delText>
          </w:r>
        </w:del>
      </w:ins>
    </w:p>
    <w:p w14:paraId="79D9DBF1" w14:textId="77777777" w:rsidR="00151958" w:rsidRPr="00D30024" w:rsidDel="003114D6" w:rsidRDefault="00151958" w:rsidP="00151958">
      <w:pPr>
        <w:ind w:firstLine="708"/>
        <w:rPr>
          <w:ins w:id="7438" w:author="Ivan Pugachev" w:date="2025-12-19T09:58:00Z"/>
          <w:del w:id="743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440" w:author="Ivan Pugachev" w:date="2025-12-19T09:59:00Z">
            <w:rPr>
              <w:ins w:id="7441" w:author="Ivan Pugachev" w:date="2025-12-19T09:58:00Z"/>
              <w:del w:id="744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443" w:author="Дмитрий Филимонов" w:date="2026-01-29T15:10:00Z">
          <w:pPr>
            <w:ind w:firstLine="708"/>
            <w:jc w:val="center"/>
          </w:pPr>
        </w:pPrChange>
      </w:pPr>
      <w:ins w:id="7444" w:author="Ivan Pugachev" w:date="2025-12-19T09:58:00Z">
        <w:del w:id="744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44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SET v_actual_pro_id = p_pro_id;</w:delText>
          </w:r>
        </w:del>
      </w:ins>
    </w:p>
    <w:p w14:paraId="35D7A975" w14:textId="77777777" w:rsidR="00151958" w:rsidRPr="00D30024" w:rsidDel="003114D6" w:rsidRDefault="00151958" w:rsidP="00151958">
      <w:pPr>
        <w:ind w:firstLine="708"/>
        <w:rPr>
          <w:ins w:id="7447" w:author="Ivan Pugachev" w:date="2025-12-19T09:58:00Z"/>
          <w:del w:id="744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449" w:author="Ivan Pugachev" w:date="2025-12-19T09:59:00Z">
            <w:rPr>
              <w:ins w:id="7450" w:author="Ivan Pugachev" w:date="2025-12-19T09:58:00Z"/>
              <w:del w:id="745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452" w:author="Дмитрий Филимонов" w:date="2026-01-29T15:10:00Z">
          <w:pPr>
            <w:ind w:firstLine="708"/>
            <w:jc w:val="center"/>
          </w:pPr>
        </w:pPrChange>
      </w:pPr>
      <w:ins w:id="7453" w:author="Ivan Pugachev" w:date="2025-12-19T09:58:00Z">
        <w:del w:id="745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45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ELSE</w:delText>
          </w:r>
        </w:del>
      </w:ins>
    </w:p>
    <w:p w14:paraId="2D8CBF8D" w14:textId="77777777" w:rsidR="00151958" w:rsidRPr="00D30024" w:rsidDel="003114D6" w:rsidRDefault="00151958" w:rsidP="00151958">
      <w:pPr>
        <w:ind w:firstLine="708"/>
        <w:rPr>
          <w:ins w:id="7456" w:author="Ivan Pugachev" w:date="2025-12-19T09:58:00Z"/>
          <w:del w:id="745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458" w:author="Ivan Pugachev" w:date="2025-12-19T09:59:00Z">
            <w:rPr>
              <w:ins w:id="7459" w:author="Ivan Pugachev" w:date="2025-12-19T09:58:00Z"/>
              <w:del w:id="746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461" w:author="Дмитрий Филимонов" w:date="2026-01-29T15:10:00Z">
          <w:pPr>
            <w:ind w:firstLine="708"/>
            <w:jc w:val="center"/>
          </w:pPr>
        </w:pPrChange>
      </w:pPr>
      <w:ins w:id="7462" w:author="Ivan Pugachev" w:date="2025-12-19T09:58:00Z">
        <w:del w:id="746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46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INSERT INTO products (</w:delText>
          </w:r>
        </w:del>
      </w:ins>
    </w:p>
    <w:p w14:paraId="0B9D5A18" w14:textId="77777777" w:rsidR="00151958" w:rsidRPr="00D30024" w:rsidDel="003114D6" w:rsidRDefault="00151958" w:rsidP="00151958">
      <w:pPr>
        <w:ind w:firstLine="708"/>
        <w:rPr>
          <w:ins w:id="7465" w:author="Ivan Pugachev" w:date="2025-12-19T09:58:00Z"/>
          <w:del w:id="746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467" w:author="Ivan Pugachev" w:date="2025-12-19T09:59:00Z">
            <w:rPr>
              <w:ins w:id="7468" w:author="Ivan Pugachev" w:date="2025-12-19T09:58:00Z"/>
              <w:del w:id="746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470" w:author="Дмитрий Филимонов" w:date="2026-01-29T15:10:00Z">
          <w:pPr>
            <w:ind w:firstLine="708"/>
            <w:jc w:val="center"/>
          </w:pPr>
        </w:pPrChange>
      </w:pPr>
      <w:ins w:id="7471" w:author="Ivan Pugachev" w:date="2025-12-19T09:58:00Z">
        <w:del w:id="747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47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pro_name, </w:delText>
          </w:r>
        </w:del>
      </w:ins>
    </w:p>
    <w:p w14:paraId="2E960457" w14:textId="77777777" w:rsidR="00151958" w:rsidRPr="00D30024" w:rsidDel="003114D6" w:rsidRDefault="00151958" w:rsidP="00151958">
      <w:pPr>
        <w:ind w:firstLine="708"/>
        <w:rPr>
          <w:ins w:id="7474" w:author="Ivan Pugachev" w:date="2025-12-19T09:58:00Z"/>
          <w:del w:id="747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476" w:author="Ivan Pugachev" w:date="2025-12-19T09:59:00Z">
            <w:rPr>
              <w:ins w:id="7477" w:author="Ivan Pugachev" w:date="2025-12-19T09:58:00Z"/>
              <w:del w:id="747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479" w:author="Дмитрий Филимонов" w:date="2026-01-29T15:10:00Z">
          <w:pPr>
            <w:ind w:firstLine="708"/>
            <w:jc w:val="center"/>
          </w:pPr>
        </w:pPrChange>
      </w:pPr>
      <w:ins w:id="7480" w:author="Ivan Pugachev" w:date="2025-12-19T09:58:00Z">
        <w:del w:id="748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48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pro_category, </w:delText>
          </w:r>
        </w:del>
      </w:ins>
    </w:p>
    <w:p w14:paraId="4C314B3B" w14:textId="77777777" w:rsidR="00151958" w:rsidRPr="00D30024" w:rsidDel="003114D6" w:rsidRDefault="00151958" w:rsidP="00151958">
      <w:pPr>
        <w:ind w:firstLine="708"/>
        <w:rPr>
          <w:ins w:id="7483" w:author="Ivan Pugachev" w:date="2025-12-19T09:58:00Z"/>
          <w:del w:id="748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485" w:author="Ivan Pugachev" w:date="2025-12-19T09:59:00Z">
            <w:rPr>
              <w:ins w:id="7486" w:author="Ivan Pugachev" w:date="2025-12-19T09:58:00Z"/>
              <w:del w:id="748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488" w:author="Дмитрий Филимонов" w:date="2026-01-29T15:10:00Z">
          <w:pPr>
            <w:ind w:firstLine="708"/>
            <w:jc w:val="center"/>
          </w:pPr>
        </w:pPrChange>
      </w:pPr>
      <w:ins w:id="7489" w:author="Ivan Pugachev" w:date="2025-12-19T09:58:00Z">
        <w:del w:id="749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49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pro_price, </w:delText>
          </w:r>
        </w:del>
      </w:ins>
    </w:p>
    <w:p w14:paraId="1A1FF72B" w14:textId="77777777" w:rsidR="00151958" w:rsidRPr="00D30024" w:rsidDel="003114D6" w:rsidRDefault="00151958" w:rsidP="00151958">
      <w:pPr>
        <w:ind w:firstLine="708"/>
        <w:rPr>
          <w:ins w:id="7492" w:author="Ivan Pugachev" w:date="2025-12-19T09:58:00Z"/>
          <w:del w:id="749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494" w:author="Ivan Pugachev" w:date="2025-12-19T09:59:00Z">
            <w:rPr>
              <w:ins w:id="7495" w:author="Ivan Pugachev" w:date="2025-12-19T09:58:00Z"/>
              <w:del w:id="749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497" w:author="Дмитрий Филимонов" w:date="2026-01-29T15:10:00Z">
          <w:pPr>
            <w:ind w:firstLine="708"/>
            <w:jc w:val="center"/>
          </w:pPr>
        </w:pPrChange>
      </w:pPr>
      <w:ins w:id="7498" w:author="Ivan Pugachev" w:date="2025-12-19T09:58:00Z">
        <w:del w:id="749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50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cost_price</w:delText>
          </w:r>
        </w:del>
      </w:ins>
    </w:p>
    <w:p w14:paraId="5759F334" w14:textId="77777777" w:rsidR="00151958" w:rsidRPr="00D30024" w:rsidDel="003114D6" w:rsidRDefault="00151958" w:rsidP="00151958">
      <w:pPr>
        <w:ind w:firstLine="708"/>
        <w:rPr>
          <w:ins w:id="7501" w:author="Ivan Pugachev" w:date="2025-12-19T09:58:00Z"/>
          <w:del w:id="750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503" w:author="Ivan Pugachev" w:date="2025-12-19T09:59:00Z">
            <w:rPr>
              <w:ins w:id="7504" w:author="Ivan Pugachev" w:date="2025-12-19T09:58:00Z"/>
              <w:del w:id="750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506" w:author="Дмитрий Филимонов" w:date="2026-01-29T15:10:00Z">
          <w:pPr>
            <w:ind w:firstLine="708"/>
            <w:jc w:val="center"/>
          </w:pPr>
        </w:pPrChange>
      </w:pPr>
      <w:ins w:id="7507" w:author="Ivan Pugachev" w:date="2025-12-19T09:58:00Z">
        <w:del w:id="750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50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)</w:delText>
          </w:r>
        </w:del>
      </w:ins>
    </w:p>
    <w:p w14:paraId="30D3EFC7" w14:textId="77777777" w:rsidR="00151958" w:rsidRPr="00D30024" w:rsidDel="003114D6" w:rsidRDefault="00151958" w:rsidP="00151958">
      <w:pPr>
        <w:ind w:firstLine="708"/>
        <w:rPr>
          <w:ins w:id="7510" w:author="Ivan Pugachev" w:date="2025-12-19T09:58:00Z"/>
          <w:del w:id="751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512" w:author="Ivan Pugachev" w:date="2025-12-19T09:59:00Z">
            <w:rPr>
              <w:ins w:id="7513" w:author="Ivan Pugachev" w:date="2025-12-19T09:58:00Z"/>
              <w:del w:id="751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515" w:author="Дмитрий Филимонов" w:date="2026-01-29T15:10:00Z">
          <w:pPr>
            <w:ind w:firstLine="708"/>
            <w:jc w:val="center"/>
          </w:pPr>
        </w:pPrChange>
      </w:pPr>
      <w:ins w:id="7516" w:author="Ivan Pugachev" w:date="2025-12-19T09:58:00Z">
        <w:del w:id="751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51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VALUES (</w:delText>
          </w:r>
        </w:del>
      </w:ins>
    </w:p>
    <w:p w14:paraId="4DA26F9F" w14:textId="77777777" w:rsidR="00151958" w:rsidRPr="00D30024" w:rsidDel="003114D6" w:rsidRDefault="00151958" w:rsidP="00151958">
      <w:pPr>
        <w:ind w:firstLine="708"/>
        <w:rPr>
          <w:ins w:id="7519" w:author="Ivan Pugachev" w:date="2025-12-19T09:58:00Z"/>
          <w:del w:id="752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521" w:author="Ivan Pugachev" w:date="2025-12-19T09:59:00Z">
            <w:rPr>
              <w:ins w:id="7522" w:author="Ivan Pugachev" w:date="2025-12-19T09:58:00Z"/>
              <w:del w:id="752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524" w:author="Дмитрий Филимонов" w:date="2026-01-29T15:10:00Z">
          <w:pPr>
            <w:ind w:firstLine="708"/>
            <w:jc w:val="center"/>
          </w:pPr>
        </w:pPrChange>
      </w:pPr>
      <w:ins w:id="7525" w:author="Ivan Pugachev" w:date="2025-12-19T09:58:00Z">
        <w:del w:id="752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52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p_pro_name, </w:delText>
          </w:r>
        </w:del>
      </w:ins>
    </w:p>
    <w:p w14:paraId="6BA107CB" w14:textId="77777777" w:rsidR="00151958" w:rsidRPr="00D30024" w:rsidDel="003114D6" w:rsidRDefault="00151958" w:rsidP="00151958">
      <w:pPr>
        <w:ind w:firstLine="708"/>
        <w:rPr>
          <w:ins w:id="7528" w:author="Ivan Pugachev" w:date="2025-12-19T09:58:00Z"/>
          <w:del w:id="752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530" w:author="Ivan Pugachev" w:date="2025-12-19T09:59:00Z">
            <w:rPr>
              <w:ins w:id="7531" w:author="Ivan Pugachev" w:date="2025-12-19T09:58:00Z"/>
              <w:del w:id="753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533" w:author="Дмитрий Филимонов" w:date="2026-01-29T15:10:00Z">
          <w:pPr>
            <w:ind w:firstLine="708"/>
            <w:jc w:val="center"/>
          </w:pPr>
        </w:pPrChange>
      </w:pPr>
      <w:ins w:id="7534" w:author="Ivan Pugachev" w:date="2025-12-19T09:58:00Z">
        <w:del w:id="753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53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p_pro_category, </w:delText>
          </w:r>
        </w:del>
      </w:ins>
    </w:p>
    <w:p w14:paraId="1BB4D934" w14:textId="77777777" w:rsidR="00151958" w:rsidRPr="00D30024" w:rsidDel="003114D6" w:rsidRDefault="00151958" w:rsidP="00151958">
      <w:pPr>
        <w:ind w:firstLine="708"/>
        <w:rPr>
          <w:ins w:id="7537" w:author="Ivan Pugachev" w:date="2025-12-19T09:58:00Z"/>
          <w:del w:id="753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539" w:author="Ivan Pugachev" w:date="2025-12-19T09:59:00Z">
            <w:rPr>
              <w:ins w:id="7540" w:author="Ivan Pugachev" w:date="2025-12-19T09:58:00Z"/>
              <w:del w:id="754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542" w:author="Дмитрий Филимонов" w:date="2026-01-29T15:10:00Z">
          <w:pPr>
            <w:ind w:firstLine="708"/>
            <w:jc w:val="center"/>
          </w:pPr>
        </w:pPrChange>
      </w:pPr>
      <w:ins w:id="7543" w:author="Ivan Pugachev" w:date="2025-12-19T09:58:00Z">
        <w:del w:id="754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54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p_pro_price, </w:delText>
          </w:r>
        </w:del>
      </w:ins>
    </w:p>
    <w:p w14:paraId="03FD6D72" w14:textId="77777777" w:rsidR="00151958" w:rsidRPr="00D30024" w:rsidDel="003114D6" w:rsidRDefault="00151958" w:rsidP="00151958">
      <w:pPr>
        <w:ind w:firstLine="708"/>
        <w:rPr>
          <w:ins w:id="7546" w:author="Ivan Pugachev" w:date="2025-12-19T09:58:00Z"/>
          <w:del w:id="754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548" w:author="Ivan Pugachev" w:date="2025-12-19T09:59:00Z">
            <w:rPr>
              <w:ins w:id="7549" w:author="Ivan Pugachev" w:date="2025-12-19T09:58:00Z"/>
              <w:del w:id="755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551" w:author="Дмитрий Филимонов" w:date="2026-01-29T15:10:00Z">
          <w:pPr>
            <w:ind w:firstLine="708"/>
            <w:jc w:val="center"/>
          </w:pPr>
        </w:pPrChange>
      </w:pPr>
      <w:ins w:id="7552" w:author="Ivan Pugachev" w:date="2025-12-19T09:58:00Z">
        <w:del w:id="755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55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p_cost_price</w:delText>
          </w:r>
        </w:del>
      </w:ins>
    </w:p>
    <w:p w14:paraId="2C5C61D1" w14:textId="77777777" w:rsidR="00151958" w:rsidRPr="00D30024" w:rsidDel="003114D6" w:rsidRDefault="00151958" w:rsidP="00151958">
      <w:pPr>
        <w:ind w:firstLine="708"/>
        <w:rPr>
          <w:ins w:id="7555" w:author="Ivan Pugachev" w:date="2025-12-19T09:58:00Z"/>
          <w:del w:id="755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557" w:author="Ivan Pugachev" w:date="2025-12-19T09:59:00Z">
            <w:rPr>
              <w:ins w:id="7558" w:author="Ivan Pugachev" w:date="2025-12-19T09:58:00Z"/>
              <w:del w:id="755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560" w:author="Дмитрий Филимонов" w:date="2026-01-29T15:10:00Z">
          <w:pPr>
            <w:ind w:firstLine="708"/>
            <w:jc w:val="center"/>
          </w:pPr>
        </w:pPrChange>
      </w:pPr>
      <w:ins w:id="7561" w:author="Ivan Pugachev" w:date="2025-12-19T09:58:00Z">
        <w:del w:id="756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56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);</w:delText>
          </w:r>
        </w:del>
      </w:ins>
    </w:p>
    <w:p w14:paraId="6F2159A0" w14:textId="77777777" w:rsidR="00151958" w:rsidRPr="00D30024" w:rsidDel="003114D6" w:rsidRDefault="00151958" w:rsidP="00151958">
      <w:pPr>
        <w:ind w:firstLine="708"/>
        <w:rPr>
          <w:ins w:id="7564" w:author="Ivan Pugachev" w:date="2025-12-19T09:58:00Z"/>
          <w:del w:id="756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566" w:author="Ivan Pugachev" w:date="2025-12-19T09:59:00Z">
            <w:rPr>
              <w:ins w:id="7567" w:author="Ivan Pugachev" w:date="2025-12-19T09:58:00Z"/>
              <w:del w:id="756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569" w:author="Дмитрий Филимонов" w:date="2026-01-29T15:10:00Z">
          <w:pPr>
            <w:ind w:firstLine="708"/>
            <w:jc w:val="center"/>
          </w:pPr>
        </w:pPrChange>
      </w:pPr>
      <w:ins w:id="7570" w:author="Ivan Pugachev" w:date="2025-12-19T09:58:00Z">
        <w:del w:id="757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57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SET v_actual_pro_id = LAST_INSERT_ID();</w:delText>
          </w:r>
        </w:del>
      </w:ins>
    </w:p>
    <w:p w14:paraId="6D7852FF" w14:textId="77777777" w:rsidR="00151958" w:rsidRPr="00D30024" w:rsidDel="003114D6" w:rsidRDefault="00151958" w:rsidP="00151958">
      <w:pPr>
        <w:ind w:firstLine="708"/>
        <w:rPr>
          <w:ins w:id="7573" w:author="Ivan Pugachev" w:date="2025-12-19T09:58:00Z"/>
          <w:del w:id="757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575" w:author="Ivan Pugachev" w:date="2025-12-19T09:59:00Z">
            <w:rPr>
              <w:ins w:id="7576" w:author="Ivan Pugachev" w:date="2025-12-19T09:58:00Z"/>
              <w:del w:id="757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578" w:author="Дмитрий Филимонов" w:date="2026-01-29T15:10:00Z">
          <w:pPr>
            <w:ind w:firstLine="708"/>
            <w:jc w:val="center"/>
          </w:pPr>
        </w:pPrChange>
      </w:pPr>
      <w:ins w:id="7579" w:author="Ivan Pugachev" w:date="2025-12-19T09:58:00Z">
        <w:del w:id="758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58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END IF;</w:delText>
          </w:r>
        </w:del>
      </w:ins>
    </w:p>
    <w:p w14:paraId="3C14F4DA" w14:textId="77777777" w:rsidR="00151958" w:rsidRPr="00D30024" w:rsidDel="003114D6" w:rsidRDefault="00151958" w:rsidP="00151958">
      <w:pPr>
        <w:ind w:firstLine="708"/>
        <w:rPr>
          <w:ins w:id="7582" w:author="Ivan Pugachev" w:date="2025-12-19T09:58:00Z"/>
          <w:del w:id="758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584" w:author="Ivan Pugachev" w:date="2025-12-19T09:59:00Z">
            <w:rPr>
              <w:ins w:id="7585" w:author="Ivan Pugachev" w:date="2025-12-19T09:58:00Z"/>
              <w:del w:id="758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587" w:author="Дмитрий Филимонов" w:date="2026-01-29T15:10:00Z">
          <w:pPr>
            <w:ind w:firstLine="708"/>
            <w:jc w:val="center"/>
          </w:pPr>
        </w:pPrChange>
      </w:pPr>
      <w:ins w:id="7588" w:author="Ivan Pugachev" w:date="2025-12-19T09:58:00Z">
        <w:del w:id="758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59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</w:delText>
          </w:r>
        </w:del>
      </w:ins>
    </w:p>
    <w:p w14:paraId="0B021E8C" w14:textId="77777777" w:rsidR="00151958" w:rsidRPr="00D30024" w:rsidDel="003114D6" w:rsidRDefault="00151958" w:rsidP="00151958">
      <w:pPr>
        <w:ind w:firstLine="708"/>
        <w:rPr>
          <w:ins w:id="7591" w:author="Ivan Pugachev" w:date="2025-12-19T09:58:00Z"/>
          <w:del w:id="759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593" w:author="Ivan Pugachev" w:date="2025-12-19T09:59:00Z">
            <w:rPr>
              <w:ins w:id="7594" w:author="Ivan Pugachev" w:date="2025-12-19T09:58:00Z"/>
              <w:del w:id="759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596" w:author="Дмитрий Филимонов" w:date="2026-01-29T15:10:00Z">
          <w:pPr>
            <w:ind w:firstLine="708"/>
            <w:jc w:val="center"/>
          </w:pPr>
        </w:pPrChange>
      </w:pPr>
      <w:ins w:id="7597" w:author="Ivan Pugachev" w:date="2025-12-19T09:58:00Z">
        <w:del w:id="759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59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-- Возвращаем результат</w:delText>
          </w:r>
        </w:del>
      </w:ins>
    </w:p>
    <w:p w14:paraId="6B5AA20B" w14:textId="77777777" w:rsidR="00151958" w:rsidRPr="00D30024" w:rsidDel="003114D6" w:rsidRDefault="00151958" w:rsidP="00151958">
      <w:pPr>
        <w:ind w:firstLine="708"/>
        <w:rPr>
          <w:ins w:id="7600" w:author="Ivan Pugachev" w:date="2025-12-19T09:58:00Z"/>
          <w:del w:id="760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602" w:author="Ivan Pugachev" w:date="2025-12-19T09:59:00Z">
            <w:rPr>
              <w:ins w:id="7603" w:author="Ivan Pugachev" w:date="2025-12-19T09:58:00Z"/>
              <w:del w:id="760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605" w:author="Дмитрий Филимонов" w:date="2026-01-29T15:10:00Z">
          <w:pPr>
            <w:ind w:firstLine="708"/>
            <w:jc w:val="center"/>
          </w:pPr>
        </w:pPrChange>
      </w:pPr>
      <w:ins w:id="7606" w:author="Ivan Pugachev" w:date="2025-12-19T09:58:00Z">
        <w:del w:id="760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60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IF v_calculated_margin &lt; v_min_margin THEN</w:delText>
          </w:r>
        </w:del>
      </w:ins>
    </w:p>
    <w:p w14:paraId="0F078140" w14:textId="77777777" w:rsidR="00151958" w:rsidRPr="00AB0C02" w:rsidDel="003114D6" w:rsidRDefault="00151958" w:rsidP="00151958">
      <w:pPr>
        <w:ind w:firstLine="708"/>
        <w:rPr>
          <w:ins w:id="7609" w:author="Ivan Pugachev" w:date="2025-12-19T09:58:00Z"/>
          <w:del w:id="7610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611" w:author="Ivan Pugachev" w:date="2025-12-19T10:04:00Z">
            <w:rPr>
              <w:ins w:id="7612" w:author="Ivan Pugachev" w:date="2025-12-19T09:58:00Z"/>
              <w:del w:id="761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614" w:author="Дмитрий Филимонов" w:date="2026-01-29T15:10:00Z">
          <w:pPr>
            <w:ind w:firstLine="708"/>
            <w:jc w:val="center"/>
          </w:pPr>
        </w:pPrChange>
      </w:pPr>
      <w:ins w:id="7615" w:author="Ivan Pugachev" w:date="2025-12-19T09:58:00Z">
        <w:del w:id="761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61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SELECT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618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</w:del>
      </w:ins>
    </w:p>
    <w:p w14:paraId="2DF63477" w14:textId="77777777" w:rsidR="00151958" w:rsidRPr="00AB0C02" w:rsidDel="003114D6" w:rsidRDefault="00151958" w:rsidP="00151958">
      <w:pPr>
        <w:ind w:firstLine="708"/>
        <w:rPr>
          <w:ins w:id="7619" w:author="Ivan Pugachev" w:date="2025-12-19T09:58:00Z"/>
          <w:del w:id="7620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621" w:author="Ivan Pugachev" w:date="2025-12-19T10:04:00Z">
            <w:rPr>
              <w:ins w:id="7622" w:author="Ivan Pugachev" w:date="2025-12-19T09:58:00Z"/>
              <w:del w:id="762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624" w:author="Дмитрий Филимонов" w:date="2026-01-29T15:10:00Z">
          <w:pPr>
            <w:ind w:firstLine="708"/>
            <w:jc w:val="center"/>
          </w:pPr>
        </w:pPrChange>
      </w:pPr>
      <w:ins w:id="7625" w:author="Ivan Pugachev" w:date="2025-12-19T09:58:00Z">
        <w:del w:id="7626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62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'Товар добавлен (Внимание: низкая наценка)'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62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AS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629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63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result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631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,</w:delText>
          </w:r>
        </w:del>
      </w:ins>
    </w:p>
    <w:p w14:paraId="59478641" w14:textId="77777777" w:rsidR="00151958" w:rsidRPr="00D30024" w:rsidDel="003114D6" w:rsidRDefault="00151958" w:rsidP="00151958">
      <w:pPr>
        <w:ind w:firstLine="708"/>
        <w:rPr>
          <w:ins w:id="7632" w:author="Ivan Pugachev" w:date="2025-12-19T09:58:00Z"/>
          <w:del w:id="763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634" w:author="Ivan Pugachev" w:date="2025-12-19T09:59:00Z">
            <w:rPr>
              <w:ins w:id="7635" w:author="Ivan Pugachev" w:date="2025-12-19T09:58:00Z"/>
              <w:del w:id="763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637" w:author="Дмитрий Филимонов" w:date="2026-01-29T15:10:00Z">
          <w:pPr>
            <w:ind w:firstLine="708"/>
            <w:jc w:val="center"/>
          </w:pPr>
        </w:pPrChange>
      </w:pPr>
      <w:ins w:id="7638" w:author="Ivan Pugachev" w:date="2025-12-19T09:58:00Z">
        <w:del w:id="7639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640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64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CONCAT('Наценка: ', ROUND(v_calculated_margin, 2), '%') AS margin,</w:delText>
          </w:r>
        </w:del>
      </w:ins>
    </w:p>
    <w:p w14:paraId="27F66154" w14:textId="77777777" w:rsidR="00151958" w:rsidRPr="00D30024" w:rsidDel="003114D6" w:rsidRDefault="00151958" w:rsidP="00151958">
      <w:pPr>
        <w:ind w:firstLine="708"/>
        <w:rPr>
          <w:ins w:id="7642" w:author="Ivan Pugachev" w:date="2025-12-19T09:58:00Z"/>
          <w:del w:id="764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644" w:author="Ivan Pugachev" w:date="2025-12-19T09:59:00Z">
            <w:rPr>
              <w:ins w:id="7645" w:author="Ivan Pugachev" w:date="2025-12-19T09:58:00Z"/>
              <w:del w:id="764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647" w:author="Дмитрий Филимонов" w:date="2026-01-29T15:10:00Z">
          <w:pPr>
            <w:ind w:firstLine="708"/>
            <w:jc w:val="center"/>
          </w:pPr>
        </w:pPrChange>
      </w:pPr>
      <w:ins w:id="7648" w:author="Ivan Pugachev" w:date="2025-12-19T09:58:00Z">
        <w:del w:id="764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65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CONCAT('Прибыль с единицы: ', v_profit_per_unit, ' руб') AS profit,</w:delText>
          </w:r>
        </w:del>
      </w:ins>
    </w:p>
    <w:p w14:paraId="320094B4" w14:textId="77777777" w:rsidR="00151958" w:rsidRPr="00D30024" w:rsidDel="003114D6" w:rsidRDefault="00151958" w:rsidP="00151958">
      <w:pPr>
        <w:ind w:firstLine="708"/>
        <w:rPr>
          <w:ins w:id="7651" w:author="Ivan Pugachev" w:date="2025-12-19T09:58:00Z"/>
          <w:del w:id="765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653" w:author="Ivan Pugachev" w:date="2025-12-19T09:59:00Z">
            <w:rPr>
              <w:ins w:id="7654" w:author="Ivan Pugachev" w:date="2025-12-19T09:58:00Z"/>
              <w:del w:id="765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656" w:author="Дмитрий Филимонов" w:date="2026-01-29T15:10:00Z">
          <w:pPr>
            <w:ind w:firstLine="708"/>
            <w:jc w:val="center"/>
          </w:pPr>
        </w:pPrChange>
      </w:pPr>
      <w:ins w:id="7657" w:author="Ivan Pugachev" w:date="2025-12-19T09:58:00Z">
        <w:del w:id="765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65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v_actual_pro_id AS pro_id;</w:delText>
          </w:r>
        </w:del>
      </w:ins>
    </w:p>
    <w:p w14:paraId="5B559847" w14:textId="77777777" w:rsidR="00151958" w:rsidRPr="00AB0C02" w:rsidDel="003114D6" w:rsidRDefault="00151958" w:rsidP="00151958">
      <w:pPr>
        <w:ind w:firstLine="708"/>
        <w:rPr>
          <w:ins w:id="7660" w:author="Ivan Pugachev" w:date="2025-12-19T09:58:00Z"/>
          <w:del w:id="7661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662" w:author="Ivan Pugachev" w:date="2025-12-19T10:04:00Z">
            <w:rPr>
              <w:ins w:id="7663" w:author="Ivan Pugachev" w:date="2025-12-19T09:58:00Z"/>
              <w:del w:id="766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665" w:author="Дмитрий Филимонов" w:date="2026-01-29T15:10:00Z">
          <w:pPr>
            <w:ind w:firstLine="708"/>
            <w:jc w:val="center"/>
          </w:pPr>
        </w:pPrChange>
      </w:pPr>
      <w:ins w:id="7666" w:author="Ivan Pugachev" w:date="2025-12-19T09:58:00Z">
        <w:del w:id="766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66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ELSE</w:delText>
          </w:r>
        </w:del>
      </w:ins>
    </w:p>
    <w:p w14:paraId="7DBFC24B" w14:textId="77777777" w:rsidR="00151958" w:rsidRPr="00AB0C02" w:rsidDel="003114D6" w:rsidRDefault="00151958" w:rsidP="00151958">
      <w:pPr>
        <w:ind w:firstLine="708"/>
        <w:rPr>
          <w:ins w:id="7669" w:author="Ivan Pugachev" w:date="2025-12-19T09:58:00Z"/>
          <w:del w:id="7670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671" w:author="Ivan Pugachev" w:date="2025-12-19T10:04:00Z">
            <w:rPr>
              <w:ins w:id="7672" w:author="Ivan Pugachev" w:date="2025-12-19T09:58:00Z"/>
              <w:del w:id="767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674" w:author="Дмитрий Филимонов" w:date="2026-01-29T15:10:00Z">
          <w:pPr>
            <w:ind w:firstLine="708"/>
            <w:jc w:val="center"/>
          </w:pPr>
        </w:pPrChange>
      </w:pPr>
      <w:ins w:id="7675" w:author="Ivan Pugachev" w:date="2025-12-19T09:58:00Z">
        <w:del w:id="7676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67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67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SELECT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679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</w:del>
      </w:ins>
    </w:p>
    <w:p w14:paraId="408DA3AB" w14:textId="77777777" w:rsidR="00151958" w:rsidRPr="00D30024" w:rsidDel="003114D6" w:rsidRDefault="00151958" w:rsidP="00151958">
      <w:pPr>
        <w:ind w:firstLine="708"/>
        <w:rPr>
          <w:ins w:id="7680" w:author="Ivan Pugachev" w:date="2025-12-19T09:58:00Z"/>
          <w:del w:id="768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682" w:author="Ivan Pugachev" w:date="2025-12-19T09:59:00Z">
            <w:rPr>
              <w:ins w:id="7683" w:author="Ivan Pugachev" w:date="2025-12-19T09:58:00Z"/>
              <w:del w:id="768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685" w:author="Дмитрий Филимонов" w:date="2026-01-29T15:10:00Z">
          <w:pPr>
            <w:ind w:firstLine="708"/>
            <w:jc w:val="center"/>
          </w:pPr>
        </w:pPrChange>
      </w:pPr>
      <w:ins w:id="7686" w:author="Ivan Pugachev" w:date="2025-12-19T09:58:00Z">
        <w:del w:id="7687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688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'Товар успешно добавлен в меню'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68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AS result,</w:delText>
          </w:r>
        </w:del>
      </w:ins>
    </w:p>
    <w:p w14:paraId="14CCAAAB" w14:textId="77777777" w:rsidR="00151958" w:rsidRPr="00D30024" w:rsidDel="003114D6" w:rsidRDefault="00151958" w:rsidP="00151958">
      <w:pPr>
        <w:ind w:firstLine="708"/>
        <w:rPr>
          <w:ins w:id="7690" w:author="Ivan Pugachev" w:date="2025-12-19T09:58:00Z"/>
          <w:del w:id="769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692" w:author="Ivan Pugachev" w:date="2025-12-19T09:59:00Z">
            <w:rPr>
              <w:ins w:id="7693" w:author="Ivan Pugachev" w:date="2025-12-19T09:58:00Z"/>
              <w:del w:id="769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695" w:author="Дмитрий Филимонов" w:date="2026-01-29T15:10:00Z">
          <w:pPr>
            <w:ind w:firstLine="708"/>
            <w:jc w:val="center"/>
          </w:pPr>
        </w:pPrChange>
      </w:pPr>
      <w:ins w:id="7696" w:author="Ivan Pugachev" w:date="2025-12-19T09:58:00Z">
        <w:del w:id="769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69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CONCAT('Наценка: ', ROUND(v_calculated_margin, 2), '%') AS margin,</w:delText>
          </w:r>
        </w:del>
      </w:ins>
    </w:p>
    <w:p w14:paraId="0ABC29E8" w14:textId="77777777" w:rsidR="00151958" w:rsidRPr="00D30024" w:rsidDel="003114D6" w:rsidRDefault="00151958" w:rsidP="00151958">
      <w:pPr>
        <w:ind w:firstLine="708"/>
        <w:rPr>
          <w:ins w:id="7699" w:author="Ivan Pugachev" w:date="2025-12-19T09:58:00Z"/>
          <w:del w:id="770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701" w:author="Ivan Pugachev" w:date="2025-12-19T09:59:00Z">
            <w:rPr>
              <w:ins w:id="7702" w:author="Ivan Pugachev" w:date="2025-12-19T09:58:00Z"/>
              <w:del w:id="770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704" w:author="Дмитрий Филимонов" w:date="2026-01-29T15:10:00Z">
          <w:pPr>
            <w:ind w:firstLine="708"/>
            <w:jc w:val="center"/>
          </w:pPr>
        </w:pPrChange>
      </w:pPr>
      <w:ins w:id="7705" w:author="Ivan Pugachev" w:date="2025-12-19T09:58:00Z">
        <w:del w:id="770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70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CONCAT('Прибыль с единицы: ', v_profit_per_unit, ' руб') AS profit,</w:delText>
          </w:r>
        </w:del>
      </w:ins>
    </w:p>
    <w:p w14:paraId="6FA05D34" w14:textId="77777777" w:rsidR="00151958" w:rsidRPr="00D30024" w:rsidDel="003114D6" w:rsidRDefault="00151958" w:rsidP="00151958">
      <w:pPr>
        <w:ind w:firstLine="708"/>
        <w:rPr>
          <w:ins w:id="7708" w:author="Ivan Pugachev" w:date="2025-12-19T09:58:00Z"/>
          <w:del w:id="770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710" w:author="Ivan Pugachev" w:date="2025-12-19T09:59:00Z">
            <w:rPr>
              <w:ins w:id="7711" w:author="Ivan Pugachev" w:date="2025-12-19T09:58:00Z"/>
              <w:del w:id="771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713" w:author="Дмитрий Филимонов" w:date="2026-01-29T15:10:00Z">
          <w:pPr>
            <w:ind w:firstLine="708"/>
            <w:jc w:val="center"/>
          </w:pPr>
        </w:pPrChange>
      </w:pPr>
      <w:ins w:id="7714" w:author="Ivan Pugachev" w:date="2025-12-19T09:58:00Z">
        <w:del w:id="771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71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        v_actual_pro_id AS pro_id;</w:delText>
          </w:r>
        </w:del>
      </w:ins>
    </w:p>
    <w:p w14:paraId="76248F5F" w14:textId="77777777" w:rsidR="00151958" w:rsidRPr="00D30024" w:rsidDel="003114D6" w:rsidRDefault="00151958" w:rsidP="00151958">
      <w:pPr>
        <w:ind w:firstLine="708"/>
        <w:rPr>
          <w:ins w:id="7717" w:author="Ivan Pugachev" w:date="2025-12-19T09:58:00Z"/>
          <w:del w:id="771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719" w:author="Ivan Pugachev" w:date="2025-12-19T09:59:00Z">
            <w:rPr>
              <w:ins w:id="7720" w:author="Ivan Pugachev" w:date="2025-12-19T09:58:00Z"/>
              <w:del w:id="772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722" w:author="Дмитрий Филимонов" w:date="2026-01-29T15:10:00Z">
          <w:pPr>
            <w:ind w:firstLine="708"/>
            <w:jc w:val="center"/>
          </w:pPr>
        </w:pPrChange>
      </w:pPr>
      <w:ins w:id="7723" w:author="Ivan Pugachev" w:date="2025-12-19T09:58:00Z">
        <w:del w:id="772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72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END IF;</w:delText>
          </w:r>
        </w:del>
      </w:ins>
    </w:p>
    <w:p w14:paraId="739D1689" w14:textId="77777777" w:rsidR="00151958" w:rsidRPr="00D30024" w:rsidDel="003114D6" w:rsidRDefault="00151958" w:rsidP="00151958">
      <w:pPr>
        <w:ind w:firstLine="708"/>
        <w:rPr>
          <w:ins w:id="7726" w:author="Ivan Pugachev" w:date="2025-12-19T09:58:00Z"/>
          <w:del w:id="772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728" w:author="Ivan Pugachev" w:date="2025-12-19T09:59:00Z">
            <w:rPr>
              <w:ins w:id="7729" w:author="Ivan Pugachev" w:date="2025-12-19T09:58:00Z"/>
              <w:del w:id="773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731" w:author="Дмитрий Филимонов" w:date="2026-01-29T15:10:00Z">
          <w:pPr>
            <w:ind w:firstLine="708"/>
            <w:jc w:val="center"/>
          </w:pPr>
        </w:pPrChange>
      </w:pPr>
      <w:ins w:id="7732" w:author="Ivan Pugachev" w:date="2025-12-19T09:58:00Z">
        <w:del w:id="773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73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END IF;</w:delText>
          </w:r>
        </w:del>
      </w:ins>
    </w:p>
    <w:p w14:paraId="6C767CAE" w14:textId="77777777" w:rsidR="00151958" w:rsidRPr="00D30024" w:rsidDel="003114D6" w:rsidRDefault="00151958" w:rsidP="00151958">
      <w:pPr>
        <w:ind w:firstLine="708"/>
        <w:rPr>
          <w:ins w:id="7735" w:author="Ivan Pugachev" w:date="2025-12-19T09:58:00Z"/>
          <w:del w:id="773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737" w:author="Ivan Pugachev" w:date="2025-12-19T09:59:00Z">
            <w:rPr>
              <w:ins w:id="7738" w:author="Ivan Pugachev" w:date="2025-12-19T09:58:00Z"/>
              <w:del w:id="773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740" w:author="Дмитрий Филимонов" w:date="2026-01-29T15:10:00Z">
          <w:pPr>
            <w:ind w:firstLine="708"/>
            <w:jc w:val="center"/>
          </w:pPr>
        </w:pPrChange>
      </w:pPr>
      <w:ins w:id="7741" w:author="Ivan Pugachev" w:date="2025-12-19T09:58:00Z">
        <w:del w:id="774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74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END IF;</w:delText>
          </w:r>
        </w:del>
      </w:ins>
    </w:p>
    <w:p w14:paraId="189A033E" w14:textId="77777777" w:rsidR="00151958" w:rsidRPr="00D30024" w:rsidDel="003114D6" w:rsidRDefault="00151958" w:rsidP="00151958">
      <w:pPr>
        <w:ind w:firstLine="708"/>
        <w:rPr>
          <w:ins w:id="7744" w:author="Ivan Pugachev" w:date="2025-12-19T09:58:00Z"/>
          <w:del w:id="774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746" w:author="Ivan Pugachev" w:date="2025-12-19T09:59:00Z">
            <w:rPr>
              <w:ins w:id="7747" w:author="Ivan Pugachev" w:date="2025-12-19T09:58:00Z"/>
              <w:del w:id="774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749" w:author="Дмитрий Филимонов" w:date="2026-01-29T15:10:00Z">
          <w:pPr>
            <w:ind w:firstLine="708"/>
            <w:jc w:val="center"/>
          </w:pPr>
        </w:pPrChange>
      </w:pPr>
      <w:ins w:id="7750" w:author="Ivan Pugachev" w:date="2025-12-19T09:58:00Z">
        <w:del w:id="775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75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END$$</w:delText>
          </w:r>
        </w:del>
      </w:ins>
    </w:p>
    <w:p w14:paraId="677B27E1" w14:textId="77777777" w:rsidR="00151958" w:rsidRPr="00D30024" w:rsidDel="003114D6" w:rsidRDefault="00151958" w:rsidP="00151958">
      <w:pPr>
        <w:ind w:firstLine="708"/>
        <w:rPr>
          <w:ins w:id="7753" w:author="Ivan Pugachev" w:date="2025-12-19T09:58:00Z"/>
          <w:del w:id="775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755" w:author="Ivan Pugachev" w:date="2025-12-19T09:59:00Z">
            <w:rPr>
              <w:ins w:id="7756" w:author="Ivan Pugachev" w:date="2025-12-19T09:58:00Z"/>
              <w:del w:id="775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758" w:author="Дмитрий Филимонов" w:date="2026-01-29T15:10:00Z">
          <w:pPr>
            <w:ind w:firstLine="708"/>
            <w:jc w:val="center"/>
          </w:pPr>
        </w:pPrChange>
      </w:pPr>
    </w:p>
    <w:p w14:paraId="7AB5D214" w14:textId="77777777" w:rsidR="00151958" w:rsidRPr="00D30024" w:rsidDel="003114D6" w:rsidRDefault="00151958" w:rsidP="00151958">
      <w:pPr>
        <w:ind w:firstLine="708"/>
        <w:rPr>
          <w:ins w:id="7759" w:author="Ivan Pugachev" w:date="2025-12-19T09:58:00Z"/>
          <w:del w:id="776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761" w:author="Ivan Pugachev" w:date="2025-12-19T09:59:00Z">
            <w:rPr>
              <w:ins w:id="7762" w:author="Ivan Pugachev" w:date="2025-12-19T09:58:00Z"/>
              <w:del w:id="776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764" w:author="Дмитрий Филимонов" w:date="2026-01-29T15:10:00Z">
          <w:pPr>
            <w:ind w:firstLine="708"/>
            <w:jc w:val="center"/>
          </w:pPr>
        </w:pPrChange>
      </w:pPr>
      <w:ins w:id="7765" w:author="Ivan Pugachev" w:date="2025-12-19T09:58:00Z">
        <w:del w:id="776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76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DELIMITER ;</w:delText>
          </w:r>
        </w:del>
      </w:ins>
    </w:p>
    <w:p w14:paraId="2C494653" w14:textId="77777777" w:rsidR="00151958" w:rsidRPr="00D30024" w:rsidDel="003114D6" w:rsidRDefault="00151958" w:rsidP="00151958">
      <w:pPr>
        <w:ind w:firstLine="708"/>
        <w:rPr>
          <w:ins w:id="7768" w:author="Ivan Pugachev" w:date="2025-12-19T09:58:00Z"/>
          <w:del w:id="776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770" w:author="Ivan Pugachev" w:date="2025-12-19T09:59:00Z">
            <w:rPr>
              <w:ins w:id="7771" w:author="Ivan Pugachev" w:date="2025-12-19T09:58:00Z"/>
              <w:del w:id="777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773" w:author="Дмитрий Филимонов" w:date="2026-01-29T15:10:00Z">
          <w:pPr>
            <w:ind w:firstLine="708"/>
            <w:jc w:val="center"/>
          </w:pPr>
        </w:pPrChange>
      </w:pPr>
    </w:p>
    <w:p w14:paraId="121B97C6" w14:textId="77777777" w:rsidR="00151958" w:rsidRPr="00D30024" w:rsidDel="003114D6" w:rsidRDefault="00151958" w:rsidP="00151958">
      <w:pPr>
        <w:ind w:firstLine="708"/>
        <w:rPr>
          <w:ins w:id="7774" w:author="Ivan Pugachev" w:date="2025-12-19T09:58:00Z"/>
          <w:del w:id="777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776" w:author="Ivan Pugachev" w:date="2025-12-19T09:59:00Z">
            <w:rPr>
              <w:ins w:id="7777" w:author="Ivan Pugachev" w:date="2025-12-19T09:58:00Z"/>
              <w:del w:id="777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779" w:author="Дмитрий Филимонов" w:date="2026-01-29T15:10:00Z">
          <w:pPr>
            <w:ind w:firstLine="708"/>
            <w:jc w:val="center"/>
          </w:pPr>
        </w:pPrChange>
      </w:pPr>
      <w:ins w:id="7780" w:author="Ivan Pugachev" w:date="2025-12-19T09:58:00Z">
        <w:del w:id="778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78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479A548E" w14:textId="77777777" w:rsidR="00151958" w:rsidRPr="00D30024" w:rsidDel="003114D6" w:rsidRDefault="00151958" w:rsidP="00151958">
      <w:pPr>
        <w:ind w:firstLine="708"/>
        <w:rPr>
          <w:ins w:id="7783" w:author="Ivan Pugachev" w:date="2025-12-19T09:58:00Z"/>
          <w:del w:id="778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785" w:author="Ivan Pugachev" w:date="2025-12-19T09:59:00Z">
            <w:rPr>
              <w:ins w:id="7786" w:author="Ivan Pugachev" w:date="2025-12-19T09:58:00Z"/>
              <w:del w:id="778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788" w:author="Дмитрий Филимонов" w:date="2026-01-29T15:10:00Z">
          <w:pPr>
            <w:ind w:firstLine="708"/>
            <w:jc w:val="center"/>
          </w:pPr>
        </w:pPrChange>
      </w:pPr>
      <w:ins w:id="7789" w:author="Ivan Pugachev" w:date="2025-12-19T09:58:00Z">
        <w:del w:id="779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79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procedure CheckLowStock</w:delText>
          </w:r>
        </w:del>
      </w:ins>
    </w:p>
    <w:p w14:paraId="06AAAC52" w14:textId="77777777" w:rsidR="00151958" w:rsidRPr="00D30024" w:rsidDel="003114D6" w:rsidRDefault="00151958" w:rsidP="00151958">
      <w:pPr>
        <w:ind w:firstLine="708"/>
        <w:rPr>
          <w:ins w:id="7792" w:author="Ivan Pugachev" w:date="2025-12-19T09:58:00Z"/>
          <w:del w:id="779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794" w:author="Ivan Pugachev" w:date="2025-12-19T09:59:00Z">
            <w:rPr>
              <w:ins w:id="7795" w:author="Ivan Pugachev" w:date="2025-12-19T09:58:00Z"/>
              <w:del w:id="779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797" w:author="Дмитрий Филимонов" w:date="2026-01-29T15:10:00Z">
          <w:pPr>
            <w:ind w:firstLine="708"/>
            <w:jc w:val="center"/>
          </w:pPr>
        </w:pPrChange>
      </w:pPr>
      <w:ins w:id="7798" w:author="Ivan Pugachev" w:date="2025-12-19T09:58:00Z">
        <w:del w:id="779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80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5CA18C5F" w14:textId="77777777" w:rsidR="00151958" w:rsidRPr="00D30024" w:rsidDel="003114D6" w:rsidRDefault="00151958" w:rsidP="00151958">
      <w:pPr>
        <w:ind w:firstLine="708"/>
        <w:rPr>
          <w:ins w:id="7801" w:author="Ivan Pugachev" w:date="2025-12-19T09:58:00Z"/>
          <w:del w:id="780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803" w:author="Ivan Pugachev" w:date="2025-12-19T09:59:00Z">
            <w:rPr>
              <w:ins w:id="7804" w:author="Ivan Pugachev" w:date="2025-12-19T09:58:00Z"/>
              <w:del w:id="780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806" w:author="Дмитрий Филимонов" w:date="2026-01-29T15:10:00Z">
          <w:pPr>
            <w:ind w:firstLine="708"/>
            <w:jc w:val="center"/>
          </w:pPr>
        </w:pPrChange>
      </w:pPr>
    </w:p>
    <w:p w14:paraId="3C92F666" w14:textId="77777777" w:rsidR="00151958" w:rsidRPr="00D30024" w:rsidDel="003114D6" w:rsidRDefault="00151958" w:rsidP="00151958">
      <w:pPr>
        <w:ind w:firstLine="708"/>
        <w:rPr>
          <w:ins w:id="7807" w:author="Ivan Pugachev" w:date="2025-12-19T09:58:00Z"/>
          <w:del w:id="780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809" w:author="Ivan Pugachev" w:date="2025-12-19T09:59:00Z">
            <w:rPr>
              <w:ins w:id="7810" w:author="Ivan Pugachev" w:date="2025-12-19T09:58:00Z"/>
              <w:del w:id="781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812" w:author="Дмитрий Филимонов" w:date="2026-01-29T15:10:00Z">
          <w:pPr>
            <w:ind w:firstLine="708"/>
            <w:jc w:val="center"/>
          </w:pPr>
        </w:pPrChange>
      </w:pPr>
      <w:ins w:id="7813" w:author="Ivan Pugachev" w:date="2025-12-19T09:58:00Z">
        <w:del w:id="781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81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`coffee_shop`;</w:delText>
          </w:r>
        </w:del>
      </w:ins>
    </w:p>
    <w:p w14:paraId="6D037162" w14:textId="77777777" w:rsidR="00151958" w:rsidRPr="00D30024" w:rsidDel="003114D6" w:rsidRDefault="00151958" w:rsidP="00151958">
      <w:pPr>
        <w:ind w:firstLine="708"/>
        <w:rPr>
          <w:ins w:id="7816" w:author="Ivan Pugachev" w:date="2025-12-19T09:58:00Z"/>
          <w:del w:id="781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818" w:author="Ivan Pugachev" w:date="2025-12-19T09:59:00Z">
            <w:rPr>
              <w:ins w:id="7819" w:author="Ivan Pugachev" w:date="2025-12-19T09:58:00Z"/>
              <w:del w:id="782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821" w:author="Дмитрий Филимонов" w:date="2026-01-29T15:10:00Z">
          <w:pPr>
            <w:ind w:firstLine="708"/>
            <w:jc w:val="center"/>
          </w:pPr>
        </w:pPrChange>
      </w:pPr>
      <w:ins w:id="7822" w:author="Ivan Pugachev" w:date="2025-12-19T09:58:00Z">
        <w:del w:id="782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82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DROP procedure IF EXISTS `coffee_shop`.`CheckLowStock`;</w:delText>
          </w:r>
        </w:del>
      </w:ins>
    </w:p>
    <w:p w14:paraId="38219DA2" w14:textId="77777777" w:rsidR="00151958" w:rsidRPr="00D30024" w:rsidDel="003114D6" w:rsidRDefault="00151958" w:rsidP="00151958">
      <w:pPr>
        <w:ind w:firstLine="708"/>
        <w:rPr>
          <w:ins w:id="7825" w:author="Ivan Pugachev" w:date="2025-12-19T09:58:00Z"/>
          <w:del w:id="782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827" w:author="Ivan Pugachev" w:date="2025-12-19T09:59:00Z">
            <w:rPr>
              <w:ins w:id="7828" w:author="Ivan Pugachev" w:date="2025-12-19T09:58:00Z"/>
              <w:del w:id="782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830" w:author="Дмитрий Филимонов" w:date="2026-01-29T15:10:00Z">
          <w:pPr>
            <w:ind w:firstLine="708"/>
            <w:jc w:val="center"/>
          </w:pPr>
        </w:pPrChange>
      </w:pPr>
    </w:p>
    <w:p w14:paraId="7CA93261" w14:textId="77777777" w:rsidR="00151958" w:rsidRPr="00D30024" w:rsidDel="003114D6" w:rsidRDefault="00151958" w:rsidP="00151958">
      <w:pPr>
        <w:ind w:firstLine="708"/>
        <w:rPr>
          <w:ins w:id="7831" w:author="Ivan Pugachev" w:date="2025-12-19T09:58:00Z"/>
          <w:del w:id="783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833" w:author="Ivan Pugachev" w:date="2025-12-19T09:59:00Z">
            <w:rPr>
              <w:ins w:id="7834" w:author="Ivan Pugachev" w:date="2025-12-19T09:58:00Z"/>
              <w:del w:id="783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836" w:author="Дмитрий Филимонов" w:date="2026-01-29T15:10:00Z">
          <w:pPr>
            <w:ind w:firstLine="708"/>
            <w:jc w:val="center"/>
          </w:pPr>
        </w:pPrChange>
      </w:pPr>
      <w:ins w:id="7837" w:author="Ivan Pugachev" w:date="2025-12-19T09:58:00Z">
        <w:del w:id="783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83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DELIMITER $$</w:delText>
          </w:r>
        </w:del>
      </w:ins>
    </w:p>
    <w:p w14:paraId="01FEADFA" w14:textId="77777777" w:rsidR="00151958" w:rsidRPr="00D30024" w:rsidDel="003114D6" w:rsidRDefault="00151958" w:rsidP="00151958">
      <w:pPr>
        <w:ind w:firstLine="708"/>
        <w:rPr>
          <w:ins w:id="7840" w:author="Ivan Pugachev" w:date="2025-12-19T09:58:00Z"/>
          <w:del w:id="784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842" w:author="Ivan Pugachev" w:date="2025-12-19T09:59:00Z">
            <w:rPr>
              <w:ins w:id="7843" w:author="Ivan Pugachev" w:date="2025-12-19T09:58:00Z"/>
              <w:del w:id="784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845" w:author="Дмитрий Филимонов" w:date="2026-01-29T15:10:00Z">
          <w:pPr>
            <w:ind w:firstLine="708"/>
            <w:jc w:val="center"/>
          </w:pPr>
        </w:pPrChange>
      </w:pPr>
      <w:ins w:id="7846" w:author="Ivan Pugachev" w:date="2025-12-19T09:58:00Z">
        <w:del w:id="784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84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`coffee_shop`$$</w:delText>
          </w:r>
        </w:del>
      </w:ins>
    </w:p>
    <w:p w14:paraId="2264F151" w14:textId="77777777" w:rsidR="00151958" w:rsidRPr="00D30024" w:rsidDel="003114D6" w:rsidRDefault="00151958" w:rsidP="00151958">
      <w:pPr>
        <w:ind w:firstLine="708"/>
        <w:rPr>
          <w:ins w:id="7849" w:author="Ivan Pugachev" w:date="2025-12-19T09:58:00Z"/>
          <w:del w:id="785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851" w:author="Ivan Pugachev" w:date="2025-12-19T09:59:00Z">
            <w:rPr>
              <w:ins w:id="7852" w:author="Ivan Pugachev" w:date="2025-12-19T09:58:00Z"/>
              <w:del w:id="785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854" w:author="Дмитрий Филимонов" w:date="2026-01-29T15:10:00Z">
          <w:pPr>
            <w:ind w:firstLine="708"/>
            <w:jc w:val="center"/>
          </w:pPr>
        </w:pPrChange>
      </w:pPr>
      <w:ins w:id="7855" w:author="Ivan Pugachev" w:date="2025-12-19T09:58:00Z">
        <w:del w:id="785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85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CREATE PROCEDURE CheckLowStock()</w:delText>
          </w:r>
        </w:del>
      </w:ins>
    </w:p>
    <w:p w14:paraId="158A6B53" w14:textId="77777777" w:rsidR="00151958" w:rsidRPr="00357CA6" w:rsidDel="003114D6" w:rsidRDefault="00151958" w:rsidP="00151958">
      <w:pPr>
        <w:ind w:firstLine="708"/>
        <w:rPr>
          <w:ins w:id="7858" w:author="Ivan Pugachev" w:date="2025-12-19T09:58:00Z"/>
          <w:del w:id="785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US"/>
          <w:rPrChange w:id="7860" w:author="Дмитрий Филимонов" w:date="2026-01-29T14:42:00Z">
            <w:rPr>
              <w:ins w:id="7861" w:author="Ivan Pugachev" w:date="2025-12-19T09:58:00Z"/>
              <w:del w:id="786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863" w:author="Дмитрий Филимонов" w:date="2026-01-29T15:10:00Z">
          <w:pPr>
            <w:ind w:firstLine="708"/>
            <w:jc w:val="center"/>
          </w:pPr>
        </w:pPrChange>
      </w:pPr>
      <w:ins w:id="7864" w:author="Ivan Pugachev" w:date="2025-12-19T09:58:00Z">
        <w:del w:id="786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86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BEGIN</w:delText>
          </w:r>
        </w:del>
      </w:ins>
    </w:p>
    <w:p w14:paraId="7A4410C9" w14:textId="77777777" w:rsidR="00151958" w:rsidRPr="00AB0C02" w:rsidDel="003114D6" w:rsidRDefault="00151958" w:rsidP="00151958">
      <w:pPr>
        <w:ind w:firstLine="708"/>
        <w:rPr>
          <w:ins w:id="7867" w:author="Ivan Pugachev" w:date="2025-12-19T09:58:00Z"/>
          <w:del w:id="7868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869" w:author="Ivan Pugachev" w:date="2025-12-19T10:04:00Z">
            <w:rPr>
              <w:ins w:id="7870" w:author="Ivan Pugachev" w:date="2025-12-19T09:58:00Z"/>
              <w:del w:id="787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872" w:author="Дмитрий Филимонов" w:date="2026-01-29T15:10:00Z">
          <w:pPr>
            <w:ind w:firstLine="708"/>
            <w:jc w:val="center"/>
          </w:pPr>
        </w:pPrChange>
      </w:pPr>
      <w:ins w:id="7873" w:author="Ivan Pugachev" w:date="2025-12-19T09:58:00Z">
        <w:del w:id="7874" w:author="Дмитрий Филимонов" w:date="2026-01-29T15:10:00Z">
          <w:r w:rsidRPr="00357CA6" w:rsidDel="003114D6">
            <w:rPr>
              <w:rFonts w:ascii="Courier New" w:hAnsi="Courier New" w:cs="Courier New"/>
              <w:b/>
              <w:bCs/>
              <w:sz w:val="14"/>
              <w:szCs w:val="14"/>
              <w:lang w:val="en-US"/>
              <w:rPrChange w:id="7875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876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Товары с низким запасом</w:delText>
          </w:r>
        </w:del>
      </w:ins>
    </w:p>
    <w:p w14:paraId="2044F3B8" w14:textId="77777777" w:rsidR="00151958" w:rsidRPr="00AB0C02" w:rsidDel="003114D6" w:rsidRDefault="00151958" w:rsidP="00151958">
      <w:pPr>
        <w:ind w:firstLine="708"/>
        <w:rPr>
          <w:ins w:id="7877" w:author="Ivan Pugachev" w:date="2025-12-19T09:58:00Z"/>
          <w:del w:id="7878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879" w:author="Ivan Pugachev" w:date="2025-12-19T10:04:00Z">
            <w:rPr>
              <w:ins w:id="7880" w:author="Ivan Pugachev" w:date="2025-12-19T09:58:00Z"/>
              <w:del w:id="788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882" w:author="Дмитрий Филимонов" w:date="2026-01-29T15:10:00Z">
          <w:pPr>
            <w:ind w:firstLine="708"/>
            <w:jc w:val="center"/>
          </w:pPr>
        </w:pPrChange>
      </w:pPr>
      <w:ins w:id="7883" w:author="Ivan Pugachev" w:date="2025-12-19T09:58:00Z">
        <w:del w:id="7884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885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88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SELECT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88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</w:del>
      </w:ins>
    </w:p>
    <w:p w14:paraId="1046A7B3" w14:textId="77777777" w:rsidR="00151958" w:rsidRPr="00357CA6" w:rsidDel="003114D6" w:rsidRDefault="00151958" w:rsidP="00151958">
      <w:pPr>
        <w:ind w:firstLine="708"/>
        <w:rPr>
          <w:ins w:id="7888" w:author="Ivan Pugachev" w:date="2025-12-19T09:58:00Z"/>
          <w:del w:id="7889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7890" w:author="Дмитрий Филимонов" w:date="2026-01-29T14:42:00Z">
            <w:rPr>
              <w:ins w:id="7891" w:author="Ivan Pugachev" w:date="2025-12-19T09:58:00Z"/>
              <w:del w:id="789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893" w:author="Дмитрий Филимонов" w:date="2026-01-29T15:10:00Z">
          <w:pPr>
            <w:ind w:firstLine="708"/>
            <w:jc w:val="center"/>
          </w:pPr>
        </w:pPrChange>
      </w:pPr>
      <w:ins w:id="7894" w:author="Ivan Pugachev" w:date="2025-12-19T09:58:00Z">
        <w:del w:id="7895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7896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89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</w:delText>
          </w:r>
          <w:r w:rsidRPr="00357CA6" w:rsidDel="003114D6">
            <w:rPr>
              <w:rFonts w:ascii="Courier New" w:hAnsi="Courier New" w:cs="Courier New"/>
              <w:b/>
              <w:bCs/>
              <w:sz w:val="14"/>
              <w:szCs w:val="14"/>
              <w:rPrChange w:id="7898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.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89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int</w:delText>
          </w:r>
          <w:r w:rsidRPr="00357CA6" w:rsidDel="003114D6">
            <w:rPr>
              <w:rFonts w:ascii="Courier New" w:hAnsi="Courier New" w:cs="Courier New"/>
              <w:b/>
              <w:bCs/>
              <w:sz w:val="14"/>
              <w:szCs w:val="14"/>
              <w:rPrChange w:id="7900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_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90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id</w:delText>
          </w:r>
          <w:r w:rsidRPr="00357CA6" w:rsidDel="003114D6">
            <w:rPr>
              <w:rFonts w:ascii="Courier New" w:hAnsi="Courier New" w:cs="Courier New"/>
              <w:b/>
              <w:bCs/>
              <w:sz w:val="14"/>
              <w:szCs w:val="14"/>
              <w:rPrChange w:id="7902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,</w:delText>
          </w:r>
        </w:del>
      </w:ins>
    </w:p>
    <w:p w14:paraId="019C26F1" w14:textId="77777777" w:rsidR="00151958" w:rsidRPr="00D30024" w:rsidDel="003114D6" w:rsidRDefault="00151958" w:rsidP="00151958">
      <w:pPr>
        <w:ind w:firstLine="708"/>
        <w:rPr>
          <w:ins w:id="7903" w:author="Ivan Pugachev" w:date="2025-12-19T09:58:00Z"/>
          <w:del w:id="790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905" w:author="Ivan Pugachev" w:date="2025-12-19T09:59:00Z">
            <w:rPr>
              <w:ins w:id="7906" w:author="Ivan Pugachev" w:date="2025-12-19T09:58:00Z"/>
              <w:del w:id="790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908" w:author="Дмитрий Филимонов" w:date="2026-01-29T15:10:00Z">
          <w:pPr>
            <w:ind w:firstLine="708"/>
            <w:jc w:val="center"/>
          </w:pPr>
        </w:pPrChange>
      </w:pPr>
      <w:ins w:id="7909" w:author="Ivan Pugachev" w:date="2025-12-19T09:58:00Z">
        <w:del w:id="7910" w:author="Дмитрий Филимонов" w:date="2026-01-29T15:10:00Z">
          <w:r w:rsidRPr="00357CA6" w:rsidDel="003114D6">
            <w:rPr>
              <w:rFonts w:ascii="Courier New" w:hAnsi="Courier New" w:cs="Courier New"/>
              <w:b/>
              <w:bCs/>
              <w:sz w:val="14"/>
              <w:szCs w:val="14"/>
              <w:rPrChange w:id="7911" w:author="Дмитрий Филимонов" w:date="2026-01-29T14:42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91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i.int_name,</w:delText>
          </w:r>
        </w:del>
      </w:ins>
    </w:p>
    <w:p w14:paraId="5E8EA5C5" w14:textId="77777777" w:rsidR="00151958" w:rsidRPr="00D30024" w:rsidDel="003114D6" w:rsidRDefault="00151958" w:rsidP="00151958">
      <w:pPr>
        <w:ind w:firstLine="708"/>
        <w:rPr>
          <w:ins w:id="7913" w:author="Ivan Pugachev" w:date="2025-12-19T09:58:00Z"/>
          <w:del w:id="791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915" w:author="Ivan Pugachev" w:date="2025-12-19T09:59:00Z">
            <w:rPr>
              <w:ins w:id="7916" w:author="Ivan Pugachev" w:date="2025-12-19T09:58:00Z"/>
              <w:del w:id="791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918" w:author="Дмитрий Филимонов" w:date="2026-01-29T15:10:00Z">
          <w:pPr>
            <w:ind w:firstLine="708"/>
            <w:jc w:val="center"/>
          </w:pPr>
        </w:pPrChange>
      </w:pPr>
      <w:ins w:id="7919" w:author="Ivan Pugachev" w:date="2025-12-19T09:58:00Z">
        <w:del w:id="792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92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i.int_quantity,</w:delText>
          </w:r>
        </w:del>
      </w:ins>
    </w:p>
    <w:p w14:paraId="217A5594" w14:textId="77777777" w:rsidR="00151958" w:rsidRPr="00D30024" w:rsidDel="003114D6" w:rsidRDefault="00151958" w:rsidP="00151958">
      <w:pPr>
        <w:ind w:firstLine="708"/>
        <w:rPr>
          <w:ins w:id="7922" w:author="Ivan Pugachev" w:date="2025-12-19T09:58:00Z"/>
          <w:del w:id="792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924" w:author="Ivan Pugachev" w:date="2025-12-19T09:59:00Z">
            <w:rPr>
              <w:ins w:id="7925" w:author="Ivan Pugachev" w:date="2025-12-19T09:58:00Z"/>
              <w:del w:id="792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927" w:author="Дмитрий Филимонов" w:date="2026-01-29T15:10:00Z">
          <w:pPr>
            <w:ind w:firstLine="708"/>
            <w:jc w:val="center"/>
          </w:pPr>
        </w:pPrChange>
      </w:pPr>
      <w:ins w:id="7928" w:author="Ivan Pugachev" w:date="2025-12-19T09:58:00Z">
        <w:del w:id="792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93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i.int_min_quantity,</w:delText>
          </w:r>
        </w:del>
      </w:ins>
    </w:p>
    <w:p w14:paraId="6D31D9FE" w14:textId="77777777" w:rsidR="00151958" w:rsidRPr="00D30024" w:rsidDel="003114D6" w:rsidRDefault="00151958" w:rsidP="00151958">
      <w:pPr>
        <w:ind w:firstLine="708"/>
        <w:rPr>
          <w:ins w:id="7931" w:author="Ivan Pugachev" w:date="2025-12-19T09:58:00Z"/>
          <w:del w:id="793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933" w:author="Ivan Pugachev" w:date="2025-12-19T09:59:00Z">
            <w:rPr>
              <w:ins w:id="7934" w:author="Ivan Pugachev" w:date="2025-12-19T09:58:00Z"/>
              <w:del w:id="793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936" w:author="Дмитрий Филимонов" w:date="2026-01-29T15:10:00Z">
          <w:pPr>
            <w:ind w:firstLine="708"/>
            <w:jc w:val="center"/>
          </w:pPr>
        </w:pPrChange>
      </w:pPr>
      <w:ins w:id="7937" w:author="Ivan Pugachev" w:date="2025-12-19T09:58:00Z">
        <w:del w:id="793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93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i.supplier_id,           -- новое поле</w:delText>
          </w:r>
        </w:del>
      </w:ins>
    </w:p>
    <w:p w14:paraId="2C84CD33" w14:textId="77777777" w:rsidR="00151958" w:rsidRPr="00D30024" w:rsidDel="003114D6" w:rsidRDefault="00151958" w:rsidP="00151958">
      <w:pPr>
        <w:ind w:firstLine="708"/>
        <w:rPr>
          <w:ins w:id="7940" w:author="Ivan Pugachev" w:date="2025-12-19T09:58:00Z"/>
          <w:del w:id="794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942" w:author="Ivan Pugachev" w:date="2025-12-19T09:59:00Z">
            <w:rPr>
              <w:ins w:id="7943" w:author="Ivan Pugachev" w:date="2025-12-19T09:58:00Z"/>
              <w:del w:id="794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945" w:author="Дмитрий Филимонов" w:date="2026-01-29T15:10:00Z">
          <w:pPr>
            <w:ind w:firstLine="708"/>
            <w:jc w:val="center"/>
          </w:pPr>
        </w:pPrChange>
      </w:pPr>
      <w:ins w:id="7946" w:author="Ivan Pugachev" w:date="2025-12-19T09:58:00Z">
        <w:del w:id="794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94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s.sup_name,</w:delText>
          </w:r>
        </w:del>
      </w:ins>
    </w:p>
    <w:p w14:paraId="7DC0F4F7" w14:textId="77777777" w:rsidR="00151958" w:rsidRPr="00D30024" w:rsidDel="003114D6" w:rsidRDefault="00151958" w:rsidP="00151958">
      <w:pPr>
        <w:ind w:firstLine="708"/>
        <w:rPr>
          <w:ins w:id="7949" w:author="Ivan Pugachev" w:date="2025-12-19T09:58:00Z"/>
          <w:del w:id="795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951" w:author="Ivan Pugachev" w:date="2025-12-19T09:59:00Z">
            <w:rPr>
              <w:ins w:id="7952" w:author="Ivan Pugachev" w:date="2025-12-19T09:58:00Z"/>
              <w:del w:id="795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954" w:author="Дмитрий Филимонов" w:date="2026-01-29T15:10:00Z">
          <w:pPr>
            <w:ind w:firstLine="708"/>
            <w:jc w:val="center"/>
          </w:pPr>
        </w:pPrChange>
      </w:pPr>
      <w:ins w:id="7955" w:author="Ivan Pugachev" w:date="2025-12-19T09:58:00Z">
        <w:del w:id="795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95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s.sup_contact_person,</w:delText>
          </w:r>
        </w:del>
      </w:ins>
    </w:p>
    <w:p w14:paraId="6E82A6F5" w14:textId="77777777" w:rsidR="00151958" w:rsidRPr="00D30024" w:rsidDel="003114D6" w:rsidRDefault="00151958" w:rsidP="00151958">
      <w:pPr>
        <w:ind w:firstLine="708"/>
        <w:rPr>
          <w:ins w:id="7958" w:author="Ivan Pugachev" w:date="2025-12-19T09:58:00Z"/>
          <w:del w:id="795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960" w:author="Ivan Pugachev" w:date="2025-12-19T09:59:00Z">
            <w:rPr>
              <w:ins w:id="7961" w:author="Ivan Pugachev" w:date="2025-12-19T09:58:00Z"/>
              <w:del w:id="796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963" w:author="Дмитрий Филимонов" w:date="2026-01-29T15:10:00Z">
          <w:pPr>
            <w:ind w:firstLine="708"/>
            <w:jc w:val="center"/>
          </w:pPr>
        </w:pPrChange>
      </w:pPr>
      <w:ins w:id="7964" w:author="Ivan Pugachev" w:date="2025-12-19T09:58:00Z">
        <w:del w:id="796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96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s.sup_phone_number,</w:delText>
          </w:r>
        </w:del>
      </w:ins>
    </w:p>
    <w:p w14:paraId="254BEF54" w14:textId="77777777" w:rsidR="00151958" w:rsidRPr="00D30024" w:rsidDel="003114D6" w:rsidRDefault="00151958" w:rsidP="00151958">
      <w:pPr>
        <w:ind w:firstLine="708"/>
        <w:rPr>
          <w:ins w:id="7967" w:author="Ivan Pugachev" w:date="2025-12-19T09:58:00Z"/>
          <w:del w:id="796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969" w:author="Ivan Pugachev" w:date="2025-12-19T09:59:00Z">
            <w:rPr>
              <w:ins w:id="7970" w:author="Ivan Pugachev" w:date="2025-12-19T09:58:00Z"/>
              <w:del w:id="797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972" w:author="Дмитрий Филимонов" w:date="2026-01-29T15:10:00Z">
          <w:pPr>
            <w:ind w:firstLine="708"/>
            <w:jc w:val="center"/>
          </w:pPr>
        </w:pPrChange>
      </w:pPr>
      <w:ins w:id="7973" w:author="Ivan Pugachev" w:date="2025-12-19T09:58:00Z">
        <w:del w:id="797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97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s.sup_email,</w:delText>
          </w:r>
        </w:del>
      </w:ins>
    </w:p>
    <w:p w14:paraId="6D2939C3" w14:textId="77777777" w:rsidR="00151958" w:rsidRPr="00D30024" w:rsidDel="003114D6" w:rsidRDefault="00151958" w:rsidP="00151958">
      <w:pPr>
        <w:ind w:firstLine="708"/>
        <w:rPr>
          <w:ins w:id="7976" w:author="Ivan Pugachev" w:date="2025-12-19T09:58:00Z"/>
          <w:del w:id="797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978" w:author="Ivan Pugachev" w:date="2025-12-19T09:59:00Z">
            <w:rPr>
              <w:ins w:id="7979" w:author="Ivan Pugachev" w:date="2025-12-19T09:58:00Z"/>
              <w:del w:id="798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981" w:author="Дмитрий Филимонов" w:date="2026-01-29T15:10:00Z">
          <w:pPr>
            <w:ind w:firstLine="708"/>
            <w:jc w:val="center"/>
          </w:pPr>
        </w:pPrChange>
      </w:pPr>
      <w:ins w:id="7982" w:author="Ivan Pugachev" w:date="2025-12-19T09:58:00Z">
        <w:del w:id="798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98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ROUND((i.int_quantity / i.int_min_quantity) * 100, 1) AS stock_percent,</w:delText>
          </w:r>
        </w:del>
      </w:ins>
    </w:p>
    <w:p w14:paraId="6199DC48" w14:textId="77777777" w:rsidR="00151958" w:rsidRPr="00D30024" w:rsidDel="003114D6" w:rsidRDefault="00151958" w:rsidP="00151958">
      <w:pPr>
        <w:ind w:firstLine="708"/>
        <w:rPr>
          <w:ins w:id="7985" w:author="Ivan Pugachev" w:date="2025-12-19T09:58:00Z"/>
          <w:del w:id="798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987" w:author="Ivan Pugachev" w:date="2025-12-19T09:59:00Z">
            <w:rPr>
              <w:ins w:id="7988" w:author="Ivan Pugachev" w:date="2025-12-19T09:58:00Z"/>
              <w:del w:id="798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990" w:author="Дмитрий Филимонов" w:date="2026-01-29T15:10:00Z">
          <w:pPr>
            <w:ind w:firstLine="708"/>
            <w:jc w:val="center"/>
          </w:pPr>
        </w:pPrChange>
      </w:pPr>
      <w:ins w:id="7991" w:author="Ivan Pugachev" w:date="2025-12-19T09:58:00Z">
        <w:del w:id="799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799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CASE </w:delText>
          </w:r>
        </w:del>
      </w:ins>
    </w:p>
    <w:p w14:paraId="66A4AC77" w14:textId="77777777" w:rsidR="00151958" w:rsidRPr="00D30024" w:rsidDel="003114D6" w:rsidRDefault="00151958" w:rsidP="00151958">
      <w:pPr>
        <w:ind w:firstLine="708"/>
        <w:rPr>
          <w:ins w:id="7994" w:author="Ivan Pugachev" w:date="2025-12-19T09:58:00Z"/>
          <w:del w:id="799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7996" w:author="Ivan Pugachev" w:date="2025-12-19T09:59:00Z">
            <w:rPr>
              <w:ins w:id="7997" w:author="Ivan Pugachev" w:date="2025-12-19T09:58:00Z"/>
              <w:del w:id="799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7999" w:author="Дмитрий Филимонов" w:date="2026-01-29T15:10:00Z">
          <w:pPr>
            <w:ind w:firstLine="708"/>
            <w:jc w:val="center"/>
          </w:pPr>
        </w:pPrChange>
      </w:pPr>
      <w:ins w:id="8000" w:author="Ivan Pugachev" w:date="2025-12-19T09:58:00Z">
        <w:del w:id="800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00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WHEN i.int_quantity &lt;= 0 THEN 'НЕТ В НАЛИЧИИ'</w:delText>
          </w:r>
        </w:del>
      </w:ins>
    </w:p>
    <w:p w14:paraId="56794A2A" w14:textId="77777777" w:rsidR="00151958" w:rsidRPr="00D30024" w:rsidDel="003114D6" w:rsidRDefault="00151958" w:rsidP="00151958">
      <w:pPr>
        <w:ind w:firstLine="708"/>
        <w:rPr>
          <w:ins w:id="8003" w:author="Ivan Pugachev" w:date="2025-12-19T09:58:00Z"/>
          <w:del w:id="800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005" w:author="Ivan Pugachev" w:date="2025-12-19T09:59:00Z">
            <w:rPr>
              <w:ins w:id="8006" w:author="Ivan Pugachev" w:date="2025-12-19T09:58:00Z"/>
              <w:del w:id="800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008" w:author="Дмитрий Филимонов" w:date="2026-01-29T15:10:00Z">
          <w:pPr>
            <w:ind w:firstLine="708"/>
            <w:jc w:val="center"/>
          </w:pPr>
        </w:pPrChange>
      </w:pPr>
      <w:ins w:id="8009" w:author="Ivan Pugachev" w:date="2025-12-19T09:58:00Z">
        <w:del w:id="801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01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WHEN i.int_quantity &lt; i.int_min_quantity THEN 'НИЗКИЙ ЗАПАС'</w:delText>
          </w:r>
        </w:del>
      </w:ins>
    </w:p>
    <w:p w14:paraId="061F0D8B" w14:textId="77777777" w:rsidR="00151958" w:rsidRPr="00D30024" w:rsidDel="003114D6" w:rsidRDefault="00151958" w:rsidP="00151958">
      <w:pPr>
        <w:ind w:firstLine="708"/>
        <w:rPr>
          <w:ins w:id="8012" w:author="Ivan Pugachev" w:date="2025-12-19T09:58:00Z"/>
          <w:del w:id="801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014" w:author="Ivan Pugachev" w:date="2025-12-19T09:59:00Z">
            <w:rPr>
              <w:ins w:id="8015" w:author="Ivan Pugachev" w:date="2025-12-19T09:58:00Z"/>
              <w:del w:id="801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017" w:author="Дмитрий Филимонов" w:date="2026-01-29T15:10:00Z">
          <w:pPr>
            <w:ind w:firstLine="708"/>
            <w:jc w:val="center"/>
          </w:pPr>
        </w:pPrChange>
      </w:pPr>
      <w:ins w:id="8018" w:author="Ivan Pugachev" w:date="2025-12-19T09:58:00Z">
        <w:del w:id="801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02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ELSE 'НОРМА'</w:delText>
          </w:r>
        </w:del>
      </w:ins>
    </w:p>
    <w:p w14:paraId="705750A1" w14:textId="77777777" w:rsidR="00151958" w:rsidRPr="00D30024" w:rsidDel="003114D6" w:rsidRDefault="00151958" w:rsidP="00151958">
      <w:pPr>
        <w:ind w:firstLine="708"/>
        <w:rPr>
          <w:ins w:id="8021" w:author="Ivan Pugachev" w:date="2025-12-19T09:58:00Z"/>
          <w:del w:id="802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023" w:author="Ivan Pugachev" w:date="2025-12-19T09:59:00Z">
            <w:rPr>
              <w:ins w:id="8024" w:author="Ivan Pugachev" w:date="2025-12-19T09:58:00Z"/>
              <w:del w:id="802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026" w:author="Дмитрий Филимонов" w:date="2026-01-29T15:10:00Z">
          <w:pPr>
            <w:ind w:firstLine="708"/>
            <w:jc w:val="center"/>
          </w:pPr>
        </w:pPrChange>
      </w:pPr>
      <w:ins w:id="8027" w:author="Ivan Pugachev" w:date="2025-12-19T09:58:00Z">
        <w:del w:id="802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02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END AS status,</w:delText>
          </w:r>
        </w:del>
      </w:ins>
    </w:p>
    <w:p w14:paraId="60BD2719" w14:textId="77777777" w:rsidR="00151958" w:rsidRPr="00D30024" w:rsidDel="003114D6" w:rsidRDefault="00151958" w:rsidP="00151958">
      <w:pPr>
        <w:ind w:firstLine="708"/>
        <w:rPr>
          <w:ins w:id="8030" w:author="Ivan Pugachev" w:date="2025-12-19T09:58:00Z"/>
          <w:del w:id="803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032" w:author="Ivan Pugachev" w:date="2025-12-19T09:59:00Z">
            <w:rPr>
              <w:ins w:id="8033" w:author="Ivan Pugachev" w:date="2025-12-19T09:58:00Z"/>
              <w:del w:id="803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035" w:author="Дмитрий Филимонов" w:date="2026-01-29T15:10:00Z">
          <w:pPr>
            <w:ind w:firstLine="708"/>
            <w:jc w:val="center"/>
          </w:pPr>
        </w:pPrChange>
      </w:pPr>
      <w:ins w:id="8036" w:author="Ivan Pugachev" w:date="2025-12-19T09:58:00Z">
        <w:del w:id="803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03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CONCAT('Заказать: ', ROUND(i.int_min_quantity - i.int_quantity, 2)) AS order_suggestion</w:delText>
          </w:r>
        </w:del>
      </w:ins>
    </w:p>
    <w:p w14:paraId="5391D89A" w14:textId="77777777" w:rsidR="00151958" w:rsidRPr="00D30024" w:rsidDel="003114D6" w:rsidRDefault="00151958" w:rsidP="00151958">
      <w:pPr>
        <w:ind w:firstLine="708"/>
        <w:rPr>
          <w:ins w:id="8039" w:author="Ivan Pugachev" w:date="2025-12-19T09:58:00Z"/>
          <w:del w:id="804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041" w:author="Ivan Pugachev" w:date="2025-12-19T09:59:00Z">
            <w:rPr>
              <w:ins w:id="8042" w:author="Ivan Pugachev" w:date="2025-12-19T09:58:00Z"/>
              <w:del w:id="804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044" w:author="Дмитрий Филимонов" w:date="2026-01-29T15:10:00Z">
          <w:pPr>
            <w:ind w:firstLine="708"/>
            <w:jc w:val="center"/>
          </w:pPr>
        </w:pPrChange>
      </w:pPr>
      <w:ins w:id="8045" w:author="Ivan Pugachev" w:date="2025-12-19T09:58:00Z">
        <w:del w:id="804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04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FROM inventory i</w:delText>
          </w:r>
        </w:del>
      </w:ins>
    </w:p>
    <w:p w14:paraId="1D2F62B7" w14:textId="77777777" w:rsidR="00151958" w:rsidRPr="00D30024" w:rsidDel="003114D6" w:rsidRDefault="00151958" w:rsidP="00151958">
      <w:pPr>
        <w:ind w:firstLine="708"/>
        <w:rPr>
          <w:ins w:id="8048" w:author="Ivan Pugachev" w:date="2025-12-19T09:58:00Z"/>
          <w:del w:id="804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050" w:author="Ivan Pugachev" w:date="2025-12-19T09:59:00Z">
            <w:rPr>
              <w:ins w:id="8051" w:author="Ivan Pugachev" w:date="2025-12-19T09:58:00Z"/>
              <w:del w:id="805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053" w:author="Дмитрий Филимонов" w:date="2026-01-29T15:10:00Z">
          <w:pPr>
            <w:ind w:firstLine="708"/>
            <w:jc w:val="center"/>
          </w:pPr>
        </w:pPrChange>
      </w:pPr>
      <w:ins w:id="8054" w:author="Ivan Pugachev" w:date="2025-12-19T09:58:00Z">
        <w:del w:id="805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05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LEFT JOIN suppliers s ON i.supplier_id = s.sup_id  -- связь через supplier_id</w:delText>
          </w:r>
        </w:del>
      </w:ins>
    </w:p>
    <w:p w14:paraId="3DEAC6FF" w14:textId="77777777" w:rsidR="00151958" w:rsidRPr="00D30024" w:rsidDel="003114D6" w:rsidRDefault="00151958" w:rsidP="00151958">
      <w:pPr>
        <w:ind w:firstLine="708"/>
        <w:rPr>
          <w:ins w:id="8057" w:author="Ivan Pugachev" w:date="2025-12-19T09:58:00Z"/>
          <w:del w:id="805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059" w:author="Ivan Pugachev" w:date="2025-12-19T09:59:00Z">
            <w:rPr>
              <w:ins w:id="8060" w:author="Ivan Pugachev" w:date="2025-12-19T09:58:00Z"/>
              <w:del w:id="806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062" w:author="Дмитрий Филимонов" w:date="2026-01-29T15:10:00Z">
          <w:pPr>
            <w:ind w:firstLine="708"/>
            <w:jc w:val="center"/>
          </w:pPr>
        </w:pPrChange>
      </w:pPr>
      <w:ins w:id="8063" w:author="Ivan Pugachev" w:date="2025-12-19T09:58:00Z">
        <w:del w:id="806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06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WHERE i.int_quantity &lt; i.int_min_quantity</w:delText>
          </w:r>
        </w:del>
      </w:ins>
    </w:p>
    <w:p w14:paraId="72E0E72C" w14:textId="77777777" w:rsidR="00151958" w:rsidRPr="00D30024" w:rsidDel="003114D6" w:rsidRDefault="00151958" w:rsidP="00151958">
      <w:pPr>
        <w:ind w:firstLine="708"/>
        <w:rPr>
          <w:ins w:id="8066" w:author="Ivan Pugachev" w:date="2025-12-19T09:58:00Z"/>
          <w:del w:id="806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068" w:author="Ivan Pugachev" w:date="2025-12-19T09:59:00Z">
            <w:rPr>
              <w:ins w:id="8069" w:author="Ivan Pugachev" w:date="2025-12-19T09:58:00Z"/>
              <w:del w:id="807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071" w:author="Дмитрий Филимонов" w:date="2026-01-29T15:10:00Z">
          <w:pPr>
            <w:ind w:firstLine="708"/>
            <w:jc w:val="center"/>
          </w:pPr>
        </w:pPrChange>
      </w:pPr>
      <w:ins w:id="8072" w:author="Ivan Pugachev" w:date="2025-12-19T09:58:00Z">
        <w:del w:id="807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07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ORDER BY stock_percent ASC;</w:delText>
          </w:r>
        </w:del>
      </w:ins>
    </w:p>
    <w:p w14:paraId="39116837" w14:textId="77777777" w:rsidR="00151958" w:rsidRPr="00D30024" w:rsidDel="003114D6" w:rsidRDefault="00151958" w:rsidP="00151958">
      <w:pPr>
        <w:ind w:firstLine="708"/>
        <w:rPr>
          <w:ins w:id="8075" w:author="Ivan Pugachev" w:date="2025-12-19T09:58:00Z"/>
          <w:del w:id="807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077" w:author="Ivan Pugachev" w:date="2025-12-19T09:59:00Z">
            <w:rPr>
              <w:ins w:id="8078" w:author="Ivan Pugachev" w:date="2025-12-19T09:58:00Z"/>
              <w:del w:id="807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080" w:author="Дмитрий Филимонов" w:date="2026-01-29T15:10:00Z">
          <w:pPr>
            <w:ind w:firstLine="708"/>
            <w:jc w:val="center"/>
          </w:pPr>
        </w:pPrChange>
      </w:pPr>
      <w:ins w:id="8081" w:author="Ivan Pugachev" w:date="2025-12-19T09:58:00Z">
        <w:del w:id="808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08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</w:del>
      </w:ins>
    </w:p>
    <w:p w14:paraId="6BD7C8BD" w14:textId="77777777" w:rsidR="00151958" w:rsidRPr="00D30024" w:rsidDel="003114D6" w:rsidRDefault="00151958" w:rsidP="00151958">
      <w:pPr>
        <w:ind w:firstLine="708"/>
        <w:rPr>
          <w:ins w:id="8084" w:author="Ivan Pugachev" w:date="2025-12-19T09:58:00Z"/>
          <w:del w:id="808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086" w:author="Ivan Pugachev" w:date="2025-12-19T09:59:00Z">
            <w:rPr>
              <w:ins w:id="8087" w:author="Ivan Pugachev" w:date="2025-12-19T09:58:00Z"/>
              <w:del w:id="808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089" w:author="Дмитрий Филимонов" w:date="2026-01-29T15:10:00Z">
          <w:pPr>
            <w:ind w:firstLine="708"/>
            <w:jc w:val="center"/>
          </w:pPr>
        </w:pPrChange>
      </w:pPr>
      <w:ins w:id="8090" w:author="Ivan Pugachev" w:date="2025-12-19T09:58:00Z">
        <w:del w:id="809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09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-- Общая статистика</w:delText>
          </w:r>
        </w:del>
      </w:ins>
    </w:p>
    <w:p w14:paraId="503CF4CB" w14:textId="77777777" w:rsidR="00151958" w:rsidRPr="00D30024" w:rsidDel="003114D6" w:rsidRDefault="00151958" w:rsidP="00151958">
      <w:pPr>
        <w:ind w:firstLine="708"/>
        <w:rPr>
          <w:ins w:id="8093" w:author="Ivan Pugachev" w:date="2025-12-19T09:58:00Z"/>
          <w:del w:id="809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095" w:author="Ivan Pugachev" w:date="2025-12-19T09:59:00Z">
            <w:rPr>
              <w:ins w:id="8096" w:author="Ivan Pugachev" w:date="2025-12-19T09:58:00Z"/>
              <w:del w:id="809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098" w:author="Дмитрий Филимонов" w:date="2026-01-29T15:10:00Z">
          <w:pPr>
            <w:ind w:firstLine="708"/>
            <w:jc w:val="center"/>
          </w:pPr>
        </w:pPrChange>
      </w:pPr>
      <w:ins w:id="8099" w:author="Ivan Pugachev" w:date="2025-12-19T09:58:00Z">
        <w:del w:id="810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10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SELECT </w:delText>
          </w:r>
        </w:del>
      </w:ins>
    </w:p>
    <w:p w14:paraId="4D87EC95" w14:textId="77777777" w:rsidR="00151958" w:rsidRPr="00D30024" w:rsidDel="003114D6" w:rsidRDefault="00151958" w:rsidP="00151958">
      <w:pPr>
        <w:ind w:firstLine="708"/>
        <w:rPr>
          <w:ins w:id="8102" w:author="Ivan Pugachev" w:date="2025-12-19T09:58:00Z"/>
          <w:del w:id="810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104" w:author="Ivan Pugachev" w:date="2025-12-19T09:59:00Z">
            <w:rPr>
              <w:ins w:id="8105" w:author="Ivan Pugachev" w:date="2025-12-19T09:58:00Z"/>
              <w:del w:id="810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107" w:author="Дмитрий Филимонов" w:date="2026-01-29T15:10:00Z">
          <w:pPr>
            <w:ind w:firstLine="708"/>
            <w:jc w:val="center"/>
          </w:pPr>
        </w:pPrChange>
      </w:pPr>
      <w:ins w:id="8108" w:author="Ivan Pugachev" w:date="2025-12-19T09:58:00Z">
        <w:del w:id="810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11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COUNT(*) AS total_items,</w:delText>
          </w:r>
        </w:del>
      </w:ins>
    </w:p>
    <w:p w14:paraId="728BEBFD" w14:textId="77777777" w:rsidR="00151958" w:rsidRPr="00D30024" w:rsidDel="003114D6" w:rsidRDefault="00151958" w:rsidP="00151958">
      <w:pPr>
        <w:ind w:firstLine="708"/>
        <w:rPr>
          <w:ins w:id="8111" w:author="Ivan Pugachev" w:date="2025-12-19T09:58:00Z"/>
          <w:del w:id="811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113" w:author="Ivan Pugachev" w:date="2025-12-19T09:59:00Z">
            <w:rPr>
              <w:ins w:id="8114" w:author="Ivan Pugachev" w:date="2025-12-19T09:58:00Z"/>
              <w:del w:id="811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116" w:author="Дмитрий Филимонов" w:date="2026-01-29T15:10:00Z">
          <w:pPr>
            <w:ind w:firstLine="708"/>
            <w:jc w:val="center"/>
          </w:pPr>
        </w:pPrChange>
      </w:pPr>
      <w:ins w:id="8117" w:author="Ivan Pugachev" w:date="2025-12-19T09:58:00Z">
        <w:del w:id="811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11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SUM(CASE WHEN int_quantity &lt; int_min_quantity THEN 1 ELSE 0 END) AS low_stock_items,</w:delText>
          </w:r>
        </w:del>
      </w:ins>
    </w:p>
    <w:p w14:paraId="7CE93D45" w14:textId="77777777" w:rsidR="00151958" w:rsidRPr="00D30024" w:rsidDel="003114D6" w:rsidRDefault="00151958" w:rsidP="00151958">
      <w:pPr>
        <w:ind w:firstLine="708"/>
        <w:rPr>
          <w:ins w:id="8120" w:author="Ivan Pugachev" w:date="2025-12-19T09:58:00Z"/>
          <w:del w:id="812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122" w:author="Ivan Pugachev" w:date="2025-12-19T09:59:00Z">
            <w:rPr>
              <w:ins w:id="8123" w:author="Ivan Pugachev" w:date="2025-12-19T09:58:00Z"/>
              <w:del w:id="812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125" w:author="Дмитрий Филимонов" w:date="2026-01-29T15:10:00Z">
          <w:pPr>
            <w:ind w:firstLine="708"/>
            <w:jc w:val="center"/>
          </w:pPr>
        </w:pPrChange>
      </w:pPr>
      <w:ins w:id="8126" w:author="Ivan Pugachev" w:date="2025-12-19T09:58:00Z">
        <w:del w:id="812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12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SUM(CASE WHEN int_quantity &lt;= 0 THEN 1 ELSE 0 END) AS out_of_stock_items,</w:delText>
          </w:r>
        </w:del>
      </w:ins>
    </w:p>
    <w:p w14:paraId="1AE083B8" w14:textId="77777777" w:rsidR="00151958" w:rsidRPr="00D30024" w:rsidDel="003114D6" w:rsidRDefault="00151958" w:rsidP="00151958">
      <w:pPr>
        <w:ind w:firstLine="708"/>
        <w:rPr>
          <w:ins w:id="8129" w:author="Ivan Pugachev" w:date="2025-12-19T09:58:00Z"/>
          <w:del w:id="813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131" w:author="Ivan Pugachev" w:date="2025-12-19T09:59:00Z">
            <w:rPr>
              <w:ins w:id="8132" w:author="Ivan Pugachev" w:date="2025-12-19T09:58:00Z"/>
              <w:del w:id="813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134" w:author="Дмитрий Филимонов" w:date="2026-01-29T15:10:00Z">
          <w:pPr>
            <w:ind w:firstLine="708"/>
            <w:jc w:val="center"/>
          </w:pPr>
        </w:pPrChange>
      </w:pPr>
      <w:ins w:id="8135" w:author="Ivan Pugachev" w:date="2025-12-19T09:58:00Z">
        <w:del w:id="813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13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COUNT(DISTINCT supplier_id) AS suppliers_with_low_stock</w:delText>
          </w:r>
        </w:del>
      </w:ins>
    </w:p>
    <w:p w14:paraId="3229E2DE" w14:textId="77777777" w:rsidR="00151958" w:rsidRPr="00D30024" w:rsidDel="003114D6" w:rsidRDefault="00151958" w:rsidP="00151958">
      <w:pPr>
        <w:ind w:firstLine="708"/>
        <w:rPr>
          <w:ins w:id="8138" w:author="Ivan Pugachev" w:date="2025-12-19T09:58:00Z"/>
          <w:del w:id="813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140" w:author="Ivan Pugachev" w:date="2025-12-19T09:59:00Z">
            <w:rPr>
              <w:ins w:id="8141" w:author="Ivan Pugachev" w:date="2025-12-19T09:58:00Z"/>
              <w:del w:id="814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143" w:author="Дмитрий Филимонов" w:date="2026-01-29T15:10:00Z">
          <w:pPr>
            <w:ind w:firstLine="708"/>
            <w:jc w:val="center"/>
          </w:pPr>
        </w:pPrChange>
      </w:pPr>
      <w:ins w:id="8144" w:author="Ivan Pugachev" w:date="2025-12-19T09:58:00Z">
        <w:del w:id="814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14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FROM inventory;</w:delText>
          </w:r>
        </w:del>
      </w:ins>
    </w:p>
    <w:p w14:paraId="0BF11AE5" w14:textId="77777777" w:rsidR="00151958" w:rsidRPr="00D30024" w:rsidDel="003114D6" w:rsidRDefault="00151958" w:rsidP="00151958">
      <w:pPr>
        <w:ind w:firstLine="708"/>
        <w:rPr>
          <w:ins w:id="8147" w:author="Ivan Pugachev" w:date="2025-12-19T09:58:00Z"/>
          <w:del w:id="814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149" w:author="Ivan Pugachev" w:date="2025-12-19T09:59:00Z">
            <w:rPr>
              <w:ins w:id="8150" w:author="Ivan Pugachev" w:date="2025-12-19T09:58:00Z"/>
              <w:del w:id="815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152" w:author="Дмитрий Филимонов" w:date="2026-01-29T15:10:00Z">
          <w:pPr>
            <w:ind w:firstLine="708"/>
            <w:jc w:val="center"/>
          </w:pPr>
        </w:pPrChange>
      </w:pPr>
      <w:ins w:id="8153" w:author="Ivan Pugachev" w:date="2025-12-19T09:58:00Z">
        <w:del w:id="815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15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END$$</w:delText>
          </w:r>
        </w:del>
      </w:ins>
    </w:p>
    <w:p w14:paraId="3BA1782B" w14:textId="77777777" w:rsidR="00151958" w:rsidRPr="00D30024" w:rsidDel="003114D6" w:rsidRDefault="00151958" w:rsidP="00151958">
      <w:pPr>
        <w:ind w:firstLine="708"/>
        <w:rPr>
          <w:ins w:id="8156" w:author="Ivan Pugachev" w:date="2025-12-19T09:58:00Z"/>
          <w:del w:id="815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158" w:author="Ivan Pugachev" w:date="2025-12-19T09:59:00Z">
            <w:rPr>
              <w:ins w:id="8159" w:author="Ivan Pugachev" w:date="2025-12-19T09:58:00Z"/>
              <w:del w:id="816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161" w:author="Дмитрий Филимонов" w:date="2026-01-29T15:10:00Z">
          <w:pPr>
            <w:ind w:firstLine="708"/>
            <w:jc w:val="center"/>
          </w:pPr>
        </w:pPrChange>
      </w:pPr>
    </w:p>
    <w:p w14:paraId="3C8BCD35" w14:textId="77777777" w:rsidR="00151958" w:rsidRPr="00D30024" w:rsidDel="003114D6" w:rsidRDefault="00151958" w:rsidP="00151958">
      <w:pPr>
        <w:ind w:firstLine="708"/>
        <w:rPr>
          <w:ins w:id="8162" w:author="Ivan Pugachev" w:date="2025-12-19T09:58:00Z"/>
          <w:del w:id="816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164" w:author="Ivan Pugachev" w:date="2025-12-19T09:59:00Z">
            <w:rPr>
              <w:ins w:id="8165" w:author="Ivan Pugachev" w:date="2025-12-19T09:58:00Z"/>
              <w:del w:id="816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167" w:author="Дмитрий Филимонов" w:date="2026-01-29T15:10:00Z">
          <w:pPr>
            <w:ind w:firstLine="708"/>
            <w:jc w:val="center"/>
          </w:pPr>
        </w:pPrChange>
      </w:pPr>
      <w:ins w:id="8168" w:author="Ivan Pugachev" w:date="2025-12-19T09:58:00Z">
        <w:del w:id="816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17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DELIMITER ;</w:delText>
          </w:r>
        </w:del>
      </w:ins>
    </w:p>
    <w:p w14:paraId="5A4C3DF3" w14:textId="77777777" w:rsidR="00151958" w:rsidRPr="00D30024" w:rsidDel="003114D6" w:rsidRDefault="00151958" w:rsidP="00151958">
      <w:pPr>
        <w:ind w:firstLine="708"/>
        <w:rPr>
          <w:ins w:id="8171" w:author="Ivan Pugachev" w:date="2025-12-19T09:58:00Z"/>
          <w:del w:id="817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173" w:author="Ivan Pugachev" w:date="2025-12-19T09:59:00Z">
            <w:rPr>
              <w:ins w:id="8174" w:author="Ivan Pugachev" w:date="2025-12-19T09:58:00Z"/>
              <w:del w:id="817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176" w:author="Дмитрий Филимонов" w:date="2026-01-29T15:10:00Z">
          <w:pPr>
            <w:ind w:firstLine="708"/>
            <w:jc w:val="center"/>
          </w:pPr>
        </w:pPrChange>
      </w:pPr>
    </w:p>
    <w:p w14:paraId="39F168FF" w14:textId="77777777" w:rsidR="00151958" w:rsidRPr="00D30024" w:rsidDel="003114D6" w:rsidRDefault="00151958" w:rsidP="00151958">
      <w:pPr>
        <w:ind w:firstLine="708"/>
        <w:rPr>
          <w:ins w:id="8177" w:author="Ivan Pugachev" w:date="2025-12-19T09:58:00Z"/>
          <w:del w:id="817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179" w:author="Ivan Pugachev" w:date="2025-12-19T09:59:00Z">
            <w:rPr>
              <w:ins w:id="8180" w:author="Ivan Pugachev" w:date="2025-12-19T09:58:00Z"/>
              <w:del w:id="818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182" w:author="Дмитрий Филимонов" w:date="2026-01-29T15:10:00Z">
          <w:pPr>
            <w:ind w:firstLine="708"/>
            <w:jc w:val="center"/>
          </w:pPr>
        </w:pPrChange>
      </w:pPr>
      <w:ins w:id="8183" w:author="Ivan Pugachev" w:date="2025-12-19T09:58:00Z">
        <w:del w:id="818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18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7D55D0AE" w14:textId="77777777" w:rsidR="00151958" w:rsidRPr="00D30024" w:rsidDel="003114D6" w:rsidRDefault="00151958" w:rsidP="00151958">
      <w:pPr>
        <w:ind w:firstLine="708"/>
        <w:rPr>
          <w:ins w:id="8186" w:author="Ivan Pugachev" w:date="2025-12-19T09:58:00Z"/>
          <w:del w:id="818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188" w:author="Ivan Pugachev" w:date="2025-12-19T09:59:00Z">
            <w:rPr>
              <w:ins w:id="8189" w:author="Ivan Pugachev" w:date="2025-12-19T09:58:00Z"/>
              <w:del w:id="819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191" w:author="Дмитрий Филимонов" w:date="2026-01-29T15:10:00Z">
          <w:pPr>
            <w:ind w:firstLine="708"/>
            <w:jc w:val="center"/>
          </w:pPr>
        </w:pPrChange>
      </w:pPr>
      <w:ins w:id="8192" w:author="Ivan Pugachev" w:date="2025-12-19T09:58:00Z">
        <w:del w:id="819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19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procedure FindSupplierForProduct</w:delText>
          </w:r>
        </w:del>
      </w:ins>
    </w:p>
    <w:p w14:paraId="60339F71" w14:textId="77777777" w:rsidR="00151958" w:rsidRPr="00D30024" w:rsidDel="003114D6" w:rsidRDefault="00151958" w:rsidP="00151958">
      <w:pPr>
        <w:ind w:firstLine="708"/>
        <w:rPr>
          <w:ins w:id="8195" w:author="Ivan Pugachev" w:date="2025-12-19T09:58:00Z"/>
          <w:del w:id="819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197" w:author="Ivan Pugachev" w:date="2025-12-19T09:59:00Z">
            <w:rPr>
              <w:ins w:id="8198" w:author="Ivan Pugachev" w:date="2025-12-19T09:58:00Z"/>
              <w:del w:id="819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200" w:author="Дмитрий Филимонов" w:date="2026-01-29T15:10:00Z">
          <w:pPr>
            <w:ind w:firstLine="708"/>
            <w:jc w:val="center"/>
          </w:pPr>
        </w:pPrChange>
      </w:pPr>
      <w:ins w:id="8201" w:author="Ivan Pugachev" w:date="2025-12-19T09:58:00Z">
        <w:del w:id="820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20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3778922F" w14:textId="77777777" w:rsidR="00151958" w:rsidRPr="00D30024" w:rsidDel="003114D6" w:rsidRDefault="00151958" w:rsidP="00151958">
      <w:pPr>
        <w:ind w:firstLine="708"/>
        <w:rPr>
          <w:ins w:id="8204" w:author="Ivan Pugachev" w:date="2025-12-19T09:58:00Z"/>
          <w:del w:id="820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206" w:author="Ivan Pugachev" w:date="2025-12-19T09:59:00Z">
            <w:rPr>
              <w:ins w:id="8207" w:author="Ivan Pugachev" w:date="2025-12-19T09:58:00Z"/>
              <w:del w:id="820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209" w:author="Дмитрий Филимонов" w:date="2026-01-29T15:10:00Z">
          <w:pPr>
            <w:ind w:firstLine="708"/>
            <w:jc w:val="center"/>
          </w:pPr>
        </w:pPrChange>
      </w:pPr>
    </w:p>
    <w:p w14:paraId="278CF0A3" w14:textId="77777777" w:rsidR="00151958" w:rsidRPr="00D30024" w:rsidDel="003114D6" w:rsidRDefault="00151958" w:rsidP="00151958">
      <w:pPr>
        <w:ind w:firstLine="708"/>
        <w:rPr>
          <w:ins w:id="8210" w:author="Ivan Pugachev" w:date="2025-12-19T09:58:00Z"/>
          <w:del w:id="821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212" w:author="Ivan Pugachev" w:date="2025-12-19T09:59:00Z">
            <w:rPr>
              <w:ins w:id="8213" w:author="Ivan Pugachev" w:date="2025-12-19T09:58:00Z"/>
              <w:del w:id="821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215" w:author="Дмитрий Филимонов" w:date="2026-01-29T15:10:00Z">
          <w:pPr>
            <w:ind w:firstLine="708"/>
            <w:jc w:val="center"/>
          </w:pPr>
        </w:pPrChange>
      </w:pPr>
      <w:ins w:id="8216" w:author="Ivan Pugachev" w:date="2025-12-19T09:58:00Z">
        <w:del w:id="821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21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`coffee_shop`;</w:delText>
          </w:r>
        </w:del>
      </w:ins>
    </w:p>
    <w:p w14:paraId="64F875B4" w14:textId="77777777" w:rsidR="00151958" w:rsidRPr="00D30024" w:rsidDel="003114D6" w:rsidRDefault="00151958" w:rsidP="00151958">
      <w:pPr>
        <w:ind w:firstLine="708"/>
        <w:rPr>
          <w:ins w:id="8219" w:author="Ivan Pugachev" w:date="2025-12-19T09:58:00Z"/>
          <w:del w:id="822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221" w:author="Ivan Pugachev" w:date="2025-12-19T09:59:00Z">
            <w:rPr>
              <w:ins w:id="8222" w:author="Ivan Pugachev" w:date="2025-12-19T09:58:00Z"/>
              <w:del w:id="822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224" w:author="Дмитрий Филимонов" w:date="2026-01-29T15:10:00Z">
          <w:pPr>
            <w:ind w:firstLine="708"/>
            <w:jc w:val="center"/>
          </w:pPr>
        </w:pPrChange>
      </w:pPr>
      <w:ins w:id="8225" w:author="Ivan Pugachev" w:date="2025-12-19T09:58:00Z">
        <w:del w:id="822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22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DROP procedure IF EXISTS `coffee_shop`.`FindSupplierForProduct`;</w:delText>
          </w:r>
        </w:del>
      </w:ins>
    </w:p>
    <w:p w14:paraId="2AC86816" w14:textId="77777777" w:rsidR="00151958" w:rsidRPr="00D30024" w:rsidDel="003114D6" w:rsidRDefault="00151958" w:rsidP="00151958">
      <w:pPr>
        <w:ind w:firstLine="708"/>
        <w:rPr>
          <w:ins w:id="8228" w:author="Ivan Pugachev" w:date="2025-12-19T09:58:00Z"/>
          <w:del w:id="822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230" w:author="Ivan Pugachev" w:date="2025-12-19T09:59:00Z">
            <w:rPr>
              <w:ins w:id="8231" w:author="Ivan Pugachev" w:date="2025-12-19T09:58:00Z"/>
              <w:del w:id="823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233" w:author="Дмитрий Филимонов" w:date="2026-01-29T15:10:00Z">
          <w:pPr>
            <w:ind w:firstLine="708"/>
            <w:jc w:val="center"/>
          </w:pPr>
        </w:pPrChange>
      </w:pPr>
    </w:p>
    <w:p w14:paraId="654DEAD5" w14:textId="77777777" w:rsidR="00151958" w:rsidRPr="00D30024" w:rsidDel="003114D6" w:rsidRDefault="00151958" w:rsidP="00151958">
      <w:pPr>
        <w:ind w:firstLine="708"/>
        <w:rPr>
          <w:ins w:id="8234" w:author="Ivan Pugachev" w:date="2025-12-19T09:58:00Z"/>
          <w:del w:id="823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236" w:author="Ivan Pugachev" w:date="2025-12-19T09:59:00Z">
            <w:rPr>
              <w:ins w:id="8237" w:author="Ivan Pugachev" w:date="2025-12-19T09:58:00Z"/>
              <w:del w:id="823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239" w:author="Дмитрий Филимонов" w:date="2026-01-29T15:10:00Z">
          <w:pPr>
            <w:ind w:firstLine="708"/>
            <w:jc w:val="center"/>
          </w:pPr>
        </w:pPrChange>
      </w:pPr>
      <w:ins w:id="8240" w:author="Ivan Pugachev" w:date="2025-12-19T09:58:00Z">
        <w:del w:id="824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24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DELIMITER $$</w:delText>
          </w:r>
        </w:del>
      </w:ins>
    </w:p>
    <w:p w14:paraId="7936DB38" w14:textId="77777777" w:rsidR="00151958" w:rsidRPr="00D30024" w:rsidDel="003114D6" w:rsidRDefault="00151958" w:rsidP="00151958">
      <w:pPr>
        <w:ind w:firstLine="708"/>
        <w:rPr>
          <w:ins w:id="8243" w:author="Ivan Pugachev" w:date="2025-12-19T09:58:00Z"/>
          <w:del w:id="824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245" w:author="Ivan Pugachev" w:date="2025-12-19T09:59:00Z">
            <w:rPr>
              <w:ins w:id="8246" w:author="Ivan Pugachev" w:date="2025-12-19T09:58:00Z"/>
              <w:del w:id="824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248" w:author="Дмитрий Филимонов" w:date="2026-01-29T15:10:00Z">
          <w:pPr>
            <w:ind w:firstLine="708"/>
            <w:jc w:val="center"/>
          </w:pPr>
        </w:pPrChange>
      </w:pPr>
      <w:ins w:id="8249" w:author="Ivan Pugachev" w:date="2025-12-19T09:58:00Z">
        <w:del w:id="825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25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`coffee_shop`$$</w:delText>
          </w:r>
        </w:del>
      </w:ins>
    </w:p>
    <w:p w14:paraId="4884FE7C" w14:textId="77777777" w:rsidR="00151958" w:rsidRPr="00D30024" w:rsidDel="003114D6" w:rsidRDefault="00151958" w:rsidP="00151958">
      <w:pPr>
        <w:ind w:firstLine="708"/>
        <w:rPr>
          <w:ins w:id="8252" w:author="Ivan Pugachev" w:date="2025-12-19T09:58:00Z"/>
          <w:del w:id="825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254" w:author="Ivan Pugachev" w:date="2025-12-19T09:59:00Z">
            <w:rPr>
              <w:ins w:id="8255" w:author="Ivan Pugachev" w:date="2025-12-19T09:58:00Z"/>
              <w:del w:id="825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257" w:author="Дмитрий Филимонов" w:date="2026-01-29T15:10:00Z">
          <w:pPr>
            <w:ind w:firstLine="708"/>
            <w:jc w:val="center"/>
          </w:pPr>
        </w:pPrChange>
      </w:pPr>
      <w:ins w:id="8258" w:author="Ivan Pugachev" w:date="2025-12-19T09:58:00Z">
        <w:del w:id="825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26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CREATE PROCEDURE FindSupplierForProduct(</w:delText>
          </w:r>
        </w:del>
      </w:ins>
    </w:p>
    <w:p w14:paraId="3123C0BA" w14:textId="77777777" w:rsidR="00151958" w:rsidRPr="00D30024" w:rsidDel="003114D6" w:rsidRDefault="00151958" w:rsidP="00151958">
      <w:pPr>
        <w:ind w:firstLine="708"/>
        <w:rPr>
          <w:ins w:id="8261" w:author="Ivan Pugachev" w:date="2025-12-19T09:58:00Z"/>
          <w:del w:id="826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263" w:author="Ivan Pugachev" w:date="2025-12-19T09:59:00Z">
            <w:rPr>
              <w:ins w:id="8264" w:author="Ivan Pugachev" w:date="2025-12-19T09:58:00Z"/>
              <w:del w:id="826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266" w:author="Дмитрий Филимонов" w:date="2026-01-29T15:10:00Z">
          <w:pPr>
            <w:ind w:firstLine="708"/>
            <w:jc w:val="center"/>
          </w:pPr>
        </w:pPrChange>
      </w:pPr>
      <w:ins w:id="8267" w:author="Ivan Pugachev" w:date="2025-12-19T09:58:00Z">
        <w:del w:id="826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26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product_name VARCHAR(100)</w:delText>
          </w:r>
        </w:del>
      </w:ins>
    </w:p>
    <w:p w14:paraId="43A565B4" w14:textId="77777777" w:rsidR="00151958" w:rsidRPr="00D30024" w:rsidDel="003114D6" w:rsidRDefault="00151958" w:rsidP="00151958">
      <w:pPr>
        <w:ind w:firstLine="708"/>
        <w:rPr>
          <w:ins w:id="8270" w:author="Ivan Pugachev" w:date="2025-12-19T09:58:00Z"/>
          <w:del w:id="827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272" w:author="Ivan Pugachev" w:date="2025-12-19T09:59:00Z">
            <w:rPr>
              <w:ins w:id="8273" w:author="Ivan Pugachev" w:date="2025-12-19T09:58:00Z"/>
              <w:del w:id="827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275" w:author="Дмитрий Филимонов" w:date="2026-01-29T15:10:00Z">
          <w:pPr>
            <w:ind w:firstLine="708"/>
            <w:jc w:val="center"/>
          </w:pPr>
        </w:pPrChange>
      </w:pPr>
      <w:ins w:id="8276" w:author="Ivan Pugachev" w:date="2025-12-19T09:58:00Z">
        <w:del w:id="827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27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)</w:delText>
          </w:r>
        </w:del>
      </w:ins>
    </w:p>
    <w:p w14:paraId="3B3B84D4" w14:textId="77777777" w:rsidR="00151958" w:rsidRPr="00D30024" w:rsidDel="003114D6" w:rsidRDefault="00151958" w:rsidP="00151958">
      <w:pPr>
        <w:ind w:firstLine="708"/>
        <w:rPr>
          <w:ins w:id="8279" w:author="Ivan Pugachev" w:date="2025-12-19T09:58:00Z"/>
          <w:del w:id="828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281" w:author="Ivan Pugachev" w:date="2025-12-19T09:59:00Z">
            <w:rPr>
              <w:ins w:id="8282" w:author="Ivan Pugachev" w:date="2025-12-19T09:58:00Z"/>
              <w:del w:id="828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284" w:author="Дмитрий Филимонов" w:date="2026-01-29T15:10:00Z">
          <w:pPr>
            <w:ind w:firstLine="708"/>
            <w:jc w:val="center"/>
          </w:pPr>
        </w:pPrChange>
      </w:pPr>
      <w:ins w:id="8285" w:author="Ivan Pugachev" w:date="2025-12-19T09:58:00Z">
        <w:del w:id="828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28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BEGIN</w:delText>
          </w:r>
        </w:del>
      </w:ins>
    </w:p>
    <w:p w14:paraId="75639C11" w14:textId="77777777" w:rsidR="00151958" w:rsidRPr="00D30024" w:rsidDel="003114D6" w:rsidRDefault="00151958" w:rsidP="00151958">
      <w:pPr>
        <w:ind w:firstLine="708"/>
        <w:rPr>
          <w:ins w:id="8288" w:author="Ivan Pugachev" w:date="2025-12-19T09:58:00Z"/>
          <w:del w:id="828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290" w:author="Ivan Pugachev" w:date="2025-12-19T09:59:00Z">
            <w:rPr>
              <w:ins w:id="8291" w:author="Ivan Pugachev" w:date="2025-12-19T09:58:00Z"/>
              <w:del w:id="829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293" w:author="Дмитрий Филимонов" w:date="2026-01-29T15:10:00Z">
          <w:pPr>
            <w:ind w:firstLine="708"/>
            <w:jc w:val="center"/>
          </w:pPr>
        </w:pPrChange>
      </w:pPr>
      <w:ins w:id="8294" w:author="Ivan Pugachev" w:date="2025-12-19T09:58:00Z">
        <w:del w:id="829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29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SELECT </w:delText>
          </w:r>
        </w:del>
      </w:ins>
    </w:p>
    <w:p w14:paraId="09673D54" w14:textId="77777777" w:rsidR="00151958" w:rsidRPr="00D30024" w:rsidDel="003114D6" w:rsidRDefault="00151958" w:rsidP="00151958">
      <w:pPr>
        <w:ind w:firstLine="708"/>
        <w:rPr>
          <w:ins w:id="8297" w:author="Ivan Pugachev" w:date="2025-12-19T09:58:00Z"/>
          <w:del w:id="829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299" w:author="Ivan Pugachev" w:date="2025-12-19T09:59:00Z">
            <w:rPr>
              <w:ins w:id="8300" w:author="Ivan Pugachev" w:date="2025-12-19T09:58:00Z"/>
              <w:del w:id="830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302" w:author="Дмитрий Филимонов" w:date="2026-01-29T15:10:00Z">
          <w:pPr>
            <w:ind w:firstLine="708"/>
            <w:jc w:val="center"/>
          </w:pPr>
        </w:pPrChange>
      </w:pPr>
      <w:ins w:id="8303" w:author="Ivan Pugachev" w:date="2025-12-19T09:58:00Z">
        <w:del w:id="830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30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i.int_name AS товар,</w:delText>
          </w:r>
        </w:del>
      </w:ins>
    </w:p>
    <w:p w14:paraId="58A86A73" w14:textId="77777777" w:rsidR="00151958" w:rsidRPr="00AB0C02" w:rsidDel="003114D6" w:rsidRDefault="00151958" w:rsidP="00151958">
      <w:pPr>
        <w:ind w:firstLine="708"/>
        <w:rPr>
          <w:ins w:id="8306" w:author="Ivan Pugachev" w:date="2025-12-19T09:58:00Z"/>
          <w:del w:id="8307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8308" w:author="Ivan Pugachev" w:date="2025-12-19T10:04:00Z">
            <w:rPr>
              <w:ins w:id="8309" w:author="Ivan Pugachev" w:date="2025-12-19T09:58:00Z"/>
              <w:del w:id="831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311" w:author="Дмитрий Филимонов" w:date="2026-01-29T15:10:00Z">
          <w:pPr>
            <w:ind w:firstLine="708"/>
            <w:jc w:val="center"/>
          </w:pPr>
        </w:pPrChange>
      </w:pPr>
      <w:ins w:id="8312" w:author="Ivan Pugachev" w:date="2025-12-19T09:58:00Z">
        <w:del w:id="831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31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i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315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.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31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31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_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31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quantity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319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32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AS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321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текущее_количество,</w:delText>
          </w:r>
        </w:del>
      </w:ins>
    </w:p>
    <w:p w14:paraId="50089AB0" w14:textId="77777777" w:rsidR="00151958" w:rsidRPr="00D30024" w:rsidDel="003114D6" w:rsidRDefault="00151958" w:rsidP="00151958">
      <w:pPr>
        <w:ind w:firstLine="708"/>
        <w:rPr>
          <w:ins w:id="8322" w:author="Ivan Pugachev" w:date="2025-12-19T09:58:00Z"/>
          <w:del w:id="832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324" w:author="Ivan Pugachev" w:date="2025-12-19T09:59:00Z">
            <w:rPr>
              <w:ins w:id="8325" w:author="Ivan Pugachev" w:date="2025-12-19T09:58:00Z"/>
              <w:del w:id="832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327" w:author="Дмитрий Филимонов" w:date="2026-01-29T15:10:00Z">
          <w:pPr>
            <w:ind w:firstLine="708"/>
            <w:jc w:val="center"/>
          </w:pPr>
        </w:pPrChange>
      </w:pPr>
      <w:ins w:id="8328" w:author="Ivan Pugachev" w:date="2025-12-19T09:58:00Z">
        <w:del w:id="8329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330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33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i.int_min_quantity AS минимальный_запас,</w:delText>
          </w:r>
        </w:del>
      </w:ins>
    </w:p>
    <w:p w14:paraId="752334C4" w14:textId="77777777" w:rsidR="00151958" w:rsidRPr="00D30024" w:rsidDel="003114D6" w:rsidRDefault="00151958" w:rsidP="00151958">
      <w:pPr>
        <w:ind w:firstLine="708"/>
        <w:rPr>
          <w:ins w:id="8332" w:author="Ivan Pugachev" w:date="2025-12-19T09:58:00Z"/>
          <w:del w:id="833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334" w:author="Ivan Pugachev" w:date="2025-12-19T09:59:00Z">
            <w:rPr>
              <w:ins w:id="8335" w:author="Ivan Pugachev" w:date="2025-12-19T09:58:00Z"/>
              <w:del w:id="833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337" w:author="Дмитрий Филимонов" w:date="2026-01-29T15:10:00Z">
          <w:pPr>
            <w:ind w:firstLine="708"/>
            <w:jc w:val="center"/>
          </w:pPr>
        </w:pPrChange>
      </w:pPr>
      <w:ins w:id="8338" w:author="Ivan Pugachev" w:date="2025-12-19T09:58:00Z">
        <w:del w:id="833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34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s.sup_name AS поставщик,</w:delText>
          </w:r>
        </w:del>
      </w:ins>
    </w:p>
    <w:p w14:paraId="62AC3372" w14:textId="77777777" w:rsidR="00151958" w:rsidRPr="00D30024" w:rsidDel="003114D6" w:rsidRDefault="00151958" w:rsidP="00151958">
      <w:pPr>
        <w:ind w:firstLine="708"/>
        <w:rPr>
          <w:ins w:id="8341" w:author="Ivan Pugachev" w:date="2025-12-19T09:58:00Z"/>
          <w:del w:id="834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343" w:author="Ivan Pugachev" w:date="2025-12-19T09:59:00Z">
            <w:rPr>
              <w:ins w:id="8344" w:author="Ivan Pugachev" w:date="2025-12-19T09:58:00Z"/>
              <w:del w:id="834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346" w:author="Дмитрий Филимонов" w:date="2026-01-29T15:10:00Z">
          <w:pPr>
            <w:ind w:firstLine="708"/>
            <w:jc w:val="center"/>
          </w:pPr>
        </w:pPrChange>
      </w:pPr>
      <w:ins w:id="8347" w:author="Ivan Pugachev" w:date="2025-12-19T09:58:00Z">
        <w:del w:id="834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34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s.sup_contact_person AS контактное_лицо,</w:delText>
          </w:r>
        </w:del>
      </w:ins>
    </w:p>
    <w:p w14:paraId="033E7A27" w14:textId="77777777" w:rsidR="00151958" w:rsidRPr="00D30024" w:rsidDel="003114D6" w:rsidRDefault="00151958" w:rsidP="00151958">
      <w:pPr>
        <w:ind w:firstLine="708"/>
        <w:rPr>
          <w:ins w:id="8350" w:author="Ivan Pugachev" w:date="2025-12-19T09:58:00Z"/>
          <w:del w:id="835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352" w:author="Ivan Pugachev" w:date="2025-12-19T09:59:00Z">
            <w:rPr>
              <w:ins w:id="8353" w:author="Ivan Pugachev" w:date="2025-12-19T09:58:00Z"/>
              <w:del w:id="835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355" w:author="Дмитрий Филимонов" w:date="2026-01-29T15:10:00Z">
          <w:pPr>
            <w:ind w:firstLine="708"/>
            <w:jc w:val="center"/>
          </w:pPr>
        </w:pPrChange>
      </w:pPr>
      <w:ins w:id="8356" w:author="Ivan Pugachev" w:date="2025-12-19T09:58:00Z">
        <w:del w:id="835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35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s.sup_phone_number AS телефон,</w:delText>
          </w:r>
        </w:del>
      </w:ins>
    </w:p>
    <w:p w14:paraId="0EE0E690" w14:textId="77777777" w:rsidR="00151958" w:rsidRPr="00D30024" w:rsidDel="003114D6" w:rsidRDefault="00151958" w:rsidP="00151958">
      <w:pPr>
        <w:ind w:firstLine="708"/>
        <w:rPr>
          <w:ins w:id="8359" w:author="Ivan Pugachev" w:date="2025-12-19T09:58:00Z"/>
          <w:del w:id="836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361" w:author="Ivan Pugachev" w:date="2025-12-19T09:59:00Z">
            <w:rPr>
              <w:ins w:id="8362" w:author="Ivan Pugachev" w:date="2025-12-19T09:58:00Z"/>
              <w:del w:id="836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364" w:author="Дмитрий Филимонов" w:date="2026-01-29T15:10:00Z">
          <w:pPr>
            <w:ind w:firstLine="708"/>
            <w:jc w:val="center"/>
          </w:pPr>
        </w:pPrChange>
      </w:pPr>
      <w:ins w:id="8365" w:author="Ivan Pugachev" w:date="2025-12-19T09:58:00Z">
        <w:del w:id="836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36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s.sup_email AS email,</w:delText>
          </w:r>
        </w:del>
      </w:ins>
    </w:p>
    <w:p w14:paraId="64F9E539" w14:textId="77777777" w:rsidR="00151958" w:rsidRPr="00D30024" w:rsidDel="003114D6" w:rsidRDefault="00151958" w:rsidP="00151958">
      <w:pPr>
        <w:ind w:firstLine="708"/>
        <w:rPr>
          <w:ins w:id="8368" w:author="Ivan Pugachev" w:date="2025-12-19T09:58:00Z"/>
          <w:del w:id="836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370" w:author="Ivan Pugachev" w:date="2025-12-19T09:59:00Z">
            <w:rPr>
              <w:ins w:id="8371" w:author="Ivan Pugachev" w:date="2025-12-19T09:58:00Z"/>
              <w:del w:id="837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373" w:author="Дмитрий Филимонов" w:date="2026-01-29T15:10:00Z">
          <w:pPr>
            <w:ind w:firstLine="708"/>
            <w:jc w:val="center"/>
          </w:pPr>
        </w:pPrChange>
      </w:pPr>
      <w:ins w:id="8374" w:author="Ivan Pugachev" w:date="2025-12-19T09:58:00Z">
        <w:del w:id="837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37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CASE </w:delText>
          </w:r>
        </w:del>
      </w:ins>
    </w:p>
    <w:p w14:paraId="61DBB46A" w14:textId="77777777" w:rsidR="00151958" w:rsidRPr="00D30024" w:rsidDel="003114D6" w:rsidRDefault="00151958" w:rsidP="00151958">
      <w:pPr>
        <w:ind w:firstLine="708"/>
        <w:rPr>
          <w:ins w:id="8377" w:author="Ivan Pugachev" w:date="2025-12-19T09:58:00Z"/>
          <w:del w:id="837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379" w:author="Ivan Pugachev" w:date="2025-12-19T09:59:00Z">
            <w:rPr>
              <w:ins w:id="8380" w:author="Ivan Pugachev" w:date="2025-12-19T09:58:00Z"/>
              <w:del w:id="838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382" w:author="Дмитрий Филимонов" w:date="2026-01-29T15:10:00Z">
          <w:pPr>
            <w:ind w:firstLine="708"/>
            <w:jc w:val="center"/>
          </w:pPr>
        </w:pPrChange>
      </w:pPr>
      <w:ins w:id="8383" w:author="Ivan Pugachev" w:date="2025-12-19T09:58:00Z">
        <w:del w:id="838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38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WHEN i.int_quantity &gt;= i.int_min_quantity THEN 'Достаточно'</w:delText>
          </w:r>
        </w:del>
      </w:ins>
    </w:p>
    <w:p w14:paraId="44A53840" w14:textId="77777777" w:rsidR="00151958" w:rsidRPr="00D30024" w:rsidDel="003114D6" w:rsidRDefault="00151958" w:rsidP="00151958">
      <w:pPr>
        <w:ind w:firstLine="708"/>
        <w:rPr>
          <w:ins w:id="8386" w:author="Ivan Pugachev" w:date="2025-12-19T09:58:00Z"/>
          <w:del w:id="838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388" w:author="Ivan Pugachev" w:date="2025-12-19T09:59:00Z">
            <w:rPr>
              <w:ins w:id="8389" w:author="Ivan Pugachev" w:date="2025-12-19T09:58:00Z"/>
              <w:del w:id="839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391" w:author="Дмитрий Филимонов" w:date="2026-01-29T15:10:00Z">
          <w:pPr>
            <w:ind w:firstLine="708"/>
            <w:jc w:val="center"/>
          </w:pPr>
        </w:pPrChange>
      </w:pPr>
      <w:ins w:id="8392" w:author="Ivan Pugachev" w:date="2025-12-19T09:58:00Z">
        <w:del w:id="839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39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WHEN i.int_quantity &gt; 0 THEN 'Мало'</w:delText>
          </w:r>
        </w:del>
      </w:ins>
    </w:p>
    <w:p w14:paraId="116BBEC1" w14:textId="77777777" w:rsidR="00151958" w:rsidRPr="00AB0C02" w:rsidDel="003114D6" w:rsidRDefault="00151958" w:rsidP="00151958">
      <w:pPr>
        <w:ind w:firstLine="708"/>
        <w:rPr>
          <w:ins w:id="8395" w:author="Ivan Pugachev" w:date="2025-12-19T09:58:00Z"/>
          <w:del w:id="8396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8397" w:author="Ivan Pugachev" w:date="2025-12-19T10:04:00Z">
            <w:rPr>
              <w:ins w:id="8398" w:author="Ivan Pugachev" w:date="2025-12-19T09:58:00Z"/>
              <w:del w:id="839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400" w:author="Дмитрий Филимонов" w:date="2026-01-29T15:10:00Z">
          <w:pPr>
            <w:ind w:firstLine="708"/>
            <w:jc w:val="center"/>
          </w:pPr>
        </w:pPrChange>
      </w:pPr>
      <w:ins w:id="8401" w:author="Ivan Pugachev" w:date="2025-12-19T09:58:00Z">
        <w:del w:id="840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40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ELSE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404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'Нет в наличии'</w:delText>
          </w:r>
        </w:del>
      </w:ins>
    </w:p>
    <w:p w14:paraId="6D819ADF" w14:textId="77777777" w:rsidR="00151958" w:rsidRPr="00AB0C02" w:rsidDel="003114D6" w:rsidRDefault="00151958" w:rsidP="00151958">
      <w:pPr>
        <w:ind w:firstLine="708"/>
        <w:rPr>
          <w:ins w:id="8405" w:author="Ivan Pugachev" w:date="2025-12-19T09:58:00Z"/>
          <w:del w:id="8406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8407" w:author="Ivan Pugachev" w:date="2025-12-19T10:04:00Z">
            <w:rPr>
              <w:ins w:id="8408" w:author="Ivan Pugachev" w:date="2025-12-19T09:58:00Z"/>
              <w:del w:id="840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410" w:author="Дмитрий Филимонов" w:date="2026-01-29T15:10:00Z">
          <w:pPr>
            <w:ind w:firstLine="708"/>
            <w:jc w:val="center"/>
          </w:pPr>
        </w:pPrChange>
      </w:pPr>
      <w:ins w:id="8411" w:author="Ivan Pugachev" w:date="2025-12-19T09:58:00Z">
        <w:del w:id="8412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413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41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END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415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41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AS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41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статус</w:delText>
          </w:r>
        </w:del>
      </w:ins>
    </w:p>
    <w:p w14:paraId="201F5606" w14:textId="77777777" w:rsidR="00151958" w:rsidRPr="00D30024" w:rsidDel="003114D6" w:rsidRDefault="00151958" w:rsidP="00151958">
      <w:pPr>
        <w:ind w:firstLine="708"/>
        <w:rPr>
          <w:ins w:id="8418" w:author="Ivan Pugachev" w:date="2025-12-19T09:58:00Z"/>
          <w:del w:id="841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420" w:author="Ivan Pugachev" w:date="2025-12-19T09:59:00Z">
            <w:rPr>
              <w:ins w:id="8421" w:author="Ivan Pugachev" w:date="2025-12-19T09:58:00Z"/>
              <w:del w:id="842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423" w:author="Дмитрий Филимонов" w:date="2026-01-29T15:10:00Z">
          <w:pPr>
            <w:ind w:firstLine="708"/>
            <w:jc w:val="center"/>
          </w:pPr>
        </w:pPrChange>
      </w:pPr>
      <w:ins w:id="8424" w:author="Ivan Pugachev" w:date="2025-12-19T09:58:00Z">
        <w:del w:id="8425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426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42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FROM inventory i</w:delText>
          </w:r>
        </w:del>
      </w:ins>
    </w:p>
    <w:p w14:paraId="6D33E524" w14:textId="77777777" w:rsidR="00151958" w:rsidRPr="00D30024" w:rsidDel="003114D6" w:rsidRDefault="00151958" w:rsidP="00151958">
      <w:pPr>
        <w:ind w:firstLine="708"/>
        <w:rPr>
          <w:ins w:id="8428" w:author="Ivan Pugachev" w:date="2025-12-19T09:58:00Z"/>
          <w:del w:id="842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430" w:author="Ivan Pugachev" w:date="2025-12-19T09:59:00Z">
            <w:rPr>
              <w:ins w:id="8431" w:author="Ivan Pugachev" w:date="2025-12-19T09:58:00Z"/>
              <w:del w:id="843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433" w:author="Дмитрий Филимонов" w:date="2026-01-29T15:10:00Z">
          <w:pPr>
            <w:ind w:firstLine="708"/>
            <w:jc w:val="center"/>
          </w:pPr>
        </w:pPrChange>
      </w:pPr>
      <w:ins w:id="8434" w:author="Ivan Pugachev" w:date="2025-12-19T09:58:00Z">
        <w:del w:id="843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43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JOIN suppliers s ON i.supplier_id = s.sup_id</w:delText>
          </w:r>
        </w:del>
      </w:ins>
    </w:p>
    <w:p w14:paraId="7AEA826C" w14:textId="77777777" w:rsidR="00151958" w:rsidRPr="00D30024" w:rsidDel="003114D6" w:rsidRDefault="00151958" w:rsidP="00151958">
      <w:pPr>
        <w:ind w:firstLine="708"/>
        <w:rPr>
          <w:ins w:id="8437" w:author="Ivan Pugachev" w:date="2025-12-19T09:58:00Z"/>
          <w:del w:id="843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439" w:author="Ivan Pugachev" w:date="2025-12-19T09:59:00Z">
            <w:rPr>
              <w:ins w:id="8440" w:author="Ivan Pugachev" w:date="2025-12-19T09:58:00Z"/>
              <w:del w:id="844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442" w:author="Дмитрий Филимонов" w:date="2026-01-29T15:10:00Z">
          <w:pPr>
            <w:ind w:firstLine="708"/>
            <w:jc w:val="center"/>
          </w:pPr>
        </w:pPrChange>
      </w:pPr>
      <w:ins w:id="8443" w:author="Ivan Pugachev" w:date="2025-12-19T09:58:00Z">
        <w:del w:id="844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44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WHERE i.int_name LIKE CONCAT('%', product_name, '%')</w:delText>
          </w:r>
        </w:del>
      </w:ins>
    </w:p>
    <w:p w14:paraId="119A5C41" w14:textId="77777777" w:rsidR="00151958" w:rsidRPr="00D30024" w:rsidDel="003114D6" w:rsidRDefault="00151958" w:rsidP="00151958">
      <w:pPr>
        <w:ind w:firstLine="708"/>
        <w:rPr>
          <w:ins w:id="8446" w:author="Ivan Pugachev" w:date="2025-12-19T09:58:00Z"/>
          <w:del w:id="844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448" w:author="Ivan Pugachev" w:date="2025-12-19T09:59:00Z">
            <w:rPr>
              <w:ins w:id="8449" w:author="Ivan Pugachev" w:date="2025-12-19T09:58:00Z"/>
              <w:del w:id="845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451" w:author="Дмитрий Филимонов" w:date="2026-01-29T15:10:00Z">
          <w:pPr>
            <w:ind w:firstLine="708"/>
            <w:jc w:val="center"/>
          </w:pPr>
        </w:pPrChange>
      </w:pPr>
      <w:ins w:id="8452" w:author="Ivan Pugachev" w:date="2025-12-19T09:58:00Z">
        <w:del w:id="845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45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ORDER BY i.int_name;</w:delText>
          </w:r>
        </w:del>
      </w:ins>
    </w:p>
    <w:p w14:paraId="69D1D632" w14:textId="77777777" w:rsidR="00151958" w:rsidRPr="00D30024" w:rsidDel="003114D6" w:rsidRDefault="00151958" w:rsidP="00151958">
      <w:pPr>
        <w:ind w:firstLine="708"/>
        <w:rPr>
          <w:ins w:id="8455" w:author="Ivan Pugachev" w:date="2025-12-19T09:58:00Z"/>
          <w:del w:id="845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457" w:author="Ivan Pugachev" w:date="2025-12-19T09:59:00Z">
            <w:rPr>
              <w:ins w:id="8458" w:author="Ivan Pugachev" w:date="2025-12-19T09:58:00Z"/>
              <w:del w:id="845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460" w:author="Дмитрий Филимонов" w:date="2026-01-29T15:10:00Z">
          <w:pPr>
            <w:ind w:firstLine="708"/>
            <w:jc w:val="center"/>
          </w:pPr>
        </w:pPrChange>
      </w:pPr>
      <w:ins w:id="8461" w:author="Ivan Pugachev" w:date="2025-12-19T09:58:00Z">
        <w:del w:id="846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46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END$$</w:delText>
          </w:r>
        </w:del>
      </w:ins>
    </w:p>
    <w:p w14:paraId="321318ED" w14:textId="77777777" w:rsidR="00151958" w:rsidRPr="00D30024" w:rsidDel="003114D6" w:rsidRDefault="00151958" w:rsidP="00151958">
      <w:pPr>
        <w:ind w:firstLine="708"/>
        <w:rPr>
          <w:ins w:id="8464" w:author="Ivan Pugachev" w:date="2025-12-19T09:58:00Z"/>
          <w:del w:id="846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466" w:author="Ivan Pugachev" w:date="2025-12-19T09:59:00Z">
            <w:rPr>
              <w:ins w:id="8467" w:author="Ivan Pugachev" w:date="2025-12-19T09:58:00Z"/>
              <w:del w:id="846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469" w:author="Дмитрий Филимонов" w:date="2026-01-29T15:10:00Z">
          <w:pPr>
            <w:ind w:firstLine="708"/>
            <w:jc w:val="center"/>
          </w:pPr>
        </w:pPrChange>
      </w:pPr>
    </w:p>
    <w:p w14:paraId="21B010FE" w14:textId="77777777" w:rsidR="00151958" w:rsidRPr="00D30024" w:rsidDel="003114D6" w:rsidRDefault="00151958" w:rsidP="00151958">
      <w:pPr>
        <w:ind w:firstLine="708"/>
        <w:rPr>
          <w:ins w:id="8470" w:author="Ivan Pugachev" w:date="2025-12-19T09:58:00Z"/>
          <w:del w:id="847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472" w:author="Ivan Pugachev" w:date="2025-12-19T09:59:00Z">
            <w:rPr>
              <w:ins w:id="8473" w:author="Ivan Pugachev" w:date="2025-12-19T09:58:00Z"/>
              <w:del w:id="847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475" w:author="Дмитрий Филимонов" w:date="2026-01-29T15:10:00Z">
          <w:pPr>
            <w:ind w:firstLine="708"/>
            <w:jc w:val="center"/>
          </w:pPr>
        </w:pPrChange>
      </w:pPr>
      <w:ins w:id="8476" w:author="Ivan Pugachev" w:date="2025-12-19T09:58:00Z">
        <w:del w:id="847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47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DELIMITER ;</w:delText>
          </w:r>
        </w:del>
      </w:ins>
    </w:p>
    <w:p w14:paraId="7A88B264" w14:textId="77777777" w:rsidR="00151958" w:rsidRPr="00D30024" w:rsidDel="003114D6" w:rsidRDefault="00151958" w:rsidP="00151958">
      <w:pPr>
        <w:ind w:firstLine="708"/>
        <w:rPr>
          <w:ins w:id="8479" w:author="Ivan Pugachev" w:date="2025-12-19T09:58:00Z"/>
          <w:del w:id="848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481" w:author="Ivan Pugachev" w:date="2025-12-19T09:59:00Z">
            <w:rPr>
              <w:ins w:id="8482" w:author="Ivan Pugachev" w:date="2025-12-19T09:58:00Z"/>
              <w:del w:id="848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484" w:author="Дмитрий Филимонов" w:date="2026-01-29T15:10:00Z">
          <w:pPr>
            <w:ind w:firstLine="708"/>
            <w:jc w:val="center"/>
          </w:pPr>
        </w:pPrChange>
      </w:pPr>
    </w:p>
    <w:p w14:paraId="6930A986" w14:textId="77777777" w:rsidR="00151958" w:rsidRPr="00D30024" w:rsidDel="003114D6" w:rsidRDefault="00151958" w:rsidP="00151958">
      <w:pPr>
        <w:ind w:firstLine="708"/>
        <w:rPr>
          <w:ins w:id="8485" w:author="Ivan Pugachev" w:date="2025-12-19T09:58:00Z"/>
          <w:del w:id="848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487" w:author="Ivan Pugachev" w:date="2025-12-19T09:59:00Z">
            <w:rPr>
              <w:ins w:id="8488" w:author="Ivan Pugachev" w:date="2025-12-19T09:58:00Z"/>
              <w:del w:id="848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490" w:author="Дмитрий Филимонов" w:date="2026-01-29T15:10:00Z">
          <w:pPr>
            <w:ind w:firstLine="708"/>
            <w:jc w:val="center"/>
          </w:pPr>
        </w:pPrChange>
      </w:pPr>
      <w:ins w:id="8491" w:author="Ivan Pugachev" w:date="2025-12-19T09:58:00Z">
        <w:del w:id="849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49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0AE47BFC" w14:textId="77777777" w:rsidR="00151958" w:rsidRPr="00D30024" w:rsidDel="003114D6" w:rsidRDefault="00151958" w:rsidP="00151958">
      <w:pPr>
        <w:ind w:firstLine="708"/>
        <w:rPr>
          <w:ins w:id="8494" w:author="Ivan Pugachev" w:date="2025-12-19T09:58:00Z"/>
          <w:del w:id="849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496" w:author="Ivan Pugachev" w:date="2025-12-19T09:59:00Z">
            <w:rPr>
              <w:ins w:id="8497" w:author="Ivan Pugachev" w:date="2025-12-19T09:58:00Z"/>
              <w:del w:id="849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499" w:author="Дмитрий Филимонов" w:date="2026-01-29T15:10:00Z">
          <w:pPr>
            <w:ind w:firstLine="708"/>
            <w:jc w:val="center"/>
          </w:pPr>
        </w:pPrChange>
      </w:pPr>
      <w:ins w:id="8500" w:author="Ivan Pugachev" w:date="2025-12-19T09:58:00Z">
        <w:del w:id="850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50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procedure ProcessOrder</w:delText>
          </w:r>
        </w:del>
      </w:ins>
    </w:p>
    <w:p w14:paraId="7A752126" w14:textId="77777777" w:rsidR="00151958" w:rsidRPr="00D30024" w:rsidDel="003114D6" w:rsidRDefault="00151958" w:rsidP="00151958">
      <w:pPr>
        <w:ind w:firstLine="708"/>
        <w:rPr>
          <w:ins w:id="8503" w:author="Ivan Pugachev" w:date="2025-12-19T09:58:00Z"/>
          <w:del w:id="850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505" w:author="Ivan Pugachev" w:date="2025-12-19T09:59:00Z">
            <w:rPr>
              <w:ins w:id="8506" w:author="Ivan Pugachev" w:date="2025-12-19T09:58:00Z"/>
              <w:del w:id="850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508" w:author="Дмитрий Филимонов" w:date="2026-01-29T15:10:00Z">
          <w:pPr>
            <w:ind w:firstLine="708"/>
            <w:jc w:val="center"/>
          </w:pPr>
        </w:pPrChange>
      </w:pPr>
      <w:ins w:id="8509" w:author="Ivan Pugachev" w:date="2025-12-19T09:58:00Z">
        <w:del w:id="851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51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7A85AE41" w14:textId="77777777" w:rsidR="00151958" w:rsidRPr="00D30024" w:rsidDel="003114D6" w:rsidRDefault="00151958" w:rsidP="00151958">
      <w:pPr>
        <w:ind w:firstLine="708"/>
        <w:rPr>
          <w:ins w:id="8512" w:author="Ivan Pugachev" w:date="2025-12-19T09:58:00Z"/>
          <w:del w:id="851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514" w:author="Ivan Pugachev" w:date="2025-12-19T09:59:00Z">
            <w:rPr>
              <w:ins w:id="8515" w:author="Ivan Pugachev" w:date="2025-12-19T09:58:00Z"/>
              <w:del w:id="851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517" w:author="Дмитрий Филимонов" w:date="2026-01-29T15:10:00Z">
          <w:pPr>
            <w:ind w:firstLine="708"/>
            <w:jc w:val="center"/>
          </w:pPr>
        </w:pPrChange>
      </w:pPr>
    </w:p>
    <w:p w14:paraId="757AF2C3" w14:textId="77777777" w:rsidR="00151958" w:rsidRPr="00D30024" w:rsidDel="003114D6" w:rsidRDefault="00151958" w:rsidP="00151958">
      <w:pPr>
        <w:ind w:firstLine="708"/>
        <w:rPr>
          <w:ins w:id="8518" w:author="Ivan Pugachev" w:date="2025-12-19T09:58:00Z"/>
          <w:del w:id="851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520" w:author="Ivan Pugachev" w:date="2025-12-19T09:59:00Z">
            <w:rPr>
              <w:ins w:id="8521" w:author="Ivan Pugachev" w:date="2025-12-19T09:58:00Z"/>
              <w:del w:id="852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523" w:author="Дмитрий Филимонов" w:date="2026-01-29T15:10:00Z">
          <w:pPr>
            <w:ind w:firstLine="708"/>
            <w:jc w:val="center"/>
          </w:pPr>
        </w:pPrChange>
      </w:pPr>
      <w:ins w:id="8524" w:author="Ivan Pugachev" w:date="2025-12-19T09:58:00Z">
        <w:del w:id="852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52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`coffee_shop`;</w:delText>
          </w:r>
        </w:del>
      </w:ins>
    </w:p>
    <w:p w14:paraId="08C02C7D" w14:textId="77777777" w:rsidR="00151958" w:rsidRPr="00D30024" w:rsidDel="003114D6" w:rsidRDefault="00151958" w:rsidP="00151958">
      <w:pPr>
        <w:ind w:firstLine="708"/>
        <w:rPr>
          <w:ins w:id="8527" w:author="Ivan Pugachev" w:date="2025-12-19T09:58:00Z"/>
          <w:del w:id="852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529" w:author="Ivan Pugachev" w:date="2025-12-19T09:59:00Z">
            <w:rPr>
              <w:ins w:id="8530" w:author="Ivan Pugachev" w:date="2025-12-19T09:58:00Z"/>
              <w:del w:id="853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532" w:author="Дмитрий Филимонов" w:date="2026-01-29T15:10:00Z">
          <w:pPr>
            <w:ind w:firstLine="708"/>
            <w:jc w:val="center"/>
          </w:pPr>
        </w:pPrChange>
      </w:pPr>
      <w:ins w:id="8533" w:author="Ivan Pugachev" w:date="2025-12-19T09:58:00Z">
        <w:del w:id="853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53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DROP procedure IF EXISTS `coffee_shop`.`ProcessOrder`;</w:delText>
          </w:r>
        </w:del>
      </w:ins>
    </w:p>
    <w:p w14:paraId="4F775E72" w14:textId="77777777" w:rsidR="00151958" w:rsidRPr="00D30024" w:rsidDel="003114D6" w:rsidRDefault="00151958" w:rsidP="00151958">
      <w:pPr>
        <w:ind w:firstLine="708"/>
        <w:rPr>
          <w:ins w:id="8536" w:author="Ivan Pugachev" w:date="2025-12-19T09:58:00Z"/>
          <w:del w:id="853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538" w:author="Ivan Pugachev" w:date="2025-12-19T09:59:00Z">
            <w:rPr>
              <w:ins w:id="8539" w:author="Ivan Pugachev" w:date="2025-12-19T09:58:00Z"/>
              <w:del w:id="854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541" w:author="Дмитрий Филимонов" w:date="2026-01-29T15:10:00Z">
          <w:pPr>
            <w:ind w:firstLine="708"/>
            <w:jc w:val="center"/>
          </w:pPr>
        </w:pPrChange>
      </w:pPr>
    </w:p>
    <w:p w14:paraId="316F2D9B" w14:textId="77777777" w:rsidR="00151958" w:rsidRPr="00D30024" w:rsidDel="003114D6" w:rsidRDefault="00151958" w:rsidP="00151958">
      <w:pPr>
        <w:ind w:firstLine="708"/>
        <w:rPr>
          <w:ins w:id="8542" w:author="Ivan Pugachev" w:date="2025-12-19T09:58:00Z"/>
          <w:del w:id="854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544" w:author="Ivan Pugachev" w:date="2025-12-19T09:59:00Z">
            <w:rPr>
              <w:ins w:id="8545" w:author="Ivan Pugachev" w:date="2025-12-19T09:58:00Z"/>
              <w:del w:id="854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547" w:author="Дмитрий Филимонов" w:date="2026-01-29T15:10:00Z">
          <w:pPr>
            <w:ind w:firstLine="708"/>
            <w:jc w:val="center"/>
          </w:pPr>
        </w:pPrChange>
      </w:pPr>
      <w:ins w:id="8548" w:author="Ivan Pugachev" w:date="2025-12-19T09:58:00Z">
        <w:del w:id="854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55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DELIMITER $$</w:delText>
          </w:r>
        </w:del>
      </w:ins>
    </w:p>
    <w:p w14:paraId="11356642" w14:textId="77777777" w:rsidR="00151958" w:rsidRPr="00D30024" w:rsidDel="003114D6" w:rsidRDefault="00151958" w:rsidP="00151958">
      <w:pPr>
        <w:ind w:firstLine="708"/>
        <w:rPr>
          <w:ins w:id="8551" w:author="Ivan Pugachev" w:date="2025-12-19T09:58:00Z"/>
          <w:del w:id="855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553" w:author="Ivan Pugachev" w:date="2025-12-19T09:59:00Z">
            <w:rPr>
              <w:ins w:id="8554" w:author="Ivan Pugachev" w:date="2025-12-19T09:58:00Z"/>
              <w:del w:id="855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556" w:author="Дмитрий Филимонов" w:date="2026-01-29T15:10:00Z">
          <w:pPr>
            <w:ind w:firstLine="708"/>
            <w:jc w:val="center"/>
          </w:pPr>
        </w:pPrChange>
      </w:pPr>
      <w:ins w:id="8557" w:author="Ivan Pugachev" w:date="2025-12-19T09:58:00Z">
        <w:del w:id="855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55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`coffee_shop`$$</w:delText>
          </w:r>
        </w:del>
      </w:ins>
    </w:p>
    <w:p w14:paraId="48A0A860" w14:textId="77777777" w:rsidR="00151958" w:rsidRPr="00D30024" w:rsidDel="003114D6" w:rsidRDefault="00151958" w:rsidP="00151958">
      <w:pPr>
        <w:ind w:firstLine="708"/>
        <w:rPr>
          <w:ins w:id="8560" w:author="Ivan Pugachev" w:date="2025-12-19T09:58:00Z"/>
          <w:del w:id="856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562" w:author="Ivan Pugachev" w:date="2025-12-19T09:59:00Z">
            <w:rPr>
              <w:ins w:id="8563" w:author="Ivan Pugachev" w:date="2025-12-19T09:58:00Z"/>
              <w:del w:id="856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565" w:author="Дмитрий Филимонов" w:date="2026-01-29T15:10:00Z">
          <w:pPr>
            <w:ind w:firstLine="708"/>
            <w:jc w:val="center"/>
          </w:pPr>
        </w:pPrChange>
      </w:pPr>
      <w:ins w:id="8566" w:author="Ivan Pugachev" w:date="2025-12-19T09:58:00Z">
        <w:del w:id="856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56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CREATE PROCEDURE ProcessOrder(</w:delText>
          </w:r>
        </w:del>
      </w:ins>
    </w:p>
    <w:p w14:paraId="56683FC5" w14:textId="77777777" w:rsidR="00151958" w:rsidRPr="00D30024" w:rsidDel="003114D6" w:rsidRDefault="00151958" w:rsidP="00151958">
      <w:pPr>
        <w:ind w:firstLine="708"/>
        <w:rPr>
          <w:ins w:id="8569" w:author="Ivan Pugachev" w:date="2025-12-19T09:58:00Z"/>
          <w:del w:id="857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571" w:author="Ivan Pugachev" w:date="2025-12-19T09:59:00Z">
            <w:rPr>
              <w:ins w:id="8572" w:author="Ivan Pugachev" w:date="2025-12-19T09:58:00Z"/>
              <w:del w:id="857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574" w:author="Дмитрий Филимонов" w:date="2026-01-29T15:10:00Z">
          <w:pPr>
            <w:ind w:firstLine="708"/>
            <w:jc w:val="center"/>
          </w:pPr>
        </w:pPrChange>
      </w:pPr>
      <w:ins w:id="8575" w:author="Ivan Pugachev" w:date="2025-12-19T09:58:00Z">
        <w:del w:id="857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57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customer_id INT,</w:delText>
          </w:r>
        </w:del>
      </w:ins>
    </w:p>
    <w:p w14:paraId="78633AAF" w14:textId="77777777" w:rsidR="00151958" w:rsidRPr="00D30024" w:rsidDel="003114D6" w:rsidRDefault="00151958" w:rsidP="00151958">
      <w:pPr>
        <w:ind w:firstLine="708"/>
        <w:rPr>
          <w:ins w:id="8578" w:author="Ivan Pugachev" w:date="2025-12-19T09:58:00Z"/>
          <w:del w:id="857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580" w:author="Ivan Pugachev" w:date="2025-12-19T09:59:00Z">
            <w:rPr>
              <w:ins w:id="8581" w:author="Ivan Pugachev" w:date="2025-12-19T09:58:00Z"/>
              <w:del w:id="858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583" w:author="Дмитрий Филимонов" w:date="2026-01-29T15:10:00Z">
          <w:pPr>
            <w:ind w:firstLine="708"/>
            <w:jc w:val="center"/>
          </w:pPr>
        </w:pPrChange>
      </w:pPr>
      <w:ins w:id="8584" w:author="Ivan Pugachev" w:date="2025-12-19T09:58:00Z">
        <w:del w:id="858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58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product_id INT,</w:delText>
          </w:r>
        </w:del>
      </w:ins>
    </w:p>
    <w:p w14:paraId="11CF4EC7" w14:textId="77777777" w:rsidR="00151958" w:rsidRPr="00D30024" w:rsidDel="003114D6" w:rsidRDefault="00151958" w:rsidP="00151958">
      <w:pPr>
        <w:ind w:firstLine="708"/>
        <w:rPr>
          <w:ins w:id="8587" w:author="Ivan Pugachev" w:date="2025-12-19T09:58:00Z"/>
          <w:del w:id="858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589" w:author="Ivan Pugachev" w:date="2025-12-19T09:59:00Z">
            <w:rPr>
              <w:ins w:id="8590" w:author="Ivan Pugachev" w:date="2025-12-19T09:58:00Z"/>
              <w:del w:id="859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592" w:author="Дмитрий Филимонов" w:date="2026-01-29T15:10:00Z">
          <w:pPr>
            <w:ind w:firstLine="708"/>
            <w:jc w:val="center"/>
          </w:pPr>
        </w:pPrChange>
      </w:pPr>
      <w:ins w:id="8593" w:author="Ivan Pugachev" w:date="2025-12-19T09:58:00Z">
        <w:del w:id="859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59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 quantity_ordered INT</w:delText>
          </w:r>
        </w:del>
      </w:ins>
    </w:p>
    <w:p w14:paraId="590DDDDE" w14:textId="77777777" w:rsidR="00151958" w:rsidRPr="00D30024" w:rsidDel="003114D6" w:rsidRDefault="00151958" w:rsidP="00151958">
      <w:pPr>
        <w:ind w:firstLine="708"/>
        <w:rPr>
          <w:ins w:id="8596" w:author="Ivan Pugachev" w:date="2025-12-19T09:58:00Z"/>
          <w:del w:id="859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598" w:author="Ivan Pugachev" w:date="2025-12-19T09:59:00Z">
            <w:rPr>
              <w:ins w:id="8599" w:author="Ivan Pugachev" w:date="2025-12-19T09:58:00Z"/>
              <w:del w:id="860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601" w:author="Дмитрий Филимонов" w:date="2026-01-29T15:10:00Z">
          <w:pPr>
            <w:ind w:firstLine="708"/>
            <w:jc w:val="center"/>
          </w:pPr>
        </w:pPrChange>
      </w:pPr>
      <w:ins w:id="8602" w:author="Ivan Pugachev" w:date="2025-12-19T09:58:00Z">
        <w:del w:id="860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60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)</w:delText>
          </w:r>
        </w:del>
      </w:ins>
    </w:p>
    <w:p w14:paraId="0405629F" w14:textId="77777777" w:rsidR="00151958" w:rsidRPr="00D30024" w:rsidDel="003114D6" w:rsidRDefault="00151958" w:rsidP="00151958">
      <w:pPr>
        <w:ind w:firstLine="708"/>
        <w:rPr>
          <w:ins w:id="8605" w:author="Ivan Pugachev" w:date="2025-12-19T09:58:00Z"/>
          <w:del w:id="860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607" w:author="Ivan Pugachev" w:date="2025-12-19T09:59:00Z">
            <w:rPr>
              <w:ins w:id="8608" w:author="Ivan Pugachev" w:date="2025-12-19T09:58:00Z"/>
              <w:del w:id="860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610" w:author="Дмитрий Филимонов" w:date="2026-01-29T15:10:00Z">
          <w:pPr>
            <w:ind w:firstLine="708"/>
            <w:jc w:val="center"/>
          </w:pPr>
        </w:pPrChange>
      </w:pPr>
      <w:ins w:id="8611" w:author="Ivan Pugachev" w:date="2025-12-19T09:58:00Z">
        <w:del w:id="861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61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BEGIN</w:delText>
          </w:r>
        </w:del>
      </w:ins>
    </w:p>
    <w:p w14:paraId="5DA5207D" w14:textId="77777777" w:rsidR="00151958" w:rsidRPr="00D30024" w:rsidDel="003114D6" w:rsidRDefault="00151958" w:rsidP="00151958">
      <w:pPr>
        <w:ind w:firstLine="708"/>
        <w:rPr>
          <w:ins w:id="8614" w:author="Ivan Pugachev" w:date="2025-12-19T09:58:00Z"/>
          <w:del w:id="861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616" w:author="Ivan Pugachev" w:date="2025-12-19T09:59:00Z">
            <w:rPr>
              <w:ins w:id="8617" w:author="Ivan Pugachev" w:date="2025-12-19T09:58:00Z"/>
              <w:del w:id="861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619" w:author="Дмитрий Филимонов" w:date="2026-01-29T15:10:00Z">
          <w:pPr>
            <w:ind w:firstLine="708"/>
            <w:jc w:val="center"/>
          </w:pPr>
        </w:pPrChange>
      </w:pPr>
      <w:ins w:id="8620" w:author="Ivan Pugachev" w:date="2025-12-19T09:58:00Z">
        <w:del w:id="862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62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product_quantity INT;</w:delText>
          </w:r>
        </w:del>
      </w:ins>
    </w:p>
    <w:p w14:paraId="22DC3421" w14:textId="77777777" w:rsidR="00151958" w:rsidRPr="00D30024" w:rsidDel="003114D6" w:rsidRDefault="00151958" w:rsidP="00151958">
      <w:pPr>
        <w:ind w:firstLine="708"/>
        <w:rPr>
          <w:ins w:id="8623" w:author="Ivan Pugachev" w:date="2025-12-19T09:58:00Z"/>
          <w:del w:id="862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625" w:author="Ivan Pugachev" w:date="2025-12-19T09:59:00Z">
            <w:rPr>
              <w:ins w:id="8626" w:author="Ivan Pugachev" w:date="2025-12-19T09:58:00Z"/>
              <w:del w:id="862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628" w:author="Дмитрий Филимонов" w:date="2026-01-29T15:10:00Z">
          <w:pPr>
            <w:ind w:firstLine="708"/>
            <w:jc w:val="center"/>
          </w:pPr>
        </w:pPrChange>
      </w:pPr>
      <w:ins w:id="8629" w:author="Ivan Pugachev" w:date="2025-12-19T09:58:00Z">
        <w:del w:id="863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63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product_price DECIMAL(10,2);</w:delText>
          </w:r>
        </w:del>
      </w:ins>
    </w:p>
    <w:p w14:paraId="74C88BDC" w14:textId="77777777" w:rsidR="00151958" w:rsidRPr="00D30024" w:rsidDel="003114D6" w:rsidRDefault="00151958" w:rsidP="00151958">
      <w:pPr>
        <w:ind w:firstLine="708"/>
        <w:rPr>
          <w:ins w:id="8632" w:author="Ivan Pugachev" w:date="2025-12-19T09:58:00Z"/>
          <w:del w:id="863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634" w:author="Ivan Pugachev" w:date="2025-12-19T09:59:00Z">
            <w:rPr>
              <w:ins w:id="8635" w:author="Ivan Pugachev" w:date="2025-12-19T09:58:00Z"/>
              <w:del w:id="863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637" w:author="Дмитрий Филимонов" w:date="2026-01-29T15:10:00Z">
          <w:pPr>
            <w:ind w:firstLine="708"/>
            <w:jc w:val="center"/>
          </w:pPr>
        </w:pPrChange>
      </w:pPr>
      <w:ins w:id="8638" w:author="Ivan Pugachev" w:date="2025-12-19T09:58:00Z">
        <w:del w:id="863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64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total_amount DECIMAL(10,2);</w:delText>
          </w:r>
        </w:del>
      </w:ins>
    </w:p>
    <w:p w14:paraId="4CAA67C3" w14:textId="77777777" w:rsidR="00151958" w:rsidRPr="00D30024" w:rsidDel="003114D6" w:rsidRDefault="00151958" w:rsidP="00151958">
      <w:pPr>
        <w:ind w:firstLine="708"/>
        <w:rPr>
          <w:ins w:id="8641" w:author="Ivan Pugachev" w:date="2025-12-19T09:58:00Z"/>
          <w:del w:id="864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643" w:author="Ivan Pugachev" w:date="2025-12-19T09:59:00Z">
            <w:rPr>
              <w:ins w:id="8644" w:author="Ivan Pugachev" w:date="2025-12-19T09:58:00Z"/>
              <w:del w:id="864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646" w:author="Дмитрий Филимонов" w:date="2026-01-29T15:10:00Z">
          <w:pPr>
            <w:ind w:firstLine="708"/>
            <w:jc w:val="center"/>
          </w:pPr>
        </w:pPrChange>
      </w:pPr>
      <w:ins w:id="8647" w:author="Ivan Pugachev" w:date="2025-12-19T09:58:00Z">
        <w:del w:id="864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64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DECLARE points_to_add DECIMAL(10,2);</w:delText>
          </w:r>
        </w:del>
      </w:ins>
    </w:p>
    <w:p w14:paraId="405B92F5" w14:textId="77777777" w:rsidR="00151958" w:rsidRPr="00D30024" w:rsidDel="003114D6" w:rsidRDefault="00151958" w:rsidP="00151958">
      <w:pPr>
        <w:ind w:firstLine="708"/>
        <w:rPr>
          <w:ins w:id="8650" w:author="Ivan Pugachev" w:date="2025-12-19T09:58:00Z"/>
          <w:del w:id="865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652" w:author="Ivan Pugachev" w:date="2025-12-19T09:59:00Z">
            <w:rPr>
              <w:ins w:id="8653" w:author="Ivan Pugachev" w:date="2025-12-19T09:58:00Z"/>
              <w:del w:id="865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655" w:author="Дмитрий Филимонов" w:date="2026-01-29T15:10:00Z">
          <w:pPr>
            <w:ind w:firstLine="708"/>
            <w:jc w:val="center"/>
          </w:pPr>
        </w:pPrChange>
      </w:pPr>
      <w:ins w:id="8656" w:author="Ivan Pugachev" w:date="2025-12-19T09:58:00Z">
        <w:del w:id="865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65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</w:del>
      </w:ins>
    </w:p>
    <w:p w14:paraId="1421A928" w14:textId="77777777" w:rsidR="00151958" w:rsidRPr="00AB0C02" w:rsidDel="003114D6" w:rsidRDefault="00151958" w:rsidP="00151958">
      <w:pPr>
        <w:ind w:firstLine="708"/>
        <w:rPr>
          <w:ins w:id="8659" w:author="Ivan Pugachev" w:date="2025-12-19T09:58:00Z"/>
          <w:del w:id="8660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8661" w:author="Ivan Pugachev" w:date="2025-12-19T10:04:00Z">
            <w:rPr>
              <w:ins w:id="8662" w:author="Ivan Pugachev" w:date="2025-12-19T09:58:00Z"/>
              <w:del w:id="866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664" w:author="Дмитрий Филимонов" w:date="2026-01-29T15:10:00Z">
          <w:pPr>
            <w:ind w:firstLine="708"/>
            <w:jc w:val="center"/>
          </w:pPr>
        </w:pPrChange>
      </w:pPr>
      <w:ins w:id="8665" w:author="Ivan Pugachev" w:date="2025-12-19T09:58:00Z">
        <w:del w:id="866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66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668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Получаем текущее количество и цену товара</w:delText>
          </w:r>
        </w:del>
      </w:ins>
    </w:p>
    <w:p w14:paraId="6A632970" w14:textId="77777777" w:rsidR="00151958" w:rsidRPr="00D30024" w:rsidDel="003114D6" w:rsidRDefault="00151958" w:rsidP="00151958">
      <w:pPr>
        <w:ind w:firstLine="708"/>
        <w:rPr>
          <w:ins w:id="8669" w:author="Ivan Pugachev" w:date="2025-12-19T09:58:00Z"/>
          <w:del w:id="867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671" w:author="Ivan Pugachev" w:date="2025-12-19T09:59:00Z">
            <w:rPr>
              <w:ins w:id="8672" w:author="Ivan Pugachev" w:date="2025-12-19T09:58:00Z"/>
              <w:del w:id="867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674" w:author="Дмитрий Филимонов" w:date="2026-01-29T15:10:00Z">
          <w:pPr>
            <w:ind w:firstLine="708"/>
            <w:jc w:val="center"/>
          </w:pPr>
        </w:pPrChange>
      </w:pPr>
      <w:ins w:id="8675" w:author="Ivan Pugachev" w:date="2025-12-19T09:58:00Z">
        <w:del w:id="8676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67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67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SELECT pro_quantity, pro_price </w:delText>
          </w:r>
        </w:del>
      </w:ins>
    </w:p>
    <w:p w14:paraId="79399995" w14:textId="77777777" w:rsidR="00151958" w:rsidRPr="00D30024" w:rsidDel="003114D6" w:rsidRDefault="00151958" w:rsidP="00151958">
      <w:pPr>
        <w:ind w:firstLine="708"/>
        <w:rPr>
          <w:ins w:id="8679" w:author="Ivan Pugachev" w:date="2025-12-19T09:58:00Z"/>
          <w:del w:id="868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681" w:author="Ivan Pugachev" w:date="2025-12-19T09:59:00Z">
            <w:rPr>
              <w:ins w:id="8682" w:author="Ivan Pugachev" w:date="2025-12-19T09:58:00Z"/>
              <w:del w:id="868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684" w:author="Дмитрий Филимонов" w:date="2026-01-29T15:10:00Z">
          <w:pPr>
            <w:ind w:firstLine="708"/>
            <w:jc w:val="center"/>
          </w:pPr>
        </w:pPrChange>
      </w:pPr>
      <w:ins w:id="8685" w:author="Ivan Pugachev" w:date="2025-12-19T09:58:00Z">
        <w:del w:id="868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68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INTO product_quantity, product_price</w:delText>
          </w:r>
        </w:del>
      </w:ins>
    </w:p>
    <w:p w14:paraId="31C5D88C" w14:textId="77777777" w:rsidR="00151958" w:rsidRPr="00D30024" w:rsidDel="003114D6" w:rsidRDefault="00151958" w:rsidP="00151958">
      <w:pPr>
        <w:ind w:firstLine="708"/>
        <w:rPr>
          <w:ins w:id="8688" w:author="Ivan Pugachev" w:date="2025-12-19T09:58:00Z"/>
          <w:del w:id="868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690" w:author="Ivan Pugachev" w:date="2025-12-19T09:59:00Z">
            <w:rPr>
              <w:ins w:id="8691" w:author="Ivan Pugachev" w:date="2025-12-19T09:58:00Z"/>
              <w:del w:id="869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693" w:author="Дмитрий Филимонов" w:date="2026-01-29T15:10:00Z">
          <w:pPr>
            <w:ind w:firstLine="708"/>
            <w:jc w:val="center"/>
          </w:pPr>
        </w:pPrChange>
      </w:pPr>
      <w:ins w:id="8694" w:author="Ivan Pugachev" w:date="2025-12-19T09:58:00Z">
        <w:del w:id="869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69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FROM menu </w:delText>
          </w:r>
        </w:del>
      </w:ins>
    </w:p>
    <w:p w14:paraId="0E115099" w14:textId="77777777" w:rsidR="00151958" w:rsidRPr="00D30024" w:rsidDel="003114D6" w:rsidRDefault="00151958" w:rsidP="00151958">
      <w:pPr>
        <w:ind w:firstLine="708"/>
        <w:rPr>
          <w:ins w:id="8697" w:author="Ivan Pugachev" w:date="2025-12-19T09:58:00Z"/>
          <w:del w:id="869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699" w:author="Ivan Pugachev" w:date="2025-12-19T09:59:00Z">
            <w:rPr>
              <w:ins w:id="8700" w:author="Ivan Pugachev" w:date="2025-12-19T09:58:00Z"/>
              <w:del w:id="870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702" w:author="Дмитрий Филимонов" w:date="2026-01-29T15:10:00Z">
          <w:pPr>
            <w:ind w:firstLine="708"/>
            <w:jc w:val="center"/>
          </w:pPr>
        </w:pPrChange>
      </w:pPr>
      <w:ins w:id="8703" w:author="Ivan Pugachev" w:date="2025-12-19T09:58:00Z">
        <w:del w:id="870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70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WHERE pro_id = product_id;</w:delText>
          </w:r>
        </w:del>
      </w:ins>
    </w:p>
    <w:p w14:paraId="494DB9F9" w14:textId="77777777" w:rsidR="00151958" w:rsidRPr="00D30024" w:rsidDel="003114D6" w:rsidRDefault="00151958" w:rsidP="00151958">
      <w:pPr>
        <w:ind w:firstLine="708"/>
        <w:rPr>
          <w:ins w:id="8706" w:author="Ivan Pugachev" w:date="2025-12-19T09:58:00Z"/>
          <w:del w:id="870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708" w:author="Ivan Pugachev" w:date="2025-12-19T09:59:00Z">
            <w:rPr>
              <w:ins w:id="8709" w:author="Ivan Pugachev" w:date="2025-12-19T09:58:00Z"/>
              <w:del w:id="871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711" w:author="Дмитрий Филимонов" w:date="2026-01-29T15:10:00Z">
          <w:pPr>
            <w:ind w:firstLine="708"/>
            <w:jc w:val="center"/>
          </w:pPr>
        </w:pPrChange>
      </w:pPr>
      <w:ins w:id="8712" w:author="Ivan Pugachev" w:date="2025-12-19T09:58:00Z">
        <w:del w:id="871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71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</w:delText>
          </w:r>
        </w:del>
      </w:ins>
    </w:p>
    <w:p w14:paraId="45E46EBB" w14:textId="77777777" w:rsidR="00151958" w:rsidRPr="00D30024" w:rsidDel="003114D6" w:rsidRDefault="00151958" w:rsidP="00151958">
      <w:pPr>
        <w:ind w:firstLine="708"/>
        <w:rPr>
          <w:ins w:id="8715" w:author="Ivan Pugachev" w:date="2025-12-19T09:58:00Z"/>
          <w:del w:id="871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717" w:author="Ivan Pugachev" w:date="2025-12-19T09:59:00Z">
            <w:rPr>
              <w:ins w:id="8718" w:author="Ivan Pugachev" w:date="2025-12-19T09:58:00Z"/>
              <w:del w:id="871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720" w:author="Дмитрий Филимонов" w:date="2026-01-29T15:10:00Z">
          <w:pPr>
            <w:ind w:firstLine="708"/>
            <w:jc w:val="center"/>
          </w:pPr>
        </w:pPrChange>
      </w:pPr>
      <w:ins w:id="8721" w:author="Ivan Pugachev" w:date="2025-12-19T09:58:00Z">
        <w:del w:id="872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72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-- Проверяем существование товара</w:delText>
          </w:r>
        </w:del>
      </w:ins>
    </w:p>
    <w:p w14:paraId="6778DDA3" w14:textId="77777777" w:rsidR="00151958" w:rsidRPr="00D30024" w:rsidDel="003114D6" w:rsidRDefault="00151958" w:rsidP="00151958">
      <w:pPr>
        <w:ind w:firstLine="708"/>
        <w:rPr>
          <w:ins w:id="8724" w:author="Ivan Pugachev" w:date="2025-12-19T09:58:00Z"/>
          <w:del w:id="872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726" w:author="Ivan Pugachev" w:date="2025-12-19T09:59:00Z">
            <w:rPr>
              <w:ins w:id="8727" w:author="Ivan Pugachev" w:date="2025-12-19T09:58:00Z"/>
              <w:del w:id="872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729" w:author="Дмитрий Филимонов" w:date="2026-01-29T15:10:00Z">
          <w:pPr>
            <w:ind w:firstLine="708"/>
            <w:jc w:val="center"/>
          </w:pPr>
        </w:pPrChange>
      </w:pPr>
      <w:ins w:id="8730" w:author="Ivan Pugachev" w:date="2025-12-19T09:58:00Z">
        <w:del w:id="873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73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IF product_quantity IS NULL THEN</w:delText>
          </w:r>
        </w:del>
      </w:ins>
    </w:p>
    <w:p w14:paraId="22DBB106" w14:textId="77777777" w:rsidR="00151958" w:rsidRPr="00D30024" w:rsidDel="003114D6" w:rsidRDefault="00151958" w:rsidP="00151958">
      <w:pPr>
        <w:ind w:firstLine="708"/>
        <w:rPr>
          <w:ins w:id="8733" w:author="Ivan Pugachev" w:date="2025-12-19T09:58:00Z"/>
          <w:del w:id="873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735" w:author="Ivan Pugachev" w:date="2025-12-19T09:59:00Z">
            <w:rPr>
              <w:ins w:id="8736" w:author="Ivan Pugachev" w:date="2025-12-19T09:58:00Z"/>
              <w:del w:id="873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738" w:author="Дмитрий Филимонов" w:date="2026-01-29T15:10:00Z">
          <w:pPr>
            <w:ind w:firstLine="708"/>
            <w:jc w:val="center"/>
          </w:pPr>
        </w:pPrChange>
      </w:pPr>
      <w:ins w:id="8739" w:author="Ivan Pugachev" w:date="2025-12-19T09:58:00Z">
        <w:del w:id="874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74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SELECT 'Ошибка: Товар не найден' AS 'Результат';</w:delText>
          </w:r>
        </w:del>
      </w:ins>
    </w:p>
    <w:p w14:paraId="612301DA" w14:textId="77777777" w:rsidR="00151958" w:rsidRPr="00D30024" w:rsidDel="003114D6" w:rsidRDefault="00151958" w:rsidP="00151958">
      <w:pPr>
        <w:ind w:firstLine="708"/>
        <w:rPr>
          <w:ins w:id="8742" w:author="Ivan Pugachev" w:date="2025-12-19T09:58:00Z"/>
          <w:del w:id="874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744" w:author="Ivan Pugachev" w:date="2025-12-19T09:59:00Z">
            <w:rPr>
              <w:ins w:id="8745" w:author="Ivan Pugachev" w:date="2025-12-19T09:58:00Z"/>
              <w:del w:id="874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747" w:author="Дмитрий Филимонов" w:date="2026-01-29T15:10:00Z">
          <w:pPr>
            <w:ind w:firstLine="708"/>
            <w:jc w:val="center"/>
          </w:pPr>
        </w:pPrChange>
      </w:pPr>
      <w:ins w:id="8748" w:author="Ivan Pugachev" w:date="2025-12-19T09:58:00Z">
        <w:del w:id="874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75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-- Проверяем достаточно ли товара</w:delText>
          </w:r>
        </w:del>
      </w:ins>
    </w:p>
    <w:p w14:paraId="170AFDC3" w14:textId="77777777" w:rsidR="00151958" w:rsidRPr="00D30024" w:rsidDel="003114D6" w:rsidRDefault="00151958" w:rsidP="00151958">
      <w:pPr>
        <w:ind w:firstLine="708"/>
        <w:rPr>
          <w:ins w:id="8751" w:author="Ivan Pugachev" w:date="2025-12-19T09:58:00Z"/>
          <w:del w:id="875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753" w:author="Ivan Pugachev" w:date="2025-12-19T09:59:00Z">
            <w:rPr>
              <w:ins w:id="8754" w:author="Ivan Pugachev" w:date="2025-12-19T09:58:00Z"/>
              <w:del w:id="875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756" w:author="Дмитрий Филимонов" w:date="2026-01-29T15:10:00Z">
          <w:pPr>
            <w:ind w:firstLine="708"/>
            <w:jc w:val="center"/>
          </w:pPr>
        </w:pPrChange>
      </w:pPr>
      <w:ins w:id="8757" w:author="Ivan Pugachev" w:date="2025-12-19T09:58:00Z">
        <w:del w:id="875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75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ELSEIF product_quantity &lt; quantity_ordered THEN</w:delText>
          </w:r>
        </w:del>
      </w:ins>
    </w:p>
    <w:p w14:paraId="1BB5D518" w14:textId="77777777" w:rsidR="00151958" w:rsidRPr="00D30024" w:rsidDel="003114D6" w:rsidRDefault="00151958" w:rsidP="00151958">
      <w:pPr>
        <w:ind w:firstLine="708"/>
        <w:rPr>
          <w:ins w:id="8760" w:author="Ivan Pugachev" w:date="2025-12-19T09:58:00Z"/>
          <w:del w:id="876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762" w:author="Ivan Pugachev" w:date="2025-12-19T09:59:00Z">
            <w:rPr>
              <w:ins w:id="8763" w:author="Ivan Pugachev" w:date="2025-12-19T09:58:00Z"/>
              <w:del w:id="876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765" w:author="Дмитрий Филимонов" w:date="2026-01-29T15:10:00Z">
          <w:pPr>
            <w:ind w:firstLine="708"/>
            <w:jc w:val="center"/>
          </w:pPr>
        </w:pPrChange>
      </w:pPr>
      <w:ins w:id="8766" w:author="Ivan Pugachev" w:date="2025-12-19T09:58:00Z">
        <w:del w:id="876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76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SELECT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769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77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CONCAT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771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('Ошибка: Недостаточно товара.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77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В наличии: ', product_quantity) AS 'Результат';</w:delText>
          </w:r>
        </w:del>
      </w:ins>
    </w:p>
    <w:p w14:paraId="29BCB67D" w14:textId="77777777" w:rsidR="00151958" w:rsidRPr="00D30024" w:rsidDel="003114D6" w:rsidRDefault="00151958" w:rsidP="00151958">
      <w:pPr>
        <w:ind w:firstLine="708"/>
        <w:rPr>
          <w:ins w:id="8773" w:author="Ivan Pugachev" w:date="2025-12-19T09:58:00Z"/>
          <w:del w:id="877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775" w:author="Ivan Pugachev" w:date="2025-12-19T09:59:00Z">
            <w:rPr>
              <w:ins w:id="8776" w:author="Ivan Pugachev" w:date="2025-12-19T09:58:00Z"/>
              <w:del w:id="877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778" w:author="Дмитрий Филимонов" w:date="2026-01-29T15:10:00Z">
          <w:pPr>
            <w:ind w:firstLine="708"/>
            <w:jc w:val="center"/>
          </w:pPr>
        </w:pPrChange>
      </w:pPr>
      <w:ins w:id="8779" w:author="Ivan Pugachev" w:date="2025-12-19T09:58:00Z">
        <w:del w:id="878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78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ELSE</w:delText>
          </w:r>
        </w:del>
      </w:ins>
    </w:p>
    <w:p w14:paraId="47B198CD" w14:textId="77777777" w:rsidR="00151958" w:rsidRPr="00D30024" w:rsidDel="003114D6" w:rsidRDefault="00151958" w:rsidP="00151958">
      <w:pPr>
        <w:ind w:firstLine="708"/>
        <w:rPr>
          <w:ins w:id="8782" w:author="Ivan Pugachev" w:date="2025-12-19T09:58:00Z"/>
          <w:del w:id="878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784" w:author="Ivan Pugachev" w:date="2025-12-19T09:59:00Z">
            <w:rPr>
              <w:ins w:id="8785" w:author="Ivan Pugachev" w:date="2025-12-19T09:58:00Z"/>
              <w:del w:id="878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787" w:author="Дмитрий Филимонов" w:date="2026-01-29T15:10:00Z">
          <w:pPr>
            <w:ind w:firstLine="708"/>
            <w:jc w:val="center"/>
          </w:pPr>
        </w:pPrChange>
      </w:pPr>
      <w:ins w:id="8788" w:author="Ivan Pugachev" w:date="2025-12-19T09:58:00Z">
        <w:del w:id="878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79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-- Вычисляем общую сумму заказа</w:delText>
          </w:r>
        </w:del>
      </w:ins>
    </w:p>
    <w:p w14:paraId="033FBD94" w14:textId="77777777" w:rsidR="00151958" w:rsidRPr="00D30024" w:rsidDel="003114D6" w:rsidRDefault="00151958" w:rsidP="00151958">
      <w:pPr>
        <w:ind w:firstLine="708"/>
        <w:rPr>
          <w:ins w:id="8791" w:author="Ivan Pugachev" w:date="2025-12-19T09:58:00Z"/>
          <w:del w:id="879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793" w:author="Ivan Pugachev" w:date="2025-12-19T09:59:00Z">
            <w:rPr>
              <w:ins w:id="8794" w:author="Ivan Pugachev" w:date="2025-12-19T09:58:00Z"/>
              <w:del w:id="879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796" w:author="Дмитрий Филимонов" w:date="2026-01-29T15:10:00Z">
          <w:pPr>
            <w:ind w:firstLine="708"/>
            <w:jc w:val="center"/>
          </w:pPr>
        </w:pPrChange>
      </w:pPr>
      <w:ins w:id="8797" w:author="Ivan Pugachev" w:date="2025-12-19T09:58:00Z">
        <w:del w:id="879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79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SET total_amount = product_price * quantity_ordered;</w:delText>
          </w:r>
        </w:del>
      </w:ins>
    </w:p>
    <w:p w14:paraId="3F5886B8" w14:textId="77777777" w:rsidR="00151958" w:rsidRPr="00D30024" w:rsidDel="003114D6" w:rsidRDefault="00151958" w:rsidP="00151958">
      <w:pPr>
        <w:ind w:firstLine="708"/>
        <w:rPr>
          <w:ins w:id="8800" w:author="Ivan Pugachev" w:date="2025-12-19T09:58:00Z"/>
          <w:del w:id="880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802" w:author="Ivan Pugachev" w:date="2025-12-19T09:59:00Z">
            <w:rPr>
              <w:ins w:id="8803" w:author="Ivan Pugachev" w:date="2025-12-19T09:58:00Z"/>
              <w:del w:id="880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805" w:author="Дмитрий Филимонов" w:date="2026-01-29T15:10:00Z">
          <w:pPr>
            <w:ind w:firstLine="708"/>
            <w:jc w:val="center"/>
          </w:pPr>
        </w:pPrChange>
      </w:pPr>
      <w:ins w:id="8806" w:author="Ivan Pugachev" w:date="2025-12-19T09:58:00Z">
        <w:del w:id="880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80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</w:del>
      </w:ins>
    </w:p>
    <w:p w14:paraId="42352447" w14:textId="77777777" w:rsidR="00151958" w:rsidRPr="00D30024" w:rsidDel="003114D6" w:rsidRDefault="00151958" w:rsidP="00151958">
      <w:pPr>
        <w:ind w:firstLine="708"/>
        <w:rPr>
          <w:ins w:id="8809" w:author="Ivan Pugachev" w:date="2025-12-19T09:58:00Z"/>
          <w:del w:id="881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811" w:author="Ivan Pugachev" w:date="2025-12-19T09:59:00Z">
            <w:rPr>
              <w:ins w:id="8812" w:author="Ivan Pugachev" w:date="2025-12-19T09:58:00Z"/>
              <w:del w:id="881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814" w:author="Дмитрий Филимонов" w:date="2026-01-29T15:10:00Z">
          <w:pPr>
            <w:ind w:firstLine="708"/>
            <w:jc w:val="center"/>
          </w:pPr>
        </w:pPrChange>
      </w:pPr>
      <w:ins w:id="8815" w:author="Ivan Pugachev" w:date="2025-12-19T09:58:00Z">
        <w:del w:id="881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81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-- Вычисляем баллы (10% от суммы)</w:delText>
          </w:r>
        </w:del>
      </w:ins>
    </w:p>
    <w:p w14:paraId="0BBD83B3" w14:textId="77777777" w:rsidR="00151958" w:rsidRPr="00D30024" w:rsidDel="003114D6" w:rsidRDefault="00151958" w:rsidP="00151958">
      <w:pPr>
        <w:ind w:firstLine="708"/>
        <w:rPr>
          <w:ins w:id="8818" w:author="Ivan Pugachev" w:date="2025-12-19T09:58:00Z"/>
          <w:del w:id="881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820" w:author="Ivan Pugachev" w:date="2025-12-19T09:59:00Z">
            <w:rPr>
              <w:ins w:id="8821" w:author="Ivan Pugachev" w:date="2025-12-19T09:58:00Z"/>
              <w:del w:id="882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823" w:author="Дмитрий Филимонов" w:date="2026-01-29T15:10:00Z">
          <w:pPr>
            <w:ind w:firstLine="708"/>
            <w:jc w:val="center"/>
          </w:pPr>
        </w:pPrChange>
      </w:pPr>
      <w:ins w:id="8824" w:author="Ivan Pugachev" w:date="2025-12-19T09:58:00Z">
        <w:del w:id="882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82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SET points_to_add = total_amount * 0.10;</w:delText>
          </w:r>
        </w:del>
      </w:ins>
    </w:p>
    <w:p w14:paraId="00721D95" w14:textId="77777777" w:rsidR="00151958" w:rsidRPr="00D30024" w:rsidDel="003114D6" w:rsidRDefault="00151958" w:rsidP="00151958">
      <w:pPr>
        <w:ind w:firstLine="708"/>
        <w:rPr>
          <w:ins w:id="8827" w:author="Ivan Pugachev" w:date="2025-12-19T09:58:00Z"/>
          <w:del w:id="882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829" w:author="Ivan Pugachev" w:date="2025-12-19T09:59:00Z">
            <w:rPr>
              <w:ins w:id="8830" w:author="Ivan Pugachev" w:date="2025-12-19T09:58:00Z"/>
              <w:del w:id="883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832" w:author="Дмитрий Филимонов" w:date="2026-01-29T15:10:00Z">
          <w:pPr>
            <w:ind w:firstLine="708"/>
            <w:jc w:val="center"/>
          </w:pPr>
        </w:pPrChange>
      </w:pPr>
      <w:ins w:id="8833" w:author="Ivan Pugachev" w:date="2025-12-19T09:58:00Z">
        <w:del w:id="883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83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</w:del>
      </w:ins>
    </w:p>
    <w:p w14:paraId="34E58F68" w14:textId="77777777" w:rsidR="00151958" w:rsidRPr="00AB0C02" w:rsidDel="003114D6" w:rsidRDefault="00151958" w:rsidP="00151958">
      <w:pPr>
        <w:ind w:firstLine="708"/>
        <w:rPr>
          <w:ins w:id="8836" w:author="Ivan Pugachev" w:date="2025-12-19T09:58:00Z"/>
          <w:del w:id="8837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8838" w:author="Ivan Pugachev" w:date="2025-12-19T10:04:00Z">
            <w:rPr>
              <w:ins w:id="8839" w:author="Ivan Pugachev" w:date="2025-12-19T09:58:00Z"/>
              <w:del w:id="884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841" w:author="Дмитрий Филимонов" w:date="2026-01-29T15:10:00Z">
          <w:pPr>
            <w:ind w:firstLine="708"/>
            <w:jc w:val="center"/>
          </w:pPr>
        </w:pPrChange>
      </w:pPr>
      <w:ins w:id="8842" w:author="Ivan Pugachev" w:date="2025-12-19T09:58:00Z">
        <w:del w:id="884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84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845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Обновляем количество товара в меню</w:delText>
          </w:r>
        </w:del>
      </w:ins>
    </w:p>
    <w:p w14:paraId="65BB5E0D" w14:textId="77777777" w:rsidR="00151958" w:rsidRPr="00AB0C02" w:rsidDel="003114D6" w:rsidRDefault="00151958" w:rsidP="00151958">
      <w:pPr>
        <w:ind w:firstLine="708"/>
        <w:rPr>
          <w:ins w:id="8846" w:author="Ivan Pugachev" w:date="2025-12-19T09:58:00Z"/>
          <w:del w:id="8847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8848" w:author="Ivan Pugachev" w:date="2025-12-19T10:04:00Z">
            <w:rPr>
              <w:ins w:id="8849" w:author="Ivan Pugachev" w:date="2025-12-19T09:58:00Z"/>
              <w:del w:id="885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851" w:author="Дмитрий Филимонов" w:date="2026-01-29T15:10:00Z">
          <w:pPr>
            <w:ind w:firstLine="708"/>
            <w:jc w:val="center"/>
          </w:pPr>
        </w:pPrChange>
      </w:pPr>
      <w:ins w:id="8852" w:author="Ivan Pugachev" w:date="2025-12-19T09:58:00Z">
        <w:del w:id="8853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854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85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UPDATE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856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85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menu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858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</w:del>
      </w:ins>
    </w:p>
    <w:p w14:paraId="6013F2D3" w14:textId="77777777" w:rsidR="00151958" w:rsidRPr="00D30024" w:rsidDel="003114D6" w:rsidRDefault="00151958" w:rsidP="00151958">
      <w:pPr>
        <w:ind w:firstLine="708"/>
        <w:rPr>
          <w:ins w:id="8859" w:author="Ivan Pugachev" w:date="2025-12-19T09:58:00Z"/>
          <w:del w:id="886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861" w:author="Ivan Pugachev" w:date="2025-12-19T09:59:00Z">
            <w:rPr>
              <w:ins w:id="8862" w:author="Ivan Pugachev" w:date="2025-12-19T09:58:00Z"/>
              <w:del w:id="886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864" w:author="Дмитрий Филимонов" w:date="2026-01-29T15:10:00Z">
          <w:pPr>
            <w:ind w:firstLine="708"/>
            <w:jc w:val="center"/>
          </w:pPr>
        </w:pPrChange>
      </w:pPr>
      <w:ins w:id="8865" w:author="Ivan Pugachev" w:date="2025-12-19T09:58:00Z">
        <w:del w:id="8866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867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86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SET pro_quantity = pro_quantity - quantity_ordered</w:delText>
          </w:r>
        </w:del>
      </w:ins>
    </w:p>
    <w:p w14:paraId="78575F91" w14:textId="77777777" w:rsidR="00151958" w:rsidRPr="00D30024" w:rsidDel="003114D6" w:rsidRDefault="00151958" w:rsidP="00151958">
      <w:pPr>
        <w:ind w:firstLine="708"/>
        <w:rPr>
          <w:ins w:id="8869" w:author="Ivan Pugachev" w:date="2025-12-19T09:58:00Z"/>
          <w:del w:id="887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871" w:author="Ivan Pugachev" w:date="2025-12-19T09:59:00Z">
            <w:rPr>
              <w:ins w:id="8872" w:author="Ivan Pugachev" w:date="2025-12-19T09:58:00Z"/>
              <w:del w:id="887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874" w:author="Дмитрий Филимонов" w:date="2026-01-29T15:10:00Z">
          <w:pPr>
            <w:ind w:firstLine="708"/>
            <w:jc w:val="center"/>
          </w:pPr>
        </w:pPrChange>
      </w:pPr>
      <w:ins w:id="8875" w:author="Ivan Pugachev" w:date="2025-12-19T09:58:00Z">
        <w:del w:id="887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87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WHERE pro_id = product_id;</w:delText>
          </w:r>
        </w:del>
      </w:ins>
    </w:p>
    <w:p w14:paraId="4AFA327D" w14:textId="77777777" w:rsidR="00151958" w:rsidRPr="00D30024" w:rsidDel="003114D6" w:rsidRDefault="00151958" w:rsidP="00151958">
      <w:pPr>
        <w:ind w:firstLine="708"/>
        <w:rPr>
          <w:ins w:id="8878" w:author="Ivan Pugachev" w:date="2025-12-19T09:58:00Z"/>
          <w:del w:id="887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880" w:author="Ivan Pugachev" w:date="2025-12-19T09:59:00Z">
            <w:rPr>
              <w:ins w:id="8881" w:author="Ivan Pugachev" w:date="2025-12-19T09:58:00Z"/>
              <w:del w:id="888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883" w:author="Дмитрий Филимонов" w:date="2026-01-29T15:10:00Z">
          <w:pPr>
            <w:ind w:firstLine="708"/>
            <w:jc w:val="center"/>
          </w:pPr>
        </w:pPrChange>
      </w:pPr>
      <w:ins w:id="8884" w:author="Ivan Pugachev" w:date="2025-12-19T09:58:00Z">
        <w:del w:id="888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88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</w:del>
      </w:ins>
    </w:p>
    <w:p w14:paraId="7B6FC624" w14:textId="77777777" w:rsidR="00151958" w:rsidRPr="00D30024" w:rsidDel="003114D6" w:rsidRDefault="00151958" w:rsidP="00151958">
      <w:pPr>
        <w:ind w:firstLine="708"/>
        <w:rPr>
          <w:ins w:id="8887" w:author="Ivan Pugachev" w:date="2025-12-19T09:58:00Z"/>
          <w:del w:id="888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889" w:author="Ivan Pugachev" w:date="2025-12-19T09:59:00Z">
            <w:rPr>
              <w:ins w:id="8890" w:author="Ivan Pugachev" w:date="2025-12-19T09:58:00Z"/>
              <w:del w:id="889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892" w:author="Дмитрий Филимонов" w:date="2026-01-29T15:10:00Z">
          <w:pPr>
            <w:ind w:firstLine="708"/>
            <w:jc w:val="center"/>
          </w:pPr>
        </w:pPrChange>
      </w:pPr>
      <w:ins w:id="8893" w:author="Ivan Pugachev" w:date="2025-12-19T09:58:00Z">
        <w:del w:id="889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89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-- Начисляем баллы покупателю</w:delText>
          </w:r>
        </w:del>
      </w:ins>
    </w:p>
    <w:p w14:paraId="0A114007" w14:textId="77777777" w:rsidR="00151958" w:rsidRPr="00D30024" w:rsidDel="003114D6" w:rsidRDefault="00151958" w:rsidP="00151958">
      <w:pPr>
        <w:ind w:firstLine="708"/>
        <w:rPr>
          <w:ins w:id="8896" w:author="Ivan Pugachev" w:date="2025-12-19T09:58:00Z"/>
          <w:del w:id="889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898" w:author="Ivan Pugachev" w:date="2025-12-19T09:59:00Z">
            <w:rPr>
              <w:ins w:id="8899" w:author="Ivan Pugachev" w:date="2025-12-19T09:58:00Z"/>
              <w:del w:id="890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901" w:author="Дмитрий Филимонов" w:date="2026-01-29T15:10:00Z">
          <w:pPr>
            <w:ind w:firstLine="708"/>
            <w:jc w:val="center"/>
          </w:pPr>
        </w:pPrChange>
      </w:pPr>
      <w:ins w:id="8902" w:author="Ivan Pugachev" w:date="2025-12-19T09:58:00Z">
        <w:del w:id="890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90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UPDATE customers </w:delText>
          </w:r>
        </w:del>
      </w:ins>
    </w:p>
    <w:p w14:paraId="52D20437" w14:textId="77777777" w:rsidR="00151958" w:rsidRPr="00D30024" w:rsidDel="003114D6" w:rsidRDefault="00151958" w:rsidP="00151958">
      <w:pPr>
        <w:ind w:firstLine="708"/>
        <w:rPr>
          <w:ins w:id="8905" w:author="Ivan Pugachev" w:date="2025-12-19T09:58:00Z"/>
          <w:del w:id="890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907" w:author="Ivan Pugachev" w:date="2025-12-19T09:59:00Z">
            <w:rPr>
              <w:ins w:id="8908" w:author="Ivan Pugachev" w:date="2025-12-19T09:58:00Z"/>
              <w:del w:id="890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910" w:author="Дмитрий Филимонов" w:date="2026-01-29T15:10:00Z">
          <w:pPr>
            <w:ind w:firstLine="708"/>
            <w:jc w:val="center"/>
          </w:pPr>
        </w:pPrChange>
      </w:pPr>
      <w:ins w:id="8911" w:author="Ivan Pugachev" w:date="2025-12-19T09:58:00Z">
        <w:del w:id="891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91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SET cust_points = cust_points + points_to_add</w:delText>
          </w:r>
        </w:del>
      </w:ins>
    </w:p>
    <w:p w14:paraId="5DF88A3F" w14:textId="77777777" w:rsidR="00151958" w:rsidRPr="00D30024" w:rsidDel="003114D6" w:rsidRDefault="00151958" w:rsidP="00151958">
      <w:pPr>
        <w:ind w:firstLine="708"/>
        <w:rPr>
          <w:ins w:id="8914" w:author="Ivan Pugachev" w:date="2025-12-19T09:58:00Z"/>
          <w:del w:id="891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916" w:author="Ivan Pugachev" w:date="2025-12-19T09:59:00Z">
            <w:rPr>
              <w:ins w:id="8917" w:author="Ivan Pugachev" w:date="2025-12-19T09:58:00Z"/>
              <w:del w:id="891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919" w:author="Дмитрий Филимонов" w:date="2026-01-29T15:10:00Z">
          <w:pPr>
            <w:ind w:firstLine="708"/>
            <w:jc w:val="center"/>
          </w:pPr>
        </w:pPrChange>
      </w:pPr>
      <w:ins w:id="8920" w:author="Ivan Pugachev" w:date="2025-12-19T09:58:00Z">
        <w:del w:id="892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92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WHERE cust_id = customer_id;</w:delText>
          </w:r>
        </w:del>
      </w:ins>
    </w:p>
    <w:p w14:paraId="22DC6BAE" w14:textId="77777777" w:rsidR="00151958" w:rsidRPr="00D30024" w:rsidDel="003114D6" w:rsidRDefault="00151958" w:rsidP="00151958">
      <w:pPr>
        <w:ind w:firstLine="708"/>
        <w:rPr>
          <w:ins w:id="8923" w:author="Ivan Pugachev" w:date="2025-12-19T09:58:00Z"/>
          <w:del w:id="892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925" w:author="Ivan Pugachev" w:date="2025-12-19T09:59:00Z">
            <w:rPr>
              <w:ins w:id="8926" w:author="Ivan Pugachev" w:date="2025-12-19T09:58:00Z"/>
              <w:del w:id="892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928" w:author="Дмитрий Филимонов" w:date="2026-01-29T15:10:00Z">
          <w:pPr>
            <w:ind w:firstLine="708"/>
            <w:jc w:val="center"/>
          </w:pPr>
        </w:pPrChange>
      </w:pPr>
      <w:ins w:id="8929" w:author="Ivan Pugachev" w:date="2025-12-19T09:58:00Z">
        <w:del w:id="893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93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</w:del>
      </w:ins>
    </w:p>
    <w:p w14:paraId="7D1BAF0D" w14:textId="77777777" w:rsidR="00151958" w:rsidRPr="00AB0C02" w:rsidDel="003114D6" w:rsidRDefault="00151958" w:rsidP="00151958">
      <w:pPr>
        <w:ind w:firstLine="708"/>
        <w:rPr>
          <w:ins w:id="8932" w:author="Ivan Pugachev" w:date="2025-12-19T09:58:00Z"/>
          <w:del w:id="8933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8934" w:author="Ivan Pugachev" w:date="2025-12-19T10:04:00Z">
            <w:rPr>
              <w:ins w:id="8935" w:author="Ivan Pugachev" w:date="2025-12-19T09:58:00Z"/>
              <w:del w:id="893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937" w:author="Дмитрий Филимонов" w:date="2026-01-29T15:10:00Z">
          <w:pPr>
            <w:ind w:firstLine="708"/>
            <w:jc w:val="center"/>
          </w:pPr>
        </w:pPrChange>
      </w:pPr>
      <w:ins w:id="8938" w:author="Ivan Pugachev" w:date="2025-12-19T09:58:00Z">
        <w:del w:id="893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94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941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Выводим результат операции с русскими названиями полей</w:delText>
          </w:r>
        </w:del>
      </w:ins>
    </w:p>
    <w:p w14:paraId="2A177272" w14:textId="77777777" w:rsidR="00151958" w:rsidRPr="00AB0C02" w:rsidDel="003114D6" w:rsidRDefault="00151958" w:rsidP="00151958">
      <w:pPr>
        <w:ind w:firstLine="708"/>
        <w:rPr>
          <w:ins w:id="8942" w:author="Ivan Pugachev" w:date="2025-12-19T09:58:00Z"/>
          <w:del w:id="8943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8944" w:author="Ivan Pugachev" w:date="2025-12-19T10:04:00Z">
            <w:rPr>
              <w:ins w:id="8945" w:author="Ivan Pugachev" w:date="2025-12-19T09:58:00Z"/>
              <w:del w:id="894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947" w:author="Дмитрий Филимонов" w:date="2026-01-29T15:10:00Z">
          <w:pPr>
            <w:ind w:firstLine="708"/>
            <w:jc w:val="center"/>
          </w:pPr>
        </w:pPrChange>
      </w:pPr>
      <w:ins w:id="8948" w:author="Ivan Pugachev" w:date="2025-12-19T09:58:00Z">
        <w:del w:id="8949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950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95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SELECT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952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</w:delText>
          </w:r>
        </w:del>
      </w:ins>
    </w:p>
    <w:p w14:paraId="608E4878" w14:textId="77777777" w:rsidR="00151958" w:rsidRPr="00AB0C02" w:rsidDel="003114D6" w:rsidRDefault="00151958" w:rsidP="00151958">
      <w:pPr>
        <w:ind w:firstLine="708"/>
        <w:rPr>
          <w:ins w:id="8953" w:author="Ivan Pugachev" w:date="2025-12-19T09:58:00Z"/>
          <w:del w:id="8954" w:author="Дмитрий Филимонов" w:date="2026-01-29T15:10:00Z"/>
          <w:rFonts w:ascii="Courier New" w:hAnsi="Courier New" w:cs="Courier New"/>
          <w:b/>
          <w:bCs/>
          <w:sz w:val="14"/>
          <w:szCs w:val="14"/>
          <w:rPrChange w:id="8955" w:author="Ivan Pugachev" w:date="2025-12-19T10:04:00Z">
            <w:rPr>
              <w:ins w:id="8956" w:author="Ivan Pugachev" w:date="2025-12-19T09:58:00Z"/>
              <w:del w:id="895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958" w:author="Дмитрий Филимонов" w:date="2026-01-29T15:10:00Z">
          <w:pPr>
            <w:ind w:firstLine="708"/>
            <w:jc w:val="center"/>
          </w:pPr>
        </w:pPrChange>
      </w:pPr>
      <w:ins w:id="8959" w:author="Ivan Pugachev" w:date="2025-12-19T09:58:00Z">
        <w:del w:id="8960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961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'Заказ успешно обработан'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96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AS</w:delText>
          </w:r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963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'Результат',</w:delText>
          </w:r>
        </w:del>
      </w:ins>
    </w:p>
    <w:p w14:paraId="4D7F0141" w14:textId="77777777" w:rsidR="00151958" w:rsidRPr="00D30024" w:rsidDel="003114D6" w:rsidRDefault="00151958" w:rsidP="00151958">
      <w:pPr>
        <w:ind w:firstLine="708"/>
        <w:rPr>
          <w:ins w:id="8964" w:author="Ivan Pugachev" w:date="2025-12-19T09:58:00Z"/>
          <w:del w:id="896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966" w:author="Ivan Pugachev" w:date="2025-12-19T09:59:00Z">
            <w:rPr>
              <w:ins w:id="8967" w:author="Ivan Pugachev" w:date="2025-12-19T09:58:00Z"/>
              <w:del w:id="896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969" w:author="Дмитрий Филимонов" w:date="2026-01-29T15:10:00Z">
          <w:pPr>
            <w:ind w:firstLine="708"/>
            <w:jc w:val="center"/>
          </w:pPr>
        </w:pPrChange>
      </w:pPr>
      <w:ins w:id="8970" w:author="Ivan Pugachev" w:date="2025-12-19T09:58:00Z">
        <w:del w:id="8971" w:author="Дмитрий Филимонов" w:date="2026-01-29T15:10:00Z">
          <w:r w:rsidRPr="00AB0C02" w:rsidDel="003114D6">
            <w:rPr>
              <w:rFonts w:ascii="Courier New" w:hAnsi="Courier New" w:cs="Courier New"/>
              <w:b/>
              <w:bCs/>
              <w:sz w:val="14"/>
              <w:szCs w:val="14"/>
              <w:rPrChange w:id="8972" w:author="Ivan Pugachev" w:date="2025-12-19T10:04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</w:delText>
          </w:r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97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(SELECT pro_name FROM menu WHERE pro_id = product_id) AS 'Название_Товара',</w:delText>
          </w:r>
        </w:del>
      </w:ins>
    </w:p>
    <w:p w14:paraId="1C5FF667" w14:textId="77777777" w:rsidR="00151958" w:rsidRPr="00D30024" w:rsidDel="003114D6" w:rsidRDefault="00151958" w:rsidP="00151958">
      <w:pPr>
        <w:ind w:firstLine="708"/>
        <w:rPr>
          <w:ins w:id="8974" w:author="Ivan Pugachev" w:date="2025-12-19T09:58:00Z"/>
          <w:del w:id="897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976" w:author="Ivan Pugachev" w:date="2025-12-19T09:59:00Z">
            <w:rPr>
              <w:ins w:id="8977" w:author="Ivan Pugachev" w:date="2025-12-19T09:58:00Z"/>
              <w:del w:id="897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979" w:author="Дмитрий Филимонов" w:date="2026-01-29T15:10:00Z">
          <w:pPr>
            <w:ind w:firstLine="708"/>
            <w:jc w:val="center"/>
          </w:pPr>
        </w:pPrChange>
      </w:pPr>
      <w:ins w:id="8980" w:author="Ivan Pugachev" w:date="2025-12-19T09:58:00Z">
        <w:del w:id="898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98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quantity_ordered AS 'Количество',</w:delText>
          </w:r>
        </w:del>
      </w:ins>
    </w:p>
    <w:p w14:paraId="287C9474" w14:textId="77777777" w:rsidR="00151958" w:rsidRPr="00D30024" w:rsidDel="003114D6" w:rsidRDefault="00151958" w:rsidP="00151958">
      <w:pPr>
        <w:ind w:firstLine="708"/>
        <w:rPr>
          <w:ins w:id="8983" w:author="Ivan Pugachev" w:date="2025-12-19T09:58:00Z"/>
          <w:del w:id="898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985" w:author="Ivan Pugachev" w:date="2025-12-19T09:59:00Z">
            <w:rPr>
              <w:ins w:id="8986" w:author="Ivan Pugachev" w:date="2025-12-19T09:58:00Z"/>
              <w:del w:id="898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988" w:author="Дмитрий Филимонов" w:date="2026-01-29T15:10:00Z">
          <w:pPr>
            <w:ind w:firstLine="708"/>
            <w:jc w:val="center"/>
          </w:pPr>
        </w:pPrChange>
      </w:pPr>
      <w:ins w:id="8989" w:author="Ivan Pugachev" w:date="2025-12-19T09:58:00Z">
        <w:del w:id="899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899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product_price AS 'Цена_за_Единицу',</w:delText>
          </w:r>
        </w:del>
      </w:ins>
    </w:p>
    <w:p w14:paraId="4E57E11C" w14:textId="77777777" w:rsidR="00151958" w:rsidRPr="00D30024" w:rsidDel="003114D6" w:rsidRDefault="00151958" w:rsidP="00151958">
      <w:pPr>
        <w:ind w:firstLine="708"/>
        <w:rPr>
          <w:ins w:id="8992" w:author="Ivan Pugachev" w:date="2025-12-19T09:58:00Z"/>
          <w:del w:id="899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8994" w:author="Ivan Pugachev" w:date="2025-12-19T09:59:00Z">
            <w:rPr>
              <w:ins w:id="8995" w:author="Ivan Pugachev" w:date="2025-12-19T09:58:00Z"/>
              <w:del w:id="899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8997" w:author="Дмитрий Филимонов" w:date="2026-01-29T15:10:00Z">
          <w:pPr>
            <w:ind w:firstLine="708"/>
            <w:jc w:val="center"/>
          </w:pPr>
        </w:pPrChange>
      </w:pPr>
      <w:ins w:id="8998" w:author="Ivan Pugachev" w:date="2025-12-19T09:58:00Z">
        <w:del w:id="899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00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total_amount AS 'Общая_Сумма',</w:delText>
          </w:r>
        </w:del>
      </w:ins>
    </w:p>
    <w:p w14:paraId="1C63C724" w14:textId="77777777" w:rsidR="00151958" w:rsidRPr="00D30024" w:rsidDel="003114D6" w:rsidRDefault="00151958" w:rsidP="00151958">
      <w:pPr>
        <w:ind w:firstLine="708"/>
        <w:rPr>
          <w:ins w:id="9001" w:author="Ivan Pugachev" w:date="2025-12-19T09:58:00Z"/>
          <w:del w:id="900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003" w:author="Ivan Pugachev" w:date="2025-12-19T09:59:00Z">
            <w:rPr>
              <w:ins w:id="9004" w:author="Ivan Pugachev" w:date="2025-12-19T09:58:00Z"/>
              <w:del w:id="900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006" w:author="Дмитрий Филимонов" w:date="2026-01-29T15:10:00Z">
          <w:pPr>
            <w:ind w:firstLine="708"/>
            <w:jc w:val="center"/>
          </w:pPr>
        </w:pPrChange>
      </w:pPr>
      <w:ins w:id="9007" w:author="Ivan Pugachev" w:date="2025-12-19T09:58:00Z">
        <w:del w:id="900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00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        ROUND(points_to_add, 2) AS 'Начислено_Баллов';</w:delText>
          </w:r>
        </w:del>
      </w:ins>
    </w:p>
    <w:p w14:paraId="3ADB6CFF" w14:textId="77777777" w:rsidR="00151958" w:rsidRPr="00D30024" w:rsidDel="003114D6" w:rsidRDefault="00151958" w:rsidP="00151958">
      <w:pPr>
        <w:ind w:firstLine="708"/>
        <w:rPr>
          <w:ins w:id="9010" w:author="Ivan Pugachev" w:date="2025-12-19T09:58:00Z"/>
          <w:del w:id="901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012" w:author="Ivan Pugachev" w:date="2025-12-19T09:59:00Z">
            <w:rPr>
              <w:ins w:id="9013" w:author="Ivan Pugachev" w:date="2025-12-19T09:58:00Z"/>
              <w:del w:id="901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015" w:author="Дмитрий Филимонов" w:date="2026-01-29T15:10:00Z">
          <w:pPr>
            <w:ind w:firstLine="708"/>
            <w:jc w:val="center"/>
          </w:pPr>
        </w:pPrChange>
      </w:pPr>
      <w:ins w:id="9016" w:author="Ivan Pugachev" w:date="2025-12-19T09:58:00Z">
        <w:del w:id="901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01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 xml:space="preserve">    END IF;</w:delText>
          </w:r>
        </w:del>
      </w:ins>
    </w:p>
    <w:p w14:paraId="0EF13FF7" w14:textId="77777777" w:rsidR="00151958" w:rsidRPr="00D30024" w:rsidDel="003114D6" w:rsidRDefault="00151958" w:rsidP="00151958">
      <w:pPr>
        <w:ind w:firstLine="708"/>
        <w:rPr>
          <w:ins w:id="9019" w:author="Ivan Pugachev" w:date="2025-12-19T09:58:00Z"/>
          <w:del w:id="902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021" w:author="Ivan Pugachev" w:date="2025-12-19T09:59:00Z">
            <w:rPr>
              <w:ins w:id="9022" w:author="Ivan Pugachev" w:date="2025-12-19T09:58:00Z"/>
              <w:del w:id="902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024" w:author="Дмитрий Филимонов" w:date="2026-01-29T15:10:00Z">
          <w:pPr>
            <w:ind w:firstLine="708"/>
            <w:jc w:val="center"/>
          </w:pPr>
        </w:pPrChange>
      </w:pPr>
      <w:ins w:id="9025" w:author="Ivan Pugachev" w:date="2025-12-19T09:58:00Z">
        <w:del w:id="902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02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END$$</w:delText>
          </w:r>
        </w:del>
      </w:ins>
    </w:p>
    <w:p w14:paraId="582FAB97" w14:textId="77777777" w:rsidR="00151958" w:rsidRPr="00D30024" w:rsidDel="003114D6" w:rsidRDefault="00151958" w:rsidP="00151958">
      <w:pPr>
        <w:ind w:firstLine="708"/>
        <w:rPr>
          <w:ins w:id="9028" w:author="Ivan Pugachev" w:date="2025-12-19T09:58:00Z"/>
          <w:del w:id="902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030" w:author="Ivan Pugachev" w:date="2025-12-19T09:59:00Z">
            <w:rPr>
              <w:ins w:id="9031" w:author="Ivan Pugachev" w:date="2025-12-19T09:58:00Z"/>
              <w:del w:id="903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033" w:author="Дмитрий Филимонов" w:date="2026-01-29T15:10:00Z">
          <w:pPr>
            <w:ind w:firstLine="708"/>
            <w:jc w:val="center"/>
          </w:pPr>
        </w:pPrChange>
      </w:pPr>
    </w:p>
    <w:p w14:paraId="37D696EC" w14:textId="77777777" w:rsidR="00151958" w:rsidRPr="00D30024" w:rsidDel="003114D6" w:rsidRDefault="00151958" w:rsidP="00151958">
      <w:pPr>
        <w:ind w:firstLine="708"/>
        <w:rPr>
          <w:ins w:id="9034" w:author="Ivan Pugachev" w:date="2025-12-19T09:58:00Z"/>
          <w:del w:id="903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036" w:author="Ivan Pugachev" w:date="2025-12-19T09:59:00Z">
            <w:rPr>
              <w:ins w:id="9037" w:author="Ivan Pugachev" w:date="2025-12-19T09:58:00Z"/>
              <w:del w:id="903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039" w:author="Дмитрий Филимонов" w:date="2026-01-29T15:10:00Z">
          <w:pPr>
            <w:ind w:firstLine="708"/>
            <w:jc w:val="center"/>
          </w:pPr>
        </w:pPrChange>
      </w:pPr>
      <w:ins w:id="9040" w:author="Ivan Pugachev" w:date="2025-12-19T09:58:00Z">
        <w:del w:id="904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04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DELIMITER ;</w:delText>
          </w:r>
        </w:del>
      </w:ins>
    </w:p>
    <w:p w14:paraId="3E68B81F" w14:textId="77777777" w:rsidR="00151958" w:rsidRPr="00D30024" w:rsidDel="003114D6" w:rsidRDefault="00151958" w:rsidP="00151958">
      <w:pPr>
        <w:ind w:firstLine="708"/>
        <w:rPr>
          <w:ins w:id="9043" w:author="Ivan Pugachev" w:date="2025-12-19T09:58:00Z"/>
          <w:del w:id="904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045" w:author="Ivan Pugachev" w:date="2025-12-19T09:59:00Z">
            <w:rPr>
              <w:ins w:id="9046" w:author="Ivan Pugachev" w:date="2025-12-19T09:58:00Z"/>
              <w:del w:id="904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048" w:author="Дмитрий Филимонов" w:date="2026-01-29T15:10:00Z">
          <w:pPr>
            <w:ind w:firstLine="708"/>
            <w:jc w:val="center"/>
          </w:pPr>
        </w:pPrChange>
      </w:pPr>
    </w:p>
    <w:p w14:paraId="526C55AD" w14:textId="77777777" w:rsidR="00151958" w:rsidRPr="00D30024" w:rsidDel="003114D6" w:rsidRDefault="00151958" w:rsidP="00151958">
      <w:pPr>
        <w:ind w:firstLine="708"/>
        <w:rPr>
          <w:ins w:id="9049" w:author="Ivan Pugachev" w:date="2025-12-19T09:58:00Z"/>
          <w:del w:id="905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051" w:author="Ivan Pugachev" w:date="2025-12-19T09:59:00Z">
            <w:rPr>
              <w:ins w:id="9052" w:author="Ivan Pugachev" w:date="2025-12-19T09:58:00Z"/>
              <w:del w:id="905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054" w:author="Дмитрий Филимонов" w:date="2026-01-29T15:10:00Z">
          <w:pPr>
            <w:ind w:firstLine="708"/>
            <w:jc w:val="center"/>
          </w:pPr>
        </w:pPrChange>
      </w:pPr>
      <w:ins w:id="9055" w:author="Ivan Pugachev" w:date="2025-12-19T09:58:00Z">
        <w:del w:id="905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05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SET SQL_MODE=@OLD_SQL_MODE;</w:delText>
          </w:r>
        </w:del>
      </w:ins>
    </w:p>
    <w:p w14:paraId="211FB494" w14:textId="77777777" w:rsidR="00151958" w:rsidRPr="00D30024" w:rsidDel="003114D6" w:rsidRDefault="00151958" w:rsidP="00151958">
      <w:pPr>
        <w:ind w:firstLine="708"/>
        <w:rPr>
          <w:ins w:id="9058" w:author="Ivan Pugachev" w:date="2025-12-19T09:58:00Z"/>
          <w:del w:id="905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060" w:author="Ivan Pugachev" w:date="2025-12-19T09:59:00Z">
            <w:rPr>
              <w:ins w:id="9061" w:author="Ivan Pugachev" w:date="2025-12-19T09:58:00Z"/>
              <w:del w:id="906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063" w:author="Дмитрий Филимонов" w:date="2026-01-29T15:10:00Z">
          <w:pPr>
            <w:ind w:firstLine="708"/>
            <w:jc w:val="center"/>
          </w:pPr>
        </w:pPrChange>
      </w:pPr>
      <w:ins w:id="9064" w:author="Ivan Pugachev" w:date="2025-12-19T09:58:00Z">
        <w:del w:id="906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06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SET FOREIGN_KEY_CHECKS=@OLD_FOREIGN_KEY_CHECKS;</w:delText>
          </w:r>
        </w:del>
      </w:ins>
    </w:p>
    <w:p w14:paraId="585F465D" w14:textId="77777777" w:rsidR="00151958" w:rsidRPr="00D30024" w:rsidDel="003114D6" w:rsidRDefault="00151958" w:rsidP="00151958">
      <w:pPr>
        <w:ind w:firstLine="708"/>
        <w:rPr>
          <w:ins w:id="9067" w:author="Ivan Pugachev" w:date="2025-12-19T09:58:00Z"/>
          <w:del w:id="906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069" w:author="Ivan Pugachev" w:date="2025-12-19T09:59:00Z">
            <w:rPr>
              <w:ins w:id="9070" w:author="Ivan Pugachev" w:date="2025-12-19T09:58:00Z"/>
              <w:del w:id="907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072" w:author="Дмитрий Филимонов" w:date="2026-01-29T15:10:00Z">
          <w:pPr>
            <w:ind w:firstLine="708"/>
            <w:jc w:val="center"/>
          </w:pPr>
        </w:pPrChange>
      </w:pPr>
      <w:ins w:id="9073" w:author="Ivan Pugachev" w:date="2025-12-19T09:58:00Z">
        <w:del w:id="907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07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SET UNIQUE_CHECKS=@OLD_UNIQUE_CHECKS;</w:delText>
          </w:r>
        </w:del>
      </w:ins>
    </w:p>
    <w:p w14:paraId="5A1B4B41" w14:textId="77777777" w:rsidR="00151958" w:rsidRPr="00D30024" w:rsidDel="003114D6" w:rsidRDefault="00151958" w:rsidP="00151958">
      <w:pPr>
        <w:ind w:firstLine="708"/>
        <w:rPr>
          <w:ins w:id="9076" w:author="Ivan Pugachev" w:date="2025-12-19T09:58:00Z"/>
          <w:del w:id="907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078" w:author="Ivan Pugachev" w:date="2025-12-19T09:59:00Z">
            <w:rPr>
              <w:ins w:id="9079" w:author="Ivan Pugachev" w:date="2025-12-19T09:58:00Z"/>
              <w:del w:id="908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081" w:author="Дмитрий Филимонов" w:date="2026-01-29T15:10:00Z">
          <w:pPr>
            <w:ind w:firstLine="708"/>
            <w:jc w:val="center"/>
          </w:pPr>
        </w:pPrChange>
      </w:pPr>
    </w:p>
    <w:p w14:paraId="6422E4E9" w14:textId="77777777" w:rsidR="00151958" w:rsidRPr="00D30024" w:rsidDel="003114D6" w:rsidRDefault="00151958" w:rsidP="00151958">
      <w:pPr>
        <w:ind w:firstLine="708"/>
        <w:rPr>
          <w:ins w:id="9082" w:author="Ivan Pugachev" w:date="2025-12-19T09:58:00Z"/>
          <w:del w:id="908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084" w:author="Ivan Pugachev" w:date="2025-12-19T09:59:00Z">
            <w:rPr>
              <w:ins w:id="9085" w:author="Ivan Pugachev" w:date="2025-12-19T09:58:00Z"/>
              <w:del w:id="908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087" w:author="Дмитрий Филимонов" w:date="2026-01-29T15:10:00Z">
          <w:pPr>
            <w:ind w:firstLine="708"/>
            <w:jc w:val="center"/>
          </w:pPr>
        </w:pPrChange>
      </w:pPr>
      <w:ins w:id="9088" w:author="Ivan Pugachev" w:date="2025-12-19T09:58:00Z">
        <w:del w:id="908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09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29B4B8DB" w14:textId="77777777" w:rsidR="00151958" w:rsidRPr="00D30024" w:rsidDel="003114D6" w:rsidRDefault="00151958" w:rsidP="00151958">
      <w:pPr>
        <w:ind w:firstLine="708"/>
        <w:rPr>
          <w:ins w:id="9091" w:author="Ivan Pugachev" w:date="2025-12-19T09:58:00Z"/>
          <w:del w:id="909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093" w:author="Ivan Pugachev" w:date="2025-12-19T09:59:00Z">
            <w:rPr>
              <w:ins w:id="9094" w:author="Ivan Pugachev" w:date="2025-12-19T09:58:00Z"/>
              <w:del w:id="909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096" w:author="Дмитрий Филимонов" w:date="2026-01-29T15:10:00Z">
          <w:pPr>
            <w:ind w:firstLine="708"/>
            <w:jc w:val="center"/>
          </w:pPr>
        </w:pPrChange>
      </w:pPr>
      <w:ins w:id="9097" w:author="Ivan Pugachev" w:date="2025-12-19T09:58:00Z">
        <w:del w:id="909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09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Data for table `coffee_shop`.`inventory`</w:delText>
          </w:r>
        </w:del>
      </w:ins>
    </w:p>
    <w:p w14:paraId="152466DA" w14:textId="77777777" w:rsidR="00151958" w:rsidRPr="00D30024" w:rsidDel="003114D6" w:rsidRDefault="00151958" w:rsidP="00151958">
      <w:pPr>
        <w:ind w:firstLine="708"/>
        <w:rPr>
          <w:ins w:id="9100" w:author="Ivan Pugachev" w:date="2025-12-19T09:58:00Z"/>
          <w:del w:id="910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102" w:author="Ivan Pugachev" w:date="2025-12-19T09:59:00Z">
            <w:rPr>
              <w:ins w:id="9103" w:author="Ivan Pugachev" w:date="2025-12-19T09:58:00Z"/>
              <w:del w:id="910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105" w:author="Дмитрий Филимонов" w:date="2026-01-29T15:10:00Z">
          <w:pPr>
            <w:ind w:firstLine="708"/>
            <w:jc w:val="center"/>
          </w:pPr>
        </w:pPrChange>
      </w:pPr>
      <w:ins w:id="9106" w:author="Ivan Pugachev" w:date="2025-12-19T09:58:00Z">
        <w:del w:id="910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10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308A8300" w14:textId="77777777" w:rsidR="00151958" w:rsidRPr="00D30024" w:rsidDel="003114D6" w:rsidRDefault="00151958" w:rsidP="00151958">
      <w:pPr>
        <w:ind w:firstLine="708"/>
        <w:rPr>
          <w:ins w:id="9109" w:author="Ivan Pugachev" w:date="2025-12-19T09:58:00Z"/>
          <w:del w:id="911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111" w:author="Ivan Pugachev" w:date="2025-12-19T09:59:00Z">
            <w:rPr>
              <w:ins w:id="9112" w:author="Ivan Pugachev" w:date="2025-12-19T09:58:00Z"/>
              <w:del w:id="911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114" w:author="Дмитрий Филимонов" w:date="2026-01-29T15:10:00Z">
          <w:pPr>
            <w:ind w:firstLine="708"/>
            <w:jc w:val="center"/>
          </w:pPr>
        </w:pPrChange>
      </w:pPr>
      <w:ins w:id="9115" w:author="Ivan Pugachev" w:date="2025-12-19T09:58:00Z">
        <w:del w:id="911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11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START TRANSACTION;</w:delText>
          </w:r>
        </w:del>
      </w:ins>
    </w:p>
    <w:p w14:paraId="4CD06D9E" w14:textId="77777777" w:rsidR="00151958" w:rsidRPr="00D30024" w:rsidDel="003114D6" w:rsidRDefault="00151958" w:rsidP="00151958">
      <w:pPr>
        <w:ind w:firstLine="708"/>
        <w:rPr>
          <w:ins w:id="9118" w:author="Ivan Pugachev" w:date="2025-12-19T09:58:00Z"/>
          <w:del w:id="911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120" w:author="Ivan Pugachev" w:date="2025-12-19T09:59:00Z">
            <w:rPr>
              <w:ins w:id="9121" w:author="Ivan Pugachev" w:date="2025-12-19T09:58:00Z"/>
              <w:del w:id="912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123" w:author="Дмитрий Филимонов" w:date="2026-01-29T15:10:00Z">
          <w:pPr>
            <w:ind w:firstLine="708"/>
            <w:jc w:val="center"/>
          </w:pPr>
        </w:pPrChange>
      </w:pPr>
      <w:ins w:id="9124" w:author="Ivan Pugachev" w:date="2025-12-19T09:58:00Z">
        <w:del w:id="912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12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`coffee_shop`;</w:delText>
          </w:r>
        </w:del>
      </w:ins>
    </w:p>
    <w:p w14:paraId="730A1F56" w14:textId="77777777" w:rsidR="00151958" w:rsidRPr="00D30024" w:rsidDel="003114D6" w:rsidRDefault="00151958" w:rsidP="00151958">
      <w:pPr>
        <w:ind w:firstLine="708"/>
        <w:rPr>
          <w:ins w:id="9127" w:author="Ivan Pugachev" w:date="2025-12-19T09:58:00Z"/>
          <w:del w:id="912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129" w:author="Ivan Pugachev" w:date="2025-12-19T09:59:00Z">
            <w:rPr>
              <w:ins w:id="9130" w:author="Ivan Pugachev" w:date="2025-12-19T09:58:00Z"/>
              <w:del w:id="913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132" w:author="Дмитрий Филимонов" w:date="2026-01-29T15:10:00Z">
          <w:pPr>
            <w:ind w:firstLine="708"/>
            <w:jc w:val="center"/>
          </w:pPr>
        </w:pPrChange>
      </w:pPr>
      <w:ins w:id="9133" w:author="Ivan Pugachev" w:date="2025-12-19T09:58:00Z">
        <w:del w:id="913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13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`coffee_shop`.`inventory` (`int_id`, `int_name`, `int_quantity`, `int_min_quantity`, `supplier_id`) VALUES (1, 'flour', 10, 5, 1);</w:delText>
          </w:r>
        </w:del>
      </w:ins>
    </w:p>
    <w:p w14:paraId="66611762" w14:textId="77777777" w:rsidR="00151958" w:rsidRPr="00D30024" w:rsidDel="003114D6" w:rsidRDefault="00151958" w:rsidP="00151958">
      <w:pPr>
        <w:ind w:firstLine="708"/>
        <w:rPr>
          <w:ins w:id="9136" w:author="Ivan Pugachev" w:date="2025-12-19T09:58:00Z"/>
          <w:del w:id="913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138" w:author="Ivan Pugachev" w:date="2025-12-19T09:59:00Z">
            <w:rPr>
              <w:ins w:id="9139" w:author="Ivan Pugachev" w:date="2025-12-19T09:58:00Z"/>
              <w:del w:id="914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141" w:author="Дмитрий Филимонов" w:date="2026-01-29T15:10:00Z">
          <w:pPr>
            <w:ind w:firstLine="708"/>
            <w:jc w:val="center"/>
          </w:pPr>
        </w:pPrChange>
      </w:pPr>
      <w:ins w:id="9142" w:author="Ivan Pugachev" w:date="2025-12-19T09:58:00Z">
        <w:del w:id="914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14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`coffee_shop`.`inventory` (`int_id`, `int_name`, `int_quantity`, `int_min_quantity`, `supplier_id`) VALUES (2, 'coffee_beans', 15, 10, 1);</w:delText>
          </w:r>
        </w:del>
      </w:ins>
    </w:p>
    <w:p w14:paraId="35CAEF3B" w14:textId="77777777" w:rsidR="00151958" w:rsidRPr="00D30024" w:rsidDel="003114D6" w:rsidRDefault="00151958" w:rsidP="00151958">
      <w:pPr>
        <w:ind w:firstLine="708"/>
        <w:rPr>
          <w:ins w:id="9145" w:author="Ivan Pugachev" w:date="2025-12-19T09:58:00Z"/>
          <w:del w:id="914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147" w:author="Ivan Pugachev" w:date="2025-12-19T09:59:00Z">
            <w:rPr>
              <w:ins w:id="9148" w:author="Ivan Pugachev" w:date="2025-12-19T09:58:00Z"/>
              <w:del w:id="914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150" w:author="Дмитрий Филимонов" w:date="2026-01-29T15:10:00Z">
          <w:pPr>
            <w:ind w:firstLine="708"/>
            <w:jc w:val="center"/>
          </w:pPr>
        </w:pPrChange>
      </w:pPr>
      <w:ins w:id="9151" w:author="Ivan Pugachev" w:date="2025-12-19T09:58:00Z">
        <w:del w:id="915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15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`coffee_shop`.`inventory` (`int_id`, `int_name`, `int_quantity`, `int_min_quantity`, `supplier_id`) VALUES (3, 'glasses', 50, 20, 3);</w:delText>
          </w:r>
        </w:del>
      </w:ins>
    </w:p>
    <w:p w14:paraId="4548821A" w14:textId="77777777" w:rsidR="00151958" w:rsidRPr="00D30024" w:rsidDel="003114D6" w:rsidRDefault="00151958" w:rsidP="00151958">
      <w:pPr>
        <w:ind w:firstLine="708"/>
        <w:rPr>
          <w:ins w:id="9154" w:author="Ivan Pugachev" w:date="2025-12-19T09:58:00Z"/>
          <w:del w:id="915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156" w:author="Ivan Pugachev" w:date="2025-12-19T09:59:00Z">
            <w:rPr>
              <w:ins w:id="9157" w:author="Ivan Pugachev" w:date="2025-12-19T09:58:00Z"/>
              <w:del w:id="915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159" w:author="Дмитрий Филимонов" w:date="2026-01-29T15:10:00Z">
          <w:pPr>
            <w:ind w:firstLine="708"/>
            <w:jc w:val="center"/>
          </w:pPr>
        </w:pPrChange>
      </w:pPr>
      <w:ins w:id="9160" w:author="Ivan Pugachev" w:date="2025-12-19T09:58:00Z">
        <w:del w:id="916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16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`coffee_shop`.`inventory` (`int_id`, `int_name`, `int_quantity`, `int_min_quantity`, `supplier_id`) VALUES (4, 'milk', 20, 10, 2);</w:delText>
          </w:r>
        </w:del>
      </w:ins>
    </w:p>
    <w:p w14:paraId="09B3E6DB" w14:textId="77777777" w:rsidR="00151958" w:rsidRPr="00D30024" w:rsidDel="003114D6" w:rsidRDefault="00151958" w:rsidP="00151958">
      <w:pPr>
        <w:ind w:firstLine="708"/>
        <w:rPr>
          <w:ins w:id="9163" w:author="Ivan Pugachev" w:date="2025-12-19T09:58:00Z"/>
          <w:del w:id="916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165" w:author="Ivan Pugachev" w:date="2025-12-19T09:59:00Z">
            <w:rPr>
              <w:ins w:id="9166" w:author="Ivan Pugachev" w:date="2025-12-19T09:58:00Z"/>
              <w:del w:id="916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168" w:author="Дмитрий Филимонов" w:date="2026-01-29T15:10:00Z">
          <w:pPr>
            <w:ind w:firstLine="708"/>
            <w:jc w:val="center"/>
          </w:pPr>
        </w:pPrChange>
      </w:pPr>
    </w:p>
    <w:p w14:paraId="55AC1701" w14:textId="77777777" w:rsidR="00151958" w:rsidRPr="00D30024" w:rsidDel="003114D6" w:rsidRDefault="00151958" w:rsidP="00151958">
      <w:pPr>
        <w:ind w:firstLine="708"/>
        <w:rPr>
          <w:ins w:id="9169" w:author="Ivan Pugachev" w:date="2025-12-19T09:58:00Z"/>
          <w:del w:id="917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171" w:author="Ivan Pugachev" w:date="2025-12-19T09:59:00Z">
            <w:rPr>
              <w:ins w:id="9172" w:author="Ivan Pugachev" w:date="2025-12-19T09:58:00Z"/>
              <w:del w:id="917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174" w:author="Дмитрий Филимонов" w:date="2026-01-29T15:10:00Z">
          <w:pPr>
            <w:ind w:firstLine="708"/>
            <w:jc w:val="center"/>
          </w:pPr>
        </w:pPrChange>
      </w:pPr>
      <w:ins w:id="9175" w:author="Ivan Pugachev" w:date="2025-12-19T09:58:00Z">
        <w:del w:id="917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17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COMMIT;</w:delText>
          </w:r>
        </w:del>
      </w:ins>
    </w:p>
    <w:p w14:paraId="45FB6B16" w14:textId="77777777" w:rsidR="00151958" w:rsidRPr="00D30024" w:rsidDel="003114D6" w:rsidRDefault="00151958" w:rsidP="00151958">
      <w:pPr>
        <w:ind w:firstLine="708"/>
        <w:rPr>
          <w:ins w:id="9178" w:author="Ivan Pugachev" w:date="2025-12-19T09:58:00Z"/>
          <w:del w:id="917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180" w:author="Ivan Pugachev" w:date="2025-12-19T09:59:00Z">
            <w:rPr>
              <w:ins w:id="9181" w:author="Ivan Pugachev" w:date="2025-12-19T09:58:00Z"/>
              <w:del w:id="918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183" w:author="Дмитрий Филимонов" w:date="2026-01-29T15:10:00Z">
          <w:pPr>
            <w:ind w:firstLine="708"/>
            <w:jc w:val="center"/>
          </w:pPr>
        </w:pPrChange>
      </w:pPr>
    </w:p>
    <w:p w14:paraId="59481025" w14:textId="77777777" w:rsidR="00151958" w:rsidRPr="00D30024" w:rsidDel="003114D6" w:rsidRDefault="00151958" w:rsidP="00151958">
      <w:pPr>
        <w:ind w:firstLine="708"/>
        <w:rPr>
          <w:ins w:id="9184" w:author="Ivan Pugachev" w:date="2025-12-19T09:58:00Z"/>
          <w:del w:id="918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186" w:author="Ivan Pugachev" w:date="2025-12-19T09:59:00Z">
            <w:rPr>
              <w:ins w:id="9187" w:author="Ivan Pugachev" w:date="2025-12-19T09:58:00Z"/>
              <w:del w:id="918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189" w:author="Дмитрий Филимонов" w:date="2026-01-29T15:10:00Z">
          <w:pPr>
            <w:ind w:firstLine="708"/>
            <w:jc w:val="center"/>
          </w:pPr>
        </w:pPrChange>
      </w:pPr>
    </w:p>
    <w:p w14:paraId="3CA03D86" w14:textId="77777777" w:rsidR="00151958" w:rsidRPr="00D30024" w:rsidDel="003114D6" w:rsidRDefault="00151958" w:rsidP="00151958">
      <w:pPr>
        <w:ind w:firstLine="708"/>
        <w:rPr>
          <w:ins w:id="9190" w:author="Ivan Pugachev" w:date="2025-12-19T09:58:00Z"/>
          <w:del w:id="919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192" w:author="Ivan Pugachev" w:date="2025-12-19T09:59:00Z">
            <w:rPr>
              <w:ins w:id="9193" w:author="Ivan Pugachev" w:date="2025-12-19T09:58:00Z"/>
              <w:del w:id="919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195" w:author="Дмитрий Филимонов" w:date="2026-01-29T15:10:00Z">
          <w:pPr>
            <w:ind w:firstLine="708"/>
            <w:jc w:val="center"/>
          </w:pPr>
        </w:pPrChange>
      </w:pPr>
      <w:ins w:id="9196" w:author="Ivan Pugachev" w:date="2025-12-19T09:58:00Z">
        <w:del w:id="919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19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6A650E9A" w14:textId="77777777" w:rsidR="00151958" w:rsidRPr="00D30024" w:rsidDel="003114D6" w:rsidRDefault="00151958" w:rsidP="00151958">
      <w:pPr>
        <w:ind w:firstLine="708"/>
        <w:rPr>
          <w:ins w:id="9199" w:author="Ivan Pugachev" w:date="2025-12-19T09:58:00Z"/>
          <w:del w:id="920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201" w:author="Ivan Pugachev" w:date="2025-12-19T09:59:00Z">
            <w:rPr>
              <w:ins w:id="9202" w:author="Ivan Pugachev" w:date="2025-12-19T09:58:00Z"/>
              <w:del w:id="920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204" w:author="Дмитрий Филимонов" w:date="2026-01-29T15:10:00Z">
          <w:pPr>
            <w:ind w:firstLine="708"/>
            <w:jc w:val="center"/>
          </w:pPr>
        </w:pPrChange>
      </w:pPr>
      <w:ins w:id="9205" w:author="Ivan Pugachev" w:date="2025-12-19T09:58:00Z">
        <w:del w:id="920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20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Data for table `coffee_shop`.`menu`</w:delText>
          </w:r>
        </w:del>
      </w:ins>
    </w:p>
    <w:p w14:paraId="41EE0A61" w14:textId="77777777" w:rsidR="00151958" w:rsidRPr="00D30024" w:rsidDel="003114D6" w:rsidRDefault="00151958" w:rsidP="00151958">
      <w:pPr>
        <w:ind w:firstLine="708"/>
        <w:rPr>
          <w:ins w:id="9208" w:author="Ivan Pugachev" w:date="2025-12-19T09:58:00Z"/>
          <w:del w:id="920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210" w:author="Ivan Pugachev" w:date="2025-12-19T09:59:00Z">
            <w:rPr>
              <w:ins w:id="9211" w:author="Ivan Pugachev" w:date="2025-12-19T09:58:00Z"/>
              <w:del w:id="921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213" w:author="Дмитрий Филимонов" w:date="2026-01-29T15:10:00Z">
          <w:pPr>
            <w:ind w:firstLine="708"/>
            <w:jc w:val="center"/>
          </w:pPr>
        </w:pPrChange>
      </w:pPr>
      <w:ins w:id="9214" w:author="Ivan Pugachev" w:date="2025-12-19T09:58:00Z">
        <w:del w:id="921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21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6410FC4F" w14:textId="77777777" w:rsidR="00151958" w:rsidRPr="00D30024" w:rsidDel="003114D6" w:rsidRDefault="00151958" w:rsidP="00151958">
      <w:pPr>
        <w:ind w:firstLine="708"/>
        <w:rPr>
          <w:ins w:id="9217" w:author="Ivan Pugachev" w:date="2025-12-19T09:58:00Z"/>
          <w:del w:id="921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219" w:author="Ivan Pugachev" w:date="2025-12-19T09:59:00Z">
            <w:rPr>
              <w:ins w:id="9220" w:author="Ivan Pugachev" w:date="2025-12-19T09:58:00Z"/>
              <w:del w:id="922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222" w:author="Дмитрий Филимонов" w:date="2026-01-29T15:10:00Z">
          <w:pPr>
            <w:ind w:firstLine="708"/>
            <w:jc w:val="center"/>
          </w:pPr>
        </w:pPrChange>
      </w:pPr>
      <w:ins w:id="9223" w:author="Ivan Pugachev" w:date="2025-12-19T09:58:00Z">
        <w:del w:id="922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22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START TRANSACTION;</w:delText>
          </w:r>
        </w:del>
      </w:ins>
    </w:p>
    <w:p w14:paraId="7AAC5111" w14:textId="77777777" w:rsidR="00151958" w:rsidRPr="00D30024" w:rsidDel="003114D6" w:rsidRDefault="00151958" w:rsidP="00151958">
      <w:pPr>
        <w:ind w:firstLine="708"/>
        <w:rPr>
          <w:ins w:id="9226" w:author="Ivan Pugachev" w:date="2025-12-19T09:58:00Z"/>
          <w:del w:id="922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228" w:author="Ivan Pugachev" w:date="2025-12-19T09:59:00Z">
            <w:rPr>
              <w:ins w:id="9229" w:author="Ivan Pugachev" w:date="2025-12-19T09:58:00Z"/>
              <w:del w:id="923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231" w:author="Дмитрий Филимонов" w:date="2026-01-29T15:10:00Z">
          <w:pPr>
            <w:ind w:firstLine="708"/>
            <w:jc w:val="center"/>
          </w:pPr>
        </w:pPrChange>
      </w:pPr>
      <w:ins w:id="9232" w:author="Ivan Pugachev" w:date="2025-12-19T09:58:00Z">
        <w:del w:id="923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23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`coffee_shop`;</w:delText>
          </w:r>
        </w:del>
      </w:ins>
    </w:p>
    <w:p w14:paraId="3FAEE85F" w14:textId="77777777" w:rsidR="00151958" w:rsidRPr="00D30024" w:rsidDel="003114D6" w:rsidRDefault="00151958" w:rsidP="00151958">
      <w:pPr>
        <w:ind w:firstLine="708"/>
        <w:rPr>
          <w:ins w:id="9235" w:author="Ivan Pugachev" w:date="2025-12-19T09:58:00Z"/>
          <w:del w:id="923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237" w:author="Ivan Pugachev" w:date="2025-12-19T09:59:00Z">
            <w:rPr>
              <w:ins w:id="9238" w:author="Ivan Pugachev" w:date="2025-12-19T09:58:00Z"/>
              <w:del w:id="923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240" w:author="Дмитрий Филимонов" w:date="2026-01-29T15:10:00Z">
          <w:pPr>
            <w:ind w:firstLine="708"/>
            <w:jc w:val="center"/>
          </w:pPr>
        </w:pPrChange>
      </w:pPr>
      <w:ins w:id="9241" w:author="Ivan Pugachev" w:date="2025-12-19T09:58:00Z">
        <w:del w:id="924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24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`coffee_shop`.`menu` (`pro_id`, `pro_name`, `pro_category`, `pro_price`, `cost_price`, `pro_quantity`, `inventory_int_id`) VALUES (1, 'latte', 'coffee', 120, 90, 2, NULL);</w:delText>
          </w:r>
        </w:del>
      </w:ins>
    </w:p>
    <w:p w14:paraId="34154D45" w14:textId="77777777" w:rsidR="00151958" w:rsidRPr="00D30024" w:rsidDel="003114D6" w:rsidRDefault="00151958" w:rsidP="00151958">
      <w:pPr>
        <w:ind w:firstLine="708"/>
        <w:rPr>
          <w:ins w:id="9244" w:author="Ivan Pugachev" w:date="2025-12-19T09:58:00Z"/>
          <w:del w:id="924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246" w:author="Ivan Pugachev" w:date="2025-12-19T09:59:00Z">
            <w:rPr>
              <w:ins w:id="9247" w:author="Ivan Pugachev" w:date="2025-12-19T09:58:00Z"/>
              <w:del w:id="924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249" w:author="Дмитрий Филимонов" w:date="2026-01-29T15:10:00Z">
          <w:pPr>
            <w:ind w:firstLine="708"/>
            <w:jc w:val="center"/>
          </w:pPr>
        </w:pPrChange>
      </w:pPr>
      <w:ins w:id="9250" w:author="Ivan Pugachev" w:date="2025-12-19T09:58:00Z">
        <w:del w:id="925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25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`coffee_shop`.`menu` (`pro_id`, `pro_name`, `pro_category`, `pro_price`, `cost_price`, `pro_quantity`, `inventory_int_id`) VALUES (2, 'croissant', 'bakery', 80, 30, 5, NULL);</w:delText>
          </w:r>
        </w:del>
      </w:ins>
    </w:p>
    <w:p w14:paraId="304211DB" w14:textId="77777777" w:rsidR="00151958" w:rsidRPr="00D30024" w:rsidDel="003114D6" w:rsidRDefault="00151958" w:rsidP="00151958">
      <w:pPr>
        <w:ind w:firstLine="708"/>
        <w:rPr>
          <w:ins w:id="9253" w:author="Ivan Pugachev" w:date="2025-12-19T09:58:00Z"/>
          <w:del w:id="925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255" w:author="Ivan Pugachev" w:date="2025-12-19T09:59:00Z">
            <w:rPr>
              <w:ins w:id="9256" w:author="Ivan Pugachev" w:date="2025-12-19T09:58:00Z"/>
              <w:del w:id="925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258" w:author="Дмитрий Филимонов" w:date="2026-01-29T15:10:00Z">
          <w:pPr>
            <w:ind w:firstLine="708"/>
            <w:jc w:val="center"/>
          </w:pPr>
        </w:pPrChange>
      </w:pPr>
      <w:ins w:id="9259" w:author="Ivan Pugachev" w:date="2025-12-19T09:58:00Z">
        <w:del w:id="926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26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`coffee_shop`.`menu` (`pro_id`, `pro_name`, `pro_category`, `pro_price`, `cost_price`, `pro_quantity`, `inventory_int_id`) VALUES (3, 'americano ', 'coffee', 90, 50, 3, NULL);</w:delText>
          </w:r>
        </w:del>
      </w:ins>
    </w:p>
    <w:p w14:paraId="71B3C477" w14:textId="77777777" w:rsidR="00151958" w:rsidRPr="00D30024" w:rsidDel="003114D6" w:rsidRDefault="00151958" w:rsidP="00151958">
      <w:pPr>
        <w:ind w:firstLine="708"/>
        <w:rPr>
          <w:ins w:id="9262" w:author="Ivan Pugachev" w:date="2025-12-19T09:58:00Z"/>
          <w:del w:id="926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264" w:author="Ivan Pugachev" w:date="2025-12-19T09:59:00Z">
            <w:rPr>
              <w:ins w:id="9265" w:author="Ivan Pugachev" w:date="2025-12-19T09:58:00Z"/>
              <w:del w:id="926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267" w:author="Дмитрий Филимонов" w:date="2026-01-29T15:10:00Z">
          <w:pPr>
            <w:ind w:firstLine="708"/>
            <w:jc w:val="center"/>
          </w:pPr>
        </w:pPrChange>
      </w:pPr>
      <w:ins w:id="9268" w:author="Ivan Pugachev" w:date="2025-12-19T09:58:00Z">
        <w:del w:id="926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27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`coffee_shop`.`menu` (`pro_id`, `pro_name`, `pro_category`, `pro_price`, `cost_price`, `pro_quantity`, `inventory_int_id`) VALUES (4, 'cake', 'bakery ', 100, 60, 4, NULL);</w:delText>
          </w:r>
        </w:del>
      </w:ins>
    </w:p>
    <w:p w14:paraId="1884F521" w14:textId="77777777" w:rsidR="00151958" w:rsidRPr="00D30024" w:rsidDel="003114D6" w:rsidRDefault="00151958" w:rsidP="00151958">
      <w:pPr>
        <w:ind w:firstLine="708"/>
        <w:rPr>
          <w:ins w:id="9271" w:author="Ivan Pugachev" w:date="2025-12-19T09:58:00Z"/>
          <w:del w:id="927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273" w:author="Ivan Pugachev" w:date="2025-12-19T09:59:00Z">
            <w:rPr>
              <w:ins w:id="9274" w:author="Ivan Pugachev" w:date="2025-12-19T09:58:00Z"/>
              <w:del w:id="927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276" w:author="Дмитрий Филимонов" w:date="2026-01-29T15:10:00Z">
          <w:pPr>
            <w:ind w:firstLine="708"/>
            <w:jc w:val="center"/>
          </w:pPr>
        </w:pPrChange>
      </w:pPr>
      <w:ins w:id="9277" w:author="Ivan Pugachev" w:date="2025-12-19T09:58:00Z">
        <w:del w:id="927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27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`coffee_shop`.`menu` (`pro_id`, `pro_name`, `pro_category`, `pro_price`, `cost_price`, `pro_quantity`, `inventory_int_id`) VALUES (5, 'cappuccino', 'coffee', 110, 70, 6, NULL);</w:delText>
          </w:r>
        </w:del>
      </w:ins>
    </w:p>
    <w:p w14:paraId="3FBCBC0B" w14:textId="77777777" w:rsidR="00151958" w:rsidRPr="00D30024" w:rsidDel="003114D6" w:rsidRDefault="00151958" w:rsidP="00151958">
      <w:pPr>
        <w:ind w:firstLine="708"/>
        <w:rPr>
          <w:ins w:id="9280" w:author="Ivan Pugachev" w:date="2025-12-19T09:58:00Z"/>
          <w:del w:id="928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282" w:author="Ivan Pugachev" w:date="2025-12-19T09:59:00Z">
            <w:rPr>
              <w:ins w:id="9283" w:author="Ivan Pugachev" w:date="2025-12-19T09:58:00Z"/>
              <w:del w:id="928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285" w:author="Дмитрий Филимонов" w:date="2026-01-29T15:10:00Z">
          <w:pPr>
            <w:ind w:firstLine="708"/>
            <w:jc w:val="center"/>
          </w:pPr>
        </w:pPrChange>
      </w:pPr>
    </w:p>
    <w:p w14:paraId="4686CFA8" w14:textId="77777777" w:rsidR="00151958" w:rsidRPr="00D30024" w:rsidDel="003114D6" w:rsidRDefault="00151958" w:rsidP="00151958">
      <w:pPr>
        <w:ind w:firstLine="708"/>
        <w:rPr>
          <w:ins w:id="9286" w:author="Ivan Pugachev" w:date="2025-12-19T09:58:00Z"/>
          <w:del w:id="928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288" w:author="Ivan Pugachev" w:date="2025-12-19T09:59:00Z">
            <w:rPr>
              <w:ins w:id="9289" w:author="Ivan Pugachev" w:date="2025-12-19T09:58:00Z"/>
              <w:del w:id="929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291" w:author="Дмитрий Филимонов" w:date="2026-01-29T15:10:00Z">
          <w:pPr>
            <w:ind w:firstLine="708"/>
            <w:jc w:val="center"/>
          </w:pPr>
        </w:pPrChange>
      </w:pPr>
      <w:ins w:id="9292" w:author="Ivan Pugachev" w:date="2025-12-19T09:58:00Z">
        <w:del w:id="929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29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COMMIT;</w:delText>
          </w:r>
        </w:del>
      </w:ins>
    </w:p>
    <w:p w14:paraId="3CD93BD2" w14:textId="77777777" w:rsidR="00151958" w:rsidRPr="00D30024" w:rsidDel="003114D6" w:rsidRDefault="00151958" w:rsidP="00151958">
      <w:pPr>
        <w:ind w:firstLine="708"/>
        <w:rPr>
          <w:ins w:id="9295" w:author="Ivan Pugachev" w:date="2025-12-19T09:58:00Z"/>
          <w:del w:id="929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297" w:author="Ivan Pugachev" w:date="2025-12-19T09:59:00Z">
            <w:rPr>
              <w:ins w:id="9298" w:author="Ivan Pugachev" w:date="2025-12-19T09:58:00Z"/>
              <w:del w:id="929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300" w:author="Дмитрий Филимонов" w:date="2026-01-29T15:10:00Z">
          <w:pPr>
            <w:ind w:firstLine="708"/>
            <w:jc w:val="center"/>
          </w:pPr>
        </w:pPrChange>
      </w:pPr>
    </w:p>
    <w:p w14:paraId="74D8AE51" w14:textId="77777777" w:rsidR="00151958" w:rsidRPr="00D30024" w:rsidDel="003114D6" w:rsidRDefault="00151958" w:rsidP="00151958">
      <w:pPr>
        <w:ind w:firstLine="708"/>
        <w:rPr>
          <w:ins w:id="9301" w:author="Ivan Pugachev" w:date="2025-12-19T09:58:00Z"/>
          <w:del w:id="930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303" w:author="Ivan Pugachev" w:date="2025-12-19T09:59:00Z">
            <w:rPr>
              <w:ins w:id="9304" w:author="Ivan Pugachev" w:date="2025-12-19T09:58:00Z"/>
              <w:del w:id="930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306" w:author="Дмитрий Филимонов" w:date="2026-01-29T15:10:00Z">
          <w:pPr>
            <w:ind w:firstLine="708"/>
            <w:jc w:val="center"/>
          </w:pPr>
        </w:pPrChange>
      </w:pPr>
    </w:p>
    <w:p w14:paraId="37A4611F" w14:textId="77777777" w:rsidR="00151958" w:rsidRPr="00D30024" w:rsidDel="003114D6" w:rsidRDefault="00151958" w:rsidP="00151958">
      <w:pPr>
        <w:ind w:firstLine="708"/>
        <w:rPr>
          <w:ins w:id="9307" w:author="Ivan Pugachev" w:date="2025-12-19T09:58:00Z"/>
          <w:del w:id="930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309" w:author="Ivan Pugachev" w:date="2025-12-19T09:59:00Z">
            <w:rPr>
              <w:ins w:id="9310" w:author="Ivan Pugachev" w:date="2025-12-19T09:58:00Z"/>
              <w:del w:id="931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312" w:author="Дмитрий Филимонов" w:date="2026-01-29T15:10:00Z">
          <w:pPr>
            <w:ind w:firstLine="708"/>
            <w:jc w:val="center"/>
          </w:pPr>
        </w:pPrChange>
      </w:pPr>
      <w:ins w:id="9313" w:author="Ivan Pugachev" w:date="2025-12-19T09:58:00Z">
        <w:del w:id="931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31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382EBA4E" w14:textId="77777777" w:rsidR="00151958" w:rsidRPr="00D30024" w:rsidDel="003114D6" w:rsidRDefault="00151958" w:rsidP="00151958">
      <w:pPr>
        <w:ind w:firstLine="708"/>
        <w:rPr>
          <w:ins w:id="9316" w:author="Ivan Pugachev" w:date="2025-12-19T09:58:00Z"/>
          <w:del w:id="931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318" w:author="Ivan Pugachev" w:date="2025-12-19T09:59:00Z">
            <w:rPr>
              <w:ins w:id="9319" w:author="Ivan Pugachev" w:date="2025-12-19T09:58:00Z"/>
              <w:del w:id="932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321" w:author="Дмитрий Филимонов" w:date="2026-01-29T15:10:00Z">
          <w:pPr>
            <w:ind w:firstLine="708"/>
            <w:jc w:val="center"/>
          </w:pPr>
        </w:pPrChange>
      </w:pPr>
      <w:ins w:id="9322" w:author="Ivan Pugachev" w:date="2025-12-19T09:58:00Z">
        <w:del w:id="932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32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Data for table `coffee_shop`.`suppliers`</w:delText>
          </w:r>
        </w:del>
      </w:ins>
    </w:p>
    <w:p w14:paraId="73AE0638" w14:textId="77777777" w:rsidR="00151958" w:rsidRPr="00D30024" w:rsidDel="003114D6" w:rsidRDefault="00151958" w:rsidP="00151958">
      <w:pPr>
        <w:ind w:firstLine="708"/>
        <w:rPr>
          <w:ins w:id="9325" w:author="Ivan Pugachev" w:date="2025-12-19T09:58:00Z"/>
          <w:del w:id="932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327" w:author="Ivan Pugachev" w:date="2025-12-19T09:59:00Z">
            <w:rPr>
              <w:ins w:id="9328" w:author="Ivan Pugachev" w:date="2025-12-19T09:58:00Z"/>
              <w:del w:id="932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330" w:author="Дмитрий Филимонов" w:date="2026-01-29T15:10:00Z">
          <w:pPr>
            <w:ind w:firstLine="708"/>
            <w:jc w:val="center"/>
          </w:pPr>
        </w:pPrChange>
      </w:pPr>
      <w:ins w:id="9331" w:author="Ivan Pugachev" w:date="2025-12-19T09:58:00Z">
        <w:del w:id="933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33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763181E9" w14:textId="77777777" w:rsidR="00151958" w:rsidRPr="00D30024" w:rsidDel="003114D6" w:rsidRDefault="00151958" w:rsidP="00151958">
      <w:pPr>
        <w:ind w:firstLine="708"/>
        <w:rPr>
          <w:ins w:id="9334" w:author="Ivan Pugachev" w:date="2025-12-19T09:58:00Z"/>
          <w:del w:id="933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336" w:author="Ivan Pugachev" w:date="2025-12-19T09:59:00Z">
            <w:rPr>
              <w:ins w:id="9337" w:author="Ivan Pugachev" w:date="2025-12-19T09:58:00Z"/>
              <w:del w:id="933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339" w:author="Дмитрий Филимонов" w:date="2026-01-29T15:10:00Z">
          <w:pPr>
            <w:ind w:firstLine="708"/>
            <w:jc w:val="center"/>
          </w:pPr>
        </w:pPrChange>
      </w:pPr>
      <w:ins w:id="9340" w:author="Ivan Pugachev" w:date="2025-12-19T09:58:00Z">
        <w:del w:id="934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34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START TRANSACTION;</w:delText>
          </w:r>
        </w:del>
      </w:ins>
    </w:p>
    <w:p w14:paraId="6451B351" w14:textId="77777777" w:rsidR="00151958" w:rsidRPr="00D30024" w:rsidDel="003114D6" w:rsidRDefault="00151958" w:rsidP="00151958">
      <w:pPr>
        <w:ind w:firstLine="708"/>
        <w:rPr>
          <w:ins w:id="9343" w:author="Ivan Pugachev" w:date="2025-12-19T09:58:00Z"/>
          <w:del w:id="934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345" w:author="Ivan Pugachev" w:date="2025-12-19T09:59:00Z">
            <w:rPr>
              <w:ins w:id="9346" w:author="Ivan Pugachev" w:date="2025-12-19T09:58:00Z"/>
              <w:del w:id="934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348" w:author="Дмитрий Филимонов" w:date="2026-01-29T15:10:00Z">
          <w:pPr>
            <w:ind w:firstLine="708"/>
            <w:jc w:val="center"/>
          </w:pPr>
        </w:pPrChange>
      </w:pPr>
      <w:ins w:id="9349" w:author="Ivan Pugachev" w:date="2025-12-19T09:58:00Z">
        <w:del w:id="935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35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`coffee_shop`;</w:delText>
          </w:r>
        </w:del>
      </w:ins>
    </w:p>
    <w:p w14:paraId="2D590504" w14:textId="77777777" w:rsidR="00151958" w:rsidRPr="00D30024" w:rsidDel="003114D6" w:rsidRDefault="00151958" w:rsidP="00151958">
      <w:pPr>
        <w:ind w:firstLine="708"/>
        <w:rPr>
          <w:ins w:id="9352" w:author="Ivan Pugachev" w:date="2025-12-19T09:58:00Z"/>
          <w:del w:id="935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354" w:author="Ivan Pugachev" w:date="2025-12-19T09:59:00Z">
            <w:rPr>
              <w:ins w:id="9355" w:author="Ivan Pugachev" w:date="2025-12-19T09:58:00Z"/>
              <w:del w:id="935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357" w:author="Дмитрий Филимонов" w:date="2026-01-29T15:10:00Z">
          <w:pPr>
            <w:ind w:firstLine="708"/>
            <w:jc w:val="center"/>
          </w:pPr>
        </w:pPrChange>
      </w:pPr>
      <w:ins w:id="9358" w:author="Ivan Pugachev" w:date="2025-12-19T09:58:00Z">
        <w:del w:id="935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36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`coffee_shop`.`suppliers` (`sup_id`, `sup_name`, `sup_contact_person`, `sup_email`, `sup_phone_number`, `inventory_int_id`, `menu_pro_id`) VALUES (1, 'Pyaterochka', 'Dmitry', 'dmitry.larin123@gmail.com', '89313778899', NULL, NULL);</w:delText>
          </w:r>
        </w:del>
      </w:ins>
    </w:p>
    <w:p w14:paraId="4B223515" w14:textId="77777777" w:rsidR="00151958" w:rsidRPr="00D30024" w:rsidDel="003114D6" w:rsidRDefault="00151958" w:rsidP="00151958">
      <w:pPr>
        <w:ind w:firstLine="708"/>
        <w:rPr>
          <w:ins w:id="9361" w:author="Ivan Pugachev" w:date="2025-12-19T09:58:00Z"/>
          <w:del w:id="936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363" w:author="Ivan Pugachev" w:date="2025-12-19T09:59:00Z">
            <w:rPr>
              <w:ins w:id="9364" w:author="Ivan Pugachev" w:date="2025-12-19T09:58:00Z"/>
              <w:del w:id="936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366" w:author="Дмитрий Филимонов" w:date="2026-01-29T15:10:00Z">
          <w:pPr>
            <w:ind w:firstLine="708"/>
            <w:jc w:val="center"/>
          </w:pPr>
        </w:pPrChange>
      </w:pPr>
      <w:ins w:id="9367" w:author="Ivan Pugachev" w:date="2025-12-19T09:58:00Z">
        <w:del w:id="936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36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`coffee_shop`.`suppliers` (`sup_id`, `sup_name`, `sup_contact_person`, `sup_email`, `sup_phone_number`, `inventory_int_id`, `menu_pro_id`) VALUES (2, 'Molochniy_zavod', 'Boris', 'boris45@gmail.com', '89314440099', NULL, NULL);</w:delText>
          </w:r>
        </w:del>
      </w:ins>
    </w:p>
    <w:p w14:paraId="7A5B3D2B" w14:textId="77777777" w:rsidR="00151958" w:rsidRPr="00D30024" w:rsidDel="003114D6" w:rsidRDefault="00151958" w:rsidP="00151958">
      <w:pPr>
        <w:ind w:firstLine="708"/>
        <w:rPr>
          <w:ins w:id="9370" w:author="Ivan Pugachev" w:date="2025-12-19T09:58:00Z"/>
          <w:del w:id="937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372" w:author="Ivan Pugachev" w:date="2025-12-19T09:59:00Z">
            <w:rPr>
              <w:ins w:id="9373" w:author="Ivan Pugachev" w:date="2025-12-19T09:58:00Z"/>
              <w:del w:id="937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375" w:author="Дмитрий Филимонов" w:date="2026-01-29T15:10:00Z">
          <w:pPr>
            <w:ind w:firstLine="708"/>
            <w:jc w:val="center"/>
          </w:pPr>
        </w:pPrChange>
      </w:pPr>
      <w:ins w:id="9376" w:author="Ivan Pugachev" w:date="2025-12-19T09:58:00Z">
        <w:del w:id="937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37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`coffee_shop`.`suppliers` (`sup_id`, `sup_name`, `sup_contact_person`, `sup_email`, `sup_phone_number`, `inventory_int_id`, `menu_pro_id`) VALUES (3, 'Fabrika', 'Nikolay', 'kolyakolya@gmail.com', '89312340987', NULL, NULL);</w:delText>
          </w:r>
        </w:del>
      </w:ins>
    </w:p>
    <w:p w14:paraId="194692F5" w14:textId="77777777" w:rsidR="00151958" w:rsidRPr="00D30024" w:rsidDel="003114D6" w:rsidRDefault="00151958" w:rsidP="00151958">
      <w:pPr>
        <w:ind w:firstLine="708"/>
        <w:rPr>
          <w:ins w:id="9379" w:author="Ivan Pugachev" w:date="2025-12-19T09:58:00Z"/>
          <w:del w:id="938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381" w:author="Ivan Pugachev" w:date="2025-12-19T09:59:00Z">
            <w:rPr>
              <w:ins w:id="9382" w:author="Ivan Pugachev" w:date="2025-12-19T09:58:00Z"/>
              <w:del w:id="938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384" w:author="Дмитрий Филимонов" w:date="2026-01-29T15:10:00Z">
          <w:pPr>
            <w:ind w:firstLine="708"/>
            <w:jc w:val="center"/>
          </w:pPr>
        </w:pPrChange>
      </w:pPr>
    </w:p>
    <w:p w14:paraId="4380900E" w14:textId="77777777" w:rsidR="00151958" w:rsidRPr="00D30024" w:rsidDel="003114D6" w:rsidRDefault="00151958" w:rsidP="00151958">
      <w:pPr>
        <w:ind w:firstLine="708"/>
        <w:rPr>
          <w:ins w:id="9385" w:author="Ivan Pugachev" w:date="2025-12-19T09:58:00Z"/>
          <w:del w:id="938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387" w:author="Ivan Pugachev" w:date="2025-12-19T09:59:00Z">
            <w:rPr>
              <w:ins w:id="9388" w:author="Ivan Pugachev" w:date="2025-12-19T09:58:00Z"/>
              <w:del w:id="938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390" w:author="Дмитрий Филимонов" w:date="2026-01-29T15:10:00Z">
          <w:pPr>
            <w:ind w:firstLine="708"/>
            <w:jc w:val="center"/>
          </w:pPr>
        </w:pPrChange>
      </w:pPr>
      <w:ins w:id="9391" w:author="Ivan Pugachev" w:date="2025-12-19T09:58:00Z">
        <w:del w:id="939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39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COMMIT;</w:delText>
          </w:r>
        </w:del>
      </w:ins>
    </w:p>
    <w:p w14:paraId="362334C4" w14:textId="77777777" w:rsidR="00151958" w:rsidRPr="00D30024" w:rsidDel="003114D6" w:rsidRDefault="00151958" w:rsidP="00151958">
      <w:pPr>
        <w:ind w:firstLine="708"/>
        <w:rPr>
          <w:ins w:id="9394" w:author="Ivan Pugachev" w:date="2025-12-19T09:58:00Z"/>
          <w:del w:id="939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396" w:author="Ivan Pugachev" w:date="2025-12-19T09:59:00Z">
            <w:rPr>
              <w:ins w:id="9397" w:author="Ivan Pugachev" w:date="2025-12-19T09:58:00Z"/>
              <w:del w:id="939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399" w:author="Дмитрий Филимонов" w:date="2026-01-29T15:10:00Z">
          <w:pPr>
            <w:ind w:firstLine="708"/>
            <w:jc w:val="center"/>
          </w:pPr>
        </w:pPrChange>
      </w:pPr>
    </w:p>
    <w:p w14:paraId="7FAC0835" w14:textId="77777777" w:rsidR="00151958" w:rsidRPr="00D30024" w:rsidDel="003114D6" w:rsidRDefault="00151958" w:rsidP="00151958">
      <w:pPr>
        <w:ind w:firstLine="708"/>
        <w:rPr>
          <w:ins w:id="9400" w:author="Ivan Pugachev" w:date="2025-12-19T09:58:00Z"/>
          <w:del w:id="940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402" w:author="Ivan Pugachev" w:date="2025-12-19T09:59:00Z">
            <w:rPr>
              <w:ins w:id="9403" w:author="Ivan Pugachev" w:date="2025-12-19T09:58:00Z"/>
              <w:del w:id="940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405" w:author="Дмитрий Филимонов" w:date="2026-01-29T15:10:00Z">
          <w:pPr>
            <w:ind w:firstLine="708"/>
            <w:jc w:val="center"/>
          </w:pPr>
        </w:pPrChange>
      </w:pPr>
    </w:p>
    <w:p w14:paraId="05C3E4A0" w14:textId="77777777" w:rsidR="00151958" w:rsidRPr="00D30024" w:rsidDel="003114D6" w:rsidRDefault="00151958" w:rsidP="00151958">
      <w:pPr>
        <w:ind w:firstLine="708"/>
        <w:rPr>
          <w:ins w:id="9406" w:author="Ivan Pugachev" w:date="2025-12-19T09:58:00Z"/>
          <w:del w:id="940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408" w:author="Ivan Pugachev" w:date="2025-12-19T09:59:00Z">
            <w:rPr>
              <w:ins w:id="9409" w:author="Ivan Pugachev" w:date="2025-12-19T09:58:00Z"/>
              <w:del w:id="941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411" w:author="Дмитрий Филимонов" w:date="2026-01-29T15:10:00Z">
          <w:pPr>
            <w:ind w:firstLine="708"/>
            <w:jc w:val="center"/>
          </w:pPr>
        </w:pPrChange>
      </w:pPr>
      <w:ins w:id="9412" w:author="Ivan Pugachev" w:date="2025-12-19T09:58:00Z">
        <w:del w:id="9413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414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47267BE8" w14:textId="77777777" w:rsidR="00151958" w:rsidRPr="00D30024" w:rsidDel="003114D6" w:rsidRDefault="00151958" w:rsidP="00151958">
      <w:pPr>
        <w:ind w:firstLine="708"/>
        <w:rPr>
          <w:ins w:id="9415" w:author="Ivan Pugachev" w:date="2025-12-19T09:58:00Z"/>
          <w:del w:id="9416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417" w:author="Ivan Pugachev" w:date="2025-12-19T09:59:00Z">
            <w:rPr>
              <w:ins w:id="9418" w:author="Ivan Pugachev" w:date="2025-12-19T09:58:00Z"/>
              <w:del w:id="9419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420" w:author="Дмитрий Филимонов" w:date="2026-01-29T15:10:00Z">
          <w:pPr>
            <w:ind w:firstLine="708"/>
            <w:jc w:val="center"/>
          </w:pPr>
        </w:pPrChange>
      </w:pPr>
      <w:ins w:id="9421" w:author="Ivan Pugachev" w:date="2025-12-19T09:58:00Z">
        <w:del w:id="9422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423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Data for table `coffee_shop`.`users`</w:delText>
          </w:r>
        </w:del>
      </w:ins>
    </w:p>
    <w:p w14:paraId="2A6C4C73" w14:textId="77777777" w:rsidR="00151958" w:rsidRPr="00D30024" w:rsidDel="003114D6" w:rsidRDefault="00151958" w:rsidP="00151958">
      <w:pPr>
        <w:ind w:firstLine="708"/>
        <w:rPr>
          <w:ins w:id="9424" w:author="Ivan Pugachev" w:date="2025-12-19T09:58:00Z"/>
          <w:del w:id="942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426" w:author="Ivan Pugachev" w:date="2025-12-19T09:59:00Z">
            <w:rPr>
              <w:ins w:id="9427" w:author="Ivan Pugachev" w:date="2025-12-19T09:58:00Z"/>
              <w:del w:id="942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429" w:author="Дмитрий Филимонов" w:date="2026-01-29T15:10:00Z">
          <w:pPr>
            <w:ind w:firstLine="708"/>
            <w:jc w:val="center"/>
          </w:pPr>
        </w:pPrChange>
      </w:pPr>
      <w:ins w:id="9430" w:author="Ivan Pugachev" w:date="2025-12-19T09:58:00Z">
        <w:del w:id="943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43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17BD911A" w14:textId="77777777" w:rsidR="00151958" w:rsidRPr="00D30024" w:rsidDel="003114D6" w:rsidRDefault="00151958" w:rsidP="00151958">
      <w:pPr>
        <w:ind w:firstLine="708"/>
        <w:rPr>
          <w:ins w:id="9433" w:author="Ivan Pugachev" w:date="2025-12-19T09:58:00Z"/>
          <w:del w:id="943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435" w:author="Ivan Pugachev" w:date="2025-12-19T09:59:00Z">
            <w:rPr>
              <w:ins w:id="9436" w:author="Ivan Pugachev" w:date="2025-12-19T09:58:00Z"/>
              <w:del w:id="943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438" w:author="Дмитрий Филимонов" w:date="2026-01-29T15:10:00Z">
          <w:pPr>
            <w:ind w:firstLine="708"/>
            <w:jc w:val="center"/>
          </w:pPr>
        </w:pPrChange>
      </w:pPr>
      <w:ins w:id="9439" w:author="Ivan Pugachev" w:date="2025-12-19T09:58:00Z">
        <w:del w:id="944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44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START TRANSACTION;</w:delText>
          </w:r>
        </w:del>
      </w:ins>
    </w:p>
    <w:p w14:paraId="5E744432" w14:textId="77777777" w:rsidR="00151958" w:rsidRPr="00D30024" w:rsidDel="003114D6" w:rsidRDefault="00151958" w:rsidP="00151958">
      <w:pPr>
        <w:ind w:firstLine="708"/>
        <w:rPr>
          <w:ins w:id="9442" w:author="Ivan Pugachev" w:date="2025-12-19T09:58:00Z"/>
          <w:del w:id="944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444" w:author="Ivan Pugachev" w:date="2025-12-19T09:59:00Z">
            <w:rPr>
              <w:ins w:id="9445" w:author="Ivan Pugachev" w:date="2025-12-19T09:58:00Z"/>
              <w:del w:id="944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447" w:author="Дмитрий Филимонов" w:date="2026-01-29T15:10:00Z">
          <w:pPr>
            <w:ind w:firstLine="708"/>
            <w:jc w:val="center"/>
          </w:pPr>
        </w:pPrChange>
      </w:pPr>
      <w:ins w:id="9448" w:author="Ivan Pugachev" w:date="2025-12-19T09:58:00Z">
        <w:del w:id="944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45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`coffee_shop`;</w:delText>
          </w:r>
        </w:del>
      </w:ins>
    </w:p>
    <w:p w14:paraId="2D692362" w14:textId="77777777" w:rsidR="00151958" w:rsidRPr="00D30024" w:rsidDel="003114D6" w:rsidRDefault="00151958" w:rsidP="00151958">
      <w:pPr>
        <w:ind w:firstLine="708"/>
        <w:rPr>
          <w:ins w:id="9451" w:author="Ivan Pugachev" w:date="2025-12-19T09:58:00Z"/>
          <w:del w:id="945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453" w:author="Ivan Pugachev" w:date="2025-12-19T09:59:00Z">
            <w:rPr>
              <w:ins w:id="9454" w:author="Ivan Pugachev" w:date="2025-12-19T09:58:00Z"/>
              <w:del w:id="945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456" w:author="Дмитрий Филимонов" w:date="2026-01-29T15:10:00Z">
          <w:pPr>
            <w:ind w:firstLine="708"/>
            <w:jc w:val="center"/>
          </w:pPr>
        </w:pPrChange>
      </w:pPr>
      <w:ins w:id="9457" w:author="Ivan Pugachev" w:date="2025-12-19T09:58:00Z">
        <w:del w:id="945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45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`coffee_shop`.`users` (`id`, `name`, `email`, `phone_number`, `position`, `suppliers_sup_id`, `menu_pro_id`) VALUES (1, 'Petr', 'petr220899@gmail.com', '89313886677', 'boss', NULL, NULL);</w:delText>
          </w:r>
        </w:del>
      </w:ins>
    </w:p>
    <w:p w14:paraId="357F2BB0" w14:textId="77777777" w:rsidR="00151958" w:rsidRPr="00D30024" w:rsidDel="003114D6" w:rsidRDefault="00151958" w:rsidP="00151958">
      <w:pPr>
        <w:ind w:firstLine="708"/>
        <w:rPr>
          <w:ins w:id="9460" w:author="Ivan Pugachev" w:date="2025-12-19T09:58:00Z"/>
          <w:del w:id="946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462" w:author="Ivan Pugachev" w:date="2025-12-19T09:59:00Z">
            <w:rPr>
              <w:ins w:id="9463" w:author="Ivan Pugachev" w:date="2025-12-19T09:58:00Z"/>
              <w:del w:id="946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465" w:author="Дмитрий Филимонов" w:date="2026-01-29T15:10:00Z">
          <w:pPr>
            <w:ind w:firstLine="708"/>
            <w:jc w:val="center"/>
          </w:pPr>
        </w:pPrChange>
      </w:pPr>
      <w:ins w:id="9466" w:author="Ivan Pugachev" w:date="2025-12-19T09:58:00Z">
        <w:del w:id="946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46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`coffee_shop`.`users` (`id`, `name`, `email`, `phone_number`, `position`, `suppliers_sup_id`, `menu_pro_id`) VALUES (2, 'Fedor', 'fedya.cool1234@gmail.com', '89314559901', 'barista', NULL, NULL);</w:delText>
          </w:r>
        </w:del>
      </w:ins>
    </w:p>
    <w:p w14:paraId="6ABBC48B" w14:textId="77777777" w:rsidR="00151958" w:rsidRPr="00D30024" w:rsidDel="003114D6" w:rsidRDefault="00151958" w:rsidP="00151958">
      <w:pPr>
        <w:ind w:firstLine="708"/>
        <w:rPr>
          <w:ins w:id="9469" w:author="Ivan Pugachev" w:date="2025-12-19T09:58:00Z"/>
          <w:del w:id="947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471" w:author="Ivan Pugachev" w:date="2025-12-19T09:59:00Z">
            <w:rPr>
              <w:ins w:id="9472" w:author="Ivan Pugachev" w:date="2025-12-19T09:58:00Z"/>
              <w:del w:id="947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474" w:author="Дмитрий Филимонов" w:date="2026-01-29T15:10:00Z">
          <w:pPr>
            <w:ind w:firstLine="708"/>
            <w:jc w:val="center"/>
          </w:pPr>
        </w:pPrChange>
      </w:pPr>
      <w:ins w:id="9475" w:author="Ivan Pugachev" w:date="2025-12-19T09:58:00Z">
        <w:del w:id="947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47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`coffee_shop`.`users` (`id`, `name`, `email`, `phone_number`, `position`, `suppliers_sup_id`, `menu_pro_id`) VALUES (3, 'Egor', 'egorka4321@gmail.com', '89311234567', 'cleaner', NULL, NULL);</w:delText>
          </w:r>
        </w:del>
      </w:ins>
    </w:p>
    <w:p w14:paraId="406FFEE2" w14:textId="77777777" w:rsidR="00151958" w:rsidRPr="00D30024" w:rsidDel="003114D6" w:rsidRDefault="00151958" w:rsidP="00151958">
      <w:pPr>
        <w:ind w:firstLine="708"/>
        <w:rPr>
          <w:ins w:id="9478" w:author="Ivan Pugachev" w:date="2025-12-19T09:58:00Z"/>
          <w:del w:id="947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480" w:author="Ivan Pugachev" w:date="2025-12-19T09:59:00Z">
            <w:rPr>
              <w:ins w:id="9481" w:author="Ivan Pugachev" w:date="2025-12-19T09:58:00Z"/>
              <w:del w:id="948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483" w:author="Дмитрий Филимонов" w:date="2026-01-29T15:10:00Z">
          <w:pPr>
            <w:ind w:firstLine="708"/>
            <w:jc w:val="center"/>
          </w:pPr>
        </w:pPrChange>
      </w:pPr>
      <w:ins w:id="9484" w:author="Ivan Pugachev" w:date="2025-12-19T09:58:00Z">
        <w:del w:id="948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48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`coffee_shop`.`users` (`id`, `name`, `email`, `phone_number`, `position`, `suppliers_sup_id`, `menu_pro_id`) VALUES (4, 'Oleg', 'oleg.ivanov@gmail.com', '89313714478', 'baker', NULL, NULL);</w:delText>
          </w:r>
        </w:del>
      </w:ins>
    </w:p>
    <w:p w14:paraId="2391FDA5" w14:textId="77777777" w:rsidR="00151958" w:rsidRPr="00D30024" w:rsidDel="003114D6" w:rsidRDefault="00151958" w:rsidP="00151958">
      <w:pPr>
        <w:ind w:firstLine="708"/>
        <w:rPr>
          <w:ins w:id="9487" w:author="Ivan Pugachev" w:date="2025-12-19T09:58:00Z"/>
          <w:del w:id="948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489" w:author="Ivan Pugachev" w:date="2025-12-19T09:59:00Z">
            <w:rPr>
              <w:ins w:id="9490" w:author="Ivan Pugachev" w:date="2025-12-19T09:58:00Z"/>
              <w:del w:id="949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492" w:author="Дмитрий Филимонов" w:date="2026-01-29T15:10:00Z">
          <w:pPr>
            <w:ind w:firstLine="708"/>
            <w:jc w:val="center"/>
          </w:pPr>
        </w:pPrChange>
      </w:pPr>
    </w:p>
    <w:p w14:paraId="32BC58BE" w14:textId="77777777" w:rsidR="00151958" w:rsidRPr="00D30024" w:rsidDel="003114D6" w:rsidRDefault="00151958" w:rsidP="00151958">
      <w:pPr>
        <w:ind w:firstLine="708"/>
        <w:rPr>
          <w:ins w:id="9493" w:author="Ivan Pugachev" w:date="2025-12-19T09:58:00Z"/>
          <w:del w:id="949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495" w:author="Ivan Pugachev" w:date="2025-12-19T09:59:00Z">
            <w:rPr>
              <w:ins w:id="9496" w:author="Ivan Pugachev" w:date="2025-12-19T09:58:00Z"/>
              <w:del w:id="949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498" w:author="Дмитрий Филимонов" w:date="2026-01-29T15:10:00Z">
          <w:pPr>
            <w:ind w:firstLine="708"/>
            <w:jc w:val="center"/>
          </w:pPr>
        </w:pPrChange>
      </w:pPr>
      <w:ins w:id="9499" w:author="Ivan Pugachev" w:date="2025-12-19T09:58:00Z">
        <w:del w:id="950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50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COMMIT;</w:delText>
          </w:r>
        </w:del>
      </w:ins>
    </w:p>
    <w:p w14:paraId="7EA53488" w14:textId="77777777" w:rsidR="00151958" w:rsidRPr="00D30024" w:rsidDel="003114D6" w:rsidRDefault="00151958" w:rsidP="00151958">
      <w:pPr>
        <w:ind w:firstLine="708"/>
        <w:rPr>
          <w:ins w:id="9502" w:author="Ivan Pugachev" w:date="2025-12-19T09:58:00Z"/>
          <w:del w:id="950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504" w:author="Ivan Pugachev" w:date="2025-12-19T09:59:00Z">
            <w:rPr>
              <w:ins w:id="9505" w:author="Ivan Pugachev" w:date="2025-12-19T09:58:00Z"/>
              <w:del w:id="950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507" w:author="Дмитрий Филимонов" w:date="2026-01-29T15:10:00Z">
          <w:pPr>
            <w:ind w:firstLine="708"/>
            <w:jc w:val="center"/>
          </w:pPr>
        </w:pPrChange>
      </w:pPr>
    </w:p>
    <w:p w14:paraId="22DD3880" w14:textId="77777777" w:rsidR="00151958" w:rsidRPr="00D30024" w:rsidDel="003114D6" w:rsidRDefault="00151958" w:rsidP="00151958">
      <w:pPr>
        <w:ind w:firstLine="708"/>
        <w:rPr>
          <w:ins w:id="9508" w:author="Ivan Pugachev" w:date="2025-12-19T09:58:00Z"/>
          <w:del w:id="950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510" w:author="Ivan Pugachev" w:date="2025-12-19T09:59:00Z">
            <w:rPr>
              <w:ins w:id="9511" w:author="Ivan Pugachev" w:date="2025-12-19T09:58:00Z"/>
              <w:del w:id="951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513" w:author="Дмитрий Филимонов" w:date="2026-01-29T15:10:00Z">
          <w:pPr>
            <w:ind w:firstLine="708"/>
            <w:jc w:val="center"/>
          </w:pPr>
        </w:pPrChange>
      </w:pPr>
    </w:p>
    <w:p w14:paraId="1BCD39FA" w14:textId="77777777" w:rsidR="00151958" w:rsidRPr="00D30024" w:rsidDel="003114D6" w:rsidRDefault="00151958" w:rsidP="00151958">
      <w:pPr>
        <w:ind w:firstLine="708"/>
        <w:rPr>
          <w:ins w:id="9514" w:author="Ivan Pugachev" w:date="2025-12-19T09:58:00Z"/>
          <w:del w:id="9515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516" w:author="Ivan Pugachev" w:date="2025-12-19T09:59:00Z">
            <w:rPr>
              <w:ins w:id="9517" w:author="Ivan Pugachev" w:date="2025-12-19T09:58:00Z"/>
              <w:del w:id="9518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519" w:author="Дмитрий Филимонов" w:date="2026-01-29T15:10:00Z">
          <w:pPr>
            <w:ind w:firstLine="708"/>
            <w:jc w:val="center"/>
          </w:pPr>
        </w:pPrChange>
      </w:pPr>
      <w:ins w:id="9520" w:author="Ivan Pugachev" w:date="2025-12-19T09:58:00Z">
        <w:del w:id="9521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522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2B35FD7E" w14:textId="77777777" w:rsidR="00151958" w:rsidRPr="00D30024" w:rsidDel="003114D6" w:rsidRDefault="00151958" w:rsidP="00151958">
      <w:pPr>
        <w:ind w:firstLine="708"/>
        <w:rPr>
          <w:ins w:id="9523" w:author="Ivan Pugachev" w:date="2025-12-19T09:58:00Z"/>
          <w:del w:id="9524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525" w:author="Ivan Pugachev" w:date="2025-12-19T09:59:00Z">
            <w:rPr>
              <w:ins w:id="9526" w:author="Ivan Pugachev" w:date="2025-12-19T09:58:00Z"/>
              <w:del w:id="9527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528" w:author="Дмитрий Филимонов" w:date="2026-01-29T15:10:00Z">
          <w:pPr>
            <w:ind w:firstLine="708"/>
            <w:jc w:val="center"/>
          </w:pPr>
        </w:pPrChange>
      </w:pPr>
      <w:ins w:id="9529" w:author="Ivan Pugachev" w:date="2025-12-19T09:58:00Z">
        <w:del w:id="9530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531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Data for table `coffee_shop`.`customers`</w:delText>
          </w:r>
        </w:del>
      </w:ins>
    </w:p>
    <w:p w14:paraId="514AA42A" w14:textId="77777777" w:rsidR="00151958" w:rsidRPr="00D30024" w:rsidDel="003114D6" w:rsidRDefault="00151958" w:rsidP="00151958">
      <w:pPr>
        <w:ind w:firstLine="708"/>
        <w:rPr>
          <w:ins w:id="9532" w:author="Ivan Pugachev" w:date="2025-12-19T09:58:00Z"/>
          <w:del w:id="9533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534" w:author="Ivan Pugachev" w:date="2025-12-19T09:59:00Z">
            <w:rPr>
              <w:ins w:id="9535" w:author="Ivan Pugachev" w:date="2025-12-19T09:58:00Z"/>
              <w:del w:id="9536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537" w:author="Дмитрий Филимонов" w:date="2026-01-29T15:10:00Z">
          <w:pPr>
            <w:ind w:firstLine="708"/>
            <w:jc w:val="center"/>
          </w:pPr>
        </w:pPrChange>
      </w:pPr>
      <w:ins w:id="9538" w:author="Ivan Pugachev" w:date="2025-12-19T09:58:00Z">
        <w:del w:id="9539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540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-- -----------------------------------------------------</w:delText>
          </w:r>
        </w:del>
      </w:ins>
    </w:p>
    <w:p w14:paraId="3788AD7C" w14:textId="77777777" w:rsidR="00151958" w:rsidRPr="00D30024" w:rsidDel="003114D6" w:rsidRDefault="00151958" w:rsidP="00151958">
      <w:pPr>
        <w:ind w:firstLine="708"/>
        <w:rPr>
          <w:ins w:id="9541" w:author="Ivan Pugachev" w:date="2025-12-19T09:58:00Z"/>
          <w:del w:id="9542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543" w:author="Ivan Pugachev" w:date="2025-12-19T09:59:00Z">
            <w:rPr>
              <w:ins w:id="9544" w:author="Ivan Pugachev" w:date="2025-12-19T09:58:00Z"/>
              <w:del w:id="9545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546" w:author="Дмитрий Филимонов" w:date="2026-01-29T15:10:00Z">
          <w:pPr>
            <w:ind w:firstLine="708"/>
            <w:jc w:val="center"/>
          </w:pPr>
        </w:pPrChange>
      </w:pPr>
      <w:ins w:id="9547" w:author="Ivan Pugachev" w:date="2025-12-19T09:58:00Z">
        <w:del w:id="9548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549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START TRANSACTION;</w:delText>
          </w:r>
        </w:del>
      </w:ins>
    </w:p>
    <w:p w14:paraId="117439CD" w14:textId="77777777" w:rsidR="00151958" w:rsidRPr="00D30024" w:rsidDel="003114D6" w:rsidRDefault="00151958" w:rsidP="00151958">
      <w:pPr>
        <w:ind w:firstLine="708"/>
        <w:rPr>
          <w:ins w:id="9550" w:author="Ivan Pugachev" w:date="2025-12-19T09:58:00Z"/>
          <w:del w:id="9551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552" w:author="Ivan Pugachev" w:date="2025-12-19T09:59:00Z">
            <w:rPr>
              <w:ins w:id="9553" w:author="Ivan Pugachev" w:date="2025-12-19T09:58:00Z"/>
              <w:del w:id="9554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555" w:author="Дмитрий Филимонов" w:date="2026-01-29T15:10:00Z">
          <w:pPr>
            <w:ind w:firstLine="708"/>
            <w:jc w:val="center"/>
          </w:pPr>
        </w:pPrChange>
      </w:pPr>
      <w:ins w:id="9556" w:author="Ivan Pugachev" w:date="2025-12-19T09:58:00Z">
        <w:del w:id="955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55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USE `coffee_shop`;</w:delText>
          </w:r>
        </w:del>
      </w:ins>
    </w:p>
    <w:p w14:paraId="32DA3973" w14:textId="77777777" w:rsidR="00151958" w:rsidRPr="00D30024" w:rsidDel="003114D6" w:rsidRDefault="00151958" w:rsidP="00151958">
      <w:pPr>
        <w:ind w:firstLine="708"/>
        <w:rPr>
          <w:ins w:id="9559" w:author="Ivan Pugachev" w:date="2025-12-19T09:58:00Z"/>
          <w:del w:id="9560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561" w:author="Ivan Pugachev" w:date="2025-12-19T09:59:00Z">
            <w:rPr>
              <w:ins w:id="9562" w:author="Ivan Pugachev" w:date="2025-12-19T09:58:00Z"/>
              <w:del w:id="9563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564" w:author="Дмитрий Филимонов" w:date="2026-01-29T15:10:00Z">
          <w:pPr>
            <w:ind w:firstLine="708"/>
            <w:jc w:val="center"/>
          </w:pPr>
        </w:pPrChange>
      </w:pPr>
      <w:ins w:id="9565" w:author="Ivan Pugachev" w:date="2025-12-19T09:58:00Z">
        <w:del w:id="9566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567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`coffee_shop`.`customers` (`cust_id`, `cust_name`, `cust_phone_number`, `cust_points`, `menu_pro_id`) VALUES (1, 'Maksim', '89313652206', 52, NULL);</w:delText>
          </w:r>
        </w:del>
      </w:ins>
    </w:p>
    <w:p w14:paraId="78DAD1A8" w14:textId="77777777" w:rsidR="00151958" w:rsidRPr="00D30024" w:rsidDel="003114D6" w:rsidRDefault="00151958" w:rsidP="00151958">
      <w:pPr>
        <w:ind w:firstLine="708"/>
        <w:rPr>
          <w:ins w:id="9568" w:author="Ivan Pugachev" w:date="2025-12-19T09:58:00Z"/>
          <w:del w:id="9569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570" w:author="Ivan Pugachev" w:date="2025-12-19T09:59:00Z">
            <w:rPr>
              <w:ins w:id="9571" w:author="Ivan Pugachev" w:date="2025-12-19T09:58:00Z"/>
              <w:del w:id="9572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573" w:author="Дмитрий Филимонов" w:date="2026-01-29T15:10:00Z">
          <w:pPr>
            <w:ind w:firstLine="708"/>
            <w:jc w:val="center"/>
          </w:pPr>
        </w:pPrChange>
      </w:pPr>
      <w:ins w:id="9574" w:author="Ivan Pugachev" w:date="2025-12-19T09:58:00Z">
        <w:del w:id="9575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576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`coffee_shop`.`customers` (`cust_id`, `cust_name`, `cust_phone_number`, `cust_points`, `menu_pro_id`) VALUES (2, 'Maria', '89313018973', 34, NULL);</w:delText>
          </w:r>
        </w:del>
      </w:ins>
    </w:p>
    <w:p w14:paraId="7DAA14E9" w14:textId="77777777" w:rsidR="00151958" w:rsidRPr="00D30024" w:rsidDel="003114D6" w:rsidRDefault="00151958" w:rsidP="00151958">
      <w:pPr>
        <w:ind w:firstLine="708"/>
        <w:rPr>
          <w:ins w:id="9577" w:author="Ivan Pugachev" w:date="2025-12-19T09:58:00Z"/>
          <w:del w:id="9578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579" w:author="Ivan Pugachev" w:date="2025-12-19T09:59:00Z">
            <w:rPr>
              <w:ins w:id="9580" w:author="Ivan Pugachev" w:date="2025-12-19T09:58:00Z"/>
              <w:del w:id="9581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582" w:author="Дмитрий Филимонов" w:date="2026-01-29T15:10:00Z">
          <w:pPr>
            <w:ind w:firstLine="708"/>
            <w:jc w:val="center"/>
          </w:pPr>
        </w:pPrChange>
      </w:pPr>
      <w:ins w:id="9583" w:author="Ivan Pugachev" w:date="2025-12-19T09:58:00Z">
        <w:del w:id="9584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585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INSERT INTO `coffee_shop`.`customers` (`cust_id`, `cust_name`, `cust_phone_number`, `cust_points`, `menu_pro_id`) VALUES (3, 'Georgy', '89314445566', 102, NULL);</w:delText>
          </w:r>
        </w:del>
      </w:ins>
    </w:p>
    <w:p w14:paraId="00F12AA8" w14:textId="77777777" w:rsidR="00151958" w:rsidRPr="00D30024" w:rsidDel="003114D6" w:rsidRDefault="00151958" w:rsidP="00151958">
      <w:pPr>
        <w:ind w:firstLine="708"/>
        <w:rPr>
          <w:ins w:id="9586" w:author="Ivan Pugachev" w:date="2025-12-19T09:58:00Z"/>
          <w:del w:id="9587" w:author="Дмитрий Филимонов" w:date="2026-01-29T15:10:00Z"/>
          <w:rFonts w:ascii="Courier New" w:hAnsi="Courier New" w:cs="Courier New"/>
          <w:b/>
          <w:bCs/>
          <w:sz w:val="14"/>
          <w:szCs w:val="14"/>
          <w:lang w:val="en-GB"/>
          <w:rPrChange w:id="9588" w:author="Ivan Pugachev" w:date="2025-12-19T09:59:00Z">
            <w:rPr>
              <w:ins w:id="9589" w:author="Ivan Pugachev" w:date="2025-12-19T09:58:00Z"/>
              <w:del w:id="9590" w:author="Дмитрий Филимонов" w:date="2026-01-29T15:10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591" w:author="Дмитрий Филимонов" w:date="2026-01-29T15:10:00Z">
          <w:pPr>
            <w:ind w:firstLine="708"/>
            <w:jc w:val="center"/>
          </w:pPr>
        </w:pPrChange>
      </w:pPr>
    </w:p>
    <w:p w14:paraId="3EFE13D2" w14:textId="77777777" w:rsidR="00151958" w:rsidRPr="00D30024" w:rsidRDefault="00151958" w:rsidP="00151958">
      <w:pPr>
        <w:ind w:firstLine="708"/>
        <w:rPr>
          <w:ins w:id="9592" w:author="Ivan Pugachev" w:date="2025-12-19T09:58:00Z"/>
          <w:rFonts w:ascii="Courier New" w:hAnsi="Courier New" w:cs="Courier New"/>
          <w:b/>
          <w:bCs/>
          <w:sz w:val="14"/>
          <w:szCs w:val="14"/>
          <w:lang w:val="en-GB"/>
          <w:rPrChange w:id="9593" w:author="Ivan Pugachev" w:date="2025-12-19T09:59:00Z">
            <w:rPr>
              <w:ins w:id="9594" w:author="Ivan Pugachev" w:date="2025-12-19T09:58:00Z"/>
              <w:rFonts w:ascii="Times New Roman" w:hAnsi="Times New Roman" w:cs="Times New Roman"/>
              <w:b/>
              <w:bCs/>
              <w:sz w:val="28"/>
              <w:szCs w:val="28"/>
              <w:lang w:val="en-GB"/>
            </w:rPr>
          </w:rPrChange>
        </w:rPr>
        <w:pPrChange w:id="9595" w:author="Дмитрий Филимонов" w:date="2026-01-29T15:10:00Z">
          <w:pPr>
            <w:ind w:firstLine="708"/>
            <w:jc w:val="center"/>
          </w:pPr>
        </w:pPrChange>
      </w:pPr>
      <w:ins w:id="9596" w:author="Ivan Pugachev" w:date="2025-12-19T09:58:00Z">
        <w:del w:id="9597" w:author="Дмитрий Филимонов" w:date="2026-01-29T15:10:00Z">
          <w:r w:rsidRPr="00D30024" w:rsidDel="003114D6">
            <w:rPr>
              <w:rFonts w:ascii="Courier New" w:hAnsi="Courier New" w:cs="Courier New"/>
              <w:b/>
              <w:bCs/>
              <w:sz w:val="14"/>
              <w:szCs w:val="14"/>
              <w:lang w:val="en-GB"/>
              <w:rPrChange w:id="9598" w:author="Ivan Pugachev" w:date="2025-12-19T09:59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  <w:lang w:val="en-GB"/>
                </w:rPr>
              </w:rPrChange>
            </w:rPr>
            <w:delText>COMMIT;</w:delText>
          </w:r>
        </w:del>
      </w:ins>
    </w:p>
    <w:p w14:paraId="344B4040" w14:textId="77777777" w:rsidR="00151958" w:rsidRPr="00BD3177" w:rsidDel="00D30024" w:rsidRDefault="00151958" w:rsidP="00151958">
      <w:pPr>
        <w:ind w:firstLine="708"/>
        <w:rPr>
          <w:del w:id="9599" w:author="Ivan Pugachev" w:date="2025-12-19T09:58:00Z"/>
          <w:rFonts w:ascii="Times New Roman" w:hAnsi="Times New Roman" w:cs="Times New Roman"/>
          <w:b/>
          <w:bCs/>
          <w:sz w:val="28"/>
          <w:szCs w:val="28"/>
        </w:rPr>
        <w:pPrChange w:id="9600" w:author="Ivan Pugachev" w:date="2025-12-19T09:58:00Z">
          <w:pPr>
            <w:ind w:firstLine="708"/>
            <w:jc w:val="center"/>
          </w:pPr>
        </w:pPrChange>
      </w:pPr>
    </w:p>
    <w:p w14:paraId="45EC97D7" w14:textId="77777777" w:rsidR="00151958" w:rsidRPr="00BD3177" w:rsidDel="00D30024" w:rsidRDefault="00151958" w:rsidP="00151958">
      <w:pPr>
        <w:spacing w:after="0"/>
        <w:rPr>
          <w:del w:id="960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0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SET @OLD_UNIQUE_CHECKS=@@UNIQUE_CHECKS, UNIQUE_CHECKS=0;</w:delText>
        </w:r>
      </w:del>
    </w:p>
    <w:p w14:paraId="2089DC9D" w14:textId="77777777" w:rsidR="00151958" w:rsidRPr="00BD3177" w:rsidDel="00D30024" w:rsidRDefault="00151958" w:rsidP="00151958">
      <w:pPr>
        <w:spacing w:after="0"/>
        <w:rPr>
          <w:del w:id="960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0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SET @OLD_FOREIGN_KEY_CHECKS=@@FOREIGN_KEY_CHECKS, FOREIGN_KEY_CHECKS=0;</w:delText>
        </w:r>
      </w:del>
    </w:p>
    <w:p w14:paraId="63E12DC7" w14:textId="77777777" w:rsidR="00151958" w:rsidRPr="00BD3177" w:rsidDel="00D30024" w:rsidRDefault="00151958" w:rsidP="00151958">
      <w:pPr>
        <w:spacing w:after="0"/>
        <w:rPr>
          <w:del w:id="960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0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SET @OLD_SQL_MODE=@@SQL_MODE, SQL_MODE='ONLY_FULL_GROUP_BY,STRICT_TRANS_TABLES,NO_ZERO_IN_DATE,NO_ZERO_DATE,ERROR_FOR_DIVISION_BY_ZERO,NO_ENGINE_SUBSTITUTION';</w:delText>
        </w:r>
      </w:del>
    </w:p>
    <w:p w14:paraId="50A614B7" w14:textId="77777777" w:rsidR="00151958" w:rsidRPr="00BD3177" w:rsidDel="00D30024" w:rsidRDefault="00151958" w:rsidP="00151958">
      <w:pPr>
        <w:spacing w:after="0"/>
        <w:rPr>
          <w:del w:id="9607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0E75A021" w14:textId="77777777" w:rsidR="00151958" w:rsidRPr="00BD3177" w:rsidDel="00D30024" w:rsidRDefault="00151958" w:rsidP="00151958">
      <w:pPr>
        <w:spacing w:after="0"/>
        <w:rPr>
          <w:del w:id="960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0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518CB7D4" w14:textId="77777777" w:rsidR="00151958" w:rsidRPr="00BD3177" w:rsidDel="00D30024" w:rsidRDefault="00151958" w:rsidP="00151958">
      <w:pPr>
        <w:spacing w:after="0"/>
        <w:rPr>
          <w:del w:id="961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1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Schema freelance</w:delText>
        </w:r>
      </w:del>
    </w:p>
    <w:p w14:paraId="1E750F71" w14:textId="77777777" w:rsidR="00151958" w:rsidRPr="00BD3177" w:rsidDel="00D30024" w:rsidRDefault="00151958" w:rsidP="00151958">
      <w:pPr>
        <w:spacing w:after="0"/>
        <w:rPr>
          <w:del w:id="961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1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0BDE2A36" w14:textId="77777777" w:rsidR="00151958" w:rsidRPr="00BD3177" w:rsidDel="00D30024" w:rsidRDefault="00151958" w:rsidP="00151958">
      <w:pPr>
        <w:spacing w:after="0"/>
        <w:rPr>
          <w:del w:id="9614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65060A05" w14:textId="77777777" w:rsidR="00151958" w:rsidRPr="00BD3177" w:rsidDel="00D30024" w:rsidRDefault="00151958" w:rsidP="00151958">
      <w:pPr>
        <w:spacing w:after="0"/>
        <w:rPr>
          <w:del w:id="961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1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33BB48B2" w14:textId="77777777" w:rsidR="00151958" w:rsidRPr="00BD3177" w:rsidDel="00D30024" w:rsidRDefault="00151958" w:rsidP="00151958">
      <w:pPr>
        <w:spacing w:after="0"/>
        <w:rPr>
          <w:del w:id="961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1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Schema freelance</w:delText>
        </w:r>
      </w:del>
    </w:p>
    <w:p w14:paraId="32E09734" w14:textId="77777777" w:rsidR="00151958" w:rsidRPr="00BD3177" w:rsidDel="00D30024" w:rsidRDefault="00151958" w:rsidP="00151958">
      <w:pPr>
        <w:spacing w:after="0"/>
        <w:rPr>
          <w:del w:id="961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2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6D1564C1" w14:textId="77777777" w:rsidR="00151958" w:rsidRPr="00BD3177" w:rsidDel="00D30024" w:rsidRDefault="00151958" w:rsidP="00151958">
      <w:pPr>
        <w:spacing w:after="0"/>
        <w:rPr>
          <w:del w:id="962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2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SCHEMA IF NOT EXISTS `freelance` DEFAULT CHARACTER SET utf8mb3 ;</w:delText>
        </w:r>
      </w:del>
    </w:p>
    <w:p w14:paraId="68C72929" w14:textId="77777777" w:rsidR="00151958" w:rsidRPr="00BD3177" w:rsidDel="00D30024" w:rsidRDefault="00151958" w:rsidP="00151958">
      <w:pPr>
        <w:spacing w:after="0"/>
        <w:rPr>
          <w:del w:id="962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2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 ;</w:delText>
        </w:r>
      </w:del>
    </w:p>
    <w:p w14:paraId="3B82FD36" w14:textId="77777777" w:rsidR="00151958" w:rsidRPr="00BD3177" w:rsidDel="00D30024" w:rsidRDefault="00151958" w:rsidP="00151958">
      <w:pPr>
        <w:spacing w:after="0"/>
        <w:rPr>
          <w:del w:id="9625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2B38C900" w14:textId="77777777" w:rsidR="00151958" w:rsidRPr="00BD3177" w:rsidDel="00D30024" w:rsidRDefault="00151958" w:rsidP="00151958">
      <w:pPr>
        <w:spacing w:after="0"/>
        <w:rPr>
          <w:del w:id="962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2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3C83CA4F" w14:textId="77777777" w:rsidR="00151958" w:rsidRPr="00BD3177" w:rsidDel="00D30024" w:rsidRDefault="00151958" w:rsidP="00151958">
      <w:pPr>
        <w:spacing w:after="0"/>
        <w:rPr>
          <w:del w:id="962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2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Table `freelance`.`users`</w:delText>
        </w:r>
      </w:del>
    </w:p>
    <w:p w14:paraId="26F51337" w14:textId="77777777" w:rsidR="00151958" w:rsidRPr="00BD3177" w:rsidDel="00D30024" w:rsidRDefault="00151958" w:rsidP="00151958">
      <w:pPr>
        <w:spacing w:after="0"/>
        <w:rPr>
          <w:del w:id="963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3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22EEE8A5" w14:textId="77777777" w:rsidR="00151958" w:rsidRPr="00BD3177" w:rsidDel="00D30024" w:rsidRDefault="00151958" w:rsidP="00151958">
      <w:pPr>
        <w:spacing w:after="0"/>
        <w:rPr>
          <w:del w:id="963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3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TABLE IF EXISTS `freelance`.`users` ;</w:delText>
        </w:r>
      </w:del>
    </w:p>
    <w:p w14:paraId="425FB63E" w14:textId="77777777" w:rsidR="00151958" w:rsidRPr="00BD3177" w:rsidDel="00D30024" w:rsidRDefault="00151958" w:rsidP="00151958">
      <w:pPr>
        <w:spacing w:after="0"/>
        <w:rPr>
          <w:del w:id="9634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6CDF3A1E" w14:textId="77777777" w:rsidR="00151958" w:rsidRPr="00BD3177" w:rsidDel="00D30024" w:rsidRDefault="00151958" w:rsidP="00151958">
      <w:pPr>
        <w:spacing w:after="0"/>
        <w:rPr>
          <w:del w:id="963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3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TABLE IF NOT EXISTS `freelance`.`users` (</w:delText>
        </w:r>
      </w:del>
    </w:p>
    <w:p w14:paraId="4AC589AF" w14:textId="77777777" w:rsidR="00151958" w:rsidRPr="00BD3177" w:rsidDel="00D30024" w:rsidRDefault="00151958" w:rsidP="00151958">
      <w:pPr>
        <w:spacing w:after="0"/>
        <w:rPr>
          <w:del w:id="963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3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`id` INT NOT NULL AUTO_INCREMENT,</w:delText>
        </w:r>
      </w:del>
    </w:p>
    <w:p w14:paraId="173FD0EC" w14:textId="77777777" w:rsidR="00151958" w:rsidRPr="00BD3177" w:rsidDel="00D30024" w:rsidRDefault="00151958" w:rsidP="00151958">
      <w:pPr>
        <w:spacing w:after="0"/>
        <w:rPr>
          <w:del w:id="963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4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`name` VARCHAR(16) NOT NULL,</w:delText>
        </w:r>
      </w:del>
    </w:p>
    <w:p w14:paraId="063EB91E" w14:textId="77777777" w:rsidR="00151958" w:rsidRPr="00BD3177" w:rsidDel="00D30024" w:rsidRDefault="00151958" w:rsidP="00151958">
      <w:pPr>
        <w:spacing w:after="0"/>
        <w:rPr>
          <w:del w:id="964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4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`email` VARCHAR(20) NOT NULL,</w:delText>
        </w:r>
      </w:del>
    </w:p>
    <w:p w14:paraId="2F505D09" w14:textId="77777777" w:rsidR="00151958" w:rsidRPr="00BD3177" w:rsidDel="00D30024" w:rsidRDefault="00151958" w:rsidP="00151958">
      <w:pPr>
        <w:spacing w:after="0"/>
        <w:rPr>
          <w:del w:id="964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4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`password_hash` VARCHAR(255) NOT NULL,</w:delText>
        </w:r>
      </w:del>
    </w:p>
    <w:p w14:paraId="390DF165" w14:textId="77777777" w:rsidR="00151958" w:rsidRPr="00BD3177" w:rsidDel="00D30024" w:rsidRDefault="00151958" w:rsidP="00151958">
      <w:pPr>
        <w:spacing w:after="0"/>
        <w:rPr>
          <w:del w:id="964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4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`role` ENUM('client', 'freelancer') NOT NULL,</w:delText>
        </w:r>
      </w:del>
    </w:p>
    <w:p w14:paraId="66F28256" w14:textId="77777777" w:rsidR="00151958" w:rsidRPr="00BD3177" w:rsidDel="00D30024" w:rsidRDefault="00151958" w:rsidP="00151958">
      <w:pPr>
        <w:spacing w:after="0"/>
        <w:rPr>
          <w:del w:id="964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4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`bio` TEXT NULL DEFAULT NULL,</w:delText>
        </w:r>
      </w:del>
    </w:p>
    <w:p w14:paraId="007F047F" w14:textId="77777777" w:rsidR="00151958" w:rsidRPr="00BD3177" w:rsidDel="00D30024" w:rsidRDefault="00151958" w:rsidP="00151958">
      <w:pPr>
        <w:spacing w:after="0"/>
        <w:rPr>
          <w:del w:id="964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5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`rating` DECIMAL(3,2) NULL DEFAULT '0.00',</w:delText>
        </w:r>
      </w:del>
    </w:p>
    <w:p w14:paraId="23DC3B27" w14:textId="77777777" w:rsidR="00151958" w:rsidRPr="00BD3177" w:rsidDel="00D30024" w:rsidRDefault="00151958" w:rsidP="00151958">
      <w:pPr>
        <w:spacing w:after="0"/>
        <w:rPr>
          <w:del w:id="965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5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`created_at` DATETIME NOT NULL DEFAULT CURRENT_TIMESTAMP,</w:delText>
        </w:r>
      </w:del>
    </w:p>
    <w:p w14:paraId="52D617CB" w14:textId="77777777" w:rsidR="00151958" w:rsidRPr="00BD3177" w:rsidDel="00D30024" w:rsidRDefault="00151958" w:rsidP="00151958">
      <w:pPr>
        <w:spacing w:after="0"/>
        <w:rPr>
          <w:del w:id="965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5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`updated_at` DATETIME NOT NULL DEFAULT CURRENT_TIMESTAMP ON UPDATE CURRENT_TIMESTAMP,</w:delText>
        </w:r>
      </w:del>
    </w:p>
    <w:p w14:paraId="7A5B96CE" w14:textId="77777777" w:rsidR="00151958" w:rsidRPr="00BD3177" w:rsidDel="00D30024" w:rsidRDefault="00151958" w:rsidP="00151958">
      <w:pPr>
        <w:spacing w:after="0"/>
        <w:rPr>
          <w:del w:id="965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5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PRIMARY KEY (`id`),</w:delText>
        </w:r>
      </w:del>
    </w:p>
    <w:p w14:paraId="26B54D15" w14:textId="77777777" w:rsidR="00151958" w:rsidRPr="00BD3177" w:rsidDel="00D30024" w:rsidRDefault="00151958" w:rsidP="00151958">
      <w:pPr>
        <w:spacing w:after="0"/>
        <w:rPr>
          <w:del w:id="965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5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UNIQUE INDEX `email_UNIQUE` (`email` ASC) VISIBLE)</w:delText>
        </w:r>
      </w:del>
    </w:p>
    <w:p w14:paraId="145AD601" w14:textId="77777777" w:rsidR="00151958" w:rsidRPr="00BD3177" w:rsidDel="00D30024" w:rsidRDefault="00151958" w:rsidP="00151958">
      <w:pPr>
        <w:spacing w:after="0"/>
        <w:rPr>
          <w:del w:id="965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6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ENGINE = InnoDB</w:delText>
        </w:r>
      </w:del>
    </w:p>
    <w:p w14:paraId="7BD0A0C1" w14:textId="77777777" w:rsidR="00151958" w:rsidRPr="00BD3177" w:rsidDel="00D30024" w:rsidRDefault="00151958" w:rsidP="00151958">
      <w:pPr>
        <w:spacing w:after="0"/>
        <w:rPr>
          <w:del w:id="966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6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AUTO_INCREMENT = 6</w:delText>
        </w:r>
      </w:del>
    </w:p>
    <w:p w14:paraId="0DB3F564" w14:textId="77777777" w:rsidR="00151958" w:rsidRPr="00BD3177" w:rsidDel="00D30024" w:rsidRDefault="00151958" w:rsidP="00151958">
      <w:pPr>
        <w:spacing w:after="0"/>
        <w:rPr>
          <w:del w:id="966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6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DEFAULT CHARACTER SET = utf8mb3;</w:delText>
        </w:r>
      </w:del>
    </w:p>
    <w:p w14:paraId="4BD9B8BF" w14:textId="77777777" w:rsidR="00151958" w:rsidRPr="00BD3177" w:rsidDel="00D30024" w:rsidRDefault="00151958" w:rsidP="00151958">
      <w:pPr>
        <w:spacing w:after="0"/>
        <w:rPr>
          <w:del w:id="9665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7A9152CC" w14:textId="77777777" w:rsidR="00151958" w:rsidRPr="00BD3177" w:rsidDel="00D30024" w:rsidRDefault="00151958" w:rsidP="00151958">
      <w:pPr>
        <w:spacing w:after="0"/>
        <w:rPr>
          <w:del w:id="9666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34224D07" w14:textId="77777777" w:rsidR="00151958" w:rsidRPr="00BD3177" w:rsidDel="00D30024" w:rsidRDefault="00151958" w:rsidP="00151958">
      <w:pPr>
        <w:spacing w:after="0"/>
        <w:rPr>
          <w:del w:id="966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6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22F1D532" w14:textId="77777777" w:rsidR="00151958" w:rsidRPr="00BD3177" w:rsidDel="00D30024" w:rsidRDefault="00151958" w:rsidP="00151958">
      <w:pPr>
        <w:spacing w:after="0"/>
        <w:rPr>
          <w:del w:id="966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7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Table `freelance`.`categories`</w:delText>
        </w:r>
      </w:del>
    </w:p>
    <w:p w14:paraId="328C95DD" w14:textId="77777777" w:rsidR="00151958" w:rsidRPr="00BD3177" w:rsidDel="00D30024" w:rsidRDefault="00151958" w:rsidP="00151958">
      <w:pPr>
        <w:spacing w:after="0"/>
        <w:rPr>
          <w:del w:id="967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7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565E09B0" w14:textId="77777777" w:rsidR="00151958" w:rsidRPr="00BD3177" w:rsidDel="00D30024" w:rsidRDefault="00151958" w:rsidP="00151958">
      <w:pPr>
        <w:spacing w:after="0"/>
        <w:rPr>
          <w:del w:id="967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7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TABLE IF EXISTS `freelance`.`categories` ;</w:delText>
        </w:r>
      </w:del>
    </w:p>
    <w:p w14:paraId="70A68CEF" w14:textId="77777777" w:rsidR="00151958" w:rsidRPr="00BD3177" w:rsidDel="00D30024" w:rsidRDefault="00151958" w:rsidP="00151958">
      <w:pPr>
        <w:spacing w:after="0"/>
        <w:rPr>
          <w:del w:id="9675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4079B186" w14:textId="77777777" w:rsidR="00151958" w:rsidRPr="00BD3177" w:rsidDel="00D30024" w:rsidRDefault="00151958" w:rsidP="00151958">
      <w:pPr>
        <w:spacing w:after="0"/>
        <w:rPr>
          <w:del w:id="967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7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TABLE IF NOT EXISTS `freelance`.`categories` (</w:delText>
        </w:r>
      </w:del>
    </w:p>
    <w:p w14:paraId="179C2F88" w14:textId="77777777" w:rsidR="00151958" w:rsidRPr="00BD3177" w:rsidDel="00D30024" w:rsidRDefault="00151958" w:rsidP="00151958">
      <w:pPr>
        <w:spacing w:after="0"/>
        <w:rPr>
          <w:del w:id="967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7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`id` INT NOT NULL AUTO_INCREMENT,</w:delText>
        </w:r>
      </w:del>
    </w:p>
    <w:p w14:paraId="5DD843AE" w14:textId="77777777" w:rsidR="00151958" w:rsidRPr="00BD3177" w:rsidDel="00D30024" w:rsidRDefault="00151958" w:rsidP="00151958">
      <w:pPr>
        <w:spacing w:after="0"/>
        <w:rPr>
          <w:del w:id="968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8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`name` VARCHAR(50) NOT NULL,</w:delText>
        </w:r>
      </w:del>
    </w:p>
    <w:p w14:paraId="4CA94ACB" w14:textId="77777777" w:rsidR="00151958" w:rsidRPr="00BD3177" w:rsidDel="00D30024" w:rsidRDefault="00151958" w:rsidP="00151958">
      <w:pPr>
        <w:spacing w:after="0"/>
        <w:rPr>
          <w:del w:id="968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8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`description` TEXT NULL DEFAULT NULL,</w:delText>
        </w:r>
      </w:del>
    </w:p>
    <w:p w14:paraId="15A72CC2" w14:textId="77777777" w:rsidR="00151958" w:rsidRPr="00BD3177" w:rsidDel="00D30024" w:rsidRDefault="00151958" w:rsidP="00151958">
      <w:pPr>
        <w:spacing w:after="0"/>
        <w:rPr>
          <w:del w:id="968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8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`created_at` DATETIME NOT NULL DEFAULT CURRENT_TIMESTAMP,</w:delText>
        </w:r>
      </w:del>
    </w:p>
    <w:p w14:paraId="496CCE3E" w14:textId="77777777" w:rsidR="00151958" w:rsidRPr="00BD3177" w:rsidDel="00D30024" w:rsidRDefault="00151958" w:rsidP="00151958">
      <w:pPr>
        <w:spacing w:after="0"/>
        <w:rPr>
          <w:del w:id="968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8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PRIMARY KEY (`id`),</w:delText>
        </w:r>
      </w:del>
    </w:p>
    <w:p w14:paraId="6E30EA1A" w14:textId="77777777" w:rsidR="00151958" w:rsidRPr="00BD3177" w:rsidDel="00D30024" w:rsidRDefault="00151958" w:rsidP="00151958">
      <w:pPr>
        <w:spacing w:after="0"/>
        <w:rPr>
          <w:del w:id="968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8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UNIQUE INDEX `name_UNIQUE` (`name` ASC) VISIBLE)</w:delText>
        </w:r>
      </w:del>
    </w:p>
    <w:p w14:paraId="6591CF85" w14:textId="77777777" w:rsidR="00151958" w:rsidRPr="00BD3177" w:rsidDel="00D30024" w:rsidRDefault="00151958" w:rsidP="00151958">
      <w:pPr>
        <w:spacing w:after="0"/>
        <w:rPr>
          <w:del w:id="969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9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ENGINE = InnoDB</w:delText>
        </w:r>
      </w:del>
    </w:p>
    <w:p w14:paraId="25D306B2" w14:textId="77777777" w:rsidR="00151958" w:rsidRPr="00BD3177" w:rsidDel="00D30024" w:rsidRDefault="00151958" w:rsidP="00151958">
      <w:pPr>
        <w:spacing w:after="0"/>
        <w:rPr>
          <w:del w:id="969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9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AUTO_INCREMENT = 6</w:delText>
        </w:r>
      </w:del>
    </w:p>
    <w:p w14:paraId="2BB4AB4A" w14:textId="77777777" w:rsidR="00151958" w:rsidRPr="00BD3177" w:rsidDel="00D30024" w:rsidRDefault="00151958" w:rsidP="00151958">
      <w:pPr>
        <w:spacing w:after="0"/>
        <w:rPr>
          <w:del w:id="969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9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DEFAULT CHARACTER SET = utf8mb3;</w:delText>
        </w:r>
      </w:del>
    </w:p>
    <w:p w14:paraId="4D1BFA71" w14:textId="77777777" w:rsidR="00151958" w:rsidRPr="00BD3177" w:rsidDel="00D30024" w:rsidRDefault="00151958" w:rsidP="00151958">
      <w:pPr>
        <w:spacing w:after="0"/>
        <w:rPr>
          <w:del w:id="9696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4563A29B" w14:textId="77777777" w:rsidR="00151958" w:rsidRPr="00BD3177" w:rsidDel="00D30024" w:rsidRDefault="00151958" w:rsidP="00151958">
      <w:pPr>
        <w:spacing w:after="0"/>
        <w:rPr>
          <w:del w:id="9697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1A62012F" w14:textId="77777777" w:rsidR="00151958" w:rsidRPr="00BD3177" w:rsidDel="00D30024" w:rsidRDefault="00151958" w:rsidP="00151958">
      <w:pPr>
        <w:spacing w:after="0"/>
        <w:rPr>
          <w:del w:id="969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69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3CD418A1" w14:textId="77777777" w:rsidR="00151958" w:rsidRPr="00BD3177" w:rsidDel="00D30024" w:rsidRDefault="00151958" w:rsidP="00151958">
      <w:pPr>
        <w:spacing w:after="0"/>
        <w:rPr>
          <w:del w:id="970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0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Table `freelance`.`projects`</w:delText>
        </w:r>
      </w:del>
    </w:p>
    <w:p w14:paraId="2FC1A6F1" w14:textId="77777777" w:rsidR="00151958" w:rsidRPr="00BD3177" w:rsidDel="00D30024" w:rsidRDefault="00151958" w:rsidP="00151958">
      <w:pPr>
        <w:spacing w:after="0"/>
        <w:rPr>
          <w:del w:id="970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0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332E25D9" w14:textId="77777777" w:rsidR="00151958" w:rsidRPr="00BD3177" w:rsidDel="00D30024" w:rsidRDefault="00151958" w:rsidP="00151958">
      <w:pPr>
        <w:spacing w:after="0"/>
        <w:rPr>
          <w:del w:id="970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0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TABLE IF EXISTS `freelance`.`projects` ;</w:delText>
        </w:r>
      </w:del>
    </w:p>
    <w:p w14:paraId="0C6EB573" w14:textId="77777777" w:rsidR="00151958" w:rsidRPr="00BD3177" w:rsidDel="00D30024" w:rsidRDefault="00151958" w:rsidP="00151958">
      <w:pPr>
        <w:spacing w:after="0"/>
        <w:rPr>
          <w:del w:id="9706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0E33B86C" w14:textId="77777777" w:rsidR="00151958" w:rsidRPr="00BD3177" w:rsidDel="00D30024" w:rsidRDefault="00151958" w:rsidP="00151958">
      <w:pPr>
        <w:spacing w:after="0"/>
        <w:rPr>
          <w:del w:id="970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0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TABLE IF NOT EXISTS `freelance`.`projects` (</w:delText>
        </w:r>
      </w:del>
    </w:p>
    <w:p w14:paraId="7136D130" w14:textId="77777777" w:rsidR="00151958" w:rsidRPr="00BD3177" w:rsidDel="00D30024" w:rsidRDefault="00151958" w:rsidP="00151958">
      <w:pPr>
        <w:spacing w:after="0"/>
        <w:rPr>
          <w:del w:id="970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1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`id` INT NOT NULL AUTO_INCREMENT,</w:delText>
        </w:r>
      </w:del>
    </w:p>
    <w:p w14:paraId="5F0402FD" w14:textId="77777777" w:rsidR="00151958" w:rsidRPr="00BD3177" w:rsidDel="00D30024" w:rsidRDefault="00151958" w:rsidP="00151958">
      <w:pPr>
        <w:spacing w:after="0"/>
        <w:rPr>
          <w:del w:id="971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1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`title` VARCHAR(100) NOT NULL,</w:delText>
        </w:r>
      </w:del>
    </w:p>
    <w:p w14:paraId="37F39B1F" w14:textId="77777777" w:rsidR="00151958" w:rsidRPr="00BD3177" w:rsidDel="00D30024" w:rsidRDefault="00151958" w:rsidP="00151958">
      <w:pPr>
        <w:spacing w:after="0"/>
        <w:rPr>
          <w:del w:id="971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1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`description` TEXT NOT NULL,</w:delText>
        </w:r>
      </w:del>
    </w:p>
    <w:p w14:paraId="1792CDBB" w14:textId="77777777" w:rsidR="00151958" w:rsidRPr="00BD3177" w:rsidDel="00D30024" w:rsidRDefault="00151958" w:rsidP="00151958">
      <w:pPr>
        <w:spacing w:after="0"/>
        <w:rPr>
          <w:del w:id="971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1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`budget_min` DECIMAL(10,2) NULL DEFAULT NULL,</w:delText>
        </w:r>
      </w:del>
    </w:p>
    <w:p w14:paraId="75EB2DC3" w14:textId="77777777" w:rsidR="00151958" w:rsidRPr="00BD3177" w:rsidDel="00D30024" w:rsidRDefault="00151958" w:rsidP="00151958">
      <w:pPr>
        <w:spacing w:after="0"/>
        <w:rPr>
          <w:del w:id="971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1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`budget_max` DECIMAL(10,2) NULL DEFAULT NULL,</w:delText>
        </w:r>
      </w:del>
    </w:p>
    <w:p w14:paraId="5A477FD5" w14:textId="77777777" w:rsidR="00151958" w:rsidRPr="00BD3177" w:rsidDel="00D30024" w:rsidRDefault="00151958" w:rsidP="00151958">
      <w:pPr>
        <w:spacing w:after="0"/>
        <w:rPr>
          <w:del w:id="971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2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`deadline` DATE NULL DEFAULT NULL,</w:delText>
        </w:r>
      </w:del>
    </w:p>
    <w:p w14:paraId="04000119" w14:textId="77777777" w:rsidR="00151958" w:rsidRPr="00BD3177" w:rsidDel="00D30024" w:rsidRDefault="00151958" w:rsidP="00151958">
      <w:pPr>
        <w:spacing w:after="0"/>
        <w:rPr>
          <w:del w:id="972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2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`client_id` INT NOT NULL,</w:delText>
        </w:r>
      </w:del>
    </w:p>
    <w:p w14:paraId="0F36D315" w14:textId="77777777" w:rsidR="00151958" w:rsidRPr="00BD3177" w:rsidDel="00D30024" w:rsidRDefault="00151958" w:rsidP="00151958">
      <w:pPr>
        <w:spacing w:after="0"/>
        <w:rPr>
          <w:del w:id="972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2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`category_id` INT NOT NULL,</w:delText>
        </w:r>
      </w:del>
    </w:p>
    <w:p w14:paraId="454C8C8B" w14:textId="77777777" w:rsidR="00151958" w:rsidRPr="00BD3177" w:rsidDel="00D30024" w:rsidRDefault="00151958" w:rsidP="00151958">
      <w:pPr>
        <w:spacing w:after="0"/>
        <w:rPr>
          <w:del w:id="972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2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`status` ENUM('open', 'in_progress', 'completed', 'cancelled') NOT NULL DEFAULT 'open',</w:delText>
        </w:r>
      </w:del>
    </w:p>
    <w:p w14:paraId="24B88804" w14:textId="77777777" w:rsidR="00151958" w:rsidRPr="00BD3177" w:rsidDel="00D30024" w:rsidRDefault="00151958" w:rsidP="00151958">
      <w:pPr>
        <w:spacing w:after="0"/>
        <w:rPr>
          <w:del w:id="972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2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`created_at` DATETIME NOT NULL DEFAULT CURRENT_TIMESTAMP,</w:delText>
        </w:r>
      </w:del>
    </w:p>
    <w:p w14:paraId="5646BAEC" w14:textId="77777777" w:rsidR="00151958" w:rsidRPr="00BD3177" w:rsidDel="00D30024" w:rsidRDefault="00151958" w:rsidP="00151958">
      <w:pPr>
        <w:spacing w:after="0"/>
        <w:rPr>
          <w:del w:id="972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3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`updated_at` DATETIME NOT NULL DEFAULT CURRENT_TIMESTAMP ON UPDATE CURRENT_TIMESTAMP,</w:delText>
        </w:r>
      </w:del>
    </w:p>
    <w:p w14:paraId="727DD5C9" w14:textId="77777777" w:rsidR="00151958" w:rsidRPr="00BD3177" w:rsidDel="00D30024" w:rsidRDefault="00151958" w:rsidP="00151958">
      <w:pPr>
        <w:spacing w:after="0"/>
        <w:rPr>
          <w:del w:id="973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3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PRIMARY KEY (`id`),</w:delText>
        </w:r>
      </w:del>
    </w:p>
    <w:p w14:paraId="607F68FE" w14:textId="77777777" w:rsidR="00151958" w:rsidRPr="00BD3177" w:rsidDel="00D30024" w:rsidRDefault="00151958" w:rsidP="00151958">
      <w:pPr>
        <w:spacing w:after="0"/>
        <w:rPr>
          <w:del w:id="973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3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`fk_projects_client_idx` (`client_id` ASC) VISIBLE,</w:delText>
        </w:r>
      </w:del>
    </w:p>
    <w:p w14:paraId="12EBC48C" w14:textId="77777777" w:rsidR="00151958" w:rsidRPr="00BD3177" w:rsidDel="00D30024" w:rsidRDefault="00151958" w:rsidP="00151958">
      <w:pPr>
        <w:spacing w:after="0"/>
        <w:rPr>
          <w:del w:id="973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3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`fk_projects_category_idx` (`category_id` ASC) VISIBLE,</w:delText>
        </w:r>
      </w:del>
    </w:p>
    <w:p w14:paraId="79DFF464" w14:textId="77777777" w:rsidR="00151958" w:rsidRPr="00BD3177" w:rsidDel="00D30024" w:rsidRDefault="00151958" w:rsidP="00151958">
      <w:pPr>
        <w:spacing w:after="0"/>
        <w:rPr>
          <w:del w:id="973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3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`fk_projects_category`</w:delText>
        </w:r>
      </w:del>
    </w:p>
    <w:p w14:paraId="1FAF8FC0" w14:textId="77777777" w:rsidR="00151958" w:rsidRPr="00BD3177" w:rsidDel="00D30024" w:rsidRDefault="00151958" w:rsidP="00151958">
      <w:pPr>
        <w:spacing w:after="0"/>
        <w:rPr>
          <w:del w:id="973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4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(`category_id`)</w:delText>
        </w:r>
      </w:del>
    </w:p>
    <w:p w14:paraId="2D2A7020" w14:textId="77777777" w:rsidR="00151958" w:rsidRPr="00BD3177" w:rsidDel="00D30024" w:rsidRDefault="00151958" w:rsidP="00151958">
      <w:pPr>
        <w:spacing w:after="0"/>
        <w:rPr>
          <w:del w:id="974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4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`freelance`.`categories` (`id`)</w:delText>
        </w:r>
      </w:del>
    </w:p>
    <w:p w14:paraId="501C3804" w14:textId="77777777" w:rsidR="00151958" w:rsidRPr="00BD3177" w:rsidDel="00D30024" w:rsidRDefault="00151958" w:rsidP="00151958">
      <w:pPr>
        <w:spacing w:after="0"/>
        <w:rPr>
          <w:del w:id="974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4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RESTRICT</w:delText>
        </w:r>
      </w:del>
    </w:p>
    <w:p w14:paraId="659DDABA" w14:textId="77777777" w:rsidR="00151958" w:rsidRPr="00BD3177" w:rsidDel="00D30024" w:rsidRDefault="00151958" w:rsidP="00151958">
      <w:pPr>
        <w:spacing w:after="0"/>
        <w:rPr>
          <w:del w:id="974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4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CASCADE,</w:delText>
        </w:r>
      </w:del>
    </w:p>
    <w:p w14:paraId="73DCF346" w14:textId="77777777" w:rsidR="00151958" w:rsidRPr="00BD3177" w:rsidDel="00D30024" w:rsidRDefault="00151958" w:rsidP="00151958">
      <w:pPr>
        <w:spacing w:after="0"/>
        <w:rPr>
          <w:del w:id="974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4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`fk_projects_client`</w:delText>
        </w:r>
      </w:del>
    </w:p>
    <w:p w14:paraId="7E6DBF3C" w14:textId="77777777" w:rsidR="00151958" w:rsidRPr="00BD3177" w:rsidDel="00D30024" w:rsidRDefault="00151958" w:rsidP="00151958">
      <w:pPr>
        <w:spacing w:after="0"/>
        <w:rPr>
          <w:del w:id="974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5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(`client_id`)</w:delText>
        </w:r>
      </w:del>
    </w:p>
    <w:p w14:paraId="534E55E9" w14:textId="77777777" w:rsidR="00151958" w:rsidRPr="00BD3177" w:rsidDel="00D30024" w:rsidRDefault="00151958" w:rsidP="00151958">
      <w:pPr>
        <w:spacing w:after="0"/>
        <w:rPr>
          <w:del w:id="975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5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`freelance`.`users` (`id`)</w:delText>
        </w:r>
      </w:del>
    </w:p>
    <w:p w14:paraId="7F42A1E2" w14:textId="77777777" w:rsidR="00151958" w:rsidRPr="00BD3177" w:rsidDel="00D30024" w:rsidRDefault="00151958" w:rsidP="00151958">
      <w:pPr>
        <w:spacing w:after="0"/>
        <w:rPr>
          <w:del w:id="975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5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3A495DED" w14:textId="77777777" w:rsidR="00151958" w:rsidRPr="00BD3177" w:rsidDel="00D30024" w:rsidRDefault="00151958" w:rsidP="00151958">
      <w:pPr>
        <w:spacing w:after="0"/>
        <w:rPr>
          <w:del w:id="975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5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CASCADE)</w:delText>
        </w:r>
      </w:del>
    </w:p>
    <w:p w14:paraId="2BA52CA2" w14:textId="77777777" w:rsidR="00151958" w:rsidRPr="00BD3177" w:rsidDel="00D30024" w:rsidRDefault="00151958" w:rsidP="00151958">
      <w:pPr>
        <w:spacing w:after="0"/>
        <w:rPr>
          <w:del w:id="975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5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ENGINE = InnoDB</w:delText>
        </w:r>
      </w:del>
    </w:p>
    <w:p w14:paraId="7AAE0D07" w14:textId="77777777" w:rsidR="00151958" w:rsidRPr="00BD3177" w:rsidDel="00D30024" w:rsidRDefault="00151958" w:rsidP="00151958">
      <w:pPr>
        <w:spacing w:after="0"/>
        <w:rPr>
          <w:del w:id="975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6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AUTO_INCREMENT = 5</w:delText>
        </w:r>
      </w:del>
    </w:p>
    <w:p w14:paraId="0236BF01" w14:textId="77777777" w:rsidR="00151958" w:rsidRPr="00BD3177" w:rsidDel="00D30024" w:rsidRDefault="00151958" w:rsidP="00151958">
      <w:pPr>
        <w:spacing w:after="0"/>
        <w:rPr>
          <w:del w:id="976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6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DEFAULT CHARACTER SET = utf8mb3;</w:delText>
        </w:r>
      </w:del>
    </w:p>
    <w:p w14:paraId="094A4DC7" w14:textId="77777777" w:rsidR="00151958" w:rsidRPr="00BD3177" w:rsidDel="00D30024" w:rsidRDefault="00151958" w:rsidP="00151958">
      <w:pPr>
        <w:spacing w:after="0"/>
        <w:rPr>
          <w:del w:id="9763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0296788E" w14:textId="77777777" w:rsidR="00151958" w:rsidRPr="00BD3177" w:rsidDel="00D30024" w:rsidRDefault="00151958" w:rsidP="00151958">
      <w:pPr>
        <w:spacing w:after="0"/>
        <w:rPr>
          <w:del w:id="9764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619B9EF7" w14:textId="77777777" w:rsidR="00151958" w:rsidRPr="00BD3177" w:rsidDel="00D30024" w:rsidRDefault="00151958" w:rsidP="00151958">
      <w:pPr>
        <w:spacing w:after="0"/>
        <w:rPr>
          <w:del w:id="976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6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2A2E4DF1" w14:textId="77777777" w:rsidR="00151958" w:rsidRPr="00BD3177" w:rsidDel="00D30024" w:rsidRDefault="00151958" w:rsidP="00151958">
      <w:pPr>
        <w:spacing w:after="0"/>
        <w:rPr>
          <w:del w:id="976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6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Table `freelance`.`bids`</w:delText>
        </w:r>
      </w:del>
    </w:p>
    <w:p w14:paraId="4D70E2D4" w14:textId="77777777" w:rsidR="00151958" w:rsidRPr="00BD3177" w:rsidDel="00D30024" w:rsidRDefault="00151958" w:rsidP="00151958">
      <w:pPr>
        <w:spacing w:after="0"/>
        <w:rPr>
          <w:del w:id="976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7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7EBAB568" w14:textId="77777777" w:rsidR="00151958" w:rsidRPr="00BD3177" w:rsidDel="00D30024" w:rsidRDefault="00151958" w:rsidP="00151958">
      <w:pPr>
        <w:spacing w:after="0"/>
        <w:rPr>
          <w:del w:id="977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7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TABLE IF EXISTS `freelance`.`bids` ;</w:delText>
        </w:r>
      </w:del>
    </w:p>
    <w:p w14:paraId="5BCE412E" w14:textId="77777777" w:rsidR="00151958" w:rsidRPr="00BD3177" w:rsidDel="00D30024" w:rsidRDefault="00151958" w:rsidP="00151958">
      <w:pPr>
        <w:spacing w:after="0"/>
        <w:rPr>
          <w:del w:id="9773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12A758DB" w14:textId="77777777" w:rsidR="00151958" w:rsidRPr="00BD3177" w:rsidDel="00D30024" w:rsidRDefault="00151958" w:rsidP="00151958">
      <w:pPr>
        <w:spacing w:after="0"/>
        <w:rPr>
          <w:del w:id="977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7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TABLE IF NOT EXISTS `freelance`.`bids` (</w:delText>
        </w:r>
      </w:del>
    </w:p>
    <w:p w14:paraId="3908868D" w14:textId="77777777" w:rsidR="00151958" w:rsidRPr="00BD3177" w:rsidDel="00D30024" w:rsidRDefault="00151958" w:rsidP="00151958">
      <w:pPr>
        <w:spacing w:after="0"/>
        <w:rPr>
          <w:del w:id="977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7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`id` INT NOT NULL AUTO_INCREMENT,</w:delText>
        </w:r>
      </w:del>
    </w:p>
    <w:p w14:paraId="171EA385" w14:textId="77777777" w:rsidR="00151958" w:rsidRPr="00BD3177" w:rsidDel="00D30024" w:rsidRDefault="00151958" w:rsidP="00151958">
      <w:pPr>
        <w:spacing w:after="0"/>
        <w:rPr>
          <w:del w:id="977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7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`project_id` INT NOT NULL,</w:delText>
        </w:r>
      </w:del>
    </w:p>
    <w:p w14:paraId="0D73E60F" w14:textId="77777777" w:rsidR="00151958" w:rsidRPr="00BD3177" w:rsidDel="00D30024" w:rsidRDefault="00151958" w:rsidP="00151958">
      <w:pPr>
        <w:spacing w:after="0"/>
        <w:rPr>
          <w:del w:id="978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8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`freelancer_id` INT NOT NULL,</w:delText>
        </w:r>
      </w:del>
    </w:p>
    <w:p w14:paraId="324D7E87" w14:textId="77777777" w:rsidR="00151958" w:rsidRPr="00BD3177" w:rsidDel="00D30024" w:rsidRDefault="00151958" w:rsidP="00151958">
      <w:pPr>
        <w:spacing w:after="0"/>
        <w:rPr>
          <w:del w:id="978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8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`proposal_text` TEXT NOT NULL,</w:delText>
        </w:r>
      </w:del>
    </w:p>
    <w:p w14:paraId="61FBD9E8" w14:textId="77777777" w:rsidR="00151958" w:rsidRPr="00BD3177" w:rsidDel="00D30024" w:rsidRDefault="00151958" w:rsidP="00151958">
      <w:pPr>
        <w:spacing w:after="0"/>
        <w:rPr>
          <w:del w:id="978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8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`proposed_amount` DECIMAL(10,2) NOT NULL,</w:delText>
        </w:r>
      </w:del>
    </w:p>
    <w:p w14:paraId="15E38375" w14:textId="77777777" w:rsidR="00151958" w:rsidRPr="00BD3177" w:rsidDel="00D30024" w:rsidRDefault="00151958" w:rsidP="00151958">
      <w:pPr>
        <w:spacing w:after="0"/>
        <w:rPr>
          <w:del w:id="978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8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`delivery_days` INT NOT NULL,</w:delText>
        </w:r>
      </w:del>
    </w:p>
    <w:p w14:paraId="5436E1BD" w14:textId="77777777" w:rsidR="00151958" w:rsidRPr="00BD3177" w:rsidDel="00D30024" w:rsidRDefault="00151958" w:rsidP="00151958">
      <w:pPr>
        <w:spacing w:after="0"/>
        <w:rPr>
          <w:del w:id="978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8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`status` ENUM('pending', 'accepted', 'rejected', 'withdrawn') NOT NULL DEFAULT 'pending',</w:delText>
        </w:r>
      </w:del>
    </w:p>
    <w:p w14:paraId="587EFF61" w14:textId="77777777" w:rsidR="00151958" w:rsidRPr="00BD3177" w:rsidDel="00D30024" w:rsidRDefault="00151958" w:rsidP="00151958">
      <w:pPr>
        <w:spacing w:after="0"/>
        <w:rPr>
          <w:del w:id="979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9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`created_at` DATETIME NOT NULL DEFAULT CURRENT_TIMESTAMP,</w:delText>
        </w:r>
      </w:del>
    </w:p>
    <w:p w14:paraId="1B17FF69" w14:textId="77777777" w:rsidR="00151958" w:rsidRPr="00BD3177" w:rsidDel="00D30024" w:rsidRDefault="00151958" w:rsidP="00151958">
      <w:pPr>
        <w:spacing w:after="0"/>
        <w:rPr>
          <w:del w:id="979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9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`updated_at` DATETIME NOT NULL DEFAULT CURRENT_TIMESTAMP ON UPDATE CURRENT_TIMESTAMP,</w:delText>
        </w:r>
      </w:del>
    </w:p>
    <w:p w14:paraId="02AE2A74" w14:textId="77777777" w:rsidR="00151958" w:rsidRPr="00BD3177" w:rsidDel="00D30024" w:rsidRDefault="00151958" w:rsidP="00151958">
      <w:pPr>
        <w:spacing w:after="0"/>
        <w:rPr>
          <w:del w:id="979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9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PRIMARY KEY (`id`),</w:delText>
        </w:r>
      </w:del>
    </w:p>
    <w:p w14:paraId="6E9F464E" w14:textId="77777777" w:rsidR="00151958" w:rsidRPr="00BD3177" w:rsidDel="00D30024" w:rsidRDefault="00151958" w:rsidP="00151958">
      <w:pPr>
        <w:spacing w:after="0"/>
        <w:rPr>
          <w:del w:id="979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9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UNIQUE INDEX `unique_freelancer_project` (`project_id` ASC, `freelancer_id` ASC) VISIBLE,</w:delText>
        </w:r>
      </w:del>
    </w:p>
    <w:p w14:paraId="6F5917F2" w14:textId="77777777" w:rsidR="00151958" w:rsidRPr="00BD3177" w:rsidDel="00D30024" w:rsidRDefault="00151958" w:rsidP="00151958">
      <w:pPr>
        <w:spacing w:after="0"/>
        <w:rPr>
          <w:del w:id="979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79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`fk_bids_freelancer_idx` (`freelancer_id` ASC) VISIBLE,</w:delText>
        </w:r>
      </w:del>
    </w:p>
    <w:p w14:paraId="47F88830" w14:textId="77777777" w:rsidR="00151958" w:rsidRPr="00BD3177" w:rsidDel="00D30024" w:rsidRDefault="00151958" w:rsidP="00151958">
      <w:pPr>
        <w:spacing w:after="0"/>
        <w:rPr>
          <w:del w:id="980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0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`fk_bids_project_idx` (`project_id` ASC) VISIBLE,</w:delText>
        </w:r>
      </w:del>
    </w:p>
    <w:p w14:paraId="248D7B39" w14:textId="77777777" w:rsidR="00151958" w:rsidRPr="00BD3177" w:rsidDel="00D30024" w:rsidRDefault="00151958" w:rsidP="00151958">
      <w:pPr>
        <w:spacing w:after="0"/>
        <w:rPr>
          <w:del w:id="980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0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`fk_bids_freelancer`</w:delText>
        </w:r>
      </w:del>
    </w:p>
    <w:p w14:paraId="62BCEEC1" w14:textId="77777777" w:rsidR="00151958" w:rsidRPr="00BD3177" w:rsidDel="00D30024" w:rsidRDefault="00151958" w:rsidP="00151958">
      <w:pPr>
        <w:spacing w:after="0"/>
        <w:rPr>
          <w:del w:id="980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0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(`freelancer_id`)</w:delText>
        </w:r>
      </w:del>
    </w:p>
    <w:p w14:paraId="05205309" w14:textId="77777777" w:rsidR="00151958" w:rsidRPr="00BD3177" w:rsidDel="00D30024" w:rsidRDefault="00151958" w:rsidP="00151958">
      <w:pPr>
        <w:spacing w:after="0"/>
        <w:rPr>
          <w:del w:id="980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0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`freelance`.`users` (`id`)</w:delText>
        </w:r>
      </w:del>
    </w:p>
    <w:p w14:paraId="441E297B" w14:textId="77777777" w:rsidR="00151958" w:rsidRPr="00BD3177" w:rsidDel="00D30024" w:rsidRDefault="00151958" w:rsidP="00151958">
      <w:pPr>
        <w:spacing w:after="0"/>
        <w:rPr>
          <w:del w:id="980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0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542A29C6" w14:textId="77777777" w:rsidR="00151958" w:rsidRPr="00BD3177" w:rsidDel="00D30024" w:rsidRDefault="00151958" w:rsidP="00151958">
      <w:pPr>
        <w:spacing w:after="0"/>
        <w:rPr>
          <w:del w:id="981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1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CASCADE,</w:delText>
        </w:r>
      </w:del>
    </w:p>
    <w:p w14:paraId="709185D1" w14:textId="77777777" w:rsidR="00151958" w:rsidRPr="00BD3177" w:rsidDel="00D30024" w:rsidRDefault="00151958" w:rsidP="00151958">
      <w:pPr>
        <w:spacing w:after="0"/>
        <w:rPr>
          <w:del w:id="981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1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`fk_bids_project`</w:delText>
        </w:r>
      </w:del>
    </w:p>
    <w:p w14:paraId="19C78A8E" w14:textId="77777777" w:rsidR="00151958" w:rsidRPr="00BD3177" w:rsidDel="00D30024" w:rsidRDefault="00151958" w:rsidP="00151958">
      <w:pPr>
        <w:spacing w:after="0"/>
        <w:rPr>
          <w:del w:id="981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1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(`project_id`)</w:delText>
        </w:r>
      </w:del>
    </w:p>
    <w:p w14:paraId="171B2528" w14:textId="77777777" w:rsidR="00151958" w:rsidRPr="00BD3177" w:rsidDel="00D30024" w:rsidRDefault="00151958" w:rsidP="00151958">
      <w:pPr>
        <w:spacing w:after="0"/>
        <w:rPr>
          <w:del w:id="981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1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`freelance`.`projects` (`id`)</w:delText>
        </w:r>
      </w:del>
    </w:p>
    <w:p w14:paraId="076D3285" w14:textId="77777777" w:rsidR="00151958" w:rsidRPr="00BD3177" w:rsidDel="00D30024" w:rsidRDefault="00151958" w:rsidP="00151958">
      <w:pPr>
        <w:spacing w:after="0"/>
        <w:rPr>
          <w:del w:id="981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1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0337DAA2" w14:textId="77777777" w:rsidR="00151958" w:rsidRPr="00BD3177" w:rsidDel="00D30024" w:rsidRDefault="00151958" w:rsidP="00151958">
      <w:pPr>
        <w:spacing w:after="0"/>
        <w:rPr>
          <w:del w:id="982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2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CASCADE)</w:delText>
        </w:r>
      </w:del>
    </w:p>
    <w:p w14:paraId="10CB22D1" w14:textId="77777777" w:rsidR="00151958" w:rsidRPr="00BD3177" w:rsidDel="00D30024" w:rsidRDefault="00151958" w:rsidP="00151958">
      <w:pPr>
        <w:spacing w:after="0"/>
        <w:rPr>
          <w:del w:id="982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2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ENGINE = InnoDB</w:delText>
        </w:r>
      </w:del>
    </w:p>
    <w:p w14:paraId="5C03549D" w14:textId="77777777" w:rsidR="00151958" w:rsidRPr="00BD3177" w:rsidDel="00D30024" w:rsidRDefault="00151958" w:rsidP="00151958">
      <w:pPr>
        <w:spacing w:after="0"/>
        <w:rPr>
          <w:del w:id="982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2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AUTO_INCREMENT = 6</w:delText>
        </w:r>
      </w:del>
    </w:p>
    <w:p w14:paraId="06D1EDB8" w14:textId="77777777" w:rsidR="00151958" w:rsidRPr="00BD3177" w:rsidDel="00D30024" w:rsidRDefault="00151958" w:rsidP="00151958">
      <w:pPr>
        <w:spacing w:after="0"/>
        <w:rPr>
          <w:del w:id="982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2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DEFAULT CHARACTER SET = utf8mb3;</w:delText>
        </w:r>
      </w:del>
    </w:p>
    <w:p w14:paraId="3E9967C9" w14:textId="77777777" w:rsidR="00151958" w:rsidRPr="00BD3177" w:rsidDel="00D30024" w:rsidRDefault="00151958" w:rsidP="00151958">
      <w:pPr>
        <w:spacing w:after="0"/>
        <w:rPr>
          <w:del w:id="9828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1E2F6FD9" w14:textId="77777777" w:rsidR="00151958" w:rsidRPr="00BD3177" w:rsidDel="00D30024" w:rsidRDefault="00151958" w:rsidP="00151958">
      <w:pPr>
        <w:spacing w:after="0"/>
        <w:rPr>
          <w:del w:id="9829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1CE2ABE7" w14:textId="77777777" w:rsidR="00151958" w:rsidRPr="00BD3177" w:rsidDel="00D30024" w:rsidRDefault="00151958" w:rsidP="00151958">
      <w:pPr>
        <w:spacing w:after="0"/>
        <w:rPr>
          <w:del w:id="983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3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3EE98F1D" w14:textId="77777777" w:rsidR="00151958" w:rsidRPr="00BD3177" w:rsidDel="00D30024" w:rsidRDefault="00151958" w:rsidP="00151958">
      <w:pPr>
        <w:spacing w:after="0"/>
        <w:rPr>
          <w:del w:id="983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3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Table `freelance`.`contracts`</w:delText>
        </w:r>
      </w:del>
    </w:p>
    <w:p w14:paraId="21242F58" w14:textId="77777777" w:rsidR="00151958" w:rsidRPr="00BD3177" w:rsidDel="00D30024" w:rsidRDefault="00151958" w:rsidP="00151958">
      <w:pPr>
        <w:spacing w:after="0"/>
        <w:rPr>
          <w:del w:id="983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3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0438F45A" w14:textId="77777777" w:rsidR="00151958" w:rsidRPr="00BD3177" w:rsidDel="00D30024" w:rsidRDefault="00151958" w:rsidP="00151958">
      <w:pPr>
        <w:spacing w:after="0"/>
        <w:rPr>
          <w:del w:id="983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3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TABLE IF EXISTS `freelance`.`contracts` ;</w:delText>
        </w:r>
      </w:del>
    </w:p>
    <w:p w14:paraId="1802C8B6" w14:textId="77777777" w:rsidR="00151958" w:rsidRPr="00BD3177" w:rsidDel="00D30024" w:rsidRDefault="00151958" w:rsidP="00151958">
      <w:pPr>
        <w:spacing w:after="0"/>
        <w:rPr>
          <w:del w:id="9838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3DDAA172" w14:textId="77777777" w:rsidR="00151958" w:rsidRPr="00BD3177" w:rsidDel="00D30024" w:rsidRDefault="00151958" w:rsidP="00151958">
      <w:pPr>
        <w:spacing w:after="0"/>
        <w:rPr>
          <w:del w:id="983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4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TABLE IF NOT EXISTS `freelance`.`contracts` (</w:delText>
        </w:r>
      </w:del>
    </w:p>
    <w:p w14:paraId="07705627" w14:textId="77777777" w:rsidR="00151958" w:rsidRPr="00BD3177" w:rsidDel="00D30024" w:rsidRDefault="00151958" w:rsidP="00151958">
      <w:pPr>
        <w:spacing w:after="0"/>
        <w:rPr>
          <w:del w:id="984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4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`id` INT NOT NULL AUTO_INCREMENT,</w:delText>
        </w:r>
      </w:del>
    </w:p>
    <w:p w14:paraId="7BA5D16F" w14:textId="77777777" w:rsidR="00151958" w:rsidRPr="00BD3177" w:rsidDel="00D30024" w:rsidRDefault="00151958" w:rsidP="00151958">
      <w:pPr>
        <w:spacing w:after="0"/>
        <w:rPr>
          <w:del w:id="984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4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`project_id` INT NOT NULL,</w:delText>
        </w:r>
      </w:del>
    </w:p>
    <w:p w14:paraId="2360832A" w14:textId="77777777" w:rsidR="00151958" w:rsidRPr="00BD3177" w:rsidDel="00D30024" w:rsidRDefault="00151958" w:rsidP="00151958">
      <w:pPr>
        <w:spacing w:after="0"/>
        <w:rPr>
          <w:del w:id="984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4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`bid_id` INT NOT NULL,</w:delText>
        </w:r>
      </w:del>
    </w:p>
    <w:p w14:paraId="4894B534" w14:textId="77777777" w:rsidR="00151958" w:rsidRPr="00BD3177" w:rsidDel="00D30024" w:rsidRDefault="00151958" w:rsidP="00151958">
      <w:pPr>
        <w:spacing w:after="0"/>
        <w:rPr>
          <w:del w:id="984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4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`freelancer_id` INT NOT NULL,</w:delText>
        </w:r>
      </w:del>
    </w:p>
    <w:p w14:paraId="0BF868A8" w14:textId="77777777" w:rsidR="00151958" w:rsidRPr="00BD3177" w:rsidDel="00D30024" w:rsidRDefault="00151958" w:rsidP="00151958">
      <w:pPr>
        <w:spacing w:after="0"/>
        <w:rPr>
          <w:del w:id="984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5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`client_id` INT NOT NULL,</w:delText>
        </w:r>
      </w:del>
    </w:p>
    <w:p w14:paraId="53D3A390" w14:textId="77777777" w:rsidR="00151958" w:rsidRPr="00BD3177" w:rsidDel="00D30024" w:rsidRDefault="00151958" w:rsidP="00151958">
      <w:pPr>
        <w:spacing w:after="0"/>
        <w:rPr>
          <w:del w:id="985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5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`final_price` DECIMAL(10,2) NOT NULL,</w:delText>
        </w:r>
      </w:del>
    </w:p>
    <w:p w14:paraId="79369D6E" w14:textId="77777777" w:rsidR="00151958" w:rsidRPr="00BD3177" w:rsidDel="00D30024" w:rsidRDefault="00151958" w:rsidP="00151958">
      <w:pPr>
        <w:spacing w:after="0"/>
        <w:rPr>
          <w:del w:id="985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5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`status` ENUM('active', 'completed', 'disputed', 'cancelled') NOT NULL DEFAULT 'active',</w:delText>
        </w:r>
      </w:del>
    </w:p>
    <w:p w14:paraId="3F428829" w14:textId="77777777" w:rsidR="00151958" w:rsidRPr="00BD3177" w:rsidDel="00D30024" w:rsidRDefault="00151958" w:rsidP="00151958">
      <w:pPr>
        <w:spacing w:after="0"/>
        <w:rPr>
          <w:del w:id="985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5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`created_at` DATETIME NOT NULL DEFAULT CURRENT_TIMESTAMP,</w:delText>
        </w:r>
      </w:del>
    </w:p>
    <w:p w14:paraId="766E68D4" w14:textId="77777777" w:rsidR="00151958" w:rsidRPr="00BD3177" w:rsidDel="00D30024" w:rsidRDefault="00151958" w:rsidP="00151958">
      <w:pPr>
        <w:spacing w:after="0"/>
        <w:rPr>
          <w:del w:id="985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5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`completed_at` DATETIME NULL DEFAULT NULL,</w:delText>
        </w:r>
      </w:del>
    </w:p>
    <w:p w14:paraId="04B8885A" w14:textId="77777777" w:rsidR="00151958" w:rsidRPr="00BD3177" w:rsidDel="00D30024" w:rsidRDefault="00151958" w:rsidP="00151958">
      <w:pPr>
        <w:spacing w:after="0"/>
        <w:rPr>
          <w:del w:id="985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6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`updated_at` DATETIME NOT NULL DEFAULT CURRENT_TIMESTAMP ON UPDATE CURRENT_TIMESTAMP,</w:delText>
        </w:r>
      </w:del>
    </w:p>
    <w:p w14:paraId="36539793" w14:textId="77777777" w:rsidR="00151958" w:rsidRPr="00BD3177" w:rsidDel="00D30024" w:rsidRDefault="00151958" w:rsidP="00151958">
      <w:pPr>
        <w:spacing w:after="0"/>
        <w:rPr>
          <w:del w:id="986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6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PRIMARY KEY (`id`),</w:delText>
        </w:r>
      </w:del>
    </w:p>
    <w:p w14:paraId="3FEAA2B1" w14:textId="77777777" w:rsidR="00151958" w:rsidRPr="00BD3177" w:rsidDel="00D30024" w:rsidRDefault="00151958" w:rsidP="00151958">
      <w:pPr>
        <w:spacing w:after="0"/>
        <w:rPr>
          <w:del w:id="986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6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UNIQUE INDEX `project_id_UNIQUE` (`project_id` ASC) VISIBLE,</w:delText>
        </w:r>
      </w:del>
    </w:p>
    <w:p w14:paraId="2770344C" w14:textId="77777777" w:rsidR="00151958" w:rsidRPr="00BD3177" w:rsidDel="00D30024" w:rsidRDefault="00151958" w:rsidP="00151958">
      <w:pPr>
        <w:spacing w:after="0"/>
        <w:rPr>
          <w:del w:id="986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6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`fk_contracts_freelancer_idx` (`freelancer_id` ASC) VISIBLE,</w:delText>
        </w:r>
      </w:del>
    </w:p>
    <w:p w14:paraId="169312D7" w14:textId="77777777" w:rsidR="00151958" w:rsidRPr="00BD3177" w:rsidDel="00D30024" w:rsidRDefault="00151958" w:rsidP="00151958">
      <w:pPr>
        <w:spacing w:after="0"/>
        <w:rPr>
          <w:del w:id="986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6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`fk_contracts_client_idx` (`client_id` ASC) VISIBLE,</w:delText>
        </w:r>
      </w:del>
    </w:p>
    <w:p w14:paraId="234683AB" w14:textId="77777777" w:rsidR="00151958" w:rsidRPr="00BD3177" w:rsidDel="00D30024" w:rsidRDefault="00151958" w:rsidP="00151958">
      <w:pPr>
        <w:spacing w:after="0"/>
        <w:rPr>
          <w:del w:id="986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7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`fk_contracts_bid_idx` (`bid_id` ASC) VISIBLE,</w:delText>
        </w:r>
      </w:del>
    </w:p>
    <w:p w14:paraId="63360E7C" w14:textId="77777777" w:rsidR="00151958" w:rsidRPr="00BD3177" w:rsidDel="00D30024" w:rsidRDefault="00151958" w:rsidP="00151958">
      <w:pPr>
        <w:spacing w:after="0"/>
        <w:rPr>
          <w:del w:id="987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7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`fk_contracts_bid`</w:delText>
        </w:r>
      </w:del>
    </w:p>
    <w:p w14:paraId="2BD6A34F" w14:textId="77777777" w:rsidR="00151958" w:rsidRPr="00BD3177" w:rsidDel="00D30024" w:rsidRDefault="00151958" w:rsidP="00151958">
      <w:pPr>
        <w:spacing w:after="0"/>
        <w:rPr>
          <w:del w:id="987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7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(`bid_id`)</w:delText>
        </w:r>
      </w:del>
    </w:p>
    <w:p w14:paraId="6443D5A1" w14:textId="77777777" w:rsidR="00151958" w:rsidRPr="00BD3177" w:rsidDel="00D30024" w:rsidRDefault="00151958" w:rsidP="00151958">
      <w:pPr>
        <w:spacing w:after="0"/>
        <w:rPr>
          <w:del w:id="987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7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`freelance`.`bids` (`id`)</w:delText>
        </w:r>
      </w:del>
    </w:p>
    <w:p w14:paraId="196769B7" w14:textId="77777777" w:rsidR="00151958" w:rsidRPr="00BD3177" w:rsidDel="00D30024" w:rsidRDefault="00151958" w:rsidP="00151958">
      <w:pPr>
        <w:spacing w:after="0"/>
        <w:rPr>
          <w:del w:id="987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7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RESTRICT</w:delText>
        </w:r>
      </w:del>
    </w:p>
    <w:p w14:paraId="2F4F5E5C" w14:textId="77777777" w:rsidR="00151958" w:rsidRPr="00BD3177" w:rsidDel="00D30024" w:rsidRDefault="00151958" w:rsidP="00151958">
      <w:pPr>
        <w:spacing w:after="0"/>
        <w:rPr>
          <w:del w:id="987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8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CASCADE,</w:delText>
        </w:r>
      </w:del>
    </w:p>
    <w:p w14:paraId="12E3B0D6" w14:textId="77777777" w:rsidR="00151958" w:rsidRPr="00BD3177" w:rsidDel="00D30024" w:rsidRDefault="00151958" w:rsidP="00151958">
      <w:pPr>
        <w:spacing w:after="0"/>
        <w:rPr>
          <w:del w:id="988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8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`fk_contracts_client`</w:delText>
        </w:r>
      </w:del>
    </w:p>
    <w:p w14:paraId="4403CB2C" w14:textId="77777777" w:rsidR="00151958" w:rsidRPr="00BD3177" w:rsidDel="00D30024" w:rsidRDefault="00151958" w:rsidP="00151958">
      <w:pPr>
        <w:spacing w:after="0"/>
        <w:rPr>
          <w:del w:id="988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8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(`client_id`)</w:delText>
        </w:r>
      </w:del>
    </w:p>
    <w:p w14:paraId="6096311F" w14:textId="77777777" w:rsidR="00151958" w:rsidRPr="00BD3177" w:rsidDel="00D30024" w:rsidRDefault="00151958" w:rsidP="00151958">
      <w:pPr>
        <w:spacing w:after="0"/>
        <w:rPr>
          <w:del w:id="988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8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`freelance`.`users` (`id`)</w:delText>
        </w:r>
      </w:del>
    </w:p>
    <w:p w14:paraId="7CE75FCE" w14:textId="77777777" w:rsidR="00151958" w:rsidRPr="00BD3177" w:rsidDel="00D30024" w:rsidRDefault="00151958" w:rsidP="00151958">
      <w:pPr>
        <w:spacing w:after="0"/>
        <w:rPr>
          <w:del w:id="988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8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5353511B" w14:textId="77777777" w:rsidR="00151958" w:rsidRPr="00BD3177" w:rsidDel="00D30024" w:rsidRDefault="00151958" w:rsidP="00151958">
      <w:pPr>
        <w:spacing w:after="0"/>
        <w:rPr>
          <w:del w:id="988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9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CASCADE,</w:delText>
        </w:r>
      </w:del>
    </w:p>
    <w:p w14:paraId="3E5B489C" w14:textId="77777777" w:rsidR="00151958" w:rsidRPr="00BD3177" w:rsidDel="00D30024" w:rsidRDefault="00151958" w:rsidP="00151958">
      <w:pPr>
        <w:spacing w:after="0"/>
        <w:rPr>
          <w:del w:id="989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9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`fk_contracts_freelancer`</w:delText>
        </w:r>
      </w:del>
    </w:p>
    <w:p w14:paraId="4EFD4D4E" w14:textId="77777777" w:rsidR="00151958" w:rsidRPr="00BD3177" w:rsidDel="00D30024" w:rsidRDefault="00151958" w:rsidP="00151958">
      <w:pPr>
        <w:spacing w:after="0"/>
        <w:rPr>
          <w:del w:id="989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9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(`freelancer_id`)</w:delText>
        </w:r>
      </w:del>
    </w:p>
    <w:p w14:paraId="668B91DC" w14:textId="77777777" w:rsidR="00151958" w:rsidRPr="00BD3177" w:rsidDel="00D30024" w:rsidRDefault="00151958" w:rsidP="00151958">
      <w:pPr>
        <w:spacing w:after="0"/>
        <w:rPr>
          <w:del w:id="989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9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`freelance`.`users` (`id`)</w:delText>
        </w:r>
      </w:del>
    </w:p>
    <w:p w14:paraId="13678DAD" w14:textId="77777777" w:rsidR="00151958" w:rsidRPr="00BD3177" w:rsidDel="00D30024" w:rsidRDefault="00151958" w:rsidP="00151958">
      <w:pPr>
        <w:spacing w:after="0"/>
        <w:rPr>
          <w:del w:id="989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89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06B2D6C8" w14:textId="77777777" w:rsidR="00151958" w:rsidRPr="00BD3177" w:rsidDel="00D30024" w:rsidRDefault="00151958" w:rsidP="00151958">
      <w:pPr>
        <w:spacing w:after="0"/>
        <w:rPr>
          <w:del w:id="989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0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CASCADE,</w:delText>
        </w:r>
      </w:del>
    </w:p>
    <w:p w14:paraId="15E65B39" w14:textId="77777777" w:rsidR="00151958" w:rsidRPr="00BD3177" w:rsidDel="00D30024" w:rsidRDefault="00151958" w:rsidP="00151958">
      <w:pPr>
        <w:spacing w:after="0"/>
        <w:rPr>
          <w:del w:id="990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0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`fk_contracts_project`</w:delText>
        </w:r>
      </w:del>
    </w:p>
    <w:p w14:paraId="414665C2" w14:textId="77777777" w:rsidR="00151958" w:rsidRPr="00BD3177" w:rsidDel="00D30024" w:rsidRDefault="00151958" w:rsidP="00151958">
      <w:pPr>
        <w:spacing w:after="0"/>
        <w:rPr>
          <w:del w:id="990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0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(`project_id`)</w:delText>
        </w:r>
      </w:del>
    </w:p>
    <w:p w14:paraId="44BAAB54" w14:textId="77777777" w:rsidR="00151958" w:rsidRPr="00BD3177" w:rsidDel="00D30024" w:rsidRDefault="00151958" w:rsidP="00151958">
      <w:pPr>
        <w:spacing w:after="0"/>
        <w:rPr>
          <w:del w:id="990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0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`freelance`.`projects` (`id`)</w:delText>
        </w:r>
      </w:del>
    </w:p>
    <w:p w14:paraId="484B85EA" w14:textId="77777777" w:rsidR="00151958" w:rsidRPr="00BD3177" w:rsidDel="00D30024" w:rsidRDefault="00151958" w:rsidP="00151958">
      <w:pPr>
        <w:spacing w:after="0"/>
        <w:rPr>
          <w:del w:id="990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0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145D3807" w14:textId="77777777" w:rsidR="00151958" w:rsidRPr="00BD3177" w:rsidDel="00D30024" w:rsidRDefault="00151958" w:rsidP="00151958">
      <w:pPr>
        <w:spacing w:after="0"/>
        <w:rPr>
          <w:del w:id="990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1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CASCADE)</w:delText>
        </w:r>
      </w:del>
    </w:p>
    <w:p w14:paraId="573B2C19" w14:textId="77777777" w:rsidR="00151958" w:rsidRPr="00BD3177" w:rsidDel="00D30024" w:rsidRDefault="00151958" w:rsidP="00151958">
      <w:pPr>
        <w:spacing w:after="0"/>
        <w:rPr>
          <w:del w:id="991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1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ENGINE = InnoDB</w:delText>
        </w:r>
      </w:del>
    </w:p>
    <w:p w14:paraId="1417A6D5" w14:textId="77777777" w:rsidR="00151958" w:rsidRPr="00BD3177" w:rsidDel="00D30024" w:rsidRDefault="00151958" w:rsidP="00151958">
      <w:pPr>
        <w:spacing w:after="0"/>
        <w:rPr>
          <w:del w:id="991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1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AUTO_INCREMENT = 3</w:delText>
        </w:r>
      </w:del>
    </w:p>
    <w:p w14:paraId="6A67F47F" w14:textId="77777777" w:rsidR="00151958" w:rsidRPr="00BD3177" w:rsidDel="00D30024" w:rsidRDefault="00151958" w:rsidP="00151958">
      <w:pPr>
        <w:spacing w:after="0"/>
        <w:rPr>
          <w:del w:id="991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1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DEFAULT CHARACTER SET = utf8mb3;</w:delText>
        </w:r>
      </w:del>
    </w:p>
    <w:p w14:paraId="311B920A" w14:textId="77777777" w:rsidR="00151958" w:rsidRPr="00BD3177" w:rsidDel="00D30024" w:rsidRDefault="00151958" w:rsidP="00151958">
      <w:pPr>
        <w:spacing w:after="0"/>
        <w:rPr>
          <w:del w:id="9917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09BE64AD" w14:textId="77777777" w:rsidR="00151958" w:rsidRPr="00BD3177" w:rsidDel="00D30024" w:rsidRDefault="00151958" w:rsidP="00151958">
      <w:pPr>
        <w:spacing w:after="0"/>
        <w:rPr>
          <w:del w:id="9918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6828E88F" w14:textId="77777777" w:rsidR="00151958" w:rsidRPr="00BD3177" w:rsidDel="00D30024" w:rsidRDefault="00151958" w:rsidP="00151958">
      <w:pPr>
        <w:spacing w:after="0"/>
        <w:rPr>
          <w:del w:id="991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2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046E9A22" w14:textId="77777777" w:rsidR="00151958" w:rsidRPr="00BD3177" w:rsidDel="00D30024" w:rsidRDefault="00151958" w:rsidP="00151958">
      <w:pPr>
        <w:spacing w:after="0"/>
        <w:rPr>
          <w:del w:id="992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2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Table `freelance`.`reviews`</w:delText>
        </w:r>
      </w:del>
    </w:p>
    <w:p w14:paraId="221BB836" w14:textId="77777777" w:rsidR="00151958" w:rsidRPr="00BD3177" w:rsidDel="00D30024" w:rsidRDefault="00151958" w:rsidP="00151958">
      <w:pPr>
        <w:spacing w:after="0"/>
        <w:rPr>
          <w:del w:id="992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2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1C76A964" w14:textId="77777777" w:rsidR="00151958" w:rsidRPr="00BD3177" w:rsidDel="00D30024" w:rsidRDefault="00151958" w:rsidP="00151958">
      <w:pPr>
        <w:spacing w:after="0"/>
        <w:rPr>
          <w:del w:id="992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2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TABLE IF EXISTS `freelance`.`reviews` ;</w:delText>
        </w:r>
      </w:del>
    </w:p>
    <w:p w14:paraId="0F4D1688" w14:textId="77777777" w:rsidR="00151958" w:rsidRPr="00BD3177" w:rsidDel="00D30024" w:rsidRDefault="00151958" w:rsidP="00151958">
      <w:pPr>
        <w:spacing w:after="0"/>
        <w:rPr>
          <w:del w:id="9927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1B661189" w14:textId="77777777" w:rsidR="00151958" w:rsidRPr="00BD3177" w:rsidDel="00D30024" w:rsidRDefault="00151958" w:rsidP="00151958">
      <w:pPr>
        <w:spacing w:after="0"/>
        <w:rPr>
          <w:del w:id="992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2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TABLE IF NOT EXISTS `freelance`.`reviews` (</w:delText>
        </w:r>
      </w:del>
    </w:p>
    <w:p w14:paraId="35BB7C1A" w14:textId="77777777" w:rsidR="00151958" w:rsidRPr="00BD3177" w:rsidDel="00D30024" w:rsidRDefault="00151958" w:rsidP="00151958">
      <w:pPr>
        <w:spacing w:after="0"/>
        <w:rPr>
          <w:del w:id="993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3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`id` INT NOT NULL AUTO_INCREMENT,</w:delText>
        </w:r>
      </w:del>
    </w:p>
    <w:p w14:paraId="7494C849" w14:textId="77777777" w:rsidR="00151958" w:rsidRPr="00BD3177" w:rsidDel="00D30024" w:rsidRDefault="00151958" w:rsidP="00151958">
      <w:pPr>
        <w:spacing w:after="0"/>
        <w:rPr>
          <w:del w:id="993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3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`contract_id` INT NOT NULL,</w:delText>
        </w:r>
      </w:del>
    </w:p>
    <w:p w14:paraId="0AD4865E" w14:textId="77777777" w:rsidR="00151958" w:rsidRPr="00BD3177" w:rsidDel="00D30024" w:rsidRDefault="00151958" w:rsidP="00151958">
      <w:pPr>
        <w:spacing w:after="0"/>
        <w:rPr>
          <w:del w:id="993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3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`reviewer_id` INT NOT NULL,</w:delText>
        </w:r>
      </w:del>
    </w:p>
    <w:p w14:paraId="163382B7" w14:textId="77777777" w:rsidR="00151958" w:rsidRPr="00BD3177" w:rsidDel="00D30024" w:rsidRDefault="00151958" w:rsidP="00151958">
      <w:pPr>
        <w:spacing w:after="0"/>
        <w:rPr>
          <w:del w:id="993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3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`target_id` INT NOT NULL,</w:delText>
        </w:r>
      </w:del>
    </w:p>
    <w:p w14:paraId="512A73A8" w14:textId="77777777" w:rsidR="00151958" w:rsidRPr="00BD3177" w:rsidDel="00D30024" w:rsidRDefault="00151958" w:rsidP="00151958">
      <w:pPr>
        <w:spacing w:after="0"/>
        <w:rPr>
          <w:del w:id="993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3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`rating` TINYINT NOT NULL,</w:delText>
        </w:r>
      </w:del>
    </w:p>
    <w:p w14:paraId="64A3D151" w14:textId="77777777" w:rsidR="00151958" w:rsidRPr="00BD3177" w:rsidDel="00D30024" w:rsidRDefault="00151958" w:rsidP="00151958">
      <w:pPr>
        <w:spacing w:after="0"/>
        <w:rPr>
          <w:del w:id="994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4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`comment` TEXT NULL DEFAULT NULL,</w:delText>
        </w:r>
      </w:del>
    </w:p>
    <w:p w14:paraId="7BA1EFBB" w14:textId="77777777" w:rsidR="00151958" w:rsidRPr="00BD3177" w:rsidDel="00D30024" w:rsidRDefault="00151958" w:rsidP="00151958">
      <w:pPr>
        <w:spacing w:after="0"/>
        <w:rPr>
          <w:del w:id="994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4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`created_at` DATETIME NOT NULL DEFAULT CURRENT_TIMESTAMP,</w:delText>
        </w:r>
      </w:del>
    </w:p>
    <w:p w14:paraId="0E76DAF0" w14:textId="77777777" w:rsidR="00151958" w:rsidRPr="00BD3177" w:rsidDel="00D30024" w:rsidRDefault="00151958" w:rsidP="00151958">
      <w:pPr>
        <w:spacing w:after="0"/>
        <w:rPr>
          <w:del w:id="994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4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`updated_at` DATETIME NOT NULL DEFAULT CURRENT_TIMESTAMP ON UPDATE CURRENT_TIMESTAMP,</w:delText>
        </w:r>
      </w:del>
    </w:p>
    <w:p w14:paraId="00B9E25D" w14:textId="77777777" w:rsidR="00151958" w:rsidRPr="00BD3177" w:rsidDel="00D30024" w:rsidRDefault="00151958" w:rsidP="00151958">
      <w:pPr>
        <w:spacing w:after="0"/>
        <w:rPr>
          <w:del w:id="994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4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PRIMARY KEY (`id`),</w:delText>
        </w:r>
      </w:del>
    </w:p>
    <w:p w14:paraId="762DAD99" w14:textId="77777777" w:rsidR="00151958" w:rsidRPr="00BD3177" w:rsidDel="00D30024" w:rsidRDefault="00151958" w:rsidP="00151958">
      <w:pPr>
        <w:spacing w:after="0"/>
        <w:rPr>
          <w:del w:id="994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4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UNIQUE INDEX `unique_review_per_contract` (`contract_id` ASC, `reviewer_id` ASC, `target_id` ASC) VISIBLE,</w:delText>
        </w:r>
      </w:del>
    </w:p>
    <w:p w14:paraId="5169C00B" w14:textId="77777777" w:rsidR="00151958" w:rsidRPr="00BD3177" w:rsidDel="00D30024" w:rsidRDefault="00151958" w:rsidP="00151958">
      <w:pPr>
        <w:spacing w:after="0"/>
        <w:rPr>
          <w:del w:id="995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5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`fk_reviews_contract_idx` (`contract_id` ASC) VISIBLE,</w:delText>
        </w:r>
      </w:del>
    </w:p>
    <w:p w14:paraId="60F935F1" w14:textId="77777777" w:rsidR="00151958" w:rsidRPr="00BD3177" w:rsidDel="00D30024" w:rsidRDefault="00151958" w:rsidP="00151958">
      <w:pPr>
        <w:spacing w:after="0"/>
        <w:rPr>
          <w:del w:id="995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5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`fk_reviews_reviewer_idx` (`reviewer_id` ASC) VISIBLE,</w:delText>
        </w:r>
      </w:del>
    </w:p>
    <w:p w14:paraId="5397577C" w14:textId="77777777" w:rsidR="00151958" w:rsidRPr="00BD3177" w:rsidDel="00D30024" w:rsidRDefault="00151958" w:rsidP="00151958">
      <w:pPr>
        <w:spacing w:after="0"/>
        <w:rPr>
          <w:del w:id="995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5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INDEX `fk_reviews_target_idx` (`target_id` ASC) VISIBLE,</w:delText>
        </w:r>
      </w:del>
    </w:p>
    <w:p w14:paraId="70041054" w14:textId="77777777" w:rsidR="00151958" w:rsidRPr="00BD3177" w:rsidDel="00D30024" w:rsidRDefault="00151958" w:rsidP="00151958">
      <w:pPr>
        <w:spacing w:after="0"/>
        <w:rPr>
          <w:del w:id="995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5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`fk_reviews_contract`</w:delText>
        </w:r>
      </w:del>
    </w:p>
    <w:p w14:paraId="66F35003" w14:textId="77777777" w:rsidR="00151958" w:rsidRPr="00BD3177" w:rsidDel="00D30024" w:rsidRDefault="00151958" w:rsidP="00151958">
      <w:pPr>
        <w:spacing w:after="0"/>
        <w:rPr>
          <w:del w:id="995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5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(`contract_id`)</w:delText>
        </w:r>
      </w:del>
    </w:p>
    <w:p w14:paraId="1F5179B4" w14:textId="77777777" w:rsidR="00151958" w:rsidRPr="00BD3177" w:rsidDel="00D30024" w:rsidRDefault="00151958" w:rsidP="00151958">
      <w:pPr>
        <w:spacing w:after="0"/>
        <w:rPr>
          <w:del w:id="996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6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`freelance`.`contracts` (`id`)</w:delText>
        </w:r>
      </w:del>
    </w:p>
    <w:p w14:paraId="13B6B67A" w14:textId="77777777" w:rsidR="00151958" w:rsidRPr="00BD3177" w:rsidDel="00D30024" w:rsidRDefault="00151958" w:rsidP="00151958">
      <w:pPr>
        <w:spacing w:after="0"/>
        <w:rPr>
          <w:del w:id="996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6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63830FC1" w14:textId="77777777" w:rsidR="00151958" w:rsidRPr="00BD3177" w:rsidDel="00D30024" w:rsidRDefault="00151958" w:rsidP="00151958">
      <w:pPr>
        <w:spacing w:after="0"/>
        <w:rPr>
          <w:del w:id="996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6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CASCADE,</w:delText>
        </w:r>
      </w:del>
    </w:p>
    <w:p w14:paraId="36004A1D" w14:textId="77777777" w:rsidR="00151958" w:rsidRPr="00BD3177" w:rsidDel="00D30024" w:rsidRDefault="00151958" w:rsidP="00151958">
      <w:pPr>
        <w:spacing w:after="0"/>
        <w:rPr>
          <w:del w:id="996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6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`fk_reviews_reviewer`</w:delText>
        </w:r>
      </w:del>
    </w:p>
    <w:p w14:paraId="4427FCB2" w14:textId="77777777" w:rsidR="00151958" w:rsidRPr="00BD3177" w:rsidDel="00D30024" w:rsidRDefault="00151958" w:rsidP="00151958">
      <w:pPr>
        <w:spacing w:after="0"/>
        <w:rPr>
          <w:del w:id="996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6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(`reviewer_id`)</w:delText>
        </w:r>
      </w:del>
    </w:p>
    <w:p w14:paraId="4D16216A" w14:textId="77777777" w:rsidR="00151958" w:rsidRPr="00BD3177" w:rsidDel="00D30024" w:rsidRDefault="00151958" w:rsidP="00151958">
      <w:pPr>
        <w:spacing w:after="0"/>
        <w:rPr>
          <w:del w:id="997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7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`freelance`.`users` (`id`)</w:delText>
        </w:r>
      </w:del>
    </w:p>
    <w:p w14:paraId="650CB6CC" w14:textId="77777777" w:rsidR="00151958" w:rsidRPr="00BD3177" w:rsidDel="00D30024" w:rsidRDefault="00151958" w:rsidP="00151958">
      <w:pPr>
        <w:spacing w:after="0"/>
        <w:rPr>
          <w:del w:id="997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7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33CDA167" w14:textId="77777777" w:rsidR="00151958" w:rsidRPr="00BD3177" w:rsidDel="00D30024" w:rsidRDefault="00151958" w:rsidP="00151958">
      <w:pPr>
        <w:spacing w:after="0"/>
        <w:rPr>
          <w:del w:id="997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7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CASCADE,</w:delText>
        </w:r>
      </w:del>
    </w:p>
    <w:p w14:paraId="72B5B878" w14:textId="77777777" w:rsidR="00151958" w:rsidRPr="00BD3177" w:rsidDel="00D30024" w:rsidRDefault="00151958" w:rsidP="00151958">
      <w:pPr>
        <w:spacing w:after="0"/>
        <w:rPr>
          <w:del w:id="997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7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CONSTRAINT `fk_reviews_target`</w:delText>
        </w:r>
      </w:del>
    </w:p>
    <w:p w14:paraId="4072BB72" w14:textId="77777777" w:rsidR="00151958" w:rsidRPr="00BD3177" w:rsidDel="00D30024" w:rsidRDefault="00151958" w:rsidP="00151958">
      <w:pPr>
        <w:spacing w:after="0"/>
        <w:rPr>
          <w:del w:id="997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7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FOREIGN KEY (`target_id`)</w:delText>
        </w:r>
      </w:del>
    </w:p>
    <w:p w14:paraId="0C8DD4F7" w14:textId="77777777" w:rsidR="00151958" w:rsidRPr="00BD3177" w:rsidDel="00D30024" w:rsidRDefault="00151958" w:rsidP="00151958">
      <w:pPr>
        <w:spacing w:after="0"/>
        <w:rPr>
          <w:del w:id="998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8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REFERENCES `freelance`.`users` (`id`)</w:delText>
        </w:r>
      </w:del>
    </w:p>
    <w:p w14:paraId="382FC553" w14:textId="77777777" w:rsidR="00151958" w:rsidRPr="00BD3177" w:rsidDel="00D30024" w:rsidRDefault="00151958" w:rsidP="00151958">
      <w:pPr>
        <w:spacing w:after="0"/>
        <w:rPr>
          <w:del w:id="998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8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DELETE CASCADE</w:delText>
        </w:r>
      </w:del>
    </w:p>
    <w:p w14:paraId="1BB1C078" w14:textId="77777777" w:rsidR="00151958" w:rsidRPr="00BD3177" w:rsidDel="00D30024" w:rsidRDefault="00151958" w:rsidP="00151958">
      <w:pPr>
        <w:spacing w:after="0"/>
        <w:rPr>
          <w:del w:id="998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8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ON UPDATE CASCADE)</w:delText>
        </w:r>
      </w:del>
    </w:p>
    <w:p w14:paraId="0D3181BB" w14:textId="77777777" w:rsidR="00151958" w:rsidRPr="00BD3177" w:rsidDel="00D30024" w:rsidRDefault="00151958" w:rsidP="00151958">
      <w:pPr>
        <w:spacing w:after="0"/>
        <w:rPr>
          <w:del w:id="998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8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ENGINE = InnoDB</w:delText>
        </w:r>
      </w:del>
    </w:p>
    <w:p w14:paraId="3F4A9702" w14:textId="77777777" w:rsidR="00151958" w:rsidRPr="00BD3177" w:rsidDel="00D30024" w:rsidRDefault="00151958" w:rsidP="00151958">
      <w:pPr>
        <w:spacing w:after="0"/>
        <w:rPr>
          <w:del w:id="998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8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AUTO_INCREMENT = 4</w:delText>
        </w:r>
      </w:del>
    </w:p>
    <w:p w14:paraId="2B900AC9" w14:textId="77777777" w:rsidR="00151958" w:rsidRPr="00BD3177" w:rsidDel="00D30024" w:rsidRDefault="00151958" w:rsidP="00151958">
      <w:pPr>
        <w:spacing w:after="0"/>
        <w:rPr>
          <w:del w:id="999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9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DEFAULT CHARACTER SET = utf8mb3;</w:delText>
        </w:r>
      </w:del>
    </w:p>
    <w:p w14:paraId="4FFA7971" w14:textId="77777777" w:rsidR="00151958" w:rsidRPr="00BD3177" w:rsidDel="00D30024" w:rsidRDefault="00151958" w:rsidP="00151958">
      <w:pPr>
        <w:spacing w:after="0"/>
        <w:rPr>
          <w:del w:id="9992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5711B546" w14:textId="77777777" w:rsidR="00151958" w:rsidRPr="00BD3177" w:rsidDel="00D30024" w:rsidRDefault="00151958" w:rsidP="00151958">
      <w:pPr>
        <w:spacing w:after="0"/>
        <w:rPr>
          <w:del w:id="999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9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 ;</w:delText>
        </w:r>
      </w:del>
    </w:p>
    <w:p w14:paraId="5D64145F" w14:textId="77777777" w:rsidR="00151958" w:rsidRPr="00BD3177" w:rsidDel="00D30024" w:rsidRDefault="00151958" w:rsidP="00151958">
      <w:pPr>
        <w:spacing w:after="0"/>
        <w:rPr>
          <w:del w:id="9995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636E6776" w14:textId="77777777" w:rsidR="00151958" w:rsidRPr="00BD3177" w:rsidDel="00D30024" w:rsidRDefault="00151958" w:rsidP="00151958">
      <w:pPr>
        <w:spacing w:after="0"/>
        <w:rPr>
          <w:del w:id="999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9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1D8409BD" w14:textId="77777777" w:rsidR="00151958" w:rsidRPr="00BD3177" w:rsidDel="00D30024" w:rsidRDefault="00151958" w:rsidP="00151958">
      <w:pPr>
        <w:spacing w:after="0"/>
        <w:rPr>
          <w:del w:id="999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999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procedure RegisterUser</w:delText>
        </w:r>
      </w:del>
    </w:p>
    <w:p w14:paraId="6D765267" w14:textId="77777777" w:rsidR="00151958" w:rsidRPr="00BD3177" w:rsidDel="00D30024" w:rsidRDefault="00151958" w:rsidP="00151958">
      <w:pPr>
        <w:spacing w:after="0"/>
        <w:rPr>
          <w:del w:id="1000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0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6F4422D7" w14:textId="77777777" w:rsidR="00151958" w:rsidRPr="00BD3177" w:rsidDel="00D30024" w:rsidRDefault="00151958" w:rsidP="00151958">
      <w:pPr>
        <w:spacing w:after="0"/>
        <w:rPr>
          <w:del w:id="10002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23F981D3" w14:textId="77777777" w:rsidR="00151958" w:rsidRPr="00BD3177" w:rsidDel="00D30024" w:rsidRDefault="00151958" w:rsidP="00151958">
      <w:pPr>
        <w:spacing w:after="0"/>
        <w:rPr>
          <w:del w:id="1000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0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35F64EE6" w14:textId="77777777" w:rsidR="00151958" w:rsidRPr="00BD3177" w:rsidDel="00D30024" w:rsidRDefault="00151958" w:rsidP="00151958">
      <w:pPr>
        <w:spacing w:after="0"/>
        <w:rPr>
          <w:del w:id="1000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0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procedure IF EXISTS `freelance`.`RegisterUser`;</w:delText>
        </w:r>
      </w:del>
    </w:p>
    <w:p w14:paraId="453D9FD3" w14:textId="77777777" w:rsidR="00151958" w:rsidRPr="00BD3177" w:rsidDel="00D30024" w:rsidRDefault="00151958" w:rsidP="00151958">
      <w:pPr>
        <w:spacing w:after="0"/>
        <w:rPr>
          <w:del w:id="10007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68294C6C" w14:textId="77777777" w:rsidR="00151958" w:rsidRPr="00BD3177" w:rsidDel="00D30024" w:rsidRDefault="00151958" w:rsidP="00151958">
      <w:pPr>
        <w:spacing w:after="0"/>
        <w:rPr>
          <w:del w:id="1000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0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$$</w:delText>
        </w:r>
      </w:del>
    </w:p>
    <w:p w14:paraId="1365C538" w14:textId="77777777" w:rsidR="00151958" w:rsidRPr="00BD3177" w:rsidDel="00D30024" w:rsidRDefault="00151958" w:rsidP="00151958">
      <w:pPr>
        <w:spacing w:after="0"/>
        <w:rPr>
          <w:del w:id="1001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1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`freelance`$$</w:delText>
        </w:r>
      </w:del>
    </w:p>
    <w:p w14:paraId="424BC418" w14:textId="77777777" w:rsidR="00151958" w:rsidRPr="00BD3177" w:rsidDel="00D30024" w:rsidRDefault="00151958" w:rsidP="00151958">
      <w:pPr>
        <w:spacing w:after="0"/>
        <w:rPr>
          <w:del w:id="1001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1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PROCEDURE RegisterUser(</w:delText>
        </w:r>
      </w:del>
    </w:p>
    <w:p w14:paraId="6FAEA2E2" w14:textId="77777777" w:rsidR="00151958" w:rsidRPr="00BD3177" w:rsidDel="00D30024" w:rsidRDefault="00151958" w:rsidP="00151958">
      <w:pPr>
        <w:spacing w:after="0"/>
        <w:rPr>
          <w:del w:id="1001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1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user_name VARCHAR(16),</w:delText>
        </w:r>
      </w:del>
    </w:p>
    <w:p w14:paraId="19ABB3F6" w14:textId="77777777" w:rsidR="00151958" w:rsidRPr="00BD3177" w:rsidDel="00D30024" w:rsidRDefault="00151958" w:rsidP="00151958">
      <w:pPr>
        <w:spacing w:after="0"/>
        <w:rPr>
          <w:del w:id="1001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1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user_email VARCHAR(20),</w:delText>
        </w:r>
      </w:del>
    </w:p>
    <w:p w14:paraId="6B23A195" w14:textId="77777777" w:rsidR="00151958" w:rsidRPr="00BD3177" w:rsidDel="00D30024" w:rsidRDefault="00151958" w:rsidP="00151958">
      <w:pPr>
        <w:spacing w:after="0"/>
        <w:rPr>
          <w:del w:id="1001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1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user_password VARCHAR(255),</w:delText>
        </w:r>
      </w:del>
    </w:p>
    <w:p w14:paraId="50FABA54" w14:textId="77777777" w:rsidR="00151958" w:rsidRPr="00BD3177" w:rsidDel="00D30024" w:rsidRDefault="00151958" w:rsidP="00151958">
      <w:pPr>
        <w:spacing w:after="0"/>
        <w:rPr>
          <w:del w:id="1002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2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user_role ENUM('client', 'freelancer'),</w:delText>
        </w:r>
      </w:del>
    </w:p>
    <w:p w14:paraId="3DCB0341" w14:textId="77777777" w:rsidR="00151958" w:rsidRPr="00BD3177" w:rsidDel="00D30024" w:rsidRDefault="00151958" w:rsidP="00151958">
      <w:pPr>
        <w:spacing w:after="0"/>
        <w:rPr>
          <w:del w:id="1002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2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user_bio TEXT</w:delText>
        </w:r>
      </w:del>
    </w:p>
    <w:p w14:paraId="3048AD2E" w14:textId="77777777" w:rsidR="00151958" w:rsidRPr="00BD3177" w:rsidDel="00D30024" w:rsidRDefault="00151958" w:rsidP="00151958">
      <w:pPr>
        <w:spacing w:after="0"/>
        <w:rPr>
          <w:del w:id="1002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2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)</w:delText>
        </w:r>
      </w:del>
    </w:p>
    <w:p w14:paraId="6F288C02" w14:textId="77777777" w:rsidR="00151958" w:rsidRPr="00BD3177" w:rsidDel="00D30024" w:rsidRDefault="00151958" w:rsidP="00151958">
      <w:pPr>
        <w:spacing w:after="0"/>
        <w:rPr>
          <w:del w:id="1002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2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BEGIN</w:delText>
        </w:r>
      </w:del>
    </w:p>
    <w:p w14:paraId="019021D1" w14:textId="77777777" w:rsidR="00151958" w:rsidRPr="00BD3177" w:rsidDel="00D30024" w:rsidRDefault="00151958" w:rsidP="00151958">
      <w:pPr>
        <w:spacing w:after="0"/>
        <w:rPr>
          <w:del w:id="1002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2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user_count INT;</w:delText>
        </w:r>
      </w:del>
    </w:p>
    <w:p w14:paraId="116DF06C" w14:textId="77777777" w:rsidR="00151958" w:rsidRPr="00BD3177" w:rsidDel="00D30024" w:rsidRDefault="00151958" w:rsidP="00151958">
      <w:pPr>
        <w:spacing w:after="0"/>
        <w:rPr>
          <w:del w:id="1003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3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41AD1A21" w14:textId="77777777" w:rsidR="00151958" w:rsidRPr="00BD3177" w:rsidDel="00D30024" w:rsidRDefault="00151958" w:rsidP="00151958">
      <w:pPr>
        <w:spacing w:after="0"/>
        <w:rPr>
          <w:del w:id="1003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3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SELECT COUNT(*) INTO user_count FROM users WHERE email = user_email;</w:delText>
        </w:r>
      </w:del>
    </w:p>
    <w:p w14:paraId="28D0407D" w14:textId="77777777" w:rsidR="00151958" w:rsidRPr="00BD3177" w:rsidDel="00D30024" w:rsidRDefault="00151958" w:rsidP="00151958">
      <w:pPr>
        <w:spacing w:after="0"/>
        <w:rPr>
          <w:del w:id="1003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3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5846CB22" w14:textId="77777777" w:rsidR="00151958" w:rsidRPr="00BD3177" w:rsidDel="00D30024" w:rsidRDefault="00151958" w:rsidP="00151958">
      <w:pPr>
        <w:spacing w:after="0"/>
        <w:rPr>
          <w:del w:id="1003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3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IF user_count &gt; 0 THEN</w:delText>
        </w:r>
      </w:del>
    </w:p>
    <w:p w14:paraId="2EEBBB62" w14:textId="77777777" w:rsidR="00151958" w:rsidRPr="00BD3177" w:rsidDel="00D30024" w:rsidRDefault="00151958" w:rsidP="00151958">
      <w:pPr>
        <w:spacing w:after="0"/>
        <w:rPr>
          <w:del w:id="1003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3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 'Ошибка: Пользователь с таким email уже существует' AS result;</w:delText>
        </w:r>
      </w:del>
    </w:p>
    <w:p w14:paraId="248064E3" w14:textId="77777777" w:rsidR="00151958" w:rsidRPr="00BD3177" w:rsidDel="00D30024" w:rsidRDefault="00151958" w:rsidP="00151958">
      <w:pPr>
        <w:spacing w:after="0"/>
        <w:rPr>
          <w:del w:id="1004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4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ELSE</w:delText>
        </w:r>
      </w:del>
    </w:p>
    <w:p w14:paraId="6CAB1A79" w14:textId="77777777" w:rsidR="00151958" w:rsidRPr="00BD3177" w:rsidDel="00D30024" w:rsidRDefault="00151958" w:rsidP="00151958">
      <w:pPr>
        <w:spacing w:after="0"/>
        <w:rPr>
          <w:del w:id="1004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4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INSERT INTO users (name, email, password_hash, role, bio)</w:delText>
        </w:r>
      </w:del>
    </w:p>
    <w:p w14:paraId="7B239521" w14:textId="77777777" w:rsidR="00151958" w:rsidRPr="00BD3177" w:rsidDel="00D30024" w:rsidRDefault="00151958" w:rsidP="00151958">
      <w:pPr>
        <w:spacing w:after="0"/>
        <w:rPr>
          <w:del w:id="1004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4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VALUES (user_name, user_email, user_password, user_role, user_bio);</w:delText>
        </w:r>
      </w:del>
    </w:p>
    <w:p w14:paraId="1F1D18E3" w14:textId="77777777" w:rsidR="00151958" w:rsidRPr="00BD3177" w:rsidDel="00D30024" w:rsidRDefault="00151958" w:rsidP="00151958">
      <w:pPr>
        <w:spacing w:after="0"/>
        <w:rPr>
          <w:del w:id="1004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4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3A5086B8" w14:textId="77777777" w:rsidR="00151958" w:rsidRPr="00BD3177" w:rsidDel="00D30024" w:rsidRDefault="00151958" w:rsidP="00151958">
      <w:pPr>
        <w:spacing w:after="0"/>
        <w:rPr>
          <w:del w:id="10048" w:author="Ivan Pugachev" w:date="2025-12-19T09:58:00Z"/>
          <w:rFonts w:ascii="Courier New" w:hAnsi="Courier New" w:cs="Courier New"/>
          <w:sz w:val="14"/>
          <w:szCs w:val="14"/>
        </w:rPr>
      </w:pPr>
      <w:del w:id="1004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'Пользователь успешно зарегистрирован'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AS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result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;</w:delText>
        </w:r>
      </w:del>
    </w:p>
    <w:p w14:paraId="3E4D1AE8" w14:textId="77777777" w:rsidR="00151958" w:rsidRPr="00BD3177" w:rsidDel="00D30024" w:rsidRDefault="00151958" w:rsidP="00151958">
      <w:pPr>
        <w:spacing w:after="0"/>
        <w:rPr>
          <w:del w:id="1005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5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END IF;</w:delText>
        </w:r>
      </w:del>
    </w:p>
    <w:p w14:paraId="2F0E1CDC" w14:textId="77777777" w:rsidR="00151958" w:rsidRPr="00BD3177" w:rsidDel="00D30024" w:rsidRDefault="00151958" w:rsidP="00151958">
      <w:pPr>
        <w:spacing w:after="0"/>
        <w:rPr>
          <w:del w:id="1005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5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END$$</w:delText>
        </w:r>
      </w:del>
    </w:p>
    <w:p w14:paraId="4B75F0F3" w14:textId="77777777" w:rsidR="00151958" w:rsidRPr="00BD3177" w:rsidDel="00D30024" w:rsidRDefault="00151958" w:rsidP="00151958">
      <w:pPr>
        <w:spacing w:after="0"/>
        <w:rPr>
          <w:del w:id="10054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06A969A1" w14:textId="77777777" w:rsidR="00151958" w:rsidRPr="00BD3177" w:rsidDel="00D30024" w:rsidRDefault="00151958" w:rsidP="00151958">
      <w:pPr>
        <w:spacing w:after="0"/>
        <w:rPr>
          <w:del w:id="1005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5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;</w:delText>
        </w:r>
      </w:del>
    </w:p>
    <w:p w14:paraId="2C4606AD" w14:textId="77777777" w:rsidR="00151958" w:rsidRPr="00BD3177" w:rsidDel="00D30024" w:rsidRDefault="00151958" w:rsidP="00151958">
      <w:pPr>
        <w:spacing w:after="0"/>
        <w:rPr>
          <w:del w:id="10057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157AF5BD" w14:textId="77777777" w:rsidR="00151958" w:rsidRPr="00BD3177" w:rsidDel="00D30024" w:rsidRDefault="00151958" w:rsidP="00151958">
      <w:pPr>
        <w:spacing w:after="0"/>
        <w:rPr>
          <w:del w:id="1005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5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293213CD" w14:textId="77777777" w:rsidR="00151958" w:rsidRPr="00BD3177" w:rsidDel="00D30024" w:rsidRDefault="00151958" w:rsidP="00151958">
      <w:pPr>
        <w:spacing w:after="0"/>
        <w:rPr>
          <w:del w:id="1006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6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procedure AddReviewAndUpdateRating</w:delText>
        </w:r>
      </w:del>
    </w:p>
    <w:p w14:paraId="012E6589" w14:textId="77777777" w:rsidR="00151958" w:rsidRPr="00BD3177" w:rsidDel="00D30024" w:rsidRDefault="00151958" w:rsidP="00151958">
      <w:pPr>
        <w:spacing w:after="0"/>
        <w:rPr>
          <w:del w:id="1006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6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6BF9E5E0" w14:textId="77777777" w:rsidR="00151958" w:rsidRPr="00BD3177" w:rsidDel="00D30024" w:rsidRDefault="00151958" w:rsidP="00151958">
      <w:pPr>
        <w:spacing w:after="0"/>
        <w:rPr>
          <w:del w:id="10064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6CF4A98D" w14:textId="77777777" w:rsidR="00151958" w:rsidRPr="00BD3177" w:rsidDel="00D30024" w:rsidRDefault="00151958" w:rsidP="00151958">
      <w:pPr>
        <w:spacing w:after="0"/>
        <w:rPr>
          <w:del w:id="1006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6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01197040" w14:textId="77777777" w:rsidR="00151958" w:rsidRPr="00BD3177" w:rsidDel="00D30024" w:rsidRDefault="00151958" w:rsidP="00151958">
      <w:pPr>
        <w:spacing w:after="0"/>
        <w:rPr>
          <w:del w:id="1006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6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procedure IF EXISTS `freelance`.`AddReviewAndUpdateRating`;</w:delText>
        </w:r>
      </w:del>
    </w:p>
    <w:p w14:paraId="47F3FBA0" w14:textId="77777777" w:rsidR="00151958" w:rsidRPr="00BD3177" w:rsidDel="00D30024" w:rsidRDefault="00151958" w:rsidP="00151958">
      <w:pPr>
        <w:spacing w:after="0"/>
        <w:rPr>
          <w:del w:id="10069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760901B0" w14:textId="77777777" w:rsidR="00151958" w:rsidRPr="00BD3177" w:rsidDel="00D30024" w:rsidRDefault="00151958" w:rsidP="00151958">
      <w:pPr>
        <w:spacing w:after="0"/>
        <w:rPr>
          <w:del w:id="1007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7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$$</w:delText>
        </w:r>
      </w:del>
    </w:p>
    <w:p w14:paraId="5292BD10" w14:textId="77777777" w:rsidR="00151958" w:rsidRPr="00BD3177" w:rsidDel="00D30024" w:rsidRDefault="00151958" w:rsidP="00151958">
      <w:pPr>
        <w:spacing w:after="0"/>
        <w:rPr>
          <w:del w:id="1007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7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`freelance`$$</w:delText>
        </w:r>
      </w:del>
    </w:p>
    <w:p w14:paraId="626C0007" w14:textId="77777777" w:rsidR="00151958" w:rsidRPr="00BD3177" w:rsidDel="00D30024" w:rsidRDefault="00151958" w:rsidP="00151958">
      <w:pPr>
        <w:spacing w:after="0"/>
        <w:rPr>
          <w:del w:id="1007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7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PROCEDURE AddReviewAndUpdateRating(</w:delText>
        </w:r>
      </w:del>
    </w:p>
    <w:p w14:paraId="6449F7FD" w14:textId="77777777" w:rsidR="00151958" w:rsidRPr="00BD3177" w:rsidDel="00D30024" w:rsidRDefault="00151958" w:rsidP="00151958">
      <w:pPr>
        <w:spacing w:after="0"/>
        <w:rPr>
          <w:del w:id="1007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7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review_contract_id INT,</w:delText>
        </w:r>
      </w:del>
    </w:p>
    <w:p w14:paraId="04BB90E3" w14:textId="77777777" w:rsidR="00151958" w:rsidRPr="00BD3177" w:rsidDel="00D30024" w:rsidRDefault="00151958" w:rsidP="00151958">
      <w:pPr>
        <w:spacing w:after="0"/>
        <w:rPr>
          <w:del w:id="1007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7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review_reviewer_id INT,</w:delText>
        </w:r>
      </w:del>
    </w:p>
    <w:p w14:paraId="2AB1FE20" w14:textId="77777777" w:rsidR="00151958" w:rsidRPr="00BD3177" w:rsidDel="00D30024" w:rsidRDefault="00151958" w:rsidP="00151958">
      <w:pPr>
        <w:spacing w:after="0"/>
        <w:rPr>
          <w:del w:id="1008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8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review_target_id INT,</w:delText>
        </w:r>
      </w:del>
    </w:p>
    <w:p w14:paraId="096EEB2B" w14:textId="77777777" w:rsidR="00151958" w:rsidRPr="00BD3177" w:rsidDel="00D30024" w:rsidRDefault="00151958" w:rsidP="00151958">
      <w:pPr>
        <w:spacing w:after="0"/>
        <w:rPr>
          <w:del w:id="1008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8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review_rating TINYINT,</w:delText>
        </w:r>
      </w:del>
    </w:p>
    <w:p w14:paraId="7F40866B" w14:textId="77777777" w:rsidR="00151958" w:rsidRPr="00BD3177" w:rsidDel="00D30024" w:rsidRDefault="00151958" w:rsidP="00151958">
      <w:pPr>
        <w:spacing w:after="0"/>
        <w:rPr>
          <w:del w:id="1008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8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IN review_comment TEXT</w:delText>
        </w:r>
      </w:del>
    </w:p>
    <w:p w14:paraId="6971A0BE" w14:textId="77777777" w:rsidR="00151958" w:rsidRPr="00BD3177" w:rsidDel="00D30024" w:rsidRDefault="00151958" w:rsidP="00151958">
      <w:pPr>
        <w:spacing w:after="0"/>
        <w:rPr>
          <w:del w:id="1008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8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)</w:delText>
        </w:r>
      </w:del>
    </w:p>
    <w:p w14:paraId="47308C30" w14:textId="77777777" w:rsidR="00151958" w:rsidRPr="00BD3177" w:rsidDel="00D30024" w:rsidRDefault="00151958" w:rsidP="00151958">
      <w:pPr>
        <w:spacing w:after="0"/>
        <w:rPr>
          <w:del w:id="1008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8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BEGIN</w:delText>
        </w:r>
      </w:del>
    </w:p>
    <w:p w14:paraId="2C7EEE3F" w14:textId="77777777" w:rsidR="00151958" w:rsidRPr="00BD3177" w:rsidDel="00D30024" w:rsidRDefault="00151958" w:rsidP="00151958">
      <w:pPr>
        <w:spacing w:after="0"/>
        <w:rPr>
          <w:del w:id="1009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9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contract_exists INT;</w:delText>
        </w:r>
      </w:del>
    </w:p>
    <w:p w14:paraId="1C86B471" w14:textId="77777777" w:rsidR="00151958" w:rsidRPr="00BD3177" w:rsidDel="00D30024" w:rsidRDefault="00151958" w:rsidP="00151958">
      <w:pPr>
        <w:spacing w:after="0"/>
        <w:rPr>
          <w:del w:id="1009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9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already_reviewed INT;</w:delText>
        </w:r>
      </w:del>
    </w:p>
    <w:p w14:paraId="76C50673" w14:textId="77777777" w:rsidR="00151958" w:rsidRPr="00BD3177" w:rsidDel="00D30024" w:rsidRDefault="00151958" w:rsidP="00151958">
      <w:pPr>
        <w:spacing w:after="0"/>
        <w:rPr>
          <w:del w:id="1009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9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new_avg_rating DECIMAL(3,2);</w:delText>
        </w:r>
      </w:del>
    </w:p>
    <w:p w14:paraId="7F955AD7" w14:textId="77777777" w:rsidR="00151958" w:rsidRPr="00BD3177" w:rsidDel="00D30024" w:rsidRDefault="00151958" w:rsidP="00151958">
      <w:pPr>
        <w:spacing w:after="0"/>
        <w:rPr>
          <w:del w:id="1009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9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1FCAEE0E" w14:textId="77777777" w:rsidR="00151958" w:rsidRPr="00BD3177" w:rsidDel="00D30024" w:rsidRDefault="00151958" w:rsidP="00151958">
      <w:pPr>
        <w:spacing w:after="0"/>
        <w:rPr>
          <w:del w:id="1009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09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-- Проверяем существование контракта</w:delText>
        </w:r>
      </w:del>
    </w:p>
    <w:p w14:paraId="471B63FB" w14:textId="77777777" w:rsidR="00151958" w:rsidRPr="00BD3177" w:rsidDel="00D30024" w:rsidRDefault="00151958" w:rsidP="00151958">
      <w:pPr>
        <w:spacing w:after="0"/>
        <w:rPr>
          <w:del w:id="1010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0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SELECT COUNT(*) INTO contract_exists </w:delText>
        </w:r>
      </w:del>
    </w:p>
    <w:p w14:paraId="00D7664F" w14:textId="77777777" w:rsidR="00151958" w:rsidRPr="00BD3177" w:rsidDel="00D30024" w:rsidRDefault="00151958" w:rsidP="00151958">
      <w:pPr>
        <w:spacing w:after="0"/>
        <w:rPr>
          <w:del w:id="1010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0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FROM contracts WHERE id = review_contract_id;</w:delText>
        </w:r>
      </w:del>
    </w:p>
    <w:p w14:paraId="627C9B2C" w14:textId="77777777" w:rsidR="00151958" w:rsidRPr="00BD3177" w:rsidDel="00D30024" w:rsidRDefault="00151958" w:rsidP="00151958">
      <w:pPr>
        <w:spacing w:after="0"/>
        <w:rPr>
          <w:del w:id="1010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0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6159C2D9" w14:textId="77777777" w:rsidR="00151958" w:rsidRPr="00BD3177" w:rsidDel="00D30024" w:rsidRDefault="00151958" w:rsidP="00151958">
      <w:pPr>
        <w:spacing w:after="0"/>
        <w:rPr>
          <w:del w:id="10106" w:author="Ivan Pugachev" w:date="2025-12-19T09:58:00Z"/>
          <w:rFonts w:ascii="Courier New" w:hAnsi="Courier New" w:cs="Courier New"/>
          <w:sz w:val="14"/>
          <w:szCs w:val="14"/>
        </w:rPr>
      </w:pPr>
      <w:del w:id="1010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-- Проверяем, не оставлял ли уже пользователь отзыв этому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target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в рамках контракта</w:delText>
        </w:r>
      </w:del>
    </w:p>
    <w:p w14:paraId="4B94D84C" w14:textId="77777777" w:rsidR="00151958" w:rsidRPr="00BD3177" w:rsidDel="00D30024" w:rsidRDefault="00151958" w:rsidP="00151958">
      <w:pPr>
        <w:spacing w:after="0"/>
        <w:rPr>
          <w:del w:id="1010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0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SELECT COUNT(*) INTO already_reviewed </w:delText>
        </w:r>
      </w:del>
    </w:p>
    <w:p w14:paraId="283AB0CE" w14:textId="77777777" w:rsidR="00151958" w:rsidRPr="00BD3177" w:rsidDel="00D30024" w:rsidRDefault="00151958" w:rsidP="00151958">
      <w:pPr>
        <w:spacing w:after="0"/>
        <w:rPr>
          <w:del w:id="1011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1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FROM reviews </w:delText>
        </w:r>
      </w:del>
    </w:p>
    <w:p w14:paraId="6E9D9677" w14:textId="77777777" w:rsidR="00151958" w:rsidRPr="00BD3177" w:rsidDel="00D30024" w:rsidRDefault="00151958" w:rsidP="00151958">
      <w:pPr>
        <w:spacing w:after="0"/>
        <w:rPr>
          <w:del w:id="1011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1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WHERE contract_id = review_contract_id </w:delText>
        </w:r>
      </w:del>
    </w:p>
    <w:p w14:paraId="2EA245F2" w14:textId="77777777" w:rsidR="00151958" w:rsidRPr="00BD3177" w:rsidDel="00D30024" w:rsidRDefault="00151958" w:rsidP="00151958">
      <w:pPr>
        <w:spacing w:after="0"/>
        <w:rPr>
          <w:del w:id="1011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1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AND reviewer_id = review_reviewer_id </w:delText>
        </w:r>
      </w:del>
    </w:p>
    <w:p w14:paraId="2262325A" w14:textId="77777777" w:rsidR="00151958" w:rsidRPr="00BD3177" w:rsidDel="00D30024" w:rsidRDefault="00151958" w:rsidP="00151958">
      <w:pPr>
        <w:spacing w:after="0"/>
        <w:rPr>
          <w:del w:id="1011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1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AND target_id = review_target_id;</w:delText>
        </w:r>
      </w:del>
    </w:p>
    <w:p w14:paraId="2C326D94" w14:textId="77777777" w:rsidR="00151958" w:rsidRPr="00BD3177" w:rsidDel="00D30024" w:rsidRDefault="00151958" w:rsidP="00151958">
      <w:pPr>
        <w:spacing w:after="0"/>
        <w:rPr>
          <w:del w:id="1011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1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25A29A2A" w14:textId="77777777" w:rsidR="00151958" w:rsidRPr="00BD3177" w:rsidDel="00D30024" w:rsidRDefault="00151958" w:rsidP="00151958">
      <w:pPr>
        <w:spacing w:after="0"/>
        <w:rPr>
          <w:del w:id="1012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2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IF contract_exists = 0 THEN</w:delText>
        </w:r>
      </w:del>
    </w:p>
    <w:p w14:paraId="6A00F71A" w14:textId="77777777" w:rsidR="00151958" w:rsidRPr="00BD3177" w:rsidDel="00D30024" w:rsidRDefault="00151958" w:rsidP="00151958">
      <w:pPr>
        <w:spacing w:after="0"/>
        <w:rPr>
          <w:del w:id="1012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2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 'Ошибка: Контракт не найден' AS result;</w:delText>
        </w:r>
      </w:del>
    </w:p>
    <w:p w14:paraId="421482FA" w14:textId="77777777" w:rsidR="00151958" w:rsidRPr="00BD3177" w:rsidDel="00D30024" w:rsidRDefault="00151958" w:rsidP="00151958">
      <w:pPr>
        <w:spacing w:after="0"/>
        <w:rPr>
          <w:del w:id="1012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2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ELSEIF already_reviewed &gt; 0 THEN</w:delText>
        </w:r>
      </w:del>
    </w:p>
    <w:p w14:paraId="27F18531" w14:textId="77777777" w:rsidR="00151958" w:rsidRPr="00BD3177" w:rsidDel="00D30024" w:rsidRDefault="00151958" w:rsidP="00151958">
      <w:pPr>
        <w:spacing w:after="0"/>
        <w:rPr>
          <w:del w:id="1012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2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 'Ошибка: Отзыв уже был оставлен на этот контракт' AS result;</w:delText>
        </w:r>
      </w:del>
    </w:p>
    <w:p w14:paraId="778F7081" w14:textId="77777777" w:rsidR="00151958" w:rsidRPr="00BD3177" w:rsidDel="00D30024" w:rsidRDefault="00151958" w:rsidP="00151958">
      <w:pPr>
        <w:spacing w:after="0"/>
        <w:rPr>
          <w:del w:id="1012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2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ELSEIF review_rating &lt; 1 OR review_rating &gt; 5 THEN</w:delText>
        </w:r>
      </w:del>
    </w:p>
    <w:p w14:paraId="54DBFE8C" w14:textId="77777777" w:rsidR="00151958" w:rsidRPr="00BD3177" w:rsidDel="00D30024" w:rsidRDefault="00151958" w:rsidP="00151958">
      <w:pPr>
        <w:spacing w:after="0"/>
        <w:rPr>
          <w:del w:id="10130" w:author="Ivan Pugachev" w:date="2025-12-19T09:58:00Z"/>
          <w:rFonts w:ascii="Courier New" w:hAnsi="Courier New" w:cs="Courier New"/>
          <w:sz w:val="14"/>
          <w:szCs w:val="14"/>
        </w:rPr>
      </w:pPr>
      <w:del w:id="1013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'Ошибка: Рейтинг должен быть от 1 до 5'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AS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result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;</w:delText>
        </w:r>
      </w:del>
    </w:p>
    <w:p w14:paraId="16C11A1A" w14:textId="77777777" w:rsidR="00151958" w:rsidRPr="00BD3177" w:rsidDel="00D30024" w:rsidRDefault="00151958" w:rsidP="00151958">
      <w:pPr>
        <w:spacing w:after="0"/>
        <w:rPr>
          <w:del w:id="1013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3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ELSE</w:delText>
        </w:r>
      </w:del>
    </w:p>
    <w:p w14:paraId="091317BD" w14:textId="77777777" w:rsidR="00151958" w:rsidRPr="00BD3177" w:rsidDel="00D30024" w:rsidRDefault="00151958" w:rsidP="00151958">
      <w:pPr>
        <w:spacing w:after="0"/>
        <w:rPr>
          <w:del w:id="1013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3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-- Начинаем транзакцию</w:delText>
        </w:r>
      </w:del>
    </w:p>
    <w:p w14:paraId="3C825B4B" w14:textId="77777777" w:rsidR="00151958" w:rsidRPr="00BD3177" w:rsidDel="00D30024" w:rsidRDefault="00151958" w:rsidP="00151958">
      <w:pPr>
        <w:spacing w:after="0"/>
        <w:rPr>
          <w:del w:id="1013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3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START TRANSACTION;</w:delText>
        </w:r>
      </w:del>
    </w:p>
    <w:p w14:paraId="6FF51779" w14:textId="77777777" w:rsidR="00151958" w:rsidRPr="00BD3177" w:rsidDel="00D30024" w:rsidRDefault="00151958" w:rsidP="00151958">
      <w:pPr>
        <w:spacing w:after="0"/>
        <w:rPr>
          <w:del w:id="1013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3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289264E2" w14:textId="77777777" w:rsidR="00151958" w:rsidRPr="00BD3177" w:rsidDel="00D30024" w:rsidRDefault="00151958" w:rsidP="00151958">
      <w:pPr>
        <w:spacing w:after="0"/>
        <w:rPr>
          <w:del w:id="1014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4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-- Добавляем отзыв</w:delText>
        </w:r>
      </w:del>
    </w:p>
    <w:p w14:paraId="1335098C" w14:textId="77777777" w:rsidR="00151958" w:rsidRPr="00BD3177" w:rsidDel="00D30024" w:rsidRDefault="00151958" w:rsidP="00151958">
      <w:pPr>
        <w:spacing w:after="0"/>
        <w:rPr>
          <w:del w:id="1014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4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INSERT INTO reviews (contract_id, reviewer_id, target_id, rating, comment)</w:delText>
        </w:r>
      </w:del>
    </w:p>
    <w:p w14:paraId="74BBF25C" w14:textId="77777777" w:rsidR="00151958" w:rsidRPr="00BD3177" w:rsidDel="00D30024" w:rsidRDefault="00151958" w:rsidP="00151958">
      <w:pPr>
        <w:spacing w:after="0"/>
        <w:rPr>
          <w:del w:id="1014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4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VALUES (review_contract_id, review_reviewer_id, review_target_id, review_rating, review_comment);</w:delText>
        </w:r>
      </w:del>
    </w:p>
    <w:p w14:paraId="694D9D98" w14:textId="77777777" w:rsidR="00151958" w:rsidRPr="00BD3177" w:rsidDel="00D30024" w:rsidRDefault="00151958" w:rsidP="00151958">
      <w:pPr>
        <w:spacing w:after="0"/>
        <w:rPr>
          <w:del w:id="1014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4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61A3B8E4" w14:textId="77777777" w:rsidR="00151958" w:rsidRPr="00BD3177" w:rsidDel="00D30024" w:rsidRDefault="00151958" w:rsidP="00151958">
      <w:pPr>
        <w:spacing w:after="0"/>
        <w:rPr>
          <w:del w:id="10148" w:author="Ivan Pugachev" w:date="2025-12-19T09:58:00Z"/>
          <w:rFonts w:ascii="Courier New" w:hAnsi="Courier New" w:cs="Courier New"/>
          <w:sz w:val="14"/>
          <w:szCs w:val="14"/>
        </w:rPr>
      </w:pPr>
      <w:del w:id="1014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-- Вычисляем новый средний рейтинг для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target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пользователя</w:delText>
        </w:r>
      </w:del>
    </w:p>
    <w:p w14:paraId="60F8F983" w14:textId="77777777" w:rsidR="00151958" w:rsidRPr="00BD3177" w:rsidDel="00D30024" w:rsidRDefault="00151958" w:rsidP="00151958">
      <w:pPr>
        <w:spacing w:after="0"/>
        <w:rPr>
          <w:del w:id="1015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5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SELECT AVG(rating) INTO new_avg_rating </w:delText>
        </w:r>
      </w:del>
    </w:p>
    <w:p w14:paraId="4A890C01" w14:textId="77777777" w:rsidR="00151958" w:rsidRPr="00BD3177" w:rsidDel="00D30024" w:rsidRDefault="00151958" w:rsidP="00151958">
      <w:pPr>
        <w:spacing w:after="0"/>
        <w:rPr>
          <w:del w:id="1015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5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FROM reviews </w:delText>
        </w:r>
      </w:del>
    </w:p>
    <w:p w14:paraId="069E4E0B" w14:textId="77777777" w:rsidR="00151958" w:rsidRPr="00BD3177" w:rsidDel="00D30024" w:rsidRDefault="00151958" w:rsidP="00151958">
      <w:pPr>
        <w:spacing w:after="0"/>
        <w:rPr>
          <w:del w:id="1015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5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WHERE target_id = review_target_id;</w:delText>
        </w:r>
      </w:del>
    </w:p>
    <w:p w14:paraId="0224C102" w14:textId="77777777" w:rsidR="00151958" w:rsidRPr="00BD3177" w:rsidDel="00D30024" w:rsidRDefault="00151958" w:rsidP="00151958">
      <w:pPr>
        <w:spacing w:after="0"/>
        <w:rPr>
          <w:del w:id="1015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5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570D285E" w14:textId="77777777" w:rsidR="00151958" w:rsidRPr="00BD3177" w:rsidDel="00D30024" w:rsidRDefault="00151958" w:rsidP="00151958">
      <w:pPr>
        <w:spacing w:after="0"/>
        <w:rPr>
          <w:del w:id="1015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5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-- Обновляем рейтинг пользователя</w:delText>
        </w:r>
      </w:del>
    </w:p>
    <w:p w14:paraId="2ED2724C" w14:textId="77777777" w:rsidR="00151958" w:rsidRPr="00BD3177" w:rsidDel="00D30024" w:rsidRDefault="00151958" w:rsidP="00151958">
      <w:pPr>
        <w:spacing w:after="0"/>
        <w:rPr>
          <w:del w:id="1016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6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UPDATE users </w:delText>
        </w:r>
      </w:del>
    </w:p>
    <w:p w14:paraId="5A77976A" w14:textId="77777777" w:rsidR="00151958" w:rsidRPr="00BD3177" w:rsidDel="00D30024" w:rsidRDefault="00151958" w:rsidP="00151958">
      <w:pPr>
        <w:spacing w:after="0"/>
        <w:rPr>
          <w:del w:id="1016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6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SET rating = ROUND(new_avg_rating, 2),</w:delText>
        </w:r>
      </w:del>
    </w:p>
    <w:p w14:paraId="38F89420" w14:textId="77777777" w:rsidR="00151958" w:rsidRPr="00BD3177" w:rsidDel="00D30024" w:rsidRDefault="00151958" w:rsidP="00151958">
      <w:pPr>
        <w:spacing w:after="0"/>
        <w:rPr>
          <w:del w:id="1016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6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updated_at = CURRENT_TIMESTAMP</w:delText>
        </w:r>
      </w:del>
    </w:p>
    <w:p w14:paraId="33576891" w14:textId="77777777" w:rsidR="00151958" w:rsidRPr="00BD3177" w:rsidDel="00D30024" w:rsidRDefault="00151958" w:rsidP="00151958">
      <w:pPr>
        <w:spacing w:after="0"/>
        <w:rPr>
          <w:del w:id="1016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6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WHERE id = review_target_id;</w:delText>
        </w:r>
      </w:del>
    </w:p>
    <w:p w14:paraId="3B534D74" w14:textId="77777777" w:rsidR="00151958" w:rsidRPr="00BD3177" w:rsidDel="00D30024" w:rsidRDefault="00151958" w:rsidP="00151958">
      <w:pPr>
        <w:spacing w:after="0"/>
        <w:rPr>
          <w:del w:id="1016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6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05CF3FA0" w14:textId="77777777" w:rsidR="00151958" w:rsidRPr="00BD3177" w:rsidDel="00D30024" w:rsidRDefault="00151958" w:rsidP="00151958">
      <w:pPr>
        <w:spacing w:after="0"/>
        <w:rPr>
          <w:del w:id="1017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7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COMMIT;</w:delText>
        </w:r>
      </w:del>
    </w:p>
    <w:p w14:paraId="7AC8807D" w14:textId="77777777" w:rsidR="00151958" w:rsidRPr="00BD3177" w:rsidDel="00D30024" w:rsidRDefault="00151958" w:rsidP="00151958">
      <w:pPr>
        <w:spacing w:after="0"/>
        <w:rPr>
          <w:del w:id="1017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7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78F6316B" w14:textId="77777777" w:rsidR="00151958" w:rsidRPr="00BD3177" w:rsidDel="00D30024" w:rsidRDefault="00151958" w:rsidP="00151958">
      <w:pPr>
        <w:spacing w:after="0"/>
        <w:rPr>
          <w:del w:id="1017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7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 </w:delText>
        </w:r>
      </w:del>
    </w:p>
    <w:p w14:paraId="17D2D95F" w14:textId="77777777" w:rsidR="00151958" w:rsidRPr="00BD3177" w:rsidDel="00D30024" w:rsidRDefault="00151958" w:rsidP="00151958">
      <w:pPr>
        <w:spacing w:after="0"/>
        <w:rPr>
          <w:del w:id="1017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7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'Отзыв успешно добавлен' AS result,</w:delText>
        </w:r>
      </w:del>
    </w:p>
    <w:p w14:paraId="0EE9E2F6" w14:textId="77777777" w:rsidR="00151958" w:rsidRPr="00BD3177" w:rsidDel="00D30024" w:rsidRDefault="00151958" w:rsidP="00151958">
      <w:pPr>
        <w:spacing w:after="0"/>
        <w:rPr>
          <w:del w:id="1017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7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new_avg_rating AS new_rating,</w:delText>
        </w:r>
      </w:del>
    </w:p>
    <w:p w14:paraId="3DB4BBDA" w14:textId="77777777" w:rsidR="00151958" w:rsidRPr="00BD3177" w:rsidDel="00D30024" w:rsidRDefault="00151958" w:rsidP="00151958">
      <w:pPr>
        <w:spacing w:after="0"/>
        <w:rPr>
          <w:del w:id="1018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8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(SELECT name FROM users WHERE id = review_target_id) AS target_user;</w:delText>
        </w:r>
      </w:del>
    </w:p>
    <w:p w14:paraId="599774C8" w14:textId="77777777" w:rsidR="00151958" w:rsidRPr="00BD3177" w:rsidDel="00D30024" w:rsidRDefault="00151958" w:rsidP="00151958">
      <w:pPr>
        <w:spacing w:after="0"/>
        <w:rPr>
          <w:del w:id="1018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8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END IF;</w:delText>
        </w:r>
      </w:del>
    </w:p>
    <w:p w14:paraId="22680DA6" w14:textId="77777777" w:rsidR="00151958" w:rsidRPr="00BD3177" w:rsidDel="00D30024" w:rsidRDefault="00151958" w:rsidP="00151958">
      <w:pPr>
        <w:spacing w:after="0"/>
        <w:rPr>
          <w:del w:id="1018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8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END$$</w:delText>
        </w:r>
      </w:del>
    </w:p>
    <w:p w14:paraId="0CE06FDA" w14:textId="77777777" w:rsidR="00151958" w:rsidRPr="00BD3177" w:rsidDel="00D30024" w:rsidRDefault="00151958" w:rsidP="00151958">
      <w:pPr>
        <w:spacing w:after="0"/>
        <w:rPr>
          <w:del w:id="10186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192FA9CE" w14:textId="77777777" w:rsidR="00151958" w:rsidRPr="00BD3177" w:rsidDel="00D30024" w:rsidRDefault="00151958" w:rsidP="00151958">
      <w:pPr>
        <w:spacing w:after="0"/>
        <w:rPr>
          <w:del w:id="1018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8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;</w:delText>
        </w:r>
      </w:del>
    </w:p>
    <w:p w14:paraId="549212BC" w14:textId="77777777" w:rsidR="00151958" w:rsidRPr="00BD3177" w:rsidDel="00D30024" w:rsidRDefault="00151958" w:rsidP="00151958">
      <w:pPr>
        <w:spacing w:after="0"/>
        <w:rPr>
          <w:del w:id="10189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02E59A68" w14:textId="77777777" w:rsidR="00151958" w:rsidRPr="00BD3177" w:rsidDel="00D30024" w:rsidRDefault="00151958" w:rsidP="00151958">
      <w:pPr>
        <w:spacing w:after="0"/>
        <w:rPr>
          <w:del w:id="1019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9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3D612EAB" w14:textId="77777777" w:rsidR="00151958" w:rsidRPr="00BD3177" w:rsidDel="00D30024" w:rsidRDefault="00151958" w:rsidP="00151958">
      <w:pPr>
        <w:spacing w:after="0"/>
        <w:rPr>
          <w:del w:id="1019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9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procedure GetUserProjectsHistory</w:delText>
        </w:r>
      </w:del>
    </w:p>
    <w:p w14:paraId="54483A60" w14:textId="77777777" w:rsidR="00151958" w:rsidRPr="00BD3177" w:rsidDel="00D30024" w:rsidRDefault="00151958" w:rsidP="00151958">
      <w:pPr>
        <w:spacing w:after="0"/>
        <w:rPr>
          <w:del w:id="1019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9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71F46710" w14:textId="77777777" w:rsidR="00151958" w:rsidRPr="00BD3177" w:rsidDel="00D30024" w:rsidRDefault="00151958" w:rsidP="00151958">
      <w:pPr>
        <w:spacing w:after="0"/>
        <w:rPr>
          <w:del w:id="10196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4822CA1F" w14:textId="77777777" w:rsidR="00151958" w:rsidRPr="00BD3177" w:rsidDel="00D30024" w:rsidRDefault="00151958" w:rsidP="00151958">
      <w:pPr>
        <w:spacing w:after="0"/>
        <w:rPr>
          <w:del w:id="1019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19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79B0E418" w14:textId="77777777" w:rsidR="00151958" w:rsidRPr="00BD3177" w:rsidDel="00D30024" w:rsidRDefault="00151958" w:rsidP="00151958">
      <w:pPr>
        <w:spacing w:after="0"/>
        <w:rPr>
          <w:del w:id="1019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0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procedure IF EXISTS `freelance`.`GetUserProjectsHistory`;</w:delText>
        </w:r>
      </w:del>
    </w:p>
    <w:p w14:paraId="122B6EF2" w14:textId="77777777" w:rsidR="00151958" w:rsidRPr="00BD3177" w:rsidDel="00D30024" w:rsidRDefault="00151958" w:rsidP="00151958">
      <w:pPr>
        <w:spacing w:after="0"/>
        <w:rPr>
          <w:del w:id="10201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274C0811" w14:textId="77777777" w:rsidR="00151958" w:rsidRPr="00BD3177" w:rsidDel="00D30024" w:rsidRDefault="00151958" w:rsidP="00151958">
      <w:pPr>
        <w:spacing w:after="0"/>
        <w:rPr>
          <w:del w:id="1020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0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$$</w:delText>
        </w:r>
      </w:del>
    </w:p>
    <w:p w14:paraId="2ADE38F6" w14:textId="77777777" w:rsidR="00151958" w:rsidRPr="00BD3177" w:rsidDel="00D30024" w:rsidRDefault="00151958" w:rsidP="00151958">
      <w:pPr>
        <w:spacing w:after="0"/>
        <w:rPr>
          <w:del w:id="1020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0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`freelance`$$</w:delText>
        </w:r>
      </w:del>
    </w:p>
    <w:p w14:paraId="2A3C0578" w14:textId="77777777" w:rsidR="00151958" w:rsidRPr="00BD3177" w:rsidDel="00D30024" w:rsidRDefault="00151958" w:rsidP="00151958">
      <w:pPr>
        <w:spacing w:after="0"/>
        <w:rPr>
          <w:del w:id="1020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0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PROCEDURE GetUserProjectsHistory(IN user_id INT)</w:delText>
        </w:r>
      </w:del>
    </w:p>
    <w:p w14:paraId="5BAA86BD" w14:textId="77777777" w:rsidR="00151958" w:rsidRPr="00BD3177" w:rsidDel="00D30024" w:rsidRDefault="00151958" w:rsidP="00151958">
      <w:pPr>
        <w:spacing w:after="0"/>
        <w:rPr>
          <w:del w:id="1020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0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BEGIN</w:delText>
        </w:r>
      </w:del>
    </w:p>
    <w:p w14:paraId="37FFD8B4" w14:textId="77777777" w:rsidR="00151958" w:rsidRPr="00BD3177" w:rsidDel="00D30024" w:rsidRDefault="00151958" w:rsidP="00151958">
      <w:pPr>
        <w:spacing w:after="0"/>
        <w:rPr>
          <w:del w:id="1021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1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user_exists INT;</w:delText>
        </w:r>
      </w:del>
    </w:p>
    <w:p w14:paraId="6D293546" w14:textId="77777777" w:rsidR="00151958" w:rsidRPr="00BD3177" w:rsidDel="00D30024" w:rsidRDefault="00151958" w:rsidP="00151958">
      <w:pPr>
        <w:spacing w:after="0"/>
        <w:rPr>
          <w:del w:id="1021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1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60EDADFF" w14:textId="77777777" w:rsidR="00151958" w:rsidRPr="00BD3177" w:rsidDel="00D30024" w:rsidRDefault="00151958" w:rsidP="00151958">
      <w:pPr>
        <w:spacing w:after="0"/>
        <w:rPr>
          <w:del w:id="1021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1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-- Проверяем существование пользователя</w:delText>
        </w:r>
      </w:del>
    </w:p>
    <w:p w14:paraId="1938FB50" w14:textId="77777777" w:rsidR="00151958" w:rsidRPr="00BD3177" w:rsidDel="00D30024" w:rsidRDefault="00151958" w:rsidP="00151958">
      <w:pPr>
        <w:spacing w:after="0"/>
        <w:rPr>
          <w:del w:id="1021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1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SELECT COUNT(*) INTO user_exists FROM users WHERE id = user_id;</w:delText>
        </w:r>
      </w:del>
    </w:p>
    <w:p w14:paraId="3A0DE037" w14:textId="77777777" w:rsidR="00151958" w:rsidRPr="00BD3177" w:rsidDel="00D30024" w:rsidRDefault="00151958" w:rsidP="00151958">
      <w:pPr>
        <w:spacing w:after="0"/>
        <w:rPr>
          <w:del w:id="1021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1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415F61A4" w14:textId="77777777" w:rsidR="00151958" w:rsidRPr="00BD3177" w:rsidDel="00D30024" w:rsidRDefault="00151958" w:rsidP="00151958">
      <w:pPr>
        <w:spacing w:after="0"/>
        <w:rPr>
          <w:del w:id="1022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2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IF user_exists = 0 THEN</w:delText>
        </w:r>
      </w:del>
    </w:p>
    <w:p w14:paraId="0331AB3F" w14:textId="77777777" w:rsidR="00151958" w:rsidRPr="00BD3177" w:rsidDel="00D30024" w:rsidRDefault="00151958" w:rsidP="00151958">
      <w:pPr>
        <w:spacing w:after="0"/>
        <w:rPr>
          <w:del w:id="1022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2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 'Ошибка: Пользователь не найден' AS result;</w:delText>
        </w:r>
      </w:del>
    </w:p>
    <w:p w14:paraId="23833B1F" w14:textId="77777777" w:rsidR="00151958" w:rsidRPr="00BD3177" w:rsidDel="00D30024" w:rsidRDefault="00151958" w:rsidP="00151958">
      <w:pPr>
        <w:spacing w:after="0"/>
        <w:rPr>
          <w:del w:id="10224" w:author="Ivan Pugachev" w:date="2025-12-19T09:58:00Z"/>
          <w:rFonts w:ascii="Courier New" w:hAnsi="Courier New" w:cs="Courier New"/>
          <w:sz w:val="14"/>
          <w:szCs w:val="14"/>
        </w:rPr>
      </w:pPr>
      <w:del w:id="1022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ELSE</w:delText>
        </w:r>
      </w:del>
    </w:p>
    <w:p w14:paraId="7C7FE6AF" w14:textId="77777777" w:rsidR="00151958" w:rsidRPr="00BD3177" w:rsidDel="00D30024" w:rsidRDefault="00151958" w:rsidP="00151958">
      <w:pPr>
        <w:spacing w:after="0"/>
        <w:rPr>
          <w:del w:id="10226" w:author="Ivan Pugachev" w:date="2025-12-19T09:58:00Z"/>
          <w:rFonts w:ascii="Courier New" w:hAnsi="Courier New" w:cs="Courier New"/>
          <w:sz w:val="14"/>
          <w:szCs w:val="14"/>
        </w:rPr>
      </w:pPr>
      <w:del w:id="1022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-- 1. Основная информация о пользователе</w:delText>
        </w:r>
      </w:del>
    </w:p>
    <w:p w14:paraId="51C1B0EC" w14:textId="77777777" w:rsidR="00151958" w:rsidRPr="00BD3177" w:rsidDel="00D30024" w:rsidRDefault="00151958" w:rsidP="00151958">
      <w:pPr>
        <w:spacing w:after="0"/>
        <w:rPr>
          <w:del w:id="10228" w:author="Ivan Pugachev" w:date="2025-12-19T09:58:00Z"/>
          <w:rFonts w:ascii="Courier New" w:hAnsi="Courier New" w:cs="Courier New"/>
          <w:sz w:val="14"/>
          <w:szCs w:val="14"/>
        </w:rPr>
      </w:pPr>
      <w:del w:id="1022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SELECT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</w:del>
    </w:p>
    <w:p w14:paraId="0EAD3690" w14:textId="77777777" w:rsidR="00151958" w:rsidRPr="00BD3177" w:rsidDel="00D30024" w:rsidRDefault="00151958" w:rsidP="00151958">
      <w:pPr>
        <w:spacing w:after="0"/>
        <w:rPr>
          <w:del w:id="1023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3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u.id,</w:delText>
        </w:r>
      </w:del>
    </w:p>
    <w:p w14:paraId="2612EA36" w14:textId="77777777" w:rsidR="00151958" w:rsidRPr="00BD3177" w:rsidDel="00D30024" w:rsidRDefault="00151958" w:rsidP="00151958">
      <w:pPr>
        <w:spacing w:after="0"/>
        <w:rPr>
          <w:del w:id="1023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3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u.name,</w:delText>
        </w:r>
      </w:del>
    </w:p>
    <w:p w14:paraId="3EAFE06D" w14:textId="77777777" w:rsidR="00151958" w:rsidRPr="00BD3177" w:rsidDel="00D30024" w:rsidRDefault="00151958" w:rsidP="00151958">
      <w:pPr>
        <w:spacing w:after="0"/>
        <w:rPr>
          <w:del w:id="1023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3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u.email, </w:delText>
        </w:r>
      </w:del>
    </w:p>
    <w:p w14:paraId="7C418205" w14:textId="77777777" w:rsidR="00151958" w:rsidRPr="00BD3177" w:rsidDel="00D30024" w:rsidRDefault="00151958" w:rsidP="00151958">
      <w:pPr>
        <w:spacing w:after="0"/>
        <w:rPr>
          <w:del w:id="1023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3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u.role,</w:delText>
        </w:r>
      </w:del>
    </w:p>
    <w:p w14:paraId="78260481" w14:textId="77777777" w:rsidR="00151958" w:rsidRPr="00BD3177" w:rsidDel="00D30024" w:rsidRDefault="00151958" w:rsidP="00151958">
      <w:pPr>
        <w:spacing w:after="0"/>
        <w:rPr>
          <w:del w:id="1023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3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u.bio,</w:delText>
        </w:r>
      </w:del>
    </w:p>
    <w:p w14:paraId="6587D175" w14:textId="77777777" w:rsidR="00151958" w:rsidRPr="00BD3177" w:rsidDel="00D30024" w:rsidRDefault="00151958" w:rsidP="00151958">
      <w:pPr>
        <w:spacing w:after="0"/>
        <w:rPr>
          <w:del w:id="1024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4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u.rating,</w:delText>
        </w:r>
      </w:del>
    </w:p>
    <w:p w14:paraId="267B5471" w14:textId="77777777" w:rsidR="00151958" w:rsidRPr="00BD3177" w:rsidDel="00D30024" w:rsidRDefault="00151958" w:rsidP="00151958">
      <w:pPr>
        <w:spacing w:after="0"/>
        <w:rPr>
          <w:del w:id="1024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4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u.created_at as registration_date</w:delText>
        </w:r>
      </w:del>
    </w:p>
    <w:p w14:paraId="64632BD8" w14:textId="77777777" w:rsidR="00151958" w:rsidRPr="00BD3177" w:rsidDel="00D30024" w:rsidRDefault="00151958" w:rsidP="00151958">
      <w:pPr>
        <w:spacing w:after="0"/>
        <w:rPr>
          <w:del w:id="1024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4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FROM users u</w:delText>
        </w:r>
      </w:del>
    </w:p>
    <w:p w14:paraId="4B95F188" w14:textId="77777777" w:rsidR="00151958" w:rsidRPr="00BD3177" w:rsidDel="00D30024" w:rsidRDefault="00151958" w:rsidP="00151958">
      <w:pPr>
        <w:spacing w:after="0"/>
        <w:rPr>
          <w:del w:id="1024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4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WHERE u.id = user_id;</w:delText>
        </w:r>
      </w:del>
    </w:p>
    <w:p w14:paraId="525FD61B" w14:textId="77777777" w:rsidR="00151958" w:rsidRPr="00BD3177" w:rsidDel="00D30024" w:rsidRDefault="00151958" w:rsidP="00151958">
      <w:pPr>
        <w:spacing w:after="0"/>
        <w:rPr>
          <w:del w:id="1024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4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41A5B2A2" w14:textId="77777777" w:rsidR="00151958" w:rsidRPr="00BD3177" w:rsidDel="00D30024" w:rsidRDefault="00151958" w:rsidP="00151958">
      <w:pPr>
        <w:spacing w:after="0"/>
        <w:rPr>
          <w:del w:id="10250" w:author="Ivan Pugachev" w:date="2025-12-19T09:58:00Z"/>
          <w:rFonts w:ascii="Courier New" w:hAnsi="Courier New" w:cs="Courier New"/>
          <w:sz w:val="14"/>
          <w:szCs w:val="14"/>
        </w:rPr>
      </w:pPr>
      <w:del w:id="1025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-- 2. Проекты, где пользователь является КЛИЕНТОМ (создал проект)</w:delText>
        </w:r>
      </w:del>
    </w:p>
    <w:p w14:paraId="0CC2CF1D" w14:textId="77777777" w:rsidR="00151958" w:rsidRPr="00BD3177" w:rsidDel="00D30024" w:rsidRDefault="00151958" w:rsidP="00151958">
      <w:pPr>
        <w:spacing w:after="0"/>
        <w:rPr>
          <w:del w:id="1025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5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SELECT </w:delText>
        </w:r>
      </w:del>
    </w:p>
    <w:p w14:paraId="28905258" w14:textId="77777777" w:rsidR="00151958" w:rsidRPr="00BD3177" w:rsidDel="00D30024" w:rsidRDefault="00151958" w:rsidP="00151958">
      <w:pPr>
        <w:spacing w:after="0"/>
        <w:rPr>
          <w:del w:id="1025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5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p.id as project_id,</w:delText>
        </w:r>
      </w:del>
    </w:p>
    <w:p w14:paraId="43B3C665" w14:textId="77777777" w:rsidR="00151958" w:rsidRPr="00BD3177" w:rsidDel="00D30024" w:rsidRDefault="00151958" w:rsidP="00151958">
      <w:pPr>
        <w:spacing w:after="0"/>
        <w:rPr>
          <w:del w:id="1025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5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p.title,</w:delText>
        </w:r>
      </w:del>
    </w:p>
    <w:p w14:paraId="62CEF505" w14:textId="77777777" w:rsidR="00151958" w:rsidRPr="00BD3177" w:rsidDel="00D30024" w:rsidRDefault="00151958" w:rsidP="00151958">
      <w:pPr>
        <w:spacing w:after="0"/>
        <w:rPr>
          <w:del w:id="1025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5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p.description,</w:delText>
        </w:r>
      </w:del>
    </w:p>
    <w:p w14:paraId="389AA2F9" w14:textId="77777777" w:rsidR="00151958" w:rsidRPr="00BD3177" w:rsidDel="00D30024" w:rsidRDefault="00151958" w:rsidP="00151958">
      <w:pPr>
        <w:spacing w:after="0"/>
        <w:rPr>
          <w:del w:id="1026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6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p.deadline,</w:delText>
        </w:r>
      </w:del>
    </w:p>
    <w:p w14:paraId="1F6B025A" w14:textId="77777777" w:rsidR="00151958" w:rsidRPr="00BD3177" w:rsidDel="00D30024" w:rsidRDefault="00151958" w:rsidP="00151958">
      <w:pPr>
        <w:spacing w:after="0"/>
        <w:rPr>
          <w:del w:id="1026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6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p.status as project_status,</w:delText>
        </w:r>
      </w:del>
    </w:p>
    <w:p w14:paraId="6745ECA4" w14:textId="77777777" w:rsidR="00151958" w:rsidRPr="00BD3177" w:rsidDel="00D30024" w:rsidRDefault="00151958" w:rsidP="00151958">
      <w:pPr>
        <w:spacing w:after="0"/>
        <w:rPr>
          <w:del w:id="1026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6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p.created_at as project_created,</w:delText>
        </w:r>
      </w:del>
    </w:p>
    <w:p w14:paraId="00944765" w14:textId="77777777" w:rsidR="00151958" w:rsidRPr="00BD3177" w:rsidDel="00D30024" w:rsidRDefault="00151958" w:rsidP="00151958">
      <w:pPr>
        <w:spacing w:after="0"/>
        <w:rPr>
          <w:del w:id="1026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6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c.name as category_name,</w:delText>
        </w:r>
      </w:del>
    </w:p>
    <w:p w14:paraId="53838BD0" w14:textId="77777777" w:rsidR="00151958" w:rsidRPr="00BD3177" w:rsidDel="00D30024" w:rsidRDefault="00151958" w:rsidP="00151958">
      <w:pPr>
        <w:spacing w:after="0"/>
        <w:rPr>
          <w:del w:id="1026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6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'creator' as user_role_in_project</w:delText>
        </w:r>
      </w:del>
    </w:p>
    <w:p w14:paraId="78978526" w14:textId="77777777" w:rsidR="00151958" w:rsidRPr="00BD3177" w:rsidDel="00D30024" w:rsidRDefault="00151958" w:rsidP="00151958">
      <w:pPr>
        <w:spacing w:after="0"/>
        <w:rPr>
          <w:del w:id="1027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7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FROM projects p</w:delText>
        </w:r>
      </w:del>
    </w:p>
    <w:p w14:paraId="67DBFF42" w14:textId="77777777" w:rsidR="00151958" w:rsidRPr="00BD3177" w:rsidDel="00D30024" w:rsidRDefault="00151958" w:rsidP="00151958">
      <w:pPr>
        <w:spacing w:after="0"/>
        <w:rPr>
          <w:del w:id="1027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7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LEFT JOIN categories c ON p.category_id = c.id</w:delText>
        </w:r>
      </w:del>
    </w:p>
    <w:p w14:paraId="7DDC7BF0" w14:textId="77777777" w:rsidR="00151958" w:rsidRPr="00BD3177" w:rsidDel="00D30024" w:rsidRDefault="00151958" w:rsidP="00151958">
      <w:pPr>
        <w:spacing w:after="0"/>
        <w:rPr>
          <w:del w:id="1027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7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WHERE p.client_id = user_id</w:delText>
        </w:r>
      </w:del>
    </w:p>
    <w:p w14:paraId="0E8B94C9" w14:textId="77777777" w:rsidR="00151958" w:rsidRPr="00BD3177" w:rsidDel="00D30024" w:rsidRDefault="00151958" w:rsidP="00151958">
      <w:pPr>
        <w:spacing w:after="0"/>
        <w:rPr>
          <w:del w:id="1027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7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ORDER BY p.created_at DESC;</w:delText>
        </w:r>
      </w:del>
    </w:p>
    <w:p w14:paraId="1BD79A65" w14:textId="77777777" w:rsidR="00151958" w:rsidRPr="00BD3177" w:rsidDel="00D30024" w:rsidRDefault="00151958" w:rsidP="00151958">
      <w:pPr>
        <w:spacing w:after="0"/>
        <w:rPr>
          <w:del w:id="1027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7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394AD116" w14:textId="77777777" w:rsidR="00151958" w:rsidRPr="00BD3177" w:rsidDel="00D30024" w:rsidRDefault="00151958" w:rsidP="00151958">
      <w:pPr>
        <w:spacing w:after="0"/>
        <w:rPr>
          <w:del w:id="10280" w:author="Ivan Pugachev" w:date="2025-12-19T09:58:00Z"/>
          <w:rFonts w:ascii="Courier New" w:hAnsi="Courier New" w:cs="Courier New"/>
          <w:sz w:val="14"/>
          <w:szCs w:val="14"/>
        </w:rPr>
      </w:pPr>
      <w:del w:id="1028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-- 3. Проекты, где пользователь является ФРИЛАНСЕРОМ (участвует через ставки/контракты)</w:delText>
        </w:r>
      </w:del>
    </w:p>
    <w:p w14:paraId="0643FBE8" w14:textId="77777777" w:rsidR="00151958" w:rsidRPr="00BD3177" w:rsidDel="00D30024" w:rsidRDefault="00151958" w:rsidP="00151958">
      <w:pPr>
        <w:spacing w:after="0"/>
        <w:rPr>
          <w:del w:id="1028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8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SELECT DISTINCT</w:delText>
        </w:r>
      </w:del>
    </w:p>
    <w:p w14:paraId="7923AE9F" w14:textId="77777777" w:rsidR="00151958" w:rsidRPr="00BD3177" w:rsidDel="00D30024" w:rsidRDefault="00151958" w:rsidP="00151958">
      <w:pPr>
        <w:spacing w:after="0"/>
        <w:rPr>
          <w:del w:id="1028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8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p.id as project_id,</w:delText>
        </w:r>
      </w:del>
    </w:p>
    <w:p w14:paraId="68EF0491" w14:textId="77777777" w:rsidR="00151958" w:rsidRPr="00BD3177" w:rsidDel="00D30024" w:rsidRDefault="00151958" w:rsidP="00151958">
      <w:pPr>
        <w:spacing w:after="0"/>
        <w:rPr>
          <w:del w:id="1028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8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p.title, </w:delText>
        </w:r>
      </w:del>
    </w:p>
    <w:p w14:paraId="348F23CA" w14:textId="77777777" w:rsidR="00151958" w:rsidRPr="00BD3177" w:rsidDel="00D30024" w:rsidRDefault="00151958" w:rsidP="00151958">
      <w:pPr>
        <w:spacing w:after="0"/>
        <w:rPr>
          <w:del w:id="1028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8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p.description,</w:delText>
        </w:r>
      </w:del>
    </w:p>
    <w:p w14:paraId="725CD28C" w14:textId="77777777" w:rsidR="00151958" w:rsidRPr="00BD3177" w:rsidDel="00D30024" w:rsidRDefault="00151958" w:rsidP="00151958">
      <w:pPr>
        <w:spacing w:after="0"/>
        <w:rPr>
          <w:del w:id="1029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9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p.deadline,</w:delText>
        </w:r>
      </w:del>
    </w:p>
    <w:p w14:paraId="6E0640B7" w14:textId="77777777" w:rsidR="00151958" w:rsidRPr="00BD3177" w:rsidDel="00D30024" w:rsidRDefault="00151958" w:rsidP="00151958">
      <w:pPr>
        <w:spacing w:after="0"/>
        <w:rPr>
          <w:del w:id="1029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9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p.status as project_status,</w:delText>
        </w:r>
      </w:del>
    </w:p>
    <w:p w14:paraId="00ED9010" w14:textId="77777777" w:rsidR="00151958" w:rsidRPr="00BD3177" w:rsidDel="00D30024" w:rsidRDefault="00151958" w:rsidP="00151958">
      <w:pPr>
        <w:spacing w:after="0"/>
        <w:rPr>
          <w:del w:id="1029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9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p.created_at as project_created,</w:delText>
        </w:r>
      </w:del>
    </w:p>
    <w:p w14:paraId="34BC78B9" w14:textId="77777777" w:rsidR="00151958" w:rsidRPr="00BD3177" w:rsidDel="00D30024" w:rsidRDefault="00151958" w:rsidP="00151958">
      <w:pPr>
        <w:spacing w:after="0"/>
        <w:rPr>
          <w:del w:id="1029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9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c.name as category_name,</w:delText>
        </w:r>
      </w:del>
    </w:p>
    <w:p w14:paraId="3D7032EA" w14:textId="77777777" w:rsidR="00151958" w:rsidRPr="00BD3177" w:rsidDel="00D30024" w:rsidRDefault="00151958" w:rsidP="00151958">
      <w:pPr>
        <w:spacing w:after="0"/>
        <w:rPr>
          <w:del w:id="1029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29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b.status as bid_status,</w:delText>
        </w:r>
      </w:del>
    </w:p>
    <w:p w14:paraId="145E1AF5" w14:textId="77777777" w:rsidR="00151958" w:rsidRPr="00BD3177" w:rsidDel="00D30024" w:rsidRDefault="00151958" w:rsidP="00151958">
      <w:pPr>
        <w:spacing w:after="0"/>
        <w:rPr>
          <w:del w:id="1030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0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contr.status as contract_status,</w:delText>
        </w:r>
      </w:del>
    </w:p>
    <w:p w14:paraId="793CE000" w14:textId="77777777" w:rsidR="00151958" w:rsidRPr="00BD3177" w:rsidDel="00D30024" w:rsidRDefault="00151958" w:rsidP="00151958">
      <w:pPr>
        <w:spacing w:after="0"/>
        <w:rPr>
          <w:del w:id="1030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0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CASE </w:delText>
        </w:r>
      </w:del>
    </w:p>
    <w:p w14:paraId="2F6A4647" w14:textId="77777777" w:rsidR="00151958" w:rsidRPr="00BD3177" w:rsidDel="00D30024" w:rsidRDefault="00151958" w:rsidP="00151958">
      <w:pPr>
        <w:spacing w:after="0"/>
        <w:rPr>
          <w:del w:id="1030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0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WHEN contr.id IS NOT NULL THEN 'contract_freelancer'</w:delText>
        </w:r>
      </w:del>
    </w:p>
    <w:p w14:paraId="1B16E963" w14:textId="77777777" w:rsidR="00151958" w:rsidRPr="00BD3177" w:rsidDel="00D30024" w:rsidRDefault="00151958" w:rsidP="00151958">
      <w:pPr>
        <w:spacing w:after="0"/>
        <w:rPr>
          <w:del w:id="1030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0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WHEN b.status = 'accepted' THEN 'accepted_freelancer' </w:delText>
        </w:r>
      </w:del>
    </w:p>
    <w:p w14:paraId="59043B67" w14:textId="77777777" w:rsidR="00151958" w:rsidRPr="00BD3177" w:rsidDel="00D30024" w:rsidRDefault="00151958" w:rsidP="00151958">
      <w:pPr>
        <w:spacing w:after="0"/>
        <w:rPr>
          <w:del w:id="1030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0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ELSE 'bidder'</w:delText>
        </w:r>
      </w:del>
    </w:p>
    <w:p w14:paraId="1267C05A" w14:textId="77777777" w:rsidR="00151958" w:rsidRPr="00BD3177" w:rsidDel="00D30024" w:rsidRDefault="00151958" w:rsidP="00151958">
      <w:pPr>
        <w:spacing w:after="0"/>
        <w:rPr>
          <w:del w:id="1031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1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END as user_role_in_project</w:delText>
        </w:r>
      </w:del>
    </w:p>
    <w:p w14:paraId="314AFFAF" w14:textId="77777777" w:rsidR="00151958" w:rsidRPr="00BD3177" w:rsidDel="00D30024" w:rsidRDefault="00151958" w:rsidP="00151958">
      <w:pPr>
        <w:spacing w:after="0"/>
        <w:rPr>
          <w:del w:id="1031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1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FROM projects p</w:delText>
        </w:r>
      </w:del>
    </w:p>
    <w:p w14:paraId="253F9EE3" w14:textId="77777777" w:rsidR="00151958" w:rsidRPr="00BD3177" w:rsidDel="00D30024" w:rsidRDefault="00151958" w:rsidP="00151958">
      <w:pPr>
        <w:spacing w:after="0"/>
        <w:rPr>
          <w:del w:id="1031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1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LEFT JOIN categories c ON p.category_id = c.id</w:delText>
        </w:r>
      </w:del>
    </w:p>
    <w:p w14:paraId="14BF3ACA" w14:textId="77777777" w:rsidR="00151958" w:rsidRPr="00BD3177" w:rsidDel="00D30024" w:rsidRDefault="00151958" w:rsidP="00151958">
      <w:pPr>
        <w:spacing w:after="0"/>
        <w:rPr>
          <w:del w:id="1031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1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LEFT JOIN bids b ON p.id = b.project_id AND b.freelancer_id = user_id</w:delText>
        </w:r>
      </w:del>
    </w:p>
    <w:p w14:paraId="073F2670" w14:textId="77777777" w:rsidR="00151958" w:rsidRPr="00BD3177" w:rsidDel="00D30024" w:rsidRDefault="00151958" w:rsidP="00151958">
      <w:pPr>
        <w:spacing w:after="0"/>
        <w:rPr>
          <w:del w:id="1031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1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LEFT JOIN contracts contr ON p.id = contr.project_id AND contr.freelancer_id = user_id</w:delText>
        </w:r>
      </w:del>
    </w:p>
    <w:p w14:paraId="1CB23C01" w14:textId="77777777" w:rsidR="00151958" w:rsidRPr="00BD3177" w:rsidDel="00D30024" w:rsidRDefault="00151958" w:rsidP="00151958">
      <w:pPr>
        <w:spacing w:after="0"/>
        <w:rPr>
          <w:del w:id="1032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2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WHERE b.freelancer_id = user_id OR contr.freelancer_id = user_id</w:delText>
        </w:r>
      </w:del>
    </w:p>
    <w:p w14:paraId="7CB4B75E" w14:textId="77777777" w:rsidR="00151958" w:rsidRPr="00BD3177" w:rsidDel="00D30024" w:rsidRDefault="00151958" w:rsidP="00151958">
      <w:pPr>
        <w:spacing w:after="0"/>
        <w:rPr>
          <w:del w:id="1032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2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ORDER BY p.created_at DESC;</w:delText>
        </w:r>
      </w:del>
    </w:p>
    <w:p w14:paraId="3BEB9C84" w14:textId="77777777" w:rsidR="00151958" w:rsidRPr="00BD3177" w:rsidDel="00D30024" w:rsidRDefault="00151958" w:rsidP="00151958">
      <w:pPr>
        <w:spacing w:after="0"/>
        <w:rPr>
          <w:del w:id="1032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2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58E04819" w14:textId="77777777" w:rsidR="00151958" w:rsidRPr="00BD3177" w:rsidDel="00D30024" w:rsidRDefault="00151958" w:rsidP="00151958">
      <w:pPr>
        <w:spacing w:after="0"/>
        <w:rPr>
          <w:del w:id="1032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2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END IF;</w:delText>
        </w:r>
      </w:del>
    </w:p>
    <w:p w14:paraId="2F3AC040" w14:textId="77777777" w:rsidR="00151958" w:rsidRPr="00BD3177" w:rsidDel="00D30024" w:rsidRDefault="00151958" w:rsidP="00151958">
      <w:pPr>
        <w:spacing w:after="0"/>
        <w:rPr>
          <w:del w:id="1032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2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END$$</w:delText>
        </w:r>
      </w:del>
    </w:p>
    <w:p w14:paraId="7BEE1091" w14:textId="77777777" w:rsidR="00151958" w:rsidRPr="00BD3177" w:rsidDel="00D30024" w:rsidRDefault="00151958" w:rsidP="00151958">
      <w:pPr>
        <w:spacing w:after="0"/>
        <w:rPr>
          <w:del w:id="10330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76FE8927" w14:textId="77777777" w:rsidR="00151958" w:rsidRPr="00BD3177" w:rsidDel="00D30024" w:rsidRDefault="00151958" w:rsidP="00151958">
      <w:pPr>
        <w:spacing w:after="0"/>
        <w:rPr>
          <w:del w:id="1033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3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;</w:delText>
        </w:r>
      </w:del>
    </w:p>
    <w:p w14:paraId="1DE08E63" w14:textId="77777777" w:rsidR="00151958" w:rsidRPr="00BD3177" w:rsidDel="00D30024" w:rsidRDefault="00151958" w:rsidP="00151958">
      <w:pPr>
        <w:spacing w:after="0"/>
        <w:rPr>
          <w:del w:id="10333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4AC33120" w14:textId="77777777" w:rsidR="00151958" w:rsidRPr="00BD3177" w:rsidDel="00D30024" w:rsidRDefault="00151958" w:rsidP="00151958">
      <w:pPr>
        <w:spacing w:after="0"/>
        <w:rPr>
          <w:del w:id="1033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3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3D406534" w14:textId="77777777" w:rsidR="00151958" w:rsidRPr="00BD3177" w:rsidDel="00D30024" w:rsidRDefault="00151958" w:rsidP="00151958">
      <w:pPr>
        <w:spacing w:after="0"/>
        <w:rPr>
          <w:del w:id="1033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3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procedure GetDaysUntilDeadline</w:delText>
        </w:r>
      </w:del>
    </w:p>
    <w:p w14:paraId="6A7747CA" w14:textId="77777777" w:rsidR="00151958" w:rsidRPr="00BD3177" w:rsidDel="00D30024" w:rsidRDefault="00151958" w:rsidP="00151958">
      <w:pPr>
        <w:spacing w:after="0"/>
        <w:rPr>
          <w:del w:id="1033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3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7D0A10A8" w14:textId="77777777" w:rsidR="00151958" w:rsidRPr="00BD3177" w:rsidDel="00D30024" w:rsidRDefault="00151958" w:rsidP="00151958">
      <w:pPr>
        <w:spacing w:after="0"/>
        <w:rPr>
          <w:del w:id="10340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062DFC0A" w14:textId="77777777" w:rsidR="00151958" w:rsidRPr="00BD3177" w:rsidDel="00D30024" w:rsidRDefault="00151958" w:rsidP="00151958">
      <w:pPr>
        <w:spacing w:after="0"/>
        <w:rPr>
          <w:del w:id="1034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4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2D2ABA9D" w14:textId="77777777" w:rsidR="00151958" w:rsidRPr="00BD3177" w:rsidDel="00D30024" w:rsidRDefault="00151958" w:rsidP="00151958">
      <w:pPr>
        <w:spacing w:after="0"/>
        <w:rPr>
          <w:del w:id="1034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4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procedure IF EXISTS `freelance`.`GetDaysUntilDeadline`;</w:delText>
        </w:r>
      </w:del>
    </w:p>
    <w:p w14:paraId="5B45EE9A" w14:textId="77777777" w:rsidR="00151958" w:rsidRPr="00BD3177" w:rsidDel="00D30024" w:rsidRDefault="00151958" w:rsidP="00151958">
      <w:pPr>
        <w:spacing w:after="0"/>
        <w:rPr>
          <w:del w:id="10345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24DF746C" w14:textId="77777777" w:rsidR="00151958" w:rsidRPr="00BD3177" w:rsidDel="00D30024" w:rsidRDefault="00151958" w:rsidP="00151958">
      <w:pPr>
        <w:spacing w:after="0"/>
        <w:rPr>
          <w:del w:id="1034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4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$$</w:delText>
        </w:r>
      </w:del>
    </w:p>
    <w:p w14:paraId="2B820AFC" w14:textId="77777777" w:rsidR="00151958" w:rsidRPr="00BD3177" w:rsidDel="00D30024" w:rsidRDefault="00151958" w:rsidP="00151958">
      <w:pPr>
        <w:spacing w:after="0"/>
        <w:rPr>
          <w:del w:id="1034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4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`freelance`$$</w:delText>
        </w:r>
      </w:del>
    </w:p>
    <w:p w14:paraId="36EC1E6B" w14:textId="77777777" w:rsidR="00151958" w:rsidRPr="00BD3177" w:rsidDel="00D30024" w:rsidRDefault="00151958" w:rsidP="00151958">
      <w:pPr>
        <w:spacing w:after="0"/>
        <w:rPr>
          <w:del w:id="1035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5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PROCEDURE GetDaysUntilDeadline(IN project_id INT)</w:delText>
        </w:r>
      </w:del>
    </w:p>
    <w:p w14:paraId="1B57C38B" w14:textId="77777777" w:rsidR="00151958" w:rsidRPr="00BD3177" w:rsidDel="00D30024" w:rsidRDefault="00151958" w:rsidP="00151958">
      <w:pPr>
        <w:spacing w:after="0"/>
        <w:rPr>
          <w:del w:id="1035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5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BEGIN</w:delText>
        </w:r>
      </w:del>
    </w:p>
    <w:p w14:paraId="10F568B7" w14:textId="77777777" w:rsidR="00151958" w:rsidRPr="00BD3177" w:rsidDel="00D30024" w:rsidRDefault="00151958" w:rsidP="00151958">
      <w:pPr>
        <w:spacing w:after="0"/>
        <w:rPr>
          <w:del w:id="1035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5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project_deadline DATE;</w:delText>
        </w:r>
      </w:del>
    </w:p>
    <w:p w14:paraId="31BEF751" w14:textId="77777777" w:rsidR="00151958" w:rsidRPr="00BD3177" w:rsidDel="00D30024" w:rsidRDefault="00151958" w:rsidP="00151958">
      <w:pPr>
        <w:spacing w:after="0"/>
        <w:rPr>
          <w:del w:id="1035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5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days_remaining INT;</w:delText>
        </w:r>
      </w:del>
    </w:p>
    <w:p w14:paraId="0622B92B" w14:textId="77777777" w:rsidR="00151958" w:rsidRPr="00BD3177" w:rsidDel="00D30024" w:rsidRDefault="00151958" w:rsidP="00151958">
      <w:pPr>
        <w:spacing w:after="0"/>
        <w:rPr>
          <w:del w:id="1035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5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7D2658D2" w14:textId="77777777" w:rsidR="00151958" w:rsidRPr="00BD3177" w:rsidDel="00D30024" w:rsidRDefault="00151958" w:rsidP="00151958">
      <w:pPr>
        <w:spacing w:after="0"/>
        <w:rPr>
          <w:del w:id="1036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6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-- Получаем дедлайн проекта</w:delText>
        </w:r>
      </w:del>
    </w:p>
    <w:p w14:paraId="432A64F4" w14:textId="77777777" w:rsidR="00151958" w:rsidRPr="00BD3177" w:rsidDel="00D30024" w:rsidRDefault="00151958" w:rsidP="00151958">
      <w:pPr>
        <w:spacing w:after="0"/>
        <w:rPr>
          <w:del w:id="1036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6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SELECT deadline INTO project_deadline </w:delText>
        </w:r>
      </w:del>
    </w:p>
    <w:p w14:paraId="4C6FB770" w14:textId="77777777" w:rsidR="00151958" w:rsidRPr="00BD3177" w:rsidDel="00D30024" w:rsidRDefault="00151958" w:rsidP="00151958">
      <w:pPr>
        <w:spacing w:after="0"/>
        <w:rPr>
          <w:del w:id="1036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6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FROM projects </w:delText>
        </w:r>
      </w:del>
    </w:p>
    <w:p w14:paraId="74DD1282" w14:textId="77777777" w:rsidR="00151958" w:rsidRPr="00BD3177" w:rsidDel="00D30024" w:rsidRDefault="00151958" w:rsidP="00151958">
      <w:pPr>
        <w:spacing w:after="0"/>
        <w:rPr>
          <w:del w:id="1036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6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WHERE id = project_id;</w:delText>
        </w:r>
      </w:del>
    </w:p>
    <w:p w14:paraId="601C08B9" w14:textId="77777777" w:rsidR="00151958" w:rsidRPr="00BD3177" w:rsidDel="00D30024" w:rsidRDefault="00151958" w:rsidP="00151958">
      <w:pPr>
        <w:spacing w:after="0"/>
        <w:rPr>
          <w:del w:id="1036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6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2E879905" w14:textId="77777777" w:rsidR="00151958" w:rsidRPr="00BD3177" w:rsidDel="00D30024" w:rsidRDefault="00151958" w:rsidP="00151958">
      <w:pPr>
        <w:spacing w:after="0"/>
        <w:rPr>
          <w:del w:id="1037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7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IF project_deadline IS NULL THEN</w:delText>
        </w:r>
      </w:del>
    </w:p>
    <w:p w14:paraId="2306194E" w14:textId="77777777" w:rsidR="00151958" w:rsidRPr="00BD3177" w:rsidDel="00D30024" w:rsidRDefault="00151958" w:rsidP="00151958">
      <w:pPr>
        <w:spacing w:after="0"/>
        <w:rPr>
          <w:del w:id="10372" w:author="Ivan Pugachev" w:date="2025-12-19T09:58:00Z"/>
          <w:rFonts w:ascii="Courier New" w:hAnsi="Courier New" w:cs="Courier New"/>
          <w:sz w:val="14"/>
          <w:szCs w:val="14"/>
        </w:rPr>
      </w:pPr>
      <w:del w:id="1037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'Для этого проекта нет дедлайна'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AS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result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;</w:delText>
        </w:r>
      </w:del>
    </w:p>
    <w:p w14:paraId="3C057990" w14:textId="77777777" w:rsidR="00151958" w:rsidRPr="00BD3177" w:rsidDel="00D30024" w:rsidRDefault="00151958" w:rsidP="00151958">
      <w:pPr>
        <w:spacing w:after="0"/>
        <w:rPr>
          <w:del w:id="10374" w:author="Ivan Pugachev" w:date="2025-12-19T09:58:00Z"/>
          <w:rFonts w:ascii="Courier New" w:hAnsi="Courier New" w:cs="Courier New"/>
          <w:sz w:val="14"/>
          <w:szCs w:val="14"/>
        </w:rPr>
      </w:pPr>
      <w:del w:id="1037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ELSE</w:delText>
        </w:r>
      </w:del>
    </w:p>
    <w:p w14:paraId="391553F1" w14:textId="77777777" w:rsidR="00151958" w:rsidRPr="00BD3177" w:rsidDel="00D30024" w:rsidRDefault="00151958" w:rsidP="00151958">
      <w:pPr>
        <w:spacing w:after="0"/>
        <w:rPr>
          <w:del w:id="10376" w:author="Ivan Pugachev" w:date="2025-12-19T09:58:00Z"/>
          <w:rFonts w:ascii="Courier New" w:hAnsi="Courier New" w:cs="Courier New"/>
          <w:sz w:val="14"/>
          <w:szCs w:val="14"/>
        </w:rPr>
      </w:pPr>
      <w:del w:id="1037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-- Вычисляем разницу в днях между сегодня и дедлайном</w:delText>
        </w:r>
      </w:del>
    </w:p>
    <w:p w14:paraId="02421B19" w14:textId="77777777" w:rsidR="00151958" w:rsidRPr="00BD3177" w:rsidDel="00D30024" w:rsidRDefault="00151958" w:rsidP="00151958">
      <w:pPr>
        <w:spacing w:after="0"/>
        <w:rPr>
          <w:del w:id="1037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7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SET days_remaining = DATEDIFF(project_deadline, CURDATE());</w:delText>
        </w:r>
      </w:del>
    </w:p>
    <w:p w14:paraId="3D1639B1" w14:textId="77777777" w:rsidR="00151958" w:rsidRPr="00BD3177" w:rsidDel="00D30024" w:rsidRDefault="00151958" w:rsidP="00151958">
      <w:pPr>
        <w:spacing w:after="0"/>
        <w:rPr>
          <w:del w:id="1038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8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18B00A35" w14:textId="77777777" w:rsidR="00151958" w:rsidRPr="00BD3177" w:rsidDel="00D30024" w:rsidRDefault="00151958" w:rsidP="00151958">
      <w:pPr>
        <w:spacing w:after="0"/>
        <w:rPr>
          <w:del w:id="1038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8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-- Возвращаем результат с анализом</w:delText>
        </w:r>
      </w:del>
    </w:p>
    <w:p w14:paraId="348441A3" w14:textId="77777777" w:rsidR="00151958" w:rsidRPr="00BD3177" w:rsidDel="00D30024" w:rsidRDefault="00151958" w:rsidP="00151958">
      <w:pPr>
        <w:spacing w:after="0"/>
        <w:rPr>
          <w:del w:id="1038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8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 </w:delText>
        </w:r>
      </w:del>
    </w:p>
    <w:p w14:paraId="50D6CE66" w14:textId="77777777" w:rsidR="00151958" w:rsidRPr="00BD3177" w:rsidDel="00D30024" w:rsidRDefault="00151958" w:rsidP="00151958">
      <w:pPr>
        <w:spacing w:after="0"/>
        <w:rPr>
          <w:del w:id="1038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8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project_deadline as deadline_date,</w:delText>
        </w:r>
      </w:del>
    </w:p>
    <w:p w14:paraId="5BB90422" w14:textId="77777777" w:rsidR="00151958" w:rsidRPr="00BD3177" w:rsidDel="00D30024" w:rsidRDefault="00151958" w:rsidP="00151958">
      <w:pPr>
        <w:spacing w:after="0"/>
        <w:rPr>
          <w:del w:id="1038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8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days_remaining as days_until_deadline,</w:delText>
        </w:r>
      </w:del>
    </w:p>
    <w:p w14:paraId="63E06776" w14:textId="77777777" w:rsidR="00151958" w:rsidRPr="00BD3177" w:rsidDel="00D30024" w:rsidRDefault="00151958" w:rsidP="00151958">
      <w:pPr>
        <w:spacing w:after="0"/>
        <w:rPr>
          <w:del w:id="1039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9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CASE </w:delText>
        </w:r>
      </w:del>
    </w:p>
    <w:p w14:paraId="32EE1546" w14:textId="77777777" w:rsidR="00151958" w:rsidRPr="00BD3177" w:rsidDel="00D30024" w:rsidRDefault="00151958" w:rsidP="00151958">
      <w:pPr>
        <w:spacing w:after="0"/>
        <w:rPr>
          <w:del w:id="1039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9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WHEN days_remaining &gt; 0 THEN CONCAT('До дедлайна ', days_remaining, ' дней')</w:delText>
        </w:r>
      </w:del>
    </w:p>
    <w:p w14:paraId="72B2FE7C" w14:textId="77777777" w:rsidR="00151958" w:rsidRPr="00BD3177" w:rsidDel="00D30024" w:rsidRDefault="00151958" w:rsidP="00151958">
      <w:pPr>
        <w:spacing w:after="0"/>
        <w:rPr>
          <w:del w:id="1039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9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WHEN days_remaining = 0 THEN 'Дедлайн сегодня'</w:delText>
        </w:r>
      </w:del>
    </w:p>
    <w:p w14:paraId="57D9D601" w14:textId="77777777" w:rsidR="00151958" w:rsidRPr="00BD3177" w:rsidDel="00D30024" w:rsidRDefault="00151958" w:rsidP="00151958">
      <w:pPr>
        <w:spacing w:after="0"/>
        <w:rPr>
          <w:del w:id="1039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9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ELSE CONCAT('Дедлайн просрочен ', ABS(days_remaining), ' дней назад')</w:delText>
        </w:r>
      </w:del>
    </w:p>
    <w:p w14:paraId="5AF3C10C" w14:textId="77777777" w:rsidR="00151958" w:rsidRPr="00BD3177" w:rsidDel="00D30024" w:rsidRDefault="00151958" w:rsidP="00151958">
      <w:pPr>
        <w:spacing w:after="0"/>
        <w:rPr>
          <w:del w:id="1039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39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END as deadline_status;</w:delText>
        </w:r>
      </w:del>
    </w:p>
    <w:p w14:paraId="5441DDA6" w14:textId="77777777" w:rsidR="00151958" w:rsidRPr="00BD3177" w:rsidDel="00D30024" w:rsidRDefault="00151958" w:rsidP="00151958">
      <w:pPr>
        <w:spacing w:after="0"/>
        <w:rPr>
          <w:del w:id="1040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0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END IF;</w:delText>
        </w:r>
      </w:del>
    </w:p>
    <w:p w14:paraId="7DE0FF8B" w14:textId="77777777" w:rsidR="00151958" w:rsidRPr="00BD3177" w:rsidDel="00D30024" w:rsidRDefault="00151958" w:rsidP="00151958">
      <w:pPr>
        <w:spacing w:after="0"/>
        <w:rPr>
          <w:del w:id="1040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0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END$$</w:delText>
        </w:r>
      </w:del>
    </w:p>
    <w:p w14:paraId="3BB87A52" w14:textId="77777777" w:rsidR="00151958" w:rsidRPr="00BD3177" w:rsidDel="00D30024" w:rsidRDefault="00151958" w:rsidP="00151958">
      <w:pPr>
        <w:spacing w:after="0"/>
        <w:rPr>
          <w:del w:id="10404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2F397B53" w14:textId="77777777" w:rsidR="00151958" w:rsidRPr="00BD3177" w:rsidDel="00D30024" w:rsidRDefault="00151958" w:rsidP="00151958">
      <w:pPr>
        <w:spacing w:after="0"/>
        <w:rPr>
          <w:del w:id="1040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0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;</w:delText>
        </w:r>
      </w:del>
    </w:p>
    <w:p w14:paraId="4B3CE955" w14:textId="77777777" w:rsidR="00151958" w:rsidRPr="00BD3177" w:rsidDel="00D30024" w:rsidRDefault="00151958" w:rsidP="00151958">
      <w:pPr>
        <w:spacing w:after="0"/>
        <w:rPr>
          <w:del w:id="10407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7AD034F9" w14:textId="77777777" w:rsidR="00151958" w:rsidRPr="00BD3177" w:rsidDel="00D30024" w:rsidRDefault="00151958" w:rsidP="00151958">
      <w:pPr>
        <w:spacing w:after="0"/>
        <w:rPr>
          <w:del w:id="1040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0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208D1F28" w14:textId="77777777" w:rsidR="00151958" w:rsidRPr="00BD3177" w:rsidDel="00D30024" w:rsidRDefault="00151958" w:rsidP="00151958">
      <w:pPr>
        <w:spacing w:after="0"/>
        <w:rPr>
          <w:del w:id="1041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1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procedure CloseContract</w:delText>
        </w:r>
      </w:del>
    </w:p>
    <w:p w14:paraId="60F10E2E" w14:textId="77777777" w:rsidR="00151958" w:rsidRPr="00BD3177" w:rsidDel="00D30024" w:rsidRDefault="00151958" w:rsidP="00151958">
      <w:pPr>
        <w:spacing w:after="0"/>
        <w:rPr>
          <w:del w:id="1041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1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1AB9F3F3" w14:textId="77777777" w:rsidR="00151958" w:rsidRPr="00BD3177" w:rsidDel="00D30024" w:rsidRDefault="00151958" w:rsidP="00151958">
      <w:pPr>
        <w:spacing w:after="0"/>
        <w:rPr>
          <w:del w:id="10414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6AD060B4" w14:textId="77777777" w:rsidR="00151958" w:rsidRPr="00BD3177" w:rsidDel="00D30024" w:rsidRDefault="00151958" w:rsidP="00151958">
      <w:pPr>
        <w:spacing w:after="0"/>
        <w:rPr>
          <w:del w:id="1041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1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571AD8C5" w14:textId="77777777" w:rsidR="00151958" w:rsidRPr="00BD3177" w:rsidDel="00D30024" w:rsidRDefault="00151958" w:rsidP="00151958">
      <w:pPr>
        <w:spacing w:after="0"/>
        <w:rPr>
          <w:del w:id="1041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1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procedure IF EXISTS `freelance`.`CloseContract`;</w:delText>
        </w:r>
      </w:del>
    </w:p>
    <w:p w14:paraId="3BFACF50" w14:textId="77777777" w:rsidR="00151958" w:rsidRPr="00BD3177" w:rsidDel="00D30024" w:rsidRDefault="00151958" w:rsidP="00151958">
      <w:pPr>
        <w:spacing w:after="0"/>
        <w:rPr>
          <w:del w:id="10419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1FF0106C" w14:textId="77777777" w:rsidR="00151958" w:rsidRPr="00BD3177" w:rsidDel="00D30024" w:rsidRDefault="00151958" w:rsidP="00151958">
      <w:pPr>
        <w:spacing w:after="0"/>
        <w:rPr>
          <w:del w:id="1042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2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$$</w:delText>
        </w:r>
      </w:del>
    </w:p>
    <w:p w14:paraId="57B2C956" w14:textId="77777777" w:rsidR="00151958" w:rsidRPr="00BD3177" w:rsidDel="00D30024" w:rsidRDefault="00151958" w:rsidP="00151958">
      <w:pPr>
        <w:spacing w:after="0"/>
        <w:rPr>
          <w:del w:id="1042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2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`freelance`$$</w:delText>
        </w:r>
      </w:del>
    </w:p>
    <w:p w14:paraId="00E2DABD" w14:textId="77777777" w:rsidR="00151958" w:rsidRPr="00BD3177" w:rsidDel="00D30024" w:rsidRDefault="00151958" w:rsidP="00151958">
      <w:pPr>
        <w:spacing w:after="0"/>
        <w:rPr>
          <w:del w:id="1042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2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PROCEDURE CloseContract(IN contract_id INT)</w:delText>
        </w:r>
      </w:del>
    </w:p>
    <w:p w14:paraId="19EE26C1" w14:textId="77777777" w:rsidR="00151958" w:rsidRPr="00BD3177" w:rsidDel="00D30024" w:rsidRDefault="00151958" w:rsidP="00151958">
      <w:pPr>
        <w:spacing w:after="0"/>
        <w:rPr>
          <w:del w:id="1042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2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BEGIN</w:delText>
        </w:r>
      </w:del>
    </w:p>
    <w:p w14:paraId="60518664" w14:textId="77777777" w:rsidR="00151958" w:rsidRPr="00BD3177" w:rsidDel="00D30024" w:rsidRDefault="00151958" w:rsidP="00151958">
      <w:pPr>
        <w:spacing w:after="0"/>
        <w:rPr>
          <w:del w:id="1042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2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contract_exists INT;</w:delText>
        </w:r>
      </w:del>
    </w:p>
    <w:p w14:paraId="329D8C39" w14:textId="77777777" w:rsidR="00151958" w:rsidRPr="00BD3177" w:rsidDel="00D30024" w:rsidRDefault="00151958" w:rsidP="00151958">
      <w:pPr>
        <w:spacing w:after="0"/>
        <w:rPr>
          <w:del w:id="1043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3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current_status VARCHAR(20);</w:delText>
        </w:r>
      </w:del>
    </w:p>
    <w:p w14:paraId="6119396D" w14:textId="77777777" w:rsidR="00151958" w:rsidRPr="00BD3177" w:rsidDel="00D30024" w:rsidRDefault="00151958" w:rsidP="00151958">
      <w:pPr>
        <w:spacing w:after="0"/>
        <w:rPr>
          <w:del w:id="1043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3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project_id_val INT;</w:delText>
        </w:r>
      </w:del>
    </w:p>
    <w:p w14:paraId="1FBCF8D2" w14:textId="77777777" w:rsidR="00151958" w:rsidRPr="00BD3177" w:rsidDel="00D30024" w:rsidRDefault="00151958" w:rsidP="00151958">
      <w:pPr>
        <w:spacing w:after="0"/>
        <w:rPr>
          <w:del w:id="1043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3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2FA24B2F" w14:textId="77777777" w:rsidR="00151958" w:rsidRPr="00BD3177" w:rsidDel="00D30024" w:rsidRDefault="00151958" w:rsidP="00151958">
      <w:pPr>
        <w:spacing w:after="0"/>
        <w:rPr>
          <w:del w:id="10436" w:author="Ivan Pugachev" w:date="2025-12-19T09:58:00Z"/>
          <w:rFonts w:ascii="Courier New" w:hAnsi="Courier New" w:cs="Courier New"/>
          <w:sz w:val="14"/>
          <w:szCs w:val="14"/>
        </w:rPr>
      </w:pPr>
      <w:del w:id="1043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-- Проверяем существование контракта и получаем данные отдельными запросами</w:delText>
        </w:r>
      </w:del>
    </w:p>
    <w:p w14:paraId="002B1B13" w14:textId="77777777" w:rsidR="00151958" w:rsidRPr="00BD3177" w:rsidDel="00D30024" w:rsidRDefault="00151958" w:rsidP="00151958">
      <w:pPr>
        <w:spacing w:after="0"/>
        <w:rPr>
          <w:del w:id="1043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3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SELECT COUNT(*) INTO contract_exists FROM contracts WHERE id = contract_id;</w:delText>
        </w:r>
      </w:del>
    </w:p>
    <w:p w14:paraId="10BA68F1" w14:textId="77777777" w:rsidR="00151958" w:rsidRPr="00BD3177" w:rsidDel="00D30024" w:rsidRDefault="00151958" w:rsidP="00151958">
      <w:pPr>
        <w:spacing w:after="0"/>
        <w:rPr>
          <w:del w:id="1044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4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5A58B281" w14:textId="77777777" w:rsidR="00151958" w:rsidRPr="00BD3177" w:rsidDel="00D30024" w:rsidRDefault="00151958" w:rsidP="00151958">
      <w:pPr>
        <w:spacing w:after="0"/>
        <w:rPr>
          <w:del w:id="1044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4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IF contract_exists = 0 THEN</w:delText>
        </w:r>
      </w:del>
    </w:p>
    <w:p w14:paraId="17C4D59D" w14:textId="77777777" w:rsidR="00151958" w:rsidRPr="00BD3177" w:rsidDel="00D30024" w:rsidRDefault="00151958" w:rsidP="00151958">
      <w:pPr>
        <w:spacing w:after="0"/>
        <w:rPr>
          <w:del w:id="1044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4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 'Ошибка: Контракт не найден' AS result;</w:delText>
        </w:r>
      </w:del>
    </w:p>
    <w:p w14:paraId="7543B06A" w14:textId="77777777" w:rsidR="00151958" w:rsidRPr="00BD3177" w:rsidDel="00D30024" w:rsidRDefault="00151958" w:rsidP="00151958">
      <w:pPr>
        <w:spacing w:after="0"/>
        <w:rPr>
          <w:del w:id="10446" w:author="Ivan Pugachev" w:date="2025-12-19T09:58:00Z"/>
          <w:rFonts w:ascii="Courier New" w:hAnsi="Courier New" w:cs="Courier New"/>
          <w:sz w:val="14"/>
          <w:szCs w:val="14"/>
        </w:rPr>
      </w:pPr>
      <w:del w:id="1044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ELSE</w:delText>
        </w:r>
      </w:del>
    </w:p>
    <w:p w14:paraId="40D3BE2E" w14:textId="77777777" w:rsidR="00151958" w:rsidRPr="00BD3177" w:rsidDel="00D30024" w:rsidRDefault="00151958" w:rsidP="00151958">
      <w:pPr>
        <w:spacing w:after="0"/>
        <w:rPr>
          <w:del w:id="10448" w:author="Ivan Pugachev" w:date="2025-12-19T09:58:00Z"/>
          <w:rFonts w:ascii="Courier New" w:hAnsi="Courier New" w:cs="Courier New"/>
          <w:sz w:val="14"/>
          <w:szCs w:val="14"/>
        </w:rPr>
      </w:pPr>
      <w:del w:id="1044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-- Получаем текущий статус и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project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_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id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отдельным запросом</w:delText>
        </w:r>
      </w:del>
    </w:p>
    <w:p w14:paraId="1633C54D" w14:textId="77777777" w:rsidR="00151958" w:rsidRPr="00BD3177" w:rsidDel="00D30024" w:rsidRDefault="00151958" w:rsidP="00151958">
      <w:pPr>
        <w:spacing w:after="0"/>
        <w:rPr>
          <w:del w:id="1045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5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SELECT status, project_id INTO current_status, project_id_val </w:delText>
        </w:r>
      </w:del>
    </w:p>
    <w:p w14:paraId="5B24E59A" w14:textId="77777777" w:rsidR="00151958" w:rsidRPr="00BD3177" w:rsidDel="00D30024" w:rsidRDefault="00151958" w:rsidP="00151958">
      <w:pPr>
        <w:spacing w:after="0"/>
        <w:rPr>
          <w:del w:id="1045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5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FROM contracts WHERE id = contract_id;</w:delText>
        </w:r>
      </w:del>
    </w:p>
    <w:p w14:paraId="31891B7D" w14:textId="77777777" w:rsidR="00151958" w:rsidRPr="00BD3177" w:rsidDel="00D30024" w:rsidRDefault="00151958" w:rsidP="00151958">
      <w:pPr>
        <w:spacing w:after="0"/>
        <w:rPr>
          <w:del w:id="1045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5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73F05C61" w14:textId="77777777" w:rsidR="00151958" w:rsidRPr="00BD3177" w:rsidDel="00D30024" w:rsidRDefault="00151958" w:rsidP="00151958">
      <w:pPr>
        <w:spacing w:after="0"/>
        <w:rPr>
          <w:del w:id="1045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5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IF current_status != 'active' THEN</w:delText>
        </w:r>
      </w:del>
    </w:p>
    <w:p w14:paraId="6714EA80" w14:textId="77777777" w:rsidR="00151958" w:rsidRPr="00BD3177" w:rsidDel="00D30024" w:rsidRDefault="00151958" w:rsidP="00151958">
      <w:pPr>
        <w:spacing w:after="0"/>
        <w:rPr>
          <w:del w:id="1045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5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SELECT CONCAT('Ошибка: Контракт уже завершен ', current_status) AS result;</w:delText>
        </w:r>
      </w:del>
    </w:p>
    <w:p w14:paraId="287514AE" w14:textId="77777777" w:rsidR="00151958" w:rsidRPr="00BD3177" w:rsidDel="00D30024" w:rsidRDefault="00151958" w:rsidP="00151958">
      <w:pPr>
        <w:spacing w:after="0"/>
        <w:rPr>
          <w:del w:id="1046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6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ELSE</w:delText>
        </w:r>
      </w:del>
    </w:p>
    <w:p w14:paraId="2EA72B6F" w14:textId="77777777" w:rsidR="00151958" w:rsidRPr="00BD3177" w:rsidDel="00D30024" w:rsidRDefault="00151958" w:rsidP="00151958">
      <w:pPr>
        <w:spacing w:after="0"/>
        <w:rPr>
          <w:del w:id="1046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6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-- Начинаем транзакцию</w:delText>
        </w:r>
      </w:del>
    </w:p>
    <w:p w14:paraId="5E39FB18" w14:textId="77777777" w:rsidR="00151958" w:rsidRPr="00BD3177" w:rsidDel="00D30024" w:rsidRDefault="00151958" w:rsidP="00151958">
      <w:pPr>
        <w:spacing w:after="0"/>
        <w:rPr>
          <w:del w:id="1046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6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START TRANSACTION;</w:delText>
        </w:r>
      </w:del>
    </w:p>
    <w:p w14:paraId="7162A347" w14:textId="77777777" w:rsidR="00151958" w:rsidRPr="00BD3177" w:rsidDel="00D30024" w:rsidRDefault="00151958" w:rsidP="00151958">
      <w:pPr>
        <w:spacing w:after="0"/>
        <w:rPr>
          <w:del w:id="1046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6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</w:delText>
        </w:r>
      </w:del>
    </w:p>
    <w:p w14:paraId="701ED9A5" w14:textId="77777777" w:rsidR="00151958" w:rsidRPr="00BD3177" w:rsidDel="00D30024" w:rsidRDefault="00151958" w:rsidP="00151958">
      <w:pPr>
        <w:spacing w:after="0"/>
        <w:rPr>
          <w:del w:id="1046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6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-- Закрываем контракт</w:delText>
        </w:r>
      </w:del>
    </w:p>
    <w:p w14:paraId="6A907CB6" w14:textId="77777777" w:rsidR="00151958" w:rsidRPr="00BD3177" w:rsidDel="00D30024" w:rsidRDefault="00151958" w:rsidP="00151958">
      <w:pPr>
        <w:spacing w:after="0"/>
        <w:rPr>
          <w:del w:id="1047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7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UPDATE contracts </w:delText>
        </w:r>
      </w:del>
    </w:p>
    <w:p w14:paraId="440D3001" w14:textId="77777777" w:rsidR="00151958" w:rsidRPr="00BD3177" w:rsidDel="00D30024" w:rsidRDefault="00151958" w:rsidP="00151958">
      <w:pPr>
        <w:spacing w:after="0"/>
        <w:rPr>
          <w:del w:id="1047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7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SET status = 'completed', </w:delText>
        </w:r>
      </w:del>
    </w:p>
    <w:p w14:paraId="48F760B1" w14:textId="77777777" w:rsidR="00151958" w:rsidRPr="00BD3177" w:rsidDel="00D30024" w:rsidRDefault="00151958" w:rsidP="00151958">
      <w:pPr>
        <w:spacing w:after="0"/>
        <w:rPr>
          <w:del w:id="1047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7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completed_at = CURRENT_TIMESTAMP,</w:delText>
        </w:r>
      </w:del>
    </w:p>
    <w:p w14:paraId="55454755" w14:textId="77777777" w:rsidR="00151958" w:rsidRPr="00BD3177" w:rsidDel="00D30024" w:rsidRDefault="00151958" w:rsidP="00151958">
      <w:pPr>
        <w:spacing w:after="0"/>
        <w:rPr>
          <w:del w:id="1047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7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updated_at = CURRENT_TIMESTAMP</w:delText>
        </w:r>
      </w:del>
    </w:p>
    <w:p w14:paraId="5DCE6A55" w14:textId="77777777" w:rsidR="00151958" w:rsidRPr="00BD3177" w:rsidDel="00D30024" w:rsidRDefault="00151958" w:rsidP="00151958">
      <w:pPr>
        <w:spacing w:after="0"/>
        <w:rPr>
          <w:del w:id="1047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7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WHERE id = contract_id;</w:delText>
        </w:r>
      </w:del>
    </w:p>
    <w:p w14:paraId="52D232A4" w14:textId="77777777" w:rsidR="00151958" w:rsidRPr="00BD3177" w:rsidDel="00D30024" w:rsidRDefault="00151958" w:rsidP="00151958">
      <w:pPr>
        <w:spacing w:after="0"/>
        <w:rPr>
          <w:del w:id="1048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8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</w:delText>
        </w:r>
      </w:del>
    </w:p>
    <w:p w14:paraId="64EDAFC4" w14:textId="77777777" w:rsidR="00151958" w:rsidRPr="00BD3177" w:rsidDel="00D30024" w:rsidRDefault="00151958" w:rsidP="00151958">
      <w:pPr>
        <w:spacing w:after="0"/>
        <w:rPr>
          <w:del w:id="1048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8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-- Обновляем статус проекта</w:delText>
        </w:r>
      </w:del>
    </w:p>
    <w:p w14:paraId="0D7CEB84" w14:textId="77777777" w:rsidR="00151958" w:rsidRPr="00BD3177" w:rsidDel="00D30024" w:rsidRDefault="00151958" w:rsidP="00151958">
      <w:pPr>
        <w:spacing w:after="0"/>
        <w:rPr>
          <w:del w:id="1048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8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UPDATE projects </w:delText>
        </w:r>
      </w:del>
    </w:p>
    <w:p w14:paraId="0C63DD5B" w14:textId="77777777" w:rsidR="00151958" w:rsidRPr="00BD3177" w:rsidDel="00D30024" w:rsidRDefault="00151958" w:rsidP="00151958">
      <w:pPr>
        <w:spacing w:after="0"/>
        <w:rPr>
          <w:del w:id="1048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8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SET status = 'completed',</w:delText>
        </w:r>
      </w:del>
    </w:p>
    <w:p w14:paraId="6E2F9A96" w14:textId="77777777" w:rsidR="00151958" w:rsidRPr="00BD3177" w:rsidDel="00D30024" w:rsidRDefault="00151958" w:rsidP="00151958">
      <w:pPr>
        <w:spacing w:after="0"/>
        <w:rPr>
          <w:del w:id="1048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8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updated_at = CURRENT_TIMESTAMP</w:delText>
        </w:r>
      </w:del>
    </w:p>
    <w:p w14:paraId="334A64FA" w14:textId="77777777" w:rsidR="00151958" w:rsidRPr="00BD3177" w:rsidDel="00D30024" w:rsidRDefault="00151958" w:rsidP="00151958">
      <w:pPr>
        <w:spacing w:after="0"/>
        <w:rPr>
          <w:del w:id="1049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9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WHERE id = project_id_val;</w:delText>
        </w:r>
      </w:del>
    </w:p>
    <w:p w14:paraId="4810A7A8" w14:textId="77777777" w:rsidR="00151958" w:rsidRPr="00BD3177" w:rsidDel="00D30024" w:rsidRDefault="00151958" w:rsidP="00151958">
      <w:pPr>
        <w:spacing w:after="0"/>
        <w:rPr>
          <w:del w:id="1049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9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</w:delText>
        </w:r>
      </w:del>
    </w:p>
    <w:p w14:paraId="41FCB3E5" w14:textId="77777777" w:rsidR="00151958" w:rsidRPr="00BD3177" w:rsidDel="00D30024" w:rsidRDefault="00151958" w:rsidP="00151958">
      <w:pPr>
        <w:spacing w:after="0"/>
        <w:rPr>
          <w:del w:id="1049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9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COMMIT;</w:delText>
        </w:r>
      </w:del>
    </w:p>
    <w:p w14:paraId="168E2632" w14:textId="77777777" w:rsidR="00151958" w:rsidRPr="00BD3177" w:rsidDel="00D30024" w:rsidRDefault="00151958" w:rsidP="00151958">
      <w:pPr>
        <w:spacing w:after="0"/>
        <w:rPr>
          <w:del w:id="1049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9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</w:delText>
        </w:r>
      </w:del>
    </w:p>
    <w:p w14:paraId="665C0302" w14:textId="77777777" w:rsidR="00151958" w:rsidRPr="00BD3177" w:rsidDel="00D30024" w:rsidRDefault="00151958" w:rsidP="00151958">
      <w:pPr>
        <w:spacing w:after="0"/>
        <w:rPr>
          <w:del w:id="1049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49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SELECT 'Контракт успешно завершен' AS result;</w:delText>
        </w:r>
      </w:del>
    </w:p>
    <w:p w14:paraId="72EC626D" w14:textId="77777777" w:rsidR="00151958" w:rsidRPr="00BD3177" w:rsidDel="00D30024" w:rsidRDefault="00151958" w:rsidP="00151958">
      <w:pPr>
        <w:spacing w:after="0"/>
        <w:rPr>
          <w:del w:id="1050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0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END IF;</w:delText>
        </w:r>
      </w:del>
    </w:p>
    <w:p w14:paraId="7188F5B7" w14:textId="77777777" w:rsidR="00151958" w:rsidRPr="00BD3177" w:rsidDel="00D30024" w:rsidRDefault="00151958" w:rsidP="00151958">
      <w:pPr>
        <w:spacing w:after="0"/>
        <w:rPr>
          <w:del w:id="1050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0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END IF;</w:delText>
        </w:r>
      </w:del>
    </w:p>
    <w:p w14:paraId="2E477314" w14:textId="77777777" w:rsidR="00151958" w:rsidRPr="00BD3177" w:rsidDel="00D30024" w:rsidRDefault="00151958" w:rsidP="00151958">
      <w:pPr>
        <w:spacing w:after="0"/>
        <w:rPr>
          <w:del w:id="1050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0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END$$</w:delText>
        </w:r>
      </w:del>
    </w:p>
    <w:p w14:paraId="06169B03" w14:textId="77777777" w:rsidR="00151958" w:rsidRPr="00BD3177" w:rsidDel="00D30024" w:rsidRDefault="00151958" w:rsidP="00151958">
      <w:pPr>
        <w:spacing w:after="0"/>
        <w:rPr>
          <w:del w:id="10506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2C458647" w14:textId="77777777" w:rsidR="00151958" w:rsidRPr="00BD3177" w:rsidDel="00D30024" w:rsidRDefault="00151958" w:rsidP="00151958">
      <w:pPr>
        <w:spacing w:after="0"/>
        <w:rPr>
          <w:del w:id="1050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0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;</w:delText>
        </w:r>
      </w:del>
    </w:p>
    <w:p w14:paraId="023D1083" w14:textId="77777777" w:rsidR="00151958" w:rsidRPr="00BD3177" w:rsidDel="00D30024" w:rsidRDefault="00151958" w:rsidP="00151958">
      <w:pPr>
        <w:spacing w:after="0"/>
        <w:rPr>
          <w:del w:id="10509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7BAF2656" w14:textId="77777777" w:rsidR="00151958" w:rsidRPr="00BD3177" w:rsidDel="00D30024" w:rsidRDefault="00151958" w:rsidP="00151958">
      <w:pPr>
        <w:spacing w:after="0"/>
        <w:rPr>
          <w:del w:id="1051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1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095EACA8" w14:textId="77777777" w:rsidR="00151958" w:rsidRPr="00BD3177" w:rsidDel="00D30024" w:rsidRDefault="00151958" w:rsidP="00151958">
      <w:pPr>
        <w:spacing w:after="0"/>
        <w:rPr>
          <w:del w:id="1051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1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procedure GetFreelancerClientRelationshipsSimple</w:delText>
        </w:r>
      </w:del>
    </w:p>
    <w:p w14:paraId="1012535E" w14:textId="77777777" w:rsidR="00151958" w:rsidRPr="00BD3177" w:rsidDel="00D30024" w:rsidRDefault="00151958" w:rsidP="00151958">
      <w:pPr>
        <w:spacing w:after="0"/>
        <w:rPr>
          <w:del w:id="1051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1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2A1508AE" w14:textId="77777777" w:rsidR="00151958" w:rsidRPr="00BD3177" w:rsidDel="00D30024" w:rsidRDefault="00151958" w:rsidP="00151958">
      <w:pPr>
        <w:spacing w:after="0"/>
        <w:rPr>
          <w:del w:id="10516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03FAB24A" w14:textId="77777777" w:rsidR="00151958" w:rsidRPr="00BD3177" w:rsidDel="00D30024" w:rsidRDefault="00151958" w:rsidP="00151958">
      <w:pPr>
        <w:spacing w:after="0"/>
        <w:rPr>
          <w:del w:id="1051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1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43966167" w14:textId="77777777" w:rsidR="00151958" w:rsidRPr="00BD3177" w:rsidDel="00D30024" w:rsidRDefault="00151958" w:rsidP="00151958">
      <w:pPr>
        <w:spacing w:after="0"/>
        <w:rPr>
          <w:del w:id="1051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2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procedure IF EXISTS `freelance`.`GetFreelancerClientRelationshipsSimple`;</w:delText>
        </w:r>
      </w:del>
    </w:p>
    <w:p w14:paraId="7B237FCF" w14:textId="77777777" w:rsidR="00151958" w:rsidRPr="00BD3177" w:rsidDel="00D30024" w:rsidRDefault="00151958" w:rsidP="00151958">
      <w:pPr>
        <w:spacing w:after="0"/>
        <w:rPr>
          <w:del w:id="10521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1BEB2EC6" w14:textId="77777777" w:rsidR="00151958" w:rsidRPr="00BD3177" w:rsidDel="00D30024" w:rsidRDefault="00151958" w:rsidP="00151958">
      <w:pPr>
        <w:spacing w:after="0"/>
        <w:rPr>
          <w:del w:id="1052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2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$$</w:delText>
        </w:r>
      </w:del>
    </w:p>
    <w:p w14:paraId="286E1E19" w14:textId="77777777" w:rsidR="00151958" w:rsidRPr="00BD3177" w:rsidDel="00D30024" w:rsidRDefault="00151958" w:rsidP="00151958">
      <w:pPr>
        <w:spacing w:after="0"/>
        <w:rPr>
          <w:del w:id="1052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2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`freelance`$$</w:delText>
        </w:r>
      </w:del>
    </w:p>
    <w:p w14:paraId="23857974" w14:textId="77777777" w:rsidR="00151958" w:rsidRPr="00BD3177" w:rsidDel="00D30024" w:rsidRDefault="00151958" w:rsidP="00151958">
      <w:pPr>
        <w:spacing w:after="0"/>
        <w:rPr>
          <w:del w:id="1052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2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PROCEDURE GetFreelancerClientRelationshipsSimple()</w:delText>
        </w:r>
      </w:del>
    </w:p>
    <w:p w14:paraId="52911ED9" w14:textId="77777777" w:rsidR="00151958" w:rsidRPr="00BD3177" w:rsidDel="00D30024" w:rsidRDefault="00151958" w:rsidP="00151958">
      <w:pPr>
        <w:spacing w:after="0"/>
        <w:rPr>
          <w:del w:id="1052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2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BEGIN</w:delText>
        </w:r>
      </w:del>
    </w:p>
    <w:p w14:paraId="24593E28" w14:textId="77777777" w:rsidR="00151958" w:rsidRPr="00BD3177" w:rsidDel="00D30024" w:rsidRDefault="00151958" w:rsidP="00151958">
      <w:pPr>
        <w:spacing w:after="0"/>
        <w:rPr>
          <w:del w:id="1053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3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done INT DEFAULT FALSE;</w:delText>
        </w:r>
      </w:del>
    </w:p>
    <w:p w14:paraId="0EB23769" w14:textId="77777777" w:rsidR="00151958" w:rsidRPr="00BD3177" w:rsidDel="00D30024" w:rsidRDefault="00151958" w:rsidP="00151958">
      <w:pPr>
        <w:spacing w:after="0"/>
        <w:rPr>
          <w:del w:id="1053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3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freelancer_id_val INT;</w:delText>
        </w:r>
      </w:del>
    </w:p>
    <w:p w14:paraId="6604776E" w14:textId="77777777" w:rsidR="00151958" w:rsidRPr="00BD3177" w:rsidDel="00D30024" w:rsidRDefault="00151958" w:rsidP="00151958">
      <w:pPr>
        <w:spacing w:after="0"/>
        <w:rPr>
          <w:del w:id="1053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3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freelancer_name_val VARCHAR(16);</w:delText>
        </w:r>
      </w:del>
    </w:p>
    <w:p w14:paraId="5466B151" w14:textId="77777777" w:rsidR="00151958" w:rsidRPr="00BD3177" w:rsidDel="00D30024" w:rsidRDefault="00151958" w:rsidP="00151958">
      <w:pPr>
        <w:spacing w:after="0"/>
        <w:rPr>
          <w:del w:id="1053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3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client_list TEXT;</w:delText>
        </w:r>
      </w:del>
    </w:p>
    <w:p w14:paraId="02AD6205" w14:textId="77777777" w:rsidR="00151958" w:rsidRPr="00BD3177" w:rsidDel="00D30024" w:rsidRDefault="00151958" w:rsidP="00151958">
      <w:pPr>
        <w:spacing w:after="0"/>
        <w:rPr>
          <w:del w:id="1053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3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project_count_val INT;</w:delText>
        </w:r>
      </w:del>
    </w:p>
    <w:p w14:paraId="50961B61" w14:textId="77777777" w:rsidR="00151958" w:rsidRPr="00BD3177" w:rsidDel="00D30024" w:rsidRDefault="00151958" w:rsidP="00151958">
      <w:pPr>
        <w:spacing w:after="0"/>
        <w:rPr>
          <w:del w:id="1054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4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29A52F9C" w14:textId="77777777" w:rsidR="00151958" w:rsidRPr="00BD3177" w:rsidDel="00D30024" w:rsidRDefault="00151958" w:rsidP="00151958">
      <w:pPr>
        <w:spacing w:after="0"/>
        <w:rPr>
          <w:del w:id="1054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4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-- Объявляем курсор ПЕРЕД обработчиком</w:delText>
        </w:r>
      </w:del>
    </w:p>
    <w:p w14:paraId="41203635" w14:textId="77777777" w:rsidR="00151958" w:rsidRPr="00BD3177" w:rsidDel="00D30024" w:rsidRDefault="00151958" w:rsidP="00151958">
      <w:pPr>
        <w:spacing w:after="0"/>
        <w:rPr>
          <w:del w:id="1054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4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freelancer_cursor CURSOR FOR </w:delText>
        </w:r>
      </w:del>
    </w:p>
    <w:p w14:paraId="0BCC747C" w14:textId="77777777" w:rsidR="00151958" w:rsidRPr="00BD3177" w:rsidDel="00D30024" w:rsidRDefault="00151958" w:rsidP="00151958">
      <w:pPr>
        <w:spacing w:after="0"/>
        <w:rPr>
          <w:del w:id="1054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4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SELECT DISTINCT u.id, u.name</w:delText>
        </w:r>
      </w:del>
    </w:p>
    <w:p w14:paraId="3D9D7BBC" w14:textId="77777777" w:rsidR="00151958" w:rsidRPr="00BD3177" w:rsidDel="00D30024" w:rsidRDefault="00151958" w:rsidP="00151958">
      <w:pPr>
        <w:spacing w:after="0"/>
        <w:rPr>
          <w:del w:id="1054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4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FROM users u</w:delText>
        </w:r>
      </w:del>
    </w:p>
    <w:p w14:paraId="5DA0A819" w14:textId="77777777" w:rsidR="00151958" w:rsidRPr="00BD3177" w:rsidDel="00D30024" w:rsidRDefault="00151958" w:rsidP="00151958">
      <w:pPr>
        <w:spacing w:after="0"/>
        <w:rPr>
          <w:del w:id="1055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5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WHERE u.role = 'freelancer';</w:delText>
        </w:r>
      </w:del>
    </w:p>
    <w:p w14:paraId="775DA7E3" w14:textId="77777777" w:rsidR="00151958" w:rsidRPr="00BD3177" w:rsidDel="00D30024" w:rsidRDefault="00151958" w:rsidP="00151958">
      <w:pPr>
        <w:spacing w:after="0"/>
        <w:rPr>
          <w:del w:id="1055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5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5EFEA361" w14:textId="77777777" w:rsidR="00151958" w:rsidRPr="00BD3177" w:rsidDel="00D30024" w:rsidRDefault="00151958" w:rsidP="00151958">
      <w:pPr>
        <w:spacing w:after="0"/>
        <w:rPr>
          <w:del w:id="1055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5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DECLARE CONTINUE HANDLER FOR NOT FOUND SET done = TRUE;</w:delText>
        </w:r>
      </w:del>
    </w:p>
    <w:p w14:paraId="69CE9A13" w14:textId="77777777" w:rsidR="00151958" w:rsidRPr="00BD3177" w:rsidDel="00D30024" w:rsidRDefault="00151958" w:rsidP="00151958">
      <w:pPr>
        <w:spacing w:after="0"/>
        <w:rPr>
          <w:del w:id="1055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5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35F9C2F0" w14:textId="77777777" w:rsidR="00151958" w:rsidRPr="00BD3177" w:rsidDel="00D30024" w:rsidRDefault="00151958" w:rsidP="00151958">
      <w:pPr>
        <w:spacing w:after="0"/>
        <w:rPr>
          <w:del w:id="10558" w:author="Ivan Pugachev" w:date="2025-12-19T09:58:00Z"/>
          <w:rFonts w:ascii="Courier New" w:hAnsi="Courier New" w:cs="Courier New"/>
          <w:sz w:val="14"/>
          <w:szCs w:val="14"/>
        </w:rPr>
      </w:pPr>
      <w:del w:id="1055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-- Таблица 1: Фрилансеры -&gt; Клиенты</w:delText>
        </w:r>
      </w:del>
    </w:p>
    <w:p w14:paraId="49B84A94" w14:textId="77777777" w:rsidR="00151958" w:rsidRPr="00BD3177" w:rsidDel="00D30024" w:rsidRDefault="00151958" w:rsidP="00151958">
      <w:pPr>
        <w:spacing w:after="0"/>
        <w:rPr>
          <w:del w:id="10560" w:author="Ivan Pugachev" w:date="2025-12-19T09:58:00Z"/>
          <w:rFonts w:ascii="Courier New" w:hAnsi="Courier New" w:cs="Courier New"/>
          <w:sz w:val="14"/>
          <w:szCs w:val="14"/>
        </w:rPr>
      </w:pPr>
      <w:del w:id="1056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SELECT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'=== ФРИЛАНСЕРЫ И ИХ КЛИЕНТЫ ==='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AS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' ';</w:delText>
        </w:r>
      </w:del>
    </w:p>
    <w:p w14:paraId="3E11DDFE" w14:textId="77777777" w:rsidR="00151958" w:rsidRPr="00BD3177" w:rsidDel="00D30024" w:rsidRDefault="00151958" w:rsidP="00151958">
      <w:pPr>
        <w:spacing w:after="0"/>
        <w:rPr>
          <w:del w:id="10562" w:author="Ivan Pugachev" w:date="2025-12-19T09:58:00Z"/>
          <w:rFonts w:ascii="Courier New" w:hAnsi="Courier New" w:cs="Courier New"/>
          <w:sz w:val="14"/>
          <w:szCs w:val="14"/>
        </w:rPr>
      </w:pPr>
      <w:del w:id="1056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</w:del>
    </w:p>
    <w:p w14:paraId="4E7E2506" w14:textId="77777777" w:rsidR="00151958" w:rsidRPr="00BD3177" w:rsidDel="00D30024" w:rsidRDefault="00151958" w:rsidP="00151958">
      <w:pPr>
        <w:spacing w:after="0"/>
        <w:rPr>
          <w:del w:id="1056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6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OPEN freelancer_cursor;</w:delText>
        </w:r>
      </w:del>
    </w:p>
    <w:p w14:paraId="585F4985" w14:textId="77777777" w:rsidR="00151958" w:rsidRPr="00BD3177" w:rsidDel="00D30024" w:rsidRDefault="00151958" w:rsidP="00151958">
      <w:pPr>
        <w:spacing w:after="0"/>
        <w:rPr>
          <w:del w:id="1056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6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5A945433" w14:textId="77777777" w:rsidR="00151958" w:rsidRPr="00BD3177" w:rsidDel="00D30024" w:rsidRDefault="00151958" w:rsidP="00151958">
      <w:pPr>
        <w:spacing w:after="0"/>
        <w:rPr>
          <w:del w:id="1056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6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freelancer_loop: LOOP</w:delText>
        </w:r>
      </w:del>
    </w:p>
    <w:p w14:paraId="076EFD0D" w14:textId="77777777" w:rsidR="00151958" w:rsidRPr="00BD3177" w:rsidDel="00D30024" w:rsidRDefault="00151958" w:rsidP="00151958">
      <w:pPr>
        <w:spacing w:after="0"/>
        <w:rPr>
          <w:del w:id="1057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7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FETCH freelancer_cursor INTO freelancer_id_val, freelancer_name_val;</w:delText>
        </w:r>
      </w:del>
    </w:p>
    <w:p w14:paraId="47EE8B01" w14:textId="77777777" w:rsidR="00151958" w:rsidRPr="00BD3177" w:rsidDel="00D30024" w:rsidRDefault="00151958" w:rsidP="00151958">
      <w:pPr>
        <w:spacing w:after="0"/>
        <w:rPr>
          <w:del w:id="1057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7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IF done THEN</w:delText>
        </w:r>
      </w:del>
    </w:p>
    <w:p w14:paraId="25577072" w14:textId="77777777" w:rsidR="00151958" w:rsidRPr="00BD3177" w:rsidDel="00D30024" w:rsidRDefault="00151958" w:rsidP="00151958">
      <w:pPr>
        <w:spacing w:after="0"/>
        <w:rPr>
          <w:del w:id="1057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7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LEAVE freelancer_loop;</w:delText>
        </w:r>
      </w:del>
    </w:p>
    <w:p w14:paraId="2681790B" w14:textId="77777777" w:rsidR="00151958" w:rsidRPr="00BD3177" w:rsidDel="00D30024" w:rsidRDefault="00151958" w:rsidP="00151958">
      <w:pPr>
        <w:spacing w:after="0"/>
        <w:rPr>
          <w:del w:id="10576" w:author="Ivan Pugachev" w:date="2025-12-19T09:58:00Z"/>
          <w:rFonts w:ascii="Courier New" w:hAnsi="Courier New" w:cs="Courier New"/>
          <w:sz w:val="14"/>
          <w:szCs w:val="14"/>
        </w:rPr>
      </w:pPr>
      <w:del w:id="1057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END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IF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;</w:delText>
        </w:r>
      </w:del>
    </w:p>
    <w:p w14:paraId="500D543E" w14:textId="77777777" w:rsidR="00151958" w:rsidRPr="00BD3177" w:rsidDel="00D30024" w:rsidRDefault="00151958" w:rsidP="00151958">
      <w:pPr>
        <w:spacing w:after="0"/>
        <w:rPr>
          <w:del w:id="10578" w:author="Ivan Pugachev" w:date="2025-12-19T09:58:00Z"/>
          <w:rFonts w:ascii="Courier New" w:hAnsi="Courier New" w:cs="Courier New"/>
          <w:sz w:val="14"/>
          <w:szCs w:val="14"/>
        </w:rPr>
      </w:pPr>
      <w:del w:id="1057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</w:del>
    </w:p>
    <w:p w14:paraId="2A659FAC" w14:textId="77777777" w:rsidR="00151958" w:rsidRPr="00BD3177" w:rsidDel="00D30024" w:rsidRDefault="00151958" w:rsidP="00151958">
      <w:pPr>
        <w:spacing w:after="0"/>
        <w:rPr>
          <w:del w:id="10580" w:author="Ivan Pugachev" w:date="2025-12-19T09:58:00Z"/>
          <w:rFonts w:ascii="Courier New" w:hAnsi="Courier New" w:cs="Courier New"/>
          <w:sz w:val="14"/>
          <w:szCs w:val="14"/>
        </w:rPr>
      </w:pPr>
      <w:del w:id="1058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-- Для каждого фрилансера получаем список клиентов</w:delText>
        </w:r>
      </w:del>
    </w:p>
    <w:p w14:paraId="17AB5876" w14:textId="77777777" w:rsidR="00151958" w:rsidRPr="00BD3177" w:rsidDel="00D30024" w:rsidRDefault="00151958" w:rsidP="00151958">
      <w:pPr>
        <w:spacing w:after="0"/>
        <w:rPr>
          <w:del w:id="1058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8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SELECT </w:delText>
        </w:r>
      </w:del>
    </w:p>
    <w:p w14:paraId="236D6B94" w14:textId="77777777" w:rsidR="00151958" w:rsidRPr="00BD3177" w:rsidDel="00D30024" w:rsidRDefault="00151958" w:rsidP="00151958">
      <w:pPr>
        <w:spacing w:after="0"/>
        <w:rPr>
          <w:del w:id="1058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8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GROUP_CONCAT(DISTINCT cl.name ORDER BY cl.name SEPARATOR ', ') AS clients,</w:delText>
        </w:r>
      </w:del>
    </w:p>
    <w:p w14:paraId="37C4D5E5" w14:textId="77777777" w:rsidR="00151958" w:rsidRPr="00BD3177" w:rsidDel="00D30024" w:rsidRDefault="00151958" w:rsidP="00151958">
      <w:pPr>
        <w:spacing w:after="0"/>
        <w:rPr>
          <w:del w:id="1058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8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COUNT(DISTINCT c.id) AS total_contracts</w:delText>
        </w:r>
      </w:del>
    </w:p>
    <w:p w14:paraId="154E96D3" w14:textId="77777777" w:rsidR="00151958" w:rsidRPr="00BD3177" w:rsidDel="00D30024" w:rsidRDefault="00151958" w:rsidP="00151958">
      <w:pPr>
        <w:spacing w:after="0"/>
        <w:rPr>
          <w:del w:id="1058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8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INTO client_list, project_count_val</w:delText>
        </w:r>
      </w:del>
    </w:p>
    <w:p w14:paraId="02FCCDF6" w14:textId="77777777" w:rsidR="00151958" w:rsidRPr="00BD3177" w:rsidDel="00D30024" w:rsidRDefault="00151958" w:rsidP="00151958">
      <w:pPr>
        <w:spacing w:after="0"/>
        <w:rPr>
          <w:del w:id="1059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9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FROM contracts c</w:delText>
        </w:r>
      </w:del>
    </w:p>
    <w:p w14:paraId="3775F769" w14:textId="77777777" w:rsidR="00151958" w:rsidRPr="00BD3177" w:rsidDel="00D30024" w:rsidRDefault="00151958" w:rsidP="00151958">
      <w:pPr>
        <w:spacing w:after="0"/>
        <w:rPr>
          <w:del w:id="1059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9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JOIN users cl ON c.client_id = cl.id</w:delText>
        </w:r>
      </w:del>
    </w:p>
    <w:p w14:paraId="43A154F5" w14:textId="77777777" w:rsidR="00151958" w:rsidRPr="00BD3177" w:rsidDel="00D30024" w:rsidRDefault="00151958" w:rsidP="00151958">
      <w:pPr>
        <w:spacing w:after="0"/>
        <w:rPr>
          <w:del w:id="1059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9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WHERE c.freelancer_id = freelancer_id_val;</w:delText>
        </w:r>
      </w:del>
    </w:p>
    <w:p w14:paraId="1F45155F" w14:textId="77777777" w:rsidR="00151958" w:rsidRPr="00BD3177" w:rsidDel="00D30024" w:rsidRDefault="00151958" w:rsidP="00151958">
      <w:pPr>
        <w:spacing w:after="0"/>
        <w:rPr>
          <w:del w:id="1059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9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3851933C" w14:textId="77777777" w:rsidR="00151958" w:rsidRPr="00BD3177" w:rsidDel="00D30024" w:rsidRDefault="00151958" w:rsidP="00151958">
      <w:pPr>
        <w:spacing w:after="0"/>
        <w:rPr>
          <w:del w:id="1059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59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IF client_list IS NOT NULL THEN</w:delText>
        </w:r>
      </w:del>
    </w:p>
    <w:p w14:paraId="2C8A47B4" w14:textId="77777777" w:rsidR="00151958" w:rsidRPr="00BD3177" w:rsidDel="00D30024" w:rsidRDefault="00151958" w:rsidP="00151958">
      <w:pPr>
        <w:spacing w:after="0"/>
        <w:rPr>
          <w:del w:id="1060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0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SELECT </w:delText>
        </w:r>
      </w:del>
    </w:p>
    <w:p w14:paraId="4FED953D" w14:textId="77777777" w:rsidR="00151958" w:rsidRPr="00BD3177" w:rsidDel="00D30024" w:rsidRDefault="00151958" w:rsidP="00151958">
      <w:pPr>
        <w:spacing w:after="0"/>
        <w:rPr>
          <w:del w:id="1060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0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freelancer_name_val AS 'Фрилансер',</w:delText>
        </w:r>
      </w:del>
    </w:p>
    <w:p w14:paraId="68831E9F" w14:textId="77777777" w:rsidR="00151958" w:rsidRPr="00BD3177" w:rsidDel="00D30024" w:rsidRDefault="00151958" w:rsidP="00151958">
      <w:pPr>
        <w:spacing w:after="0"/>
        <w:rPr>
          <w:del w:id="1060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0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client_list AS 'Клиенты',</w:delText>
        </w:r>
      </w:del>
    </w:p>
    <w:p w14:paraId="093AB552" w14:textId="77777777" w:rsidR="00151958" w:rsidRPr="00BD3177" w:rsidDel="00D30024" w:rsidRDefault="00151958" w:rsidP="00151958">
      <w:pPr>
        <w:spacing w:after="0"/>
        <w:rPr>
          <w:del w:id="1060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0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project_count_val AS 'Контрактов';</w:delText>
        </w:r>
      </w:del>
    </w:p>
    <w:p w14:paraId="2C4AD26C" w14:textId="77777777" w:rsidR="00151958" w:rsidRPr="00BD3177" w:rsidDel="00D30024" w:rsidRDefault="00151958" w:rsidP="00151958">
      <w:pPr>
        <w:spacing w:after="0"/>
        <w:rPr>
          <w:del w:id="1060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0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END IF;</w:delText>
        </w:r>
      </w:del>
    </w:p>
    <w:p w14:paraId="4D774596" w14:textId="77777777" w:rsidR="00151958" w:rsidRPr="00BD3177" w:rsidDel="00D30024" w:rsidRDefault="00151958" w:rsidP="00151958">
      <w:pPr>
        <w:spacing w:after="0"/>
        <w:rPr>
          <w:del w:id="1061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1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73B568DA" w14:textId="77777777" w:rsidR="00151958" w:rsidRPr="00BD3177" w:rsidDel="00D30024" w:rsidRDefault="00151958" w:rsidP="00151958">
      <w:pPr>
        <w:spacing w:after="0"/>
        <w:rPr>
          <w:del w:id="1061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1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END LOOP freelancer_loop;</w:delText>
        </w:r>
      </w:del>
    </w:p>
    <w:p w14:paraId="1184597A" w14:textId="77777777" w:rsidR="00151958" w:rsidRPr="00BD3177" w:rsidDel="00D30024" w:rsidRDefault="00151958" w:rsidP="00151958">
      <w:pPr>
        <w:spacing w:after="0"/>
        <w:rPr>
          <w:del w:id="1061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1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1D694E8D" w14:textId="77777777" w:rsidR="00151958" w:rsidRPr="00BD3177" w:rsidDel="00D30024" w:rsidRDefault="00151958" w:rsidP="00151958">
      <w:pPr>
        <w:spacing w:after="0"/>
        <w:rPr>
          <w:del w:id="10616" w:author="Ivan Pugachev" w:date="2025-12-19T09:58:00Z"/>
          <w:rFonts w:ascii="Courier New" w:hAnsi="Courier New" w:cs="Courier New"/>
          <w:sz w:val="14"/>
          <w:szCs w:val="14"/>
        </w:rPr>
      </w:pPr>
      <w:del w:id="1061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CLOSE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freelancer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_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cursor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;</w:delText>
        </w:r>
      </w:del>
    </w:p>
    <w:p w14:paraId="6BF737A9" w14:textId="77777777" w:rsidR="00151958" w:rsidRPr="00BD3177" w:rsidDel="00D30024" w:rsidRDefault="00151958" w:rsidP="00151958">
      <w:pPr>
        <w:spacing w:after="0"/>
        <w:rPr>
          <w:del w:id="10618" w:author="Ivan Pugachev" w:date="2025-12-19T09:58:00Z"/>
          <w:rFonts w:ascii="Courier New" w:hAnsi="Courier New" w:cs="Courier New"/>
          <w:sz w:val="14"/>
          <w:szCs w:val="14"/>
        </w:rPr>
      </w:pPr>
      <w:del w:id="1061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</w:del>
    </w:p>
    <w:p w14:paraId="061F3054" w14:textId="77777777" w:rsidR="00151958" w:rsidRPr="00BD3177" w:rsidDel="00D30024" w:rsidRDefault="00151958" w:rsidP="00151958">
      <w:pPr>
        <w:spacing w:after="0"/>
        <w:rPr>
          <w:del w:id="10620" w:author="Ivan Pugachev" w:date="2025-12-19T09:58:00Z"/>
          <w:rFonts w:ascii="Courier New" w:hAnsi="Courier New" w:cs="Courier New"/>
          <w:sz w:val="14"/>
          <w:szCs w:val="14"/>
        </w:rPr>
      </w:pPr>
      <w:del w:id="1062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-- Сбрасываем флаг для второго курсора</w:delText>
        </w:r>
      </w:del>
    </w:p>
    <w:p w14:paraId="758DC993" w14:textId="77777777" w:rsidR="00151958" w:rsidRPr="00BD3177" w:rsidDel="00D30024" w:rsidRDefault="00151958" w:rsidP="00151958">
      <w:pPr>
        <w:spacing w:after="0"/>
        <w:rPr>
          <w:del w:id="10622" w:author="Ivan Pugachev" w:date="2025-12-19T09:58:00Z"/>
          <w:rFonts w:ascii="Courier New" w:hAnsi="Courier New" w:cs="Courier New"/>
          <w:sz w:val="14"/>
          <w:szCs w:val="14"/>
        </w:rPr>
      </w:pPr>
      <w:del w:id="1062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done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=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FALSE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;</w:delText>
        </w:r>
      </w:del>
    </w:p>
    <w:p w14:paraId="5B7AFC0B" w14:textId="77777777" w:rsidR="00151958" w:rsidRPr="00BD3177" w:rsidDel="00D30024" w:rsidRDefault="00151958" w:rsidP="00151958">
      <w:pPr>
        <w:spacing w:after="0"/>
        <w:rPr>
          <w:del w:id="10624" w:author="Ivan Pugachev" w:date="2025-12-19T09:58:00Z"/>
          <w:rFonts w:ascii="Courier New" w:hAnsi="Courier New" w:cs="Courier New"/>
          <w:sz w:val="14"/>
          <w:szCs w:val="14"/>
        </w:rPr>
      </w:pPr>
      <w:del w:id="1062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</w:del>
    </w:p>
    <w:p w14:paraId="182424B7" w14:textId="77777777" w:rsidR="00151958" w:rsidRPr="00BD3177" w:rsidDel="00D30024" w:rsidRDefault="00151958" w:rsidP="00151958">
      <w:pPr>
        <w:spacing w:after="0"/>
        <w:rPr>
          <w:del w:id="10626" w:author="Ivan Pugachev" w:date="2025-12-19T09:58:00Z"/>
          <w:rFonts w:ascii="Courier New" w:hAnsi="Courier New" w:cs="Courier New"/>
          <w:sz w:val="14"/>
          <w:szCs w:val="14"/>
        </w:rPr>
      </w:pPr>
      <w:del w:id="1062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-- Таблица 2: Клиенты -&gt; Фрилансеры</w:delText>
        </w:r>
      </w:del>
    </w:p>
    <w:p w14:paraId="3DA1377A" w14:textId="77777777" w:rsidR="00151958" w:rsidRPr="00BD3177" w:rsidDel="00D30024" w:rsidRDefault="00151958" w:rsidP="00151958">
      <w:pPr>
        <w:spacing w:after="0"/>
        <w:rPr>
          <w:del w:id="10628" w:author="Ivan Pugachev" w:date="2025-12-19T09:58:00Z"/>
          <w:rFonts w:ascii="Courier New" w:hAnsi="Courier New" w:cs="Courier New"/>
          <w:sz w:val="14"/>
          <w:szCs w:val="14"/>
        </w:rPr>
      </w:pPr>
      <w:del w:id="1062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SELECT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'=== КЛИЕНТЫ И ИХ ФРИЛАНСЕРЫ ==='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AS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' ';</w:delText>
        </w:r>
      </w:del>
    </w:p>
    <w:p w14:paraId="6CDA2998" w14:textId="77777777" w:rsidR="00151958" w:rsidRPr="00BD3177" w:rsidDel="00D30024" w:rsidRDefault="00151958" w:rsidP="00151958">
      <w:pPr>
        <w:spacing w:after="0"/>
        <w:rPr>
          <w:del w:id="10630" w:author="Ivan Pugachev" w:date="2025-12-19T09:58:00Z"/>
          <w:rFonts w:ascii="Courier New" w:hAnsi="Courier New" w:cs="Courier New"/>
          <w:sz w:val="14"/>
          <w:szCs w:val="14"/>
        </w:rPr>
      </w:pPr>
      <w:del w:id="1063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</w:del>
    </w:p>
    <w:p w14:paraId="087AAA1A" w14:textId="77777777" w:rsidR="00151958" w:rsidRPr="00BD3177" w:rsidDel="00D30024" w:rsidRDefault="00151958" w:rsidP="00151958">
      <w:pPr>
        <w:spacing w:after="0"/>
        <w:rPr>
          <w:del w:id="1063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3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BEGIN</w:delText>
        </w:r>
      </w:del>
    </w:p>
    <w:p w14:paraId="64DC60EA" w14:textId="77777777" w:rsidR="00151958" w:rsidRPr="00BD3177" w:rsidDel="00D30024" w:rsidRDefault="00151958" w:rsidP="00151958">
      <w:pPr>
        <w:spacing w:after="0"/>
        <w:rPr>
          <w:del w:id="1063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3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DECLARE client_id_val INT;</w:delText>
        </w:r>
      </w:del>
    </w:p>
    <w:p w14:paraId="757ED70F" w14:textId="77777777" w:rsidR="00151958" w:rsidRPr="00BD3177" w:rsidDel="00D30024" w:rsidRDefault="00151958" w:rsidP="00151958">
      <w:pPr>
        <w:spacing w:after="0"/>
        <w:rPr>
          <w:del w:id="1063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3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DECLARE client_name_val VARCHAR(16);</w:delText>
        </w:r>
      </w:del>
    </w:p>
    <w:p w14:paraId="1E0D436D" w14:textId="77777777" w:rsidR="00151958" w:rsidRPr="00BD3177" w:rsidDel="00D30024" w:rsidRDefault="00151958" w:rsidP="00151958">
      <w:pPr>
        <w:spacing w:after="0"/>
        <w:rPr>
          <w:del w:id="1063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3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DECLARE freelancer_list TEXT;</w:delText>
        </w:r>
      </w:del>
    </w:p>
    <w:p w14:paraId="7DE07281" w14:textId="77777777" w:rsidR="00151958" w:rsidRPr="00BD3177" w:rsidDel="00D30024" w:rsidRDefault="00151958" w:rsidP="00151958">
      <w:pPr>
        <w:spacing w:after="0"/>
        <w:rPr>
          <w:del w:id="1064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4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DECLARE client_project_count_val INT;</w:delText>
        </w:r>
      </w:del>
    </w:p>
    <w:p w14:paraId="2695AAC3" w14:textId="77777777" w:rsidR="00151958" w:rsidRPr="00BD3177" w:rsidDel="00D30024" w:rsidRDefault="00151958" w:rsidP="00151958">
      <w:pPr>
        <w:spacing w:after="0"/>
        <w:rPr>
          <w:del w:id="1064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4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56C4C3E5" w14:textId="77777777" w:rsidR="00151958" w:rsidRPr="00BD3177" w:rsidDel="00D30024" w:rsidRDefault="00151958" w:rsidP="00151958">
      <w:pPr>
        <w:spacing w:after="0"/>
        <w:rPr>
          <w:del w:id="1064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4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-- Курсор для клиентов</w:delText>
        </w:r>
      </w:del>
    </w:p>
    <w:p w14:paraId="559C05DA" w14:textId="77777777" w:rsidR="00151958" w:rsidRPr="00BD3177" w:rsidDel="00D30024" w:rsidRDefault="00151958" w:rsidP="00151958">
      <w:pPr>
        <w:spacing w:after="0"/>
        <w:rPr>
          <w:del w:id="1064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4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DECLARE client_cursor CURSOR FOR </w:delText>
        </w:r>
      </w:del>
    </w:p>
    <w:p w14:paraId="5D9957FB" w14:textId="77777777" w:rsidR="00151958" w:rsidRPr="00BD3177" w:rsidDel="00D30024" w:rsidRDefault="00151958" w:rsidP="00151958">
      <w:pPr>
        <w:spacing w:after="0"/>
        <w:rPr>
          <w:del w:id="1064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4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SELECT DISTINCT u.id, u.name</w:delText>
        </w:r>
      </w:del>
    </w:p>
    <w:p w14:paraId="5ED12594" w14:textId="77777777" w:rsidR="00151958" w:rsidRPr="00BD3177" w:rsidDel="00D30024" w:rsidRDefault="00151958" w:rsidP="00151958">
      <w:pPr>
        <w:spacing w:after="0"/>
        <w:rPr>
          <w:del w:id="1065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5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FROM users u</w:delText>
        </w:r>
      </w:del>
    </w:p>
    <w:p w14:paraId="189B801A" w14:textId="77777777" w:rsidR="00151958" w:rsidRPr="00BD3177" w:rsidDel="00D30024" w:rsidRDefault="00151958" w:rsidP="00151958">
      <w:pPr>
        <w:spacing w:after="0"/>
        <w:rPr>
          <w:del w:id="1065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5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WHERE u.role = 'client';</w:delText>
        </w:r>
      </w:del>
    </w:p>
    <w:p w14:paraId="208E170D" w14:textId="77777777" w:rsidR="00151958" w:rsidRPr="00BD3177" w:rsidDel="00D30024" w:rsidRDefault="00151958" w:rsidP="00151958">
      <w:pPr>
        <w:spacing w:after="0"/>
        <w:rPr>
          <w:del w:id="1065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5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06170AA5" w14:textId="77777777" w:rsidR="00151958" w:rsidRPr="00BD3177" w:rsidDel="00D30024" w:rsidRDefault="00151958" w:rsidP="00151958">
      <w:pPr>
        <w:spacing w:after="0"/>
        <w:rPr>
          <w:del w:id="1065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5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DECLARE CONTINUE HANDLER FOR NOT FOUND SET done = TRUE;</w:delText>
        </w:r>
      </w:del>
    </w:p>
    <w:p w14:paraId="3D0002E8" w14:textId="77777777" w:rsidR="00151958" w:rsidRPr="00BD3177" w:rsidDel="00D30024" w:rsidRDefault="00151958" w:rsidP="00151958">
      <w:pPr>
        <w:spacing w:after="0"/>
        <w:rPr>
          <w:del w:id="1065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5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447C4324" w14:textId="77777777" w:rsidR="00151958" w:rsidRPr="00BD3177" w:rsidDel="00D30024" w:rsidRDefault="00151958" w:rsidP="00151958">
      <w:pPr>
        <w:spacing w:after="0"/>
        <w:rPr>
          <w:del w:id="1066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6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OPEN client_cursor;</w:delText>
        </w:r>
      </w:del>
    </w:p>
    <w:p w14:paraId="6E289324" w14:textId="77777777" w:rsidR="00151958" w:rsidRPr="00BD3177" w:rsidDel="00D30024" w:rsidRDefault="00151958" w:rsidP="00151958">
      <w:pPr>
        <w:spacing w:after="0"/>
        <w:rPr>
          <w:del w:id="1066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6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25A1CED4" w14:textId="77777777" w:rsidR="00151958" w:rsidRPr="00BD3177" w:rsidDel="00D30024" w:rsidRDefault="00151958" w:rsidP="00151958">
      <w:pPr>
        <w:spacing w:after="0"/>
        <w:rPr>
          <w:del w:id="1066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6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client_loop: LOOP</w:delText>
        </w:r>
      </w:del>
    </w:p>
    <w:p w14:paraId="4B887381" w14:textId="77777777" w:rsidR="00151958" w:rsidRPr="00BD3177" w:rsidDel="00D30024" w:rsidRDefault="00151958" w:rsidP="00151958">
      <w:pPr>
        <w:spacing w:after="0"/>
        <w:rPr>
          <w:del w:id="1066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6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FETCH client_cursor INTO client_id_val, client_name_val;</w:delText>
        </w:r>
      </w:del>
    </w:p>
    <w:p w14:paraId="4CC4098F" w14:textId="77777777" w:rsidR="00151958" w:rsidRPr="00BD3177" w:rsidDel="00D30024" w:rsidRDefault="00151958" w:rsidP="00151958">
      <w:pPr>
        <w:spacing w:after="0"/>
        <w:rPr>
          <w:del w:id="1066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6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IF done THEN</w:delText>
        </w:r>
      </w:del>
    </w:p>
    <w:p w14:paraId="17AF89CB" w14:textId="77777777" w:rsidR="00151958" w:rsidRPr="00BD3177" w:rsidDel="00D30024" w:rsidRDefault="00151958" w:rsidP="00151958">
      <w:pPr>
        <w:spacing w:after="0"/>
        <w:rPr>
          <w:del w:id="1067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7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LEAVE client_loop;</w:delText>
        </w:r>
      </w:del>
    </w:p>
    <w:p w14:paraId="4445F83A" w14:textId="77777777" w:rsidR="00151958" w:rsidRPr="00BD3177" w:rsidDel="00D30024" w:rsidRDefault="00151958" w:rsidP="00151958">
      <w:pPr>
        <w:spacing w:after="0"/>
        <w:rPr>
          <w:del w:id="10672" w:author="Ivan Pugachev" w:date="2025-12-19T09:58:00Z"/>
          <w:rFonts w:ascii="Courier New" w:hAnsi="Courier New" w:cs="Courier New"/>
          <w:sz w:val="14"/>
          <w:szCs w:val="14"/>
        </w:rPr>
      </w:pPr>
      <w:del w:id="1067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END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IF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;</w:delText>
        </w:r>
      </w:del>
    </w:p>
    <w:p w14:paraId="4B50ADD9" w14:textId="77777777" w:rsidR="00151958" w:rsidRPr="00BD3177" w:rsidDel="00D30024" w:rsidRDefault="00151958" w:rsidP="00151958">
      <w:pPr>
        <w:spacing w:after="0"/>
        <w:rPr>
          <w:del w:id="10674" w:author="Ivan Pugachev" w:date="2025-12-19T09:58:00Z"/>
          <w:rFonts w:ascii="Courier New" w:hAnsi="Courier New" w:cs="Courier New"/>
          <w:sz w:val="14"/>
          <w:szCs w:val="14"/>
        </w:rPr>
      </w:pPr>
      <w:del w:id="1067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    </w:delText>
        </w:r>
      </w:del>
    </w:p>
    <w:p w14:paraId="712A436F" w14:textId="77777777" w:rsidR="00151958" w:rsidRPr="00BD3177" w:rsidDel="00D30024" w:rsidRDefault="00151958" w:rsidP="00151958">
      <w:pPr>
        <w:spacing w:after="0"/>
        <w:rPr>
          <w:del w:id="10676" w:author="Ivan Pugachev" w:date="2025-12-19T09:58:00Z"/>
          <w:rFonts w:ascii="Courier New" w:hAnsi="Courier New" w:cs="Courier New"/>
          <w:sz w:val="14"/>
          <w:szCs w:val="14"/>
        </w:rPr>
      </w:pPr>
      <w:del w:id="1067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    -- Для каждого клиента получаем список фрилансеров</w:delText>
        </w:r>
      </w:del>
    </w:p>
    <w:p w14:paraId="7D69DED9" w14:textId="77777777" w:rsidR="00151958" w:rsidRPr="00BD3177" w:rsidDel="00D30024" w:rsidRDefault="00151958" w:rsidP="00151958">
      <w:pPr>
        <w:spacing w:after="0"/>
        <w:rPr>
          <w:del w:id="1067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7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SELECT </w:delText>
        </w:r>
      </w:del>
    </w:p>
    <w:p w14:paraId="61972FD4" w14:textId="77777777" w:rsidR="00151958" w:rsidRPr="00BD3177" w:rsidDel="00D30024" w:rsidRDefault="00151958" w:rsidP="00151958">
      <w:pPr>
        <w:spacing w:after="0"/>
        <w:rPr>
          <w:del w:id="1068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8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GROUP_CONCAT(DISTINCT fl.name ORDER BY fl.name SEPARATOR ', ') AS freelancers,</w:delText>
        </w:r>
      </w:del>
    </w:p>
    <w:p w14:paraId="0012C1BE" w14:textId="77777777" w:rsidR="00151958" w:rsidRPr="00BD3177" w:rsidDel="00D30024" w:rsidRDefault="00151958" w:rsidP="00151958">
      <w:pPr>
        <w:spacing w:after="0"/>
        <w:rPr>
          <w:del w:id="1068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8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COUNT(DISTINCT c.id) AS total_contracts</w:delText>
        </w:r>
      </w:del>
    </w:p>
    <w:p w14:paraId="6A9F54D0" w14:textId="77777777" w:rsidR="00151958" w:rsidRPr="00BD3177" w:rsidDel="00D30024" w:rsidRDefault="00151958" w:rsidP="00151958">
      <w:pPr>
        <w:spacing w:after="0"/>
        <w:rPr>
          <w:del w:id="1068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8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INTO freelancer_list, client_project_count_val</w:delText>
        </w:r>
      </w:del>
    </w:p>
    <w:p w14:paraId="7D8591A4" w14:textId="77777777" w:rsidR="00151958" w:rsidRPr="00BD3177" w:rsidDel="00D30024" w:rsidRDefault="00151958" w:rsidP="00151958">
      <w:pPr>
        <w:spacing w:after="0"/>
        <w:rPr>
          <w:del w:id="1068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8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FROM contracts c</w:delText>
        </w:r>
      </w:del>
    </w:p>
    <w:p w14:paraId="08314581" w14:textId="77777777" w:rsidR="00151958" w:rsidRPr="00BD3177" w:rsidDel="00D30024" w:rsidRDefault="00151958" w:rsidP="00151958">
      <w:pPr>
        <w:spacing w:after="0"/>
        <w:rPr>
          <w:del w:id="1068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8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JOIN users fl ON c.freelancer_id = fl.id</w:delText>
        </w:r>
      </w:del>
    </w:p>
    <w:p w14:paraId="65442254" w14:textId="77777777" w:rsidR="00151958" w:rsidRPr="00BD3177" w:rsidDel="00D30024" w:rsidRDefault="00151958" w:rsidP="00151958">
      <w:pPr>
        <w:spacing w:after="0"/>
        <w:rPr>
          <w:del w:id="1069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9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WHERE c.client_id = client_id_val;</w:delText>
        </w:r>
      </w:del>
    </w:p>
    <w:p w14:paraId="01E5E0C3" w14:textId="77777777" w:rsidR="00151958" w:rsidRPr="00BD3177" w:rsidDel="00D30024" w:rsidRDefault="00151958" w:rsidP="00151958">
      <w:pPr>
        <w:spacing w:after="0"/>
        <w:rPr>
          <w:del w:id="1069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9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</w:delText>
        </w:r>
      </w:del>
    </w:p>
    <w:p w14:paraId="6AEC500F" w14:textId="77777777" w:rsidR="00151958" w:rsidRPr="00BD3177" w:rsidDel="00D30024" w:rsidRDefault="00151958" w:rsidP="00151958">
      <w:pPr>
        <w:spacing w:after="0"/>
        <w:rPr>
          <w:del w:id="1069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9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IF freelancer_list IS NOT NULL THEN</w:delText>
        </w:r>
      </w:del>
    </w:p>
    <w:p w14:paraId="06C84AA3" w14:textId="77777777" w:rsidR="00151958" w:rsidRPr="00BD3177" w:rsidDel="00D30024" w:rsidRDefault="00151958" w:rsidP="00151958">
      <w:pPr>
        <w:spacing w:after="0"/>
        <w:rPr>
          <w:del w:id="1069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9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SELECT </w:delText>
        </w:r>
      </w:del>
    </w:p>
    <w:p w14:paraId="4CE40B15" w14:textId="77777777" w:rsidR="00151958" w:rsidRPr="00BD3177" w:rsidDel="00D30024" w:rsidRDefault="00151958" w:rsidP="00151958">
      <w:pPr>
        <w:spacing w:after="0"/>
        <w:rPr>
          <w:del w:id="1069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69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    client_name_val AS 'Клиент',</w:delText>
        </w:r>
      </w:del>
    </w:p>
    <w:p w14:paraId="638A037C" w14:textId="77777777" w:rsidR="00151958" w:rsidRPr="00BD3177" w:rsidDel="00D30024" w:rsidRDefault="00151958" w:rsidP="00151958">
      <w:pPr>
        <w:spacing w:after="0"/>
        <w:rPr>
          <w:del w:id="1070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0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    freelancer_list AS 'Фрилансеры',</w:delText>
        </w:r>
      </w:del>
    </w:p>
    <w:p w14:paraId="40B4AA9A" w14:textId="77777777" w:rsidR="00151958" w:rsidRPr="00BD3177" w:rsidDel="00D30024" w:rsidRDefault="00151958" w:rsidP="00151958">
      <w:pPr>
        <w:spacing w:after="0"/>
        <w:rPr>
          <w:del w:id="1070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0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        client_project_count_val AS 'Контрактов';</w:delText>
        </w:r>
      </w:del>
    </w:p>
    <w:p w14:paraId="6E01A7C4" w14:textId="77777777" w:rsidR="00151958" w:rsidRPr="00BD3177" w:rsidDel="00D30024" w:rsidRDefault="00151958" w:rsidP="00151958">
      <w:pPr>
        <w:spacing w:after="0"/>
        <w:rPr>
          <w:del w:id="1070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0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END IF;</w:delText>
        </w:r>
      </w:del>
    </w:p>
    <w:p w14:paraId="508DF187" w14:textId="77777777" w:rsidR="00151958" w:rsidRPr="00BD3177" w:rsidDel="00D30024" w:rsidRDefault="00151958" w:rsidP="00151958">
      <w:pPr>
        <w:spacing w:after="0"/>
        <w:rPr>
          <w:del w:id="1070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0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    </w:delText>
        </w:r>
      </w:del>
    </w:p>
    <w:p w14:paraId="7077B476" w14:textId="77777777" w:rsidR="00151958" w:rsidRPr="00BD3177" w:rsidDel="00D30024" w:rsidRDefault="00151958" w:rsidP="00151958">
      <w:pPr>
        <w:spacing w:after="0"/>
        <w:rPr>
          <w:del w:id="1070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0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END LOOP client_loop;</w:delText>
        </w:r>
      </w:del>
    </w:p>
    <w:p w14:paraId="3B530CB4" w14:textId="77777777" w:rsidR="00151958" w:rsidRPr="00BD3177" w:rsidDel="00D30024" w:rsidRDefault="00151958" w:rsidP="00151958">
      <w:pPr>
        <w:spacing w:after="0"/>
        <w:rPr>
          <w:del w:id="1071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1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</w:delText>
        </w:r>
      </w:del>
    </w:p>
    <w:p w14:paraId="7C1B165A" w14:textId="77777777" w:rsidR="00151958" w:rsidRPr="00BD3177" w:rsidDel="00D30024" w:rsidRDefault="00151958" w:rsidP="00151958">
      <w:pPr>
        <w:spacing w:after="0"/>
        <w:rPr>
          <w:del w:id="1071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1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CLOSE client_cursor;</w:delText>
        </w:r>
      </w:del>
    </w:p>
    <w:p w14:paraId="3635670B" w14:textId="77777777" w:rsidR="00151958" w:rsidRPr="00BD3177" w:rsidDel="00D30024" w:rsidRDefault="00151958" w:rsidP="00151958">
      <w:pPr>
        <w:spacing w:after="0"/>
        <w:rPr>
          <w:del w:id="1071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1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END;</w:delText>
        </w:r>
      </w:del>
    </w:p>
    <w:p w14:paraId="39BEDDA6" w14:textId="77777777" w:rsidR="00151958" w:rsidRPr="00BD3177" w:rsidDel="00D30024" w:rsidRDefault="00151958" w:rsidP="00151958">
      <w:pPr>
        <w:spacing w:after="0"/>
        <w:rPr>
          <w:del w:id="1071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1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6A49FC2C" w14:textId="77777777" w:rsidR="00151958" w:rsidRPr="00BD3177" w:rsidDel="00D30024" w:rsidRDefault="00151958" w:rsidP="00151958">
      <w:pPr>
        <w:spacing w:after="0"/>
        <w:rPr>
          <w:del w:id="1071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1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END$$</w:delText>
        </w:r>
      </w:del>
    </w:p>
    <w:p w14:paraId="335C2024" w14:textId="77777777" w:rsidR="00151958" w:rsidRPr="00BD3177" w:rsidDel="00D30024" w:rsidRDefault="00151958" w:rsidP="00151958">
      <w:pPr>
        <w:spacing w:after="0"/>
        <w:rPr>
          <w:del w:id="10720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7049DE17" w14:textId="77777777" w:rsidR="00151958" w:rsidRPr="00BD3177" w:rsidDel="00D30024" w:rsidRDefault="00151958" w:rsidP="00151958">
      <w:pPr>
        <w:spacing w:after="0"/>
        <w:rPr>
          <w:del w:id="1072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2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;</w:delText>
        </w:r>
      </w:del>
    </w:p>
    <w:p w14:paraId="5CDA1077" w14:textId="77777777" w:rsidR="00151958" w:rsidRPr="00BD3177" w:rsidDel="00D30024" w:rsidRDefault="00151958" w:rsidP="00151958">
      <w:pPr>
        <w:spacing w:after="0"/>
        <w:rPr>
          <w:del w:id="10723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34B685AA" w14:textId="77777777" w:rsidR="00151958" w:rsidRPr="00BD3177" w:rsidDel="00D30024" w:rsidRDefault="00151958" w:rsidP="00151958">
      <w:pPr>
        <w:spacing w:after="0"/>
        <w:rPr>
          <w:del w:id="1072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2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59329BD4" w14:textId="77777777" w:rsidR="00151958" w:rsidRPr="00BD3177" w:rsidDel="00D30024" w:rsidRDefault="00151958" w:rsidP="00151958">
      <w:pPr>
        <w:spacing w:after="0"/>
        <w:rPr>
          <w:del w:id="1072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2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procedure GetCategoryStatsSimple</w:delText>
        </w:r>
      </w:del>
    </w:p>
    <w:p w14:paraId="05910264" w14:textId="77777777" w:rsidR="00151958" w:rsidRPr="00BD3177" w:rsidDel="00D30024" w:rsidRDefault="00151958" w:rsidP="00151958">
      <w:pPr>
        <w:spacing w:after="0"/>
        <w:rPr>
          <w:del w:id="1072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2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271558CC" w14:textId="77777777" w:rsidR="00151958" w:rsidRPr="00BD3177" w:rsidDel="00D30024" w:rsidRDefault="00151958" w:rsidP="00151958">
      <w:pPr>
        <w:spacing w:after="0"/>
        <w:rPr>
          <w:del w:id="10730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78FC52DD" w14:textId="77777777" w:rsidR="00151958" w:rsidRPr="00BD3177" w:rsidDel="00D30024" w:rsidRDefault="00151958" w:rsidP="00151958">
      <w:pPr>
        <w:spacing w:after="0"/>
        <w:rPr>
          <w:del w:id="1073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3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0303D071" w14:textId="77777777" w:rsidR="00151958" w:rsidRPr="00BD3177" w:rsidDel="00D30024" w:rsidRDefault="00151958" w:rsidP="00151958">
      <w:pPr>
        <w:spacing w:after="0"/>
        <w:rPr>
          <w:del w:id="1073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3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DROP procedure IF EXISTS `freelance`.`GetCategoryStatsSimple`;</w:delText>
        </w:r>
      </w:del>
    </w:p>
    <w:p w14:paraId="44601EBF" w14:textId="77777777" w:rsidR="00151958" w:rsidRPr="00BD3177" w:rsidDel="00D30024" w:rsidRDefault="00151958" w:rsidP="00151958">
      <w:pPr>
        <w:spacing w:after="0"/>
        <w:rPr>
          <w:del w:id="10735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368858DC" w14:textId="77777777" w:rsidR="00151958" w:rsidRPr="00BD3177" w:rsidDel="00D30024" w:rsidRDefault="00151958" w:rsidP="00151958">
      <w:pPr>
        <w:spacing w:after="0"/>
        <w:rPr>
          <w:del w:id="1073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3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$$</w:delText>
        </w:r>
      </w:del>
    </w:p>
    <w:p w14:paraId="27C5C7BD" w14:textId="77777777" w:rsidR="00151958" w:rsidRPr="00BD3177" w:rsidDel="00D30024" w:rsidRDefault="00151958" w:rsidP="00151958">
      <w:pPr>
        <w:spacing w:after="0"/>
        <w:rPr>
          <w:del w:id="1073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3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`freelance`$$</w:delText>
        </w:r>
      </w:del>
    </w:p>
    <w:p w14:paraId="698C7300" w14:textId="77777777" w:rsidR="00151958" w:rsidRPr="00BD3177" w:rsidDel="00D30024" w:rsidRDefault="00151958" w:rsidP="00151958">
      <w:pPr>
        <w:spacing w:after="0"/>
        <w:rPr>
          <w:del w:id="1074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4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CREATE PROCEDURE GetCategoryStatsSimple()</w:delText>
        </w:r>
      </w:del>
    </w:p>
    <w:p w14:paraId="4C24C2EE" w14:textId="77777777" w:rsidR="00151958" w:rsidRPr="008C7ECA" w:rsidDel="00D30024" w:rsidRDefault="00151958" w:rsidP="00151958">
      <w:pPr>
        <w:spacing w:after="0"/>
        <w:rPr>
          <w:del w:id="10742" w:author="Ivan Pugachev" w:date="2025-12-19T09:58:00Z"/>
          <w:rFonts w:ascii="Courier New" w:hAnsi="Courier New" w:cs="Courier New"/>
          <w:sz w:val="14"/>
          <w:szCs w:val="14"/>
        </w:rPr>
      </w:pPr>
      <w:del w:id="1074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BEGIN</w:delText>
        </w:r>
      </w:del>
    </w:p>
    <w:p w14:paraId="39570EEF" w14:textId="77777777" w:rsidR="00151958" w:rsidRPr="00BD3177" w:rsidDel="00D30024" w:rsidRDefault="00151958" w:rsidP="00151958">
      <w:pPr>
        <w:spacing w:after="0"/>
        <w:rPr>
          <w:del w:id="10744" w:author="Ivan Pugachev" w:date="2025-12-19T09:58:00Z"/>
          <w:rFonts w:ascii="Courier New" w:hAnsi="Courier New" w:cs="Courier New"/>
          <w:sz w:val="14"/>
          <w:szCs w:val="14"/>
        </w:rPr>
      </w:pPr>
      <w:del w:id="10745" w:author="Ivan Pugachev" w:date="2025-12-19T09:58:00Z">
        <w:r w:rsidRPr="008C7ECA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>-- Простая статистика по категориям</w:delText>
        </w:r>
      </w:del>
    </w:p>
    <w:p w14:paraId="5BE4C4EF" w14:textId="77777777" w:rsidR="00151958" w:rsidRPr="00BD3177" w:rsidDel="00D30024" w:rsidRDefault="00151958" w:rsidP="00151958">
      <w:pPr>
        <w:spacing w:after="0"/>
        <w:rPr>
          <w:del w:id="10746" w:author="Ivan Pugachev" w:date="2025-12-19T09:58:00Z"/>
          <w:rFonts w:ascii="Courier New" w:hAnsi="Courier New" w:cs="Courier New"/>
          <w:sz w:val="14"/>
          <w:szCs w:val="14"/>
        </w:rPr>
      </w:pPr>
      <w:del w:id="1074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SELECT</w:delText>
        </w:r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</w:delText>
        </w:r>
      </w:del>
    </w:p>
    <w:p w14:paraId="7263E40E" w14:textId="77777777" w:rsidR="00151958" w:rsidRPr="008C7ECA" w:rsidDel="00D30024" w:rsidRDefault="00151958" w:rsidP="00151958">
      <w:pPr>
        <w:spacing w:after="0"/>
        <w:rPr>
          <w:del w:id="10748" w:author="Ivan Pugachev" w:date="2025-12-19T09:58:00Z"/>
          <w:rFonts w:ascii="Courier New" w:hAnsi="Courier New" w:cs="Courier New"/>
          <w:sz w:val="14"/>
          <w:szCs w:val="14"/>
          <w:lang w:val="en-US"/>
        </w:rPr>
      </w:pPr>
      <w:del w:id="1074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</w:delText>
        </w:r>
        <w:r w:rsidRPr="008C7ECA" w:rsidDel="00D30024">
          <w:rPr>
            <w:rFonts w:ascii="Courier New" w:hAnsi="Courier New" w:cs="Courier New"/>
            <w:sz w:val="14"/>
            <w:szCs w:val="14"/>
            <w:lang w:val="en-US"/>
          </w:rPr>
          <w:delText>.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name</w:delText>
        </w:r>
        <w:r w:rsidRPr="008C7ECA" w:rsidDel="00D30024">
          <w:rPr>
            <w:rFonts w:ascii="Courier New" w:hAnsi="Courier New" w:cs="Courier New"/>
            <w:sz w:val="14"/>
            <w:szCs w:val="14"/>
            <w:lang w:val="en-US"/>
          </w:rPr>
          <w:delText xml:space="preserve">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AS</w:delText>
        </w:r>
        <w:r w:rsidRPr="008C7ECA" w:rsidDel="00D30024">
          <w:rPr>
            <w:rFonts w:ascii="Courier New" w:hAnsi="Courier New" w:cs="Courier New"/>
            <w:sz w:val="14"/>
            <w:szCs w:val="14"/>
            <w:lang w:val="en-US"/>
          </w:rPr>
          <w:delText xml:space="preserve"> '</w:delText>
        </w:r>
        <w:r w:rsidRPr="0061780F" w:rsidDel="00D30024">
          <w:rPr>
            <w:rFonts w:ascii="Courier New" w:hAnsi="Courier New" w:cs="Courier New"/>
            <w:sz w:val="14"/>
            <w:szCs w:val="14"/>
          </w:rPr>
          <w:delText>Категория</w:delText>
        </w:r>
        <w:r w:rsidRPr="008C7ECA" w:rsidDel="00D30024">
          <w:rPr>
            <w:rFonts w:ascii="Courier New" w:hAnsi="Courier New" w:cs="Courier New"/>
            <w:sz w:val="14"/>
            <w:szCs w:val="14"/>
            <w:lang w:val="en-US"/>
          </w:rPr>
          <w:delText>',</w:delText>
        </w:r>
      </w:del>
    </w:p>
    <w:p w14:paraId="7D30E81D" w14:textId="77777777" w:rsidR="00151958" w:rsidRPr="00BD3177" w:rsidDel="00D30024" w:rsidRDefault="00151958" w:rsidP="00151958">
      <w:pPr>
        <w:spacing w:after="0"/>
        <w:rPr>
          <w:del w:id="1075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51" w:author="Ivan Pugachev" w:date="2025-12-19T09:58:00Z">
        <w:r w:rsidRPr="008C7ECA" w:rsidDel="00D30024">
          <w:rPr>
            <w:rFonts w:ascii="Courier New" w:hAnsi="Courier New" w:cs="Courier New"/>
            <w:sz w:val="14"/>
            <w:szCs w:val="14"/>
            <w:lang w:val="en-US"/>
          </w:rPr>
          <w:delText xml:space="preserve">        </w:delText>
        </w:r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c.description AS 'Описание',</w:delText>
        </w:r>
      </w:del>
    </w:p>
    <w:p w14:paraId="5845AAA0" w14:textId="77777777" w:rsidR="00151958" w:rsidRPr="00BD3177" w:rsidDel="00D30024" w:rsidRDefault="00151958" w:rsidP="00151958">
      <w:pPr>
        <w:spacing w:after="0"/>
        <w:rPr>
          <w:del w:id="1075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5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COUNT(p.id) AS 'Всего проектов',</w:delText>
        </w:r>
      </w:del>
    </w:p>
    <w:p w14:paraId="03AFB357" w14:textId="77777777" w:rsidR="00151958" w:rsidRPr="00BD3177" w:rsidDel="00D30024" w:rsidRDefault="00151958" w:rsidP="00151958">
      <w:pPr>
        <w:spacing w:after="0"/>
        <w:rPr>
          <w:del w:id="1075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5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COUNT(CASE WHEN p.status = 'open' THEN 1 END) AS 'Открытые',</w:delText>
        </w:r>
      </w:del>
    </w:p>
    <w:p w14:paraId="067FC3B6" w14:textId="77777777" w:rsidR="00151958" w:rsidRPr="00BD3177" w:rsidDel="00D30024" w:rsidRDefault="00151958" w:rsidP="00151958">
      <w:pPr>
        <w:spacing w:after="0"/>
        <w:rPr>
          <w:del w:id="1075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5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COUNT(CASE WHEN p.status = 'in_progress' THEN 1 END) AS 'В работе',</w:delText>
        </w:r>
      </w:del>
    </w:p>
    <w:p w14:paraId="6E83CBF2" w14:textId="77777777" w:rsidR="00151958" w:rsidRPr="00BD3177" w:rsidDel="00D30024" w:rsidRDefault="00151958" w:rsidP="00151958">
      <w:pPr>
        <w:spacing w:after="0"/>
        <w:rPr>
          <w:del w:id="1075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5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COUNT(CASE WHEN p.status = 'completed' THEN 1 END) AS 'Завершенные',</w:delText>
        </w:r>
      </w:del>
    </w:p>
    <w:p w14:paraId="5133F0E8" w14:textId="77777777" w:rsidR="00151958" w:rsidRPr="00BD3177" w:rsidDel="00D30024" w:rsidRDefault="00151958" w:rsidP="00151958">
      <w:pPr>
        <w:spacing w:after="0"/>
        <w:rPr>
          <w:del w:id="1076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6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    COUNT(CASE WHEN p.status = 'cancelled' THEN 1 END) AS 'Отмененные'</w:delText>
        </w:r>
      </w:del>
    </w:p>
    <w:p w14:paraId="50ADE6FF" w14:textId="77777777" w:rsidR="00151958" w:rsidRPr="00BD3177" w:rsidDel="00D30024" w:rsidRDefault="00151958" w:rsidP="00151958">
      <w:pPr>
        <w:spacing w:after="0"/>
        <w:rPr>
          <w:del w:id="1076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6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FROM categories c</w:delText>
        </w:r>
      </w:del>
    </w:p>
    <w:p w14:paraId="3A83A1FF" w14:textId="77777777" w:rsidR="00151958" w:rsidRPr="00BD3177" w:rsidDel="00D30024" w:rsidRDefault="00151958" w:rsidP="00151958">
      <w:pPr>
        <w:spacing w:after="0"/>
        <w:rPr>
          <w:del w:id="1076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6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LEFT JOIN projects p ON c.id = p.category_id</w:delText>
        </w:r>
      </w:del>
    </w:p>
    <w:p w14:paraId="66EA99E9" w14:textId="77777777" w:rsidR="00151958" w:rsidRPr="00BD3177" w:rsidDel="00D30024" w:rsidRDefault="00151958" w:rsidP="00151958">
      <w:pPr>
        <w:spacing w:after="0"/>
        <w:rPr>
          <w:del w:id="1076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6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GROUP BY c.id, c.name, c.description</w:delText>
        </w:r>
      </w:del>
    </w:p>
    <w:p w14:paraId="511F7D86" w14:textId="77777777" w:rsidR="00151958" w:rsidRPr="00BD3177" w:rsidDel="00D30024" w:rsidRDefault="00151958" w:rsidP="00151958">
      <w:pPr>
        <w:spacing w:after="0"/>
        <w:rPr>
          <w:del w:id="1076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6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ORDER BY COUNT(p.id) DESC;</w:delText>
        </w:r>
      </w:del>
    </w:p>
    <w:p w14:paraId="401F5D83" w14:textId="77777777" w:rsidR="00151958" w:rsidRPr="00BD3177" w:rsidDel="00D30024" w:rsidRDefault="00151958" w:rsidP="00151958">
      <w:pPr>
        <w:spacing w:after="0"/>
        <w:rPr>
          <w:del w:id="1077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7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 xml:space="preserve">    </w:delText>
        </w:r>
      </w:del>
    </w:p>
    <w:p w14:paraId="0E5350A5" w14:textId="77777777" w:rsidR="00151958" w:rsidRPr="00BD3177" w:rsidDel="00D30024" w:rsidRDefault="00151958" w:rsidP="00151958">
      <w:pPr>
        <w:spacing w:after="0"/>
        <w:rPr>
          <w:del w:id="1077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7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END$$</w:delText>
        </w:r>
      </w:del>
    </w:p>
    <w:p w14:paraId="2D498C8E" w14:textId="77777777" w:rsidR="00151958" w:rsidRPr="00BD3177" w:rsidDel="00D30024" w:rsidRDefault="00151958" w:rsidP="00151958">
      <w:pPr>
        <w:spacing w:after="0"/>
        <w:rPr>
          <w:del w:id="10774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79A1E96A" w14:textId="77777777" w:rsidR="00151958" w:rsidRPr="00BD3177" w:rsidDel="00D30024" w:rsidRDefault="00151958" w:rsidP="00151958">
      <w:pPr>
        <w:spacing w:after="0"/>
        <w:rPr>
          <w:del w:id="1077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7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DELIMITER ;</w:delText>
        </w:r>
      </w:del>
    </w:p>
    <w:p w14:paraId="538492CC" w14:textId="77777777" w:rsidR="00151958" w:rsidRPr="00BD3177" w:rsidDel="00D30024" w:rsidRDefault="00151958" w:rsidP="00151958">
      <w:pPr>
        <w:spacing w:after="0"/>
        <w:rPr>
          <w:del w:id="10777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20008FBA" w14:textId="77777777" w:rsidR="00151958" w:rsidRPr="00BD3177" w:rsidDel="00D30024" w:rsidRDefault="00151958" w:rsidP="00151958">
      <w:pPr>
        <w:spacing w:after="0"/>
        <w:rPr>
          <w:del w:id="1077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7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SET SQL_MODE=@OLD_SQL_MODE;</w:delText>
        </w:r>
      </w:del>
    </w:p>
    <w:p w14:paraId="50969076" w14:textId="77777777" w:rsidR="00151958" w:rsidRPr="00BD3177" w:rsidDel="00D30024" w:rsidRDefault="00151958" w:rsidP="00151958">
      <w:pPr>
        <w:spacing w:after="0"/>
        <w:rPr>
          <w:del w:id="1078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8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SET FOREIGN_KEY_CHECKS=@OLD_FOREIGN_KEY_CHECKS;</w:delText>
        </w:r>
      </w:del>
    </w:p>
    <w:p w14:paraId="3B30DA0E" w14:textId="77777777" w:rsidR="00151958" w:rsidRPr="00BD3177" w:rsidDel="00D30024" w:rsidRDefault="00151958" w:rsidP="00151958">
      <w:pPr>
        <w:spacing w:after="0"/>
        <w:rPr>
          <w:del w:id="1078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8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SET UNIQUE_CHECKS=@OLD_UNIQUE_CHECKS;</w:delText>
        </w:r>
      </w:del>
    </w:p>
    <w:p w14:paraId="5C2A2719" w14:textId="77777777" w:rsidR="00151958" w:rsidRPr="00BD3177" w:rsidDel="00D30024" w:rsidRDefault="00151958" w:rsidP="00151958">
      <w:pPr>
        <w:spacing w:after="0"/>
        <w:rPr>
          <w:del w:id="10784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582AC605" w14:textId="77777777" w:rsidR="00151958" w:rsidRPr="00BD3177" w:rsidDel="00D30024" w:rsidRDefault="00151958" w:rsidP="00151958">
      <w:pPr>
        <w:spacing w:after="0"/>
        <w:rPr>
          <w:del w:id="1078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8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7BFB82C8" w14:textId="77777777" w:rsidR="00151958" w:rsidRPr="00BD3177" w:rsidDel="00D30024" w:rsidRDefault="00151958" w:rsidP="00151958">
      <w:pPr>
        <w:spacing w:after="0"/>
        <w:rPr>
          <w:del w:id="1078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8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Data for table `freelance`.`users`</w:delText>
        </w:r>
      </w:del>
    </w:p>
    <w:p w14:paraId="7AD5321B" w14:textId="77777777" w:rsidR="00151958" w:rsidRPr="00BD3177" w:rsidDel="00D30024" w:rsidRDefault="00151958" w:rsidP="00151958">
      <w:pPr>
        <w:spacing w:after="0"/>
        <w:rPr>
          <w:del w:id="1078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9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5FF034F6" w14:textId="77777777" w:rsidR="00151958" w:rsidRPr="00BD3177" w:rsidDel="00D30024" w:rsidRDefault="00151958" w:rsidP="00151958">
      <w:pPr>
        <w:spacing w:after="0"/>
        <w:rPr>
          <w:del w:id="1079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9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START TRANSACTION;</w:delText>
        </w:r>
      </w:del>
    </w:p>
    <w:p w14:paraId="1D2CA4A6" w14:textId="77777777" w:rsidR="00151958" w:rsidRPr="00BD3177" w:rsidDel="00D30024" w:rsidRDefault="00151958" w:rsidP="00151958">
      <w:pPr>
        <w:spacing w:after="0"/>
        <w:rPr>
          <w:del w:id="1079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9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54B541A1" w14:textId="77777777" w:rsidR="00151958" w:rsidRPr="00BD3177" w:rsidDel="00D30024" w:rsidRDefault="00151958" w:rsidP="00151958">
      <w:pPr>
        <w:spacing w:after="0"/>
        <w:rPr>
          <w:del w:id="1079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9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`freelance`.`users` (`id`, `name`, `email`, `password_hash`, `role`, `bio`, `rating`, `created_at`, `updated_at`) VALUES (1, 'Oleg', 'oleg525iva@gmail.com', '3djfy2nsjfi4fsSJkc', 'client', 'no', 0, DEFAULT, DEFAULT);</w:delText>
        </w:r>
      </w:del>
    </w:p>
    <w:p w14:paraId="48A3A8B6" w14:textId="77777777" w:rsidR="00151958" w:rsidRPr="00BD3177" w:rsidDel="00D30024" w:rsidRDefault="00151958" w:rsidP="00151958">
      <w:pPr>
        <w:spacing w:after="0"/>
        <w:rPr>
          <w:del w:id="1079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79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`freelance`.`users` (`id`, `name`, `email`, `password_hash`, `role`, `bio`, `rating`, `created_at`, `updated_at`) VALUES (2, 'Dmitry', 'dima@ya.ru', 'jfu6dhBSfgnssdcvf', 'freelancer', 'no', 5, DEFAULT, DEFAULT);</w:delText>
        </w:r>
      </w:del>
    </w:p>
    <w:p w14:paraId="498C252F" w14:textId="77777777" w:rsidR="00151958" w:rsidRPr="00BD3177" w:rsidDel="00D30024" w:rsidRDefault="00151958" w:rsidP="00151958">
      <w:pPr>
        <w:spacing w:after="0"/>
        <w:rPr>
          <w:del w:id="1079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0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`freelance`.`users` (`id`, `name`, `email`, `password_hash`, `role`, `bio`, `rating`, `created_at`, `updated_at`) VALUES (3, 'Ivan', 'vanya@fg.ru', 'vjbJnvhsgBsHncfjnJ', 'client', 'no', 0, DEFAULT, DEFAULT);</w:delText>
        </w:r>
      </w:del>
    </w:p>
    <w:p w14:paraId="207B5877" w14:textId="77777777" w:rsidR="00151958" w:rsidRPr="00BD3177" w:rsidDel="00D30024" w:rsidRDefault="00151958" w:rsidP="00151958">
      <w:pPr>
        <w:spacing w:after="0"/>
        <w:rPr>
          <w:del w:id="10801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36FD7F49" w14:textId="77777777" w:rsidR="00151958" w:rsidRPr="00BD3177" w:rsidDel="00D30024" w:rsidRDefault="00151958" w:rsidP="00151958">
      <w:pPr>
        <w:spacing w:after="0"/>
        <w:rPr>
          <w:del w:id="1080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0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COMMIT;</w:delText>
        </w:r>
      </w:del>
    </w:p>
    <w:p w14:paraId="3608D3E2" w14:textId="77777777" w:rsidR="00151958" w:rsidRPr="00BD3177" w:rsidDel="00D30024" w:rsidRDefault="00151958" w:rsidP="00151958">
      <w:pPr>
        <w:spacing w:after="0"/>
        <w:rPr>
          <w:del w:id="10804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0BB56011" w14:textId="77777777" w:rsidR="00151958" w:rsidRPr="00BD3177" w:rsidDel="00D30024" w:rsidRDefault="00151958" w:rsidP="00151958">
      <w:pPr>
        <w:spacing w:after="0"/>
        <w:rPr>
          <w:del w:id="10805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48333348" w14:textId="77777777" w:rsidR="00151958" w:rsidRPr="00BD3177" w:rsidDel="00D30024" w:rsidRDefault="00151958" w:rsidP="00151958">
      <w:pPr>
        <w:spacing w:after="0"/>
        <w:rPr>
          <w:del w:id="1080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0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6F433974" w14:textId="77777777" w:rsidR="00151958" w:rsidRPr="00BD3177" w:rsidDel="00D30024" w:rsidRDefault="00151958" w:rsidP="00151958">
      <w:pPr>
        <w:spacing w:after="0"/>
        <w:rPr>
          <w:del w:id="1080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0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Data for table `freelance`.`categories`</w:delText>
        </w:r>
      </w:del>
    </w:p>
    <w:p w14:paraId="0100115A" w14:textId="77777777" w:rsidR="00151958" w:rsidRPr="00BD3177" w:rsidDel="00D30024" w:rsidRDefault="00151958" w:rsidP="00151958">
      <w:pPr>
        <w:spacing w:after="0"/>
        <w:rPr>
          <w:del w:id="1081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1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7AA6670F" w14:textId="77777777" w:rsidR="00151958" w:rsidRPr="00BD3177" w:rsidDel="00D30024" w:rsidRDefault="00151958" w:rsidP="00151958">
      <w:pPr>
        <w:spacing w:after="0"/>
        <w:rPr>
          <w:del w:id="1081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1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START TRANSACTION;</w:delText>
        </w:r>
      </w:del>
    </w:p>
    <w:p w14:paraId="5CCCA196" w14:textId="77777777" w:rsidR="00151958" w:rsidRPr="00BD3177" w:rsidDel="00D30024" w:rsidRDefault="00151958" w:rsidP="00151958">
      <w:pPr>
        <w:spacing w:after="0"/>
        <w:rPr>
          <w:del w:id="1081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1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315FD587" w14:textId="77777777" w:rsidR="00151958" w:rsidRPr="00BD3177" w:rsidDel="00D30024" w:rsidRDefault="00151958" w:rsidP="00151958">
      <w:pPr>
        <w:spacing w:after="0"/>
        <w:rPr>
          <w:del w:id="1081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1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`freelance`.`categories` (`id`, `name`, `description`, `created_at`) VALUES (1, 'MathP', 'Python', DEFAULT);</w:delText>
        </w:r>
      </w:del>
    </w:p>
    <w:p w14:paraId="448F744F" w14:textId="77777777" w:rsidR="00151958" w:rsidRPr="00BD3177" w:rsidDel="00D30024" w:rsidRDefault="00151958" w:rsidP="00151958">
      <w:pPr>
        <w:spacing w:after="0"/>
        <w:rPr>
          <w:del w:id="1081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1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`freelance`.`categories` (`id`, `name`, `description`, `created_at`) VALUES (2, 'MathJ', 'Java', DEFAULT);</w:delText>
        </w:r>
      </w:del>
    </w:p>
    <w:p w14:paraId="4E6DD37D" w14:textId="77777777" w:rsidR="00151958" w:rsidRPr="00BD3177" w:rsidDel="00D30024" w:rsidRDefault="00151958" w:rsidP="00151958">
      <w:pPr>
        <w:spacing w:after="0"/>
        <w:rPr>
          <w:del w:id="1082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2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`freelance`.`categories` (`id`, `name`, `description`, `created_at`) VALUES (3, 'PO', 'Физическое взаимодействие', DEFAULT);</w:delText>
        </w:r>
      </w:del>
    </w:p>
    <w:p w14:paraId="6657459D" w14:textId="77777777" w:rsidR="00151958" w:rsidRPr="00BD3177" w:rsidDel="00D30024" w:rsidRDefault="00151958" w:rsidP="00151958">
      <w:pPr>
        <w:spacing w:after="0"/>
        <w:rPr>
          <w:del w:id="10822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3D1684C2" w14:textId="77777777" w:rsidR="00151958" w:rsidRPr="00BD3177" w:rsidDel="00D30024" w:rsidRDefault="00151958" w:rsidP="00151958">
      <w:pPr>
        <w:spacing w:after="0"/>
        <w:rPr>
          <w:del w:id="1082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2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COMMIT;</w:delText>
        </w:r>
      </w:del>
    </w:p>
    <w:p w14:paraId="23EFCF75" w14:textId="77777777" w:rsidR="00151958" w:rsidRPr="00BD3177" w:rsidDel="00D30024" w:rsidRDefault="00151958" w:rsidP="00151958">
      <w:pPr>
        <w:spacing w:after="0"/>
        <w:rPr>
          <w:del w:id="10825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41F69232" w14:textId="77777777" w:rsidR="00151958" w:rsidRPr="00BD3177" w:rsidDel="00D30024" w:rsidRDefault="00151958" w:rsidP="00151958">
      <w:pPr>
        <w:spacing w:after="0"/>
        <w:rPr>
          <w:del w:id="10826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2B536813" w14:textId="77777777" w:rsidR="00151958" w:rsidRPr="00BD3177" w:rsidDel="00D30024" w:rsidRDefault="00151958" w:rsidP="00151958">
      <w:pPr>
        <w:spacing w:after="0"/>
        <w:rPr>
          <w:del w:id="1082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2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39CC678F" w14:textId="77777777" w:rsidR="00151958" w:rsidRPr="00BD3177" w:rsidDel="00D30024" w:rsidRDefault="00151958" w:rsidP="00151958">
      <w:pPr>
        <w:spacing w:after="0"/>
        <w:rPr>
          <w:del w:id="1082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3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Data for table `freelance`.`projects`</w:delText>
        </w:r>
      </w:del>
    </w:p>
    <w:p w14:paraId="71ADBDCD" w14:textId="77777777" w:rsidR="00151958" w:rsidRPr="00BD3177" w:rsidDel="00D30024" w:rsidRDefault="00151958" w:rsidP="00151958">
      <w:pPr>
        <w:spacing w:after="0"/>
        <w:rPr>
          <w:del w:id="1083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3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31574E0C" w14:textId="77777777" w:rsidR="00151958" w:rsidRPr="00BD3177" w:rsidDel="00D30024" w:rsidRDefault="00151958" w:rsidP="00151958">
      <w:pPr>
        <w:spacing w:after="0"/>
        <w:rPr>
          <w:del w:id="1083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3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START TRANSACTION;</w:delText>
        </w:r>
      </w:del>
    </w:p>
    <w:p w14:paraId="7D59DD79" w14:textId="77777777" w:rsidR="00151958" w:rsidRPr="00BD3177" w:rsidDel="00D30024" w:rsidRDefault="00151958" w:rsidP="00151958">
      <w:pPr>
        <w:spacing w:after="0"/>
        <w:rPr>
          <w:del w:id="1083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3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7B927738" w14:textId="77777777" w:rsidR="00151958" w:rsidRPr="00BD3177" w:rsidDel="00D30024" w:rsidRDefault="00151958" w:rsidP="00151958">
      <w:pPr>
        <w:spacing w:after="0"/>
        <w:rPr>
          <w:del w:id="1083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3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`freelance`.`projects` (`id`, `title`, `description`, `budget_min`, `budget_max`, `deadline`, `client_id`, `category_id`, `status`, `created_at`, `updated_at`) VALUES (1, 'Math', 'Вычислить определитель на Python', 3000, 10000, '2025-11-19', 1, 1, 'open', DEFAULT, DEFAULT);</w:delText>
        </w:r>
      </w:del>
    </w:p>
    <w:p w14:paraId="3CF4A0BF" w14:textId="77777777" w:rsidR="00151958" w:rsidRPr="00BD3177" w:rsidDel="00D30024" w:rsidRDefault="00151958" w:rsidP="00151958">
      <w:pPr>
        <w:spacing w:after="0"/>
        <w:rPr>
          <w:del w:id="1083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4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`freelance`.`projects` (`id`, `title`, `description`, `budget_min`, `budget_max`, `deadline`, `client_id`, `category_id`, `status`, `created_at`, `updated_at`) VALUES (2, 'Math', 'Вычислить ранг матрицы на Python', 2000, 6000, '2025-11-21', 3, 1, 'in_progress', '2025.11.6', DEFAULT);</w:delText>
        </w:r>
      </w:del>
    </w:p>
    <w:p w14:paraId="0FC78D8A" w14:textId="77777777" w:rsidR="00151958" w:rsidRPr="00BD3177" w:rsidDel="00D30024" w:rsidRDefault="00151958" w:rsidP="00151958">
      <w:pPr>
        <w:spacing w:after="0"/>
        <w:rPr>
          <w:del w:id="1084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4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`freelance`.`projects` (`id`, `title`, `description`, `budget_min`, `budget_max`, `deadline`, `client_id`, `category_id`, `status`, `created_at`, `updated_at`) VALUES (3, 'PO', 'Починить комп', 4000, 5500, '2025-11-24', 3, 3, 'completed', '2025.11.5', '2025.11.7');</w:delText>
        </w:r>
      </w:del>
    </w:p>
    <w:p w14:paraId="758DABEA" w14:textId="77777777" w:rsidR="00151958" w:rsidRPr="00BD3177" w:rsidDel="00D30024" w:rsidRDefault="00151958" w:rsidP="00151958">
      <w:pPr>
        <w:spacing w:after="0"/>
        <w:rPr>
          <w:del w:id="1084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4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`freelance`.`projects` (`id`, `title`, `description`, `budget_min`, `budget_max`, `deadline`, `client_id`, `category_id`, `status`, `created_at`, `updated_at`) VALUES (4, 'Math', 'Вычислить ранг матрицы на Java', 4000, 7000, '2025-11-18', 1, 2, 'in_progress', '2025.11.6', DEFAULT);</w:delText>
        </w:r>
      </w:del>
    </w:p>
    <w:p w14:paraId="57092678" w14:textId="77777777" w:rsidR="00151958" w:rsidRPr="00BD3177" w:rsidDel="00D30024" w:rsidRDefault="00151958" w:rsidP="00151958">
      <w:pPr>
        <w:spacing w:after="0"/>
        <w:rPr>
          <w:del w:id="10845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1515AA2E" w14:textId="77777777" w:rsidR="00151958" w:rsidRPr="00BD3177" w:rsidDel="00D30024" w:rsidRDefault="00151958" w:rsidP="00151958">
      <w:pPr>
        <w:spacing w:after="0"/>
        <w:rPr>
          <w:del w:id="1084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4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COMMIT;</w:delText>
        </w:r>
      </w:del>
    </w:p>
    <w:p w14:paraId="7B2E5F5A" w14:textId="77777777" w:rsidR="00151958" w:rsidRPr="00BD3177" w:rsidDel="00D30024" w:rsidRDefault="00151958" w:rsidP="00151958">
      <w:pPr>
        <w:spacing w:after="0"/>
        <w:rPr>
          <w:del w:id="10848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3D0D0C30" w14:textId="77777777" w:rsidR="00151958" w:rsidRPr="00BD3177" w:rsidDel="00D30024" w:rsidRDefault="00151958" w:rsidP="00151958">
      <w:pPr>
        <w:spacing w:after="0"/>
        <w:rPr>
          <w:del w:id="10849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38995718" w14:textId="77777777" w:rsidR="00151958" w:rsidRPr="00BD3177" w:rsidDel="00D30024" w:rsidRDefault="00151958" w:rsidP="00151958">
      <w:pPr>
        <w:spacing w:after="0"/>
        <w:rPr>
          <w:del w:id="1085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5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6DAEFC66" w14:textId="77777777" w:rsidR="00151958" w:rsidRPr="00BD3177" w:rsidDel="00D30024" w:rsidRDefault="00151958" w:rsidP="00151958">
      <w:pPr>
        <w:spacing w:after="0"/>
        <w:rPr>
          <w:del w:id="1085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5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Data for table `freelance`.`bids`</w:delText>
        </w:r>
      </w:del>
    </w:p>
    <w:p w14:paraId="6D15B63C" w14:textId="77777777" w:rsidR="00151958" w:rsidRPr="00BD3177" w:rsidDel="00D30024" w:rsidRDefault="00151958" w:rsidP="00151958">
      <w:pPr>
        <w:spacing w:after="0"/>
        <w:rPr>
          <w:del w:id="1085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5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74FD0C43" w14:textId="77777777" w:rsidR="00151958" w:rsidRPr="00BD3177" w:rsidDel="00D30024" w:rsidRDefault="00151958" w:rsidP="00151958">
      <w:pPr>
        <w:spacing w:after="0"/>
        <w:rPr>
          <w:del w:id="1085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5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START TRANSACTION;</w:delText>
        </w:r>
      </w:del>
    </w:p>
    <w:p w14:paraId="2ACC58E8" w14:textId="77777777" w:rsidR="00151958" w:rsidRPr="00BD3177" w:rsidDel="00D30024" w:rsidRDefault="00151958" w:rsidP="00151958">
      <w:pPr>
        <w:spacing w:after="0"/>
        <w:rPr>
          <w:del w:id="1085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5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7C7B8BC7" w14:textId="77777777" w:rsidR="00151958" w:rsidRPr="00BD3177" w:rsidDel="00D30024" w:rsidRDefault="00151958" w:rsidP="00151958">
      <w:pPr>
        <w:spacing w:after="0"/>
        <w:rPr>
          <w:del w:id="1086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6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`freelance`.`bids` (`id`, `project_id`, `freelancer_id`, `proposal_text`, `proposed_amount`, `delivery_days`, `status`, `created_at`, `updated_at`) VALUES (1, 2, 2, 'Готов выполнить ', 6000, 5, 'accepted', '2025-11-6', DEFAULT);</w:delText>
        </w:r>
      </w:del>
    </w:p>
    <w:p w14:paraId="2AAE46C8" w14:textId="77777777" w:rsidR="00151958" w:rsidRPr="00BD3177" w:rsidDel="00D30024" w:rsidRDefault="00151958" w:rsidP="00151958">
      <w:pPr>
        <w:spacing w:after="0"/>
        <w:rPr>
          <w:del w:id="1086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6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`freelance`.`bids` (`id`, `project_id`, `freelancer_id`, `proposal_text`, `proposed_amount`, `delivery_days`, `status`, `created_at`, `updated_at`) VALUES (2, 3, 2, 'Готов выполнить ', 5000, 5, 'accepted', '2025-11-6', DEFAULT);</w:delText>
        </w:r>
      </w:del>
    </w:p>
    <w:p w14:paraId="7ADE394D" w14:textId="77777777" w:rsidR="00151958" w:rsidRPr="00BD3177" w:rsidDel="00D30024" w:rsidRDefault="00151958" w:rsidP="00151958">
      <w:pPr>
        <w:spacing w:after="0"/>
        <w:rPr>
          <w:del w:id="1086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6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`freelance`.`bids` (`id`, `project_id`, `freelancer_id`, `proposal_text`, `proposed_amount`, `delivery_days`, `status`, `created_at`, `updated_at`) VALUES (3, 4, 2, 'Готов выполнить ', 5000, 5, 'accepted', '2025-11-6', DEFAULT);</w:delText>
        </w:r>
      </w:del>
    </w:p>
    <w:p w14:paraId="3A492639" w14:textId="77777777" w:rsidR="00151958" w:rsidRPr="00BD3177" w:rsidDel="00D30024" w:rsidRDefault="00151958" w:rsidP="00151958">
      <w:pPr>
        <w:spacing w:after="0"/>
        <w:rPr>
          <w:del w:id="1086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6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`freelance`.`bids` (`id`, `project_id`, `freelancer_id`, `proposal_text`, `proposed_amount`, `delivery_days`, `status`, `created_at`, `updated_at`) VALUES (4, 1, 2, 'Готов выполнить ', 6000, 6, 'pending', '2025-11-7', DEFAULT);</w:delText>
        </w:r>
      </w:del>
    </w:p>
    <w:p w14:paraId="234C3E3D" w14:textId="77777777" w:rsidR="00151958" w:rsidRPr="00BD3177" w:rsidDel="00D30024" w:rsidRDefault="00151958" w:rsidP="00151958">
      <w:pPr>
        <w:spacing w:after="0"/>
        <w:rPr>
          <w:del w:id="10868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3EFC625B" w14:textId="77777777" w:rsidR="00151958" w:rsidRPr="00BD3177" w:rsidDel="00D30024" w:rsidRDefault="00151958" w:rsidP="00151958">
      <w:pPr>
        <w:spacing w:after="0"/>
        <w:rPr>
          <w:del w:id="1086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7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COMMIT;</w:delText>
        </w:r>
      </w:del>
    </w:p>
    <w:p w14:paraId="73561FBD" w14:textId="77777777" w:rsidR="00151958" w:rsidRPr="00BD3177" w:rsidDel="00D30024" w:rsidRDefault="00151958" w:rsidP="00151958">
      <w:pPr>
        <w:spacing w:after="0"/>
        <w:rPr>
          <w:del w:id="10871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4A0C77F7" w14:textId="77777777" w:rsidR="00151958" w:rsidRPr="00BD3177" w:rsidDel="00D30024" w:rsidRDefault="00151958" w:rsidP="00151958">
      <w:pPr>
        <w:spacing w:after="0"/>
        <w:rPr>
          <w:del w:id="10872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5B63248F" w14:textId="77777777" w:rsidR="00151958" w:rsidRPr="00BD3177" w:rsidDel="00D30024" w:rsidRDefault="00151958" w:rsidP="00151958">
      <w:pPr>
        <w:spacing w:after="0"/>
        <w:rPr>
          <w:del w:id="1087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7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057E5606" w14:textId="77777777" w:rsidR="00151958" w:rsidRPr="00BD3177" w:rsidDel="00D30024" w:rsidRDefault="00151958" w:rsidP="00151958">
      <w:pPr>
        <w:spacing w:after="0"/>
        <w:rPr>
          <w:del w:id="1087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7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Data for table `freelance`.`contracts`</w:delText>
        </w:r>
      </w:del>
    </w:p>
    <w:p w14:paraId="5AB6D003" w14:textId="77777777" w:rsidR="00151958" w:rsidRPr="00BD3177" w:rsidDel="00D30024" w:rsidRDefault="00151958" w:rsidP="00151958">
      <w:pPr>
        <w:spacing w:after="0"/>
        <w:rPr>
          <w:del w:id="1087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7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3256E6E5" w14:textId="77777777" w:rsidR="00151958" w:rsidRPr="00BD3177" w:rsidDel="00D30024" w:rsidRDefault="00151958" w:rsidP="00151958">
      <w:pPr>
        <w:spacing w:after="0"/>
        <w:rPr>
          <w:del w:id="10879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80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START TRANSACTION;</w:delText>
        </w:r>
      </w:del>
    </w:p>
    <w:p w14:paraId="4AE4B6EF" w14:textId="77777777" w:rsidR="00151958" w:rsidRPr="00BD3177" w:rsidDel="00D30024" w:rsidRDefault="00151958" w:rsidP="00151958">
      <w:pPr>
        <w:spacing w:after="0"/>
        <w:rPr>
          <w:del w:id="10881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82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434ABD33" w14:textId="77777777" w:rsidR="00151958" w:rsidRPr="00BD3177" w:rsidDel="00D30024" w:rsidRDefault="00151958" w:rsidP="00151958">
      <w:pPr>
        <w:spacing w:after="0"/>
        <w:rPr>
          <w:del w:id="10883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84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`freelance`.`contracts` (`id`, `project_id`, `bid_id`, `freelancer_id`, `client_id`, `final_price`, `status`, `created_at`, `completed_at`, `updated_at`) VALUES (1, 2, 1, 2, 3, 6000, 'active', '2025-11-6', NULL, DEFAULT);</w:delText>
        </w:r>
      </w:del>
    </w:p>
    <w:p w14:paraId="25492738" w14:textId="77777777" w:rsidR="00151958" w:rsidRPr="00BD3177" w:rsidDel="00D30024" w:rsidRDefault="00151958" w:rsidP="00151958">
      <w:pPr>
        <w:spacing w:after="0"/>
        <w:rPr>
          <w:del w:id="10885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86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`freelance`.`contracts` (`id`, `project_id`, `bid_id`, `freelancer_id`, `client_id`, `final_price`, `status`, `created_at`, `completed_at`, `updated_at`) VALUES (2, 4, 3, 2, 1, 5000, 'active', '2025-11-6', NULL, DEFAULT);</w:delText>
        </w:r>
      </w:del>
    </w:p>
    <w:p w14:paraId="02725315" w14:textId="77777777" w:rsidR="00151958" w:rsidRPr="00BD3177" w:rsidDel="00D30024" w:rsidRDefault="00151958" w:rsidP="00151958">
      <w:pPr>
        <w:spacing w:after="0"/>
        <w:rPr>
          <w:del w:id="10887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8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`freelance`.`contracts` (`id`, `project_id`, `bid_id`, `freelancer_id`, `client_id`, `final_price`, `status`, `created_at`, `completed_at`, `updated_at`) VALUES (3, 3, 2, 2, 3, 5000, 'completed', '2025-11-6', '2025-11-7', DEFAULT);</w:delText>
        </w:r>
      </w:del>
    </w:p>
    <w:p w14:paraId="76EA07E5" w14:textId="77777777" w:rsidR="00151958" w:rsidRPr="00BD3177" w:rsidDel="00D30024" w:rsidRDefault="00151958" w:rsidP="00151958">
      <w:pPr>
        <w:spacing w:after="0"/>
        <w:rPr>
          <w:del w:id="10889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0B3DD009" w14:textId="77777777" w:rsidR="00151958" w:rsidRPr="00BD3177" w:rsidDel="00D30024" w:rsidRDefault="00151958" w:rsidP="00151958">
      <w:pPr>
        <w:spacing w:after="0"/>
        <w:rPr>
          <w:del w:id="1089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9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COMMIT;</w:delText>
        </w:r>
      </w:del>
    </w:p>
    <w:p w14:paraId="5D62ACC7" w14:textId="77777777" w:rsidR="00151958" w:rsidRPr="00BD3177" w:rsidDel="00D30024" w:rsidRDefault="00151958" w:rsidP="00151958">
      <w:pPr>
        <w:spacing w:after="0"/>
        <w:rPr>
          <w:del w:id="10892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2D8B4162" w14:textId="77777777" w:rsidR="00151958" w:rsidRPr="00BD3177" w:rsidDel="00D30024" w:rsidRDefault="00151958" w:rsidP="00151958">
      <w:pPr>
        <w:spacing w:after="0"/>
        <w:rPr>
          <w:del w:id="10893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52582671" w14:textId="77777777" w:rsidR="00151958" w:rsidRPr="00BD3177" w:rsidDel="00D30024" w:rsidRDefault="00151958" w:rsidP="00151958">
      <w:pPr>
        <w:spacing w:after="0"/>
        <w:rPr>
          <w:del w:id="1089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9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1AC78EBA" w14:textId="77777777" w:rsidR="00151958" w:rsidRPr="00BD3177" w:rsidDel="00D30024" w:rsidRDefault="00151958" w:rsidP="00151958">
      <w:pPr>
        <w:spacing w:after="0"/>
        <w:rPr>
          <w:del w:id="10896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97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Data for table `freelance`.`reviews`</w:delText>
        </w:r>
      </w:del>
    </w:p>
    <w:p w14:paraId="74BB2898" w14:textId="77777777" w:rsidR="00151958" w:rsidRPr="00BD3177" w:rsidDel="00D30024" w:rsidRDefault="00151958" w:rsidP="00151958">
      <w:pPr>
        <w:spacing w:after="0"/>
        <w:rPr>
          <w:del w:id="10898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899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-- -----------------------------------------------------</w:delText>
        </w:r>
      </w:del>
    </w:p>
    <w:p w14:paraId="4B1143CF" w14:textId="77777777" w:rsidR="00151958" w:rsidRPr="00BD3177" w:rsidDel="00D30024" w:rsidRDefault="00151958" w:rsidP="00151958">
      <w:pPr>
        <w:spacing w:after="0"/>
        <w:rPr>
          <w:del w:id="10900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901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START TRANSACTION;</w:delText>
        </w:r>
      </w:del>
    </w:p>
    <w:p w14:paraId="706327F3" w14:textId="77777777" w:rsidR="00151958" w:rsidRPr="00BD3177" w:rsidDel="00D30024" w:rsidRDefault="00151958" w:rsidP="00151958">
      <w:pPr>
        <w:spacing w:after="0"/>
        <w:rPr>
          <w:del w:id="10902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903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USE `freelance`;</w:delText>
        </w:r>
      </w:del>
    </w:p>
    <w:p w14:paraId="2700879F" w14:textId="77777777" w:rsidR="00151958" w:rsidRPr="00BD3177" w:rsidDel="00D30024" w:rsidRDefault="00151958" w:rsidP="00151958">
      <w:pPr>
        <w:spacing w:after="0"/>
        <w:rPr>
          <w:del w:id="10904" w:author="Ivan Pugachev" w:date="2025-12-19T09:58:00Z"/>
          <w:rFonts w:ascii="Courier New" w:hAnsi="Courier New" w:cs="Courier New"/>
          <w:sz w:val="14"/>
          <w:szCs w:val="14"/>
          <w:lang w:val="en-GB"/>
        </w:rPr>
      </w:pPr>
      <w:del w:id="10905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INSERT INTO `freelance`.`reviews` (`id`, `contract_id`, `reviewer_id`, `target_id`, `rating`, `comment`, `created_at`, `updated_at`) VALUES (1, 3, 3, 2, 5, 'Все супер', '2025-11-7', DEFAULT);</w:delText>
        </w:r>
      </w:del>
    </w:p>
    <w:p w14:paraId="5A5F996E" w14:textId="77777777" w:rsidR="00151958" w:rsidRPr="00BD3177" w:rsidDel="00D30024" w:rsidRDefault="00151958" w:rsidP="00151958">
      <w:pPr>
        <w:spacing w:after="0"/>
        <w:rPr>
          <w:del w:id="10906" w:author="Ivan Pugachev" w:date="2025-12-19T09:58:00Z"/>
          <w:rFonts w:ascii="Courier New" w:hAnsi="Courier New" w:cs="Courier New"/>
          <w:sz w:val="14"/>
          <w:szCs w:val="14"/>
          <w:lang w:val="en-GB"/>
        </w:rPr>
      </w:pPr>
    </w:p>
    <w:p w14:paraId="208DF36B" w14:textId="77777777" w:rsidR="00151958" w:rsidRPr="00BD3177" w:rsidRDefault="00151958" w:rsidP="00151958">
      <w:pPr>
        <w:ind w:firstLine="708"/>
        <w:rPr>
          <w:rFonts w:ascii="Courier New" w:hAnsi="Courier New" w:cs="Courier New"/>
          <w:sz w:val="14"/>
          <w:szCs w:val="14"/>
          <w:lang w:val="en-GB"/>
        </w:rPr>
        <w:pPrChange w:id="10907" w:author="Ivan Pugachev" w:date="2025-12-19T09:58:00Z">
          <w:pPr>
            <w:spacing w:after="0"/>
          </w:pPr>
        </w:pPrChange>
      </w:pPr>
      <w:del w:id="10908" w:author="Ivan Pugachev" w:date="2025-12-19T09:58:00Z">
        <w:r w:rsidRPr="00BD3177" w:rsidDel="00D30024">
          <w:rPr>
            <w:rFonts w:ascii="Courier New" w:hAnsi="Courier New" w:cs="Courier New"/>
            <w:sz w:val="14"/>
            <w:szCs w:val="14"/>
            <w:lang w:val="en-GB"/>
          </w:rPr>
          <w:delText>COMMIT;</w:delText>
        </w:r>
      </w:del>
    </w:p>
    <w:p w14:paraId="00C01D47" w14:textId="77777777" w:rsidR="00151958" w:rsidRPr="00E64F39" w:rsidRDefault="00151958" w:rsidP="00151958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652FD241" w14:textId="77777777" w:rsidR="00151958" w:rsidRPr="00E64F39" w:rsidRDefault="00151958" w:rsidP="00151958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81F94C3" w14:textId="77777777" w:rsidR="007E3649" w:rsidRDefault="007E3649"/>
    <w:sectPr w:rsidR="007E3649" w:rsidSect="00482950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350F"/>
    <w:multiLevelType w:val="multilevel"/>
    <w:tmpl w:val="9266D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937A2"/>
    <w:multiLevelType w:val="multilevel"/>
    <w:tmpl w:val="105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F3AB9"/>
    <w:multiLevelType w:val="multilevel"/>
    <w:tmpl w:val="FC4E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B0E03"/>
    <w:multiLevelType w:val="multilevel"/>
    <w:tmpl w:val="8B8C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22AA8"/>
    <w:multiLevelType w:val="multilevel"/>
    <w:tmpl w:val="623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B32E9"/>
    <w:multiLevelType w:val="hybridMultilevel"/>
    <w:tmpl w:val="A2E0D62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F35CB9"/>
    <w:multiLevelType w:val="multilevel"/>
    <w:tmpl w:val="D5F810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AA5348"/>
    <w:multiLevelType w:val="multilevel"/>
    <w:tmpl w:val="4D36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10B23"/>
    <w:multiLevelType w:val="multilevel"/>
    <w:tmpl w:val="BF5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063DE"/>
    <w:multiLevelType w:val="hybridMultilevel"/>
    <w:tmpl w:val="2AEAC9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BC95007"/>
    <w:multiLevelType w:val="multilevel"/>
    <w:tmpl w:val="C602B8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54CF2"/>
    <w:multiLevelType w:val="multilevel"/>
    <w:tmpl w:val="343E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46ECD"/>
    <w:multiLevelType w:val="multilevel"/>
    <w:tmpl w:val="12A0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817D7"/>
    <w:multiLevelType w:val="multilevel"/>
    <w:tmpl w:val="9682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25C5A"/>
    <w:multiLevelType w:val="multilevel"/>
    <w:tmpl w:val="7C80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9C667E"/>
    <w:multiLevelType w:val="multilevel"/>
    <w:tmpl w:val="63FE5F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201059"/>
    <w:multiLevelType w:val="multilevel"/>
    <w:tmpl w:val="8F5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F6366"/>
    <w:multiLevelType w:val="multilevel"/>
    <w:tmpl w:val="1B48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E7598"/>
    <w:multiLevelType w:val="multilevel"/>
    <w:tmpl w:val="34B8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50320"/>
    <w:multiLevelType w:val="multilevel"/>
    <w:tmpl w:val="05E2F2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3A1E31"/>
    <w:multiLevelType w:val="multilevel"/>
    <w:tmpl w:val="1046BB7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A55F0"/>
    <w:multiLevelType w:val="multilevel"/>
    <w:tmpl w:val="60B6A6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343A84"/>
    <w:multiLevelType w:val="multilevel"/>
    <w:tmpl w:val="1358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4F2C39"/>
    <w:multiLevelType w:val="multilevel"/>
    <w:tmpl w:val="6932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8093E"/>
    <w:multiLevelType w:val="multilevel"/>
    <w:tmpl w:val="5F0CAD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7"/>
  </w:num>
  <w:num w:numId="5">
    <w:abstractNumId w:val="4"/>
  </w:num>
  <w:num w:numId="6">
    <w:abstractNumId w:val="9"/>
  </w:num>
  <w:num w:numId="7">
    <w:abstractNumId w:val="3"/>
  </w:num>
  <w:num w:numId="8">
    <w:abstractNumId w:val="14"/>
  </w:num>
  <w:num w:numId="9">
    <w:abstractNumId w:val="18"/>
  </w:num>
  <w:num w:numId="10">
    <w:abstractNumId w:val="2"/>
  </w:num>
  <w:num w:numId="11">
    <w:abstractNumId w:val="20"/>
  </w:num>
  <w:num w:numId="12">
    <w:abstractNumId w:val="6"/>
  </w:num>
  <w:num w:numId="13">
    <w:abstractNumId w:val="24"/>
  </w:num>
  <w:num w:numId="14">
    <w:abstractNumId w:val="19"/>
  </w:num>
  <w:num w:numId="15">
    <w:abstractNumId w:val="21"/>
  </w:num>
  <w:num w:numId="16">
    <w:abstractNumId w:val="15"/>
  </w:num>
  <w:num w:numId="17">
    <w:abstractNumId w:val="10"/>
  </w:num>
  <w:num w:numId="18">
    <w:abstractNumId w:val="5"/>
  </w:num>
  <w:num w:numId="19">
    <w:abstractNumId w:val="16"/>
  </w:num>
  <w:num w:numId="20">
    <w:abstractNumId w:val="12"/>
  </w:num>
  <w:num w:numId="21">
    <w:abstractNumId w:val="11"/>
  </w:num>
  <w:num w:numId="22">
    <w:abstractNumId w:val="23"/>
  </w:num>
  <w:num w:numId="23">
    <w:abstractNumId w:val="22"/>
  </w:num>
  <w:num w:numId="24">
    <w:abstractNumId w:val="13"/>
  </w:num>
  <w:num w:numId="25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van Pugachev">
    <w15:presenceInfo w15:providerId="Windows Live" w15:userId="187ee5f61df6a611"/>
  </w15:person>
  <w15:person w15:author="Дмитрий Филимонов">
    <w15:presenceInfo w15:providerId="Windows Live" w15:userId="8b716b2765169ee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183"/>
    <w:rsid w:val="00151958"/>
    <w:rsid w:val="007E3649"/>
    <w:rsid w:val="009A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952244-ECD1-4B8B-876E-D450585CE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1958"/>
    <w:rPr>
      <w:rFonts w:eastAsiaTheme="minorEastAsia"/>
      <w:kern w:val="2"/>
      <w:szCs w:val="20"/>
      <w:lang w:eastAsia="zh-CN" w:bidi="hi-IN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5195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95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95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95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95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95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95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95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95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958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eastAsia="zh-CN" w:bidi="hi-IN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151958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zh-CN" w:bidi="hi-IN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151958"/>
    <w:rPr>
      <w:rFonts w:eastAsiaTheme="majorEastAsia" w:cstheme="majorBidi"/>
      <w:color w:val="2F5496" w:themeColor="accent1" w:themeShade="BF"/>
      <w:kern w:val="2"/>
      <w:sz w:val="28"/>
      <w:szCs w:val="25"/>
      <w:lang w:eastAsia="zh-CN" w:bidi="hi-IN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151958"/>
    <w:rPr>
      <w:rFonts w:eastAsiaTheme="majorEastAsia" w:cstheme="majorBidi"/>
      <w:i/>
      <w:iCs/>
      <w:color w:val="2F5496" w:themeColor="accent1" w:themeShade="BF"/>
      <w:kern w:val="2"/>
      <w:sz w:val="24"/>
      <w:szCs w:val="21"/>
      <w:lang w:eastAsia="zh-CN" w:bidi="hi-IN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151958"/>
    <w:rPr>
      <w:rFonts w:eastAsiaTheme="majorEastAsia" w:cstheme="majorBidi"/>
      <w:color w:val="2F5496" w:themeColor="accent1" w:themeShade="BF"/>
      <w:kern w:val="2"/>
      <w:sz w:val="24"/>
      <w:szCs w:val="21"/>
      <w:lang w:eastAsia="zh-CN" w:bidi="hi-IN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151958"/>
    <w:rPr>
      <w:rFonts w:eastAsiaTheme="majorEastAsia" w:cstheme="majorBidi"/>
      <w:i/>
      <w:iCs/>
      <w:color w:val="595959" w:themeColor="text1" w:themeTint="A6"/>
      <w:kern w:val="2"/>
      <w:sz w:val="24"/>
      <w:szCs w:val="21"/>
      <w:lang w:eastAsia="zh-CN" w:bidi="hi-IN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151958"/>
    <w:rPr>
      <w:rFonts w:eastAsiaTheme="majorEastAsia" w:cstheme="majorBidi"/>
      <w:color w:val="595959" w:themeColor="text1" w:themeTint="A6"/>
      <w:kern w:val="2"/>
      <w:sz w:val="24"/>
      <w:szCs w:val="21"/>
      <w:lang w:eastAsia="zh-CN" w:bidi="hi-IN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151958"/>
    <w:rPr>
      <w:rFonts w:eastAsiaTheme="majorEastAsia" w:cstheme="majorBidi"/>
      <w:i/>
      <w:iCs/>
      <w:color w:val="272727" w:themeColor="text1" w:themeTint="D8"/>
      <w:kern w:val="2"/>
      <w:sz w:val="24"/>
      <w:szCs w:val="21"/>
      <w:lang w:eastAsia="zh-CN" w:bidi="hi-IN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151958"/>
    <w:rPr>
      <w:rFonts w:eastAsiaTheme="majorEastAsia" w:cstheme="majorBidi"/>
      <w:color w:val="272727" w:themeColor="text1" w:themeTint="D8"/>
      <w:kern w:val="2"/>
      <w:sz w:val="24"/>
      <w:szCs w:val="21"/>
      <w:lang w:eastAsia="zh-CN" w:bidi="hi-IN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151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151958"/>
    <w:rPr>
      <w:rFonts w:asciiTheme="majorHAnsi" w:eastAsiaTheme="majorEastAsia" w:hAnsiTheme="majorHAnsi" w:cstheme="majorBidi"/>
      <w:spacing w:val="-10"/>
      <w:kern w:val="28"/>
      <w:sz w:val="56"/>
      <w:szCs w:val="50"/>
      <w:lang w:eastAsia="zh-CN" w:bidi="hi-IN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15195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151958"/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eastAsia="zh-CN" w:bidi="hi-IN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151958"/>
    <w:pPr>
      <w:spacing w:before="160" w:line="278" w:lineRule="auto"/>
      <w:jc w:val="center"/>
    </w:pPr>
    <w:rPr>
      <w:rFonts w:cs="Mangal"/>
      <w:i/>
      <w:iCs/>
      <w:color w:val="404040" w:themeColor="text1" w:themeTint="BF"/>
      <w:sz w:val="24"/>
      <w:szCs w:val="21"/>
    </w:rPr>
  </w:style>
  <w:style w:type="character" w:customStyle="1" w:styleId="22">
    <w:name w:val="Цитата 2 Знак"/>
    <w:basedOn w:val="a0"/>
    <w:link w:val="21"/>
    <w:uiPriority w:val="29"/>
    <w:rsid w:val="00151958"/>
    <w:rPr>
      <w:rFonts w:eastAsiaTheme="minorEastAsia" w:cs="Mangal"/>
      <w:i/>
      <w:iCs/>
      <w:color w:val="404040" w:themeColor="text1" w:themeTint="BF"/>
      <w:kern w:val="2"/>
      <w:sz w:val="24"/>
      <w:szCs w:val="21"/>
      <w:lang w:eastAsia="zh-CN" w:bidi="hi-IN"/>
      <w14:ligatures w14:val="standardContextual"/>
    </w:rPr>
  </w:style>
  <w:style w:type="paragraph" w:styleId="a7">
    <w:name w:val="List Paragraph"/>
    <w:basedOn w:val="a"/>
    <w:uiPriority w:val="34"/>
    <w:qFormat/>
    <w:rsid w:val="00151958"/>
    <w:pPr>
      <w:spacing w:line="278" w:lineRule="auto"/>
      <w:ind w:left="720"/>
      <w:contextualSpacing/>
    </w:pPr>
    <w:rPr>
      <w:rFonts w:cs="Mangal"/>
      <w:sz w:val="24"/>
      <w:szCs w:val="21"/>
    </w:rPr>
  </w:style>
  <w:style w:type="character" w:styleId="a8">
    <w:name w:val="Intense Emphasis"/>
    <w:basedOn w:val="a0"/>
    <w:uiPriority w:val="21"/>
    <w:qFormat/>
    <w:rsid w:val="001519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1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Mangal"/>
      <w:i/>
      <w:iCs/>
      <w:color w:val="2F5496" w:themeColor="accent1" w:themeShade="BF"/>
      <w:sz w:val="24"/>
      <w:szCs w:val="21"/>
    </w:rPr>
  </w:style>
  <w:style w:type="character" w:customStyle="1" w:styleId="aa">
    <w:name w:val="Выделенная цитата Знак"/>
    <w:basedOn w:val="a0"/>
    <w:link w:val="a9"/>
    <w:uiPriority w:val="30"/>
    <w:rsid w:val="00151958"/>
    <w:rPr>
      <w:rFonts w:eastAsiaTheme="minorEastAsia" w:cs="Mangal"/>
      <w:i/>
      <w:iCs/>
      <w:color w:val="2F5496" w:themeColor="accent1" w:themeShade="BF"/>
      <w:kern w:val="2"/>
      <w:sz w:val="24"/>
      <w:szCs w:val="21"/>
      <w:lang w:eastAsia="zh-CN" w:bidi="hi-IN"/>
      <w14:ligatures w14:val="standardContextual"/>
    </w:rPr>
  </w:style>
  <w:style w:type="character" w:styleId="ab">
    <w:name w:val="Intense Reference"/>
    <w:basedOn w:val="a0"/>
    <w:uiPriority w:val="32"/>
    <w:qFormat/>
    <w:rsid w:val="0015195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51958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151958"/>
    <w:rPr>
      <w:rFonts w:eastAsiaTheme="minorEastAsia" w:cs="Mangal"/>
      <w:kern w:val="2"/>
      <w:sz w:val="24"/>
      <w:szCs w:val="21"/>
      <w:lang w:eastAsia="zh-CN" w:bidi="hi-IN"/>
      <w14:ligatures w14:val="standardContextual"/>
    </w:rPr>
  </w:style>
  <w:style w:type="paragraph" w:styleId="ae">
    <w:name w:val="footer"/>
    <w:basedOn w:val="a"/>
    <w:link w:val="af"/>
    <w:uiPriority w:val="99"/>
    <w:unhideWhenUsed/>
    <w:rsid w:val="00151958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151958"/>
    <w:rPr>
      <w:rFonts w:eastAsiaTheme="minorEastAsia" w:cs="Mangal"/>
      <w:kern w:val="2"/>
      <w:sz w:val="24"/>
      <w:szCs w:val="21"/>
      <w:lang w:eastAsia="zh-CN" w:bidi="hi-IN"/>
      <w14:ligatures w14:val="standardContextual"/>
    </w:rPr>
  </w:style>
  <w:style w:type="paragraph" w:styleId="HTML">
    <w:name w:val="HTML Preformatted"/>
    <w:basedOn w:val="a"/>
    <w:link w:val="HTML0"/>
    <w:uiPriority w:val="99"/>
    <w:semiHidden/>
    <w:unhideWhenUsed/>
    <w:rsid w:val="00151958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51958"/>
    <w:rPr>
      <w:rFonts w:ascii="Consolas" w:eastAsiaTheme="minorEastAsia" w:hAnsi="Consolas"/>
      <w:kern w:val="2"/>
      <w:sz w:val="20"/>
      <w:szCs w:val="18"/>
      <w:lang w:eastAsia="zh-CN" w:bidi="hi-IN"/>
      <w14:ligatures w14:val="standardContextual"/>
    </w:rPr>
  </w:style>
  <w:style w:type="paragraph" w:styleId="af0">
    <w:name w:val="Revision"/>
    <w:hidden/>
    <w:uiPriority w:val="99"/>
    <w:semiHidden/>
    <w:rsid w:val="00151958"/>
    <w:pPr>
      <w:spacing w:after="0" w:line="240" w:lineRule="auto"/>
    </w:pPr>
    <w:rPr>
      <w:rFonts w:eastAsiaTheme="minorEastAsia"/>
      <w:kern w:val="2"/>
      <w:szCs w:val="20"/>
      <w:lang w:eastAsia="zh-CN" w:bidi="hi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12443</Words>
  <Characters>70927</Characters>
  <Application>Microsoft Office Word</Application>
  <DocSecurity>0</DocSecurity>
  <Lines>591</Lines>
  <Paragraphs>166</Paragraphs>
  <ScaleCrop>false</ScaleCrop>
  <Company/>
  <LinksUpToDate>false</LinksUpToDate>
  <CharactersWithSpaces>83204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2</cp:revision>
  <dcterms:created xsi:type="dcterms:W3CDTF">2026-01-29T12:42:00Z</dcterms:created>
  <dcterms:modified xsi:type="dcterms:W3CDTF">2026-01-29T12:43:00Z</dcterms:modified>
</cp:coreProperties>
</file>